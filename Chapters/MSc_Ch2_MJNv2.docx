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C3944" w14:textId="2D11E318" w:rsidR="00E83755" w:rsidRPr="00433118" w:rsidRDefault="00F27EF4" w:rsidP="00D17D31">
      <w:pPr>
        <w:pStyle w:val="Heading1"/>
        <w:spacing w:line="360" w:lineRule="auto"/>
        <w:rPr>
          <w:rFonts w:ascii="Times New Roman" w:hAnsi="Times New Roman" w:cs="Times New Roman"/>
          <w:b/>
          <w:bCs/>
          <w:color w:val="auto"/>
          <w:sz w:val="28"/>
          <w:szCs w:val="28"/>
        </w:rPr>
      </w:pPr>
      <w:bookmarkStart w:id="0" w:name="_Toc149126632"/>
      <w:r w:rsidRPr="00433118">
        <w:rPr>
          <w:rFonts w:ascii="Times New Roman" w:hAnsi="Times New Roman" w:cs="Times New Roman"/>
          <w:b/>
          <w:bCs/>
          <w:color w:val="auto"/>
          <w:sz w:val="28"/>
          <w:szCs w:val="28"/>
        </w:rPr>
        <w:t>Chapter 2:</w:t>
      </w:r>
      <w:r w:rsidR="2FCEE949" w:rsidRPr="00433118">
        <w:rPr>
          <w:rFonts w:ascii="Times New Roman" w:hAnsi="Times New Roman" w:cs="Times New Roman"/>
          <w:b/>
          <w:bCs/>
          <w:color w:val="auto"/>
          <w:sz w:val="28"/>
          <w:szCs w:val="28"/>
        </w:rPr>
        <w:t xml:space="preserve"> </w:t>
      </w:r>
      <w:r w:rsidR="00FD09F7" w:rsidRPr="00433118">
        <w:rPr>
          <w:rFonts w:ascii="Times New Roman" w:hAnsi="Times New Roman" w:cs="Times New Roman"/>
          <w:b/>
          <w:bCs/>
          <w:color w:val="auto"/>
          <w:sz w:val="28"/>
          <w:szCs w:val="28"/>
        </w:rPr>
        <w:t xml:space="preserve">Sharing is caring - </w:t>
      </w:r>
      <w:r w:rsidR="2FCEE949" w:rsidRPr="00433118">
        <w:rPr>
          <w:rFonts w:ascii="Times New Roman" w:hAnsi="Times New Roman" w:cs="Times New Roman"/>
          <w:b/>
          <w:bCs/>
          <w:color w:val="auto"/>
          <w:sz w:val="28"/>
          <w:szCs w:val="28"/>
        </w:rPr>
        <w:t xml:space="preserve">The </w:t>
      </w:r>
      <w:r w:rsidR="00E83755" w:rsidRPr="00433118">
        <w:rPr>
          <w:rFonts w:ascii="Times New Roman" w:hAnsi="Times New Roman" w:cs="Times New Roman"/>
          <w:b/>
          <w:bCs/>
          <w:color w:val="auto"/>
          <w:sz w:val="28"/>
          <w:szCs w:val="28"/>
        </w:rPr>
        <w:t xml:space="preserve">evolution </w:t>
      </w:r>
      <w:r w:rsidR="2FCEE949" w:rsidRPr="00433118">
        <w:rPr>
          <w:rFonts w:ascii="Times New Roman" w:hAnsi="Times New Roman" w:cs="Times New Roman"/>
          <w:b/>
          <w:bCs/>
          <w:color w:val="auto"/>
          <w:sz w:val="28"/>
          <w:szCs w:val="28"/>
        </w:rPr>
        <w:t>of communal roosting</w:t>
      </w:r>
      <w:r w:rsidR="16D1FA76" w:rsidRPr="00433118">
        <w:rPr>
          <w:rFonts w:ascii="Times New Roman" w:hAnsi="Times New Roman" w:cs="Times New Roman"/>
          <w:b/>
          <w:bCs/>
          <w:color w:val="auto"/>
          <w:sz w:val="28"/>
          <w:szCs w:val="28"/>
        </w:rPr>
        <w:t xml:space="preserve"> </w:t>
      </w:r>
      <w:r w:rsidR="001D6D07" w:rsidRPr="00433118">
        <w:rPr>
          <w:rFonts w:ascii="Times New Roman" w:hAnsi="Times New Roman" w:cs="Times New Roman"/>
          <w:b/>
          <w:bCs/>
          <w:color w:val="auto"/>
          <w:sz w:val="28"/>
          <w:szCs w:val="28"/>
        </w:rPr>
        <w:t>behaviour</w:t>
      </w:r>
      <w:r w:rsidR="00E83755" w:rsidRPr="00433118">
        <w:rPr>
          <w:rFonts w:ascii="Times New Roman" w:hAnsi="Times New Roman" w:cs="Times New Roman"/>
          <w:b/>
          <w:bCs/>
          <w:color w:val="auto"/>
          <w:sz w:val="28"/>
          <w:szCs w:val="28"/>
        </w:rPr>
        <w:t xml:space="preserve"> </w:t>
      </w:r>
      <w:r w:rsidR="16D1FA76" w:rsidRPr="00433118">
        <w:rPr>
          <w:rFonts w:ascii="Times New Roman" w:hAnsi="Times New Roman" w:cs="Times New Roman"/>
          <w:b/>
          <w:bCs/>
          <w:color w:val="auto"/>
          <w:sz w:val="28"/>
          <w:szCs w:val="28"/>
        </w:rPr>
        <w:t>in</w:t>
      </w:r>
      <w:r w:rsidR="00E83755" w:rsidRPr="00433118">
        <w:rPr>
          <w:rFonts w:ascii="Times New Roman" w:hAnsi="Times New Roman" w:cs="Times New Roman"/>
          <w:b/>
          <w:bCs/>
          <w:color w:val="auto"/>
          <w:sz w:val="28"/>
          <w:szCs w:val="28"/>
        </w:rPr>
        <w:t xml:space="preserve"> birds</w:t>
      </w:r>
      <w:bookmarkEnd w:id="0"/>
      <w:r w:rsidR="00E83755" w:rsidRPr="00433118">
        <w:rPr>
          <w:rFonts w:ascii="Times New Roman" w:hAnsi="Times New Roman" w:cs="Times New Roman"/>
          <w:b/>
          <w:bCs/>
          <w:color w:val="auto"/>
          <w:sz w:val="28"/>
          <w:szCs w:val="28"/>
        </w:rPr>
        <w:t xml:space="preserve"> </w:t>
      </w:r>
    </w:p>
    <w:p w14:paraId="5B87FEE0" w14:textId="77777777" w:rsidR="006B768C" w:rsidRPr="00433118" w:rsidRDefault="006B768C" w:rsidP="00F26C82"/>
    <w:p w14:paraId="546594F4" w14:textId="75AEC03C" w:rsidR="00A265DB" w:rsidRPr="00433118" w:rsidRDefault="00A265DB" w:rsidP="004F5E8F">
      <w:pPr>
        <w:spacing w:line="360" w:lineRule="auto"/>
        <w:jc w:val="both"/>
        <w:rPr>
          <w:rFonts w:ascii="Times New Roman" w:eastAsia="Times New Roman" w:hAnsi="Times New Roman" w:cs="Times New Roman"/>
          <w:b/>
          <w:bCs/>
          <w:sz w:val="24"/>
          <w:szCs w:val="24"/>
        </w:rPr>
      </w:pPr>
      <w:commentRangeStart w:id="1"/>
      <w:r w:rsidRPr="00433118">
        <w:rPr>
          <w:rFonts w:ascii="Times New Roman" w:eastAsia="Times New Roman" w:hAnsi="Times New Roman" w:cs="Times New Roman"/>
          <w:b/>
          <w:bCs/>
          <w:sz w:val="24"/>
          <w:szCs w:val="24"/>
        </w:rPr>
        <w:t>Introduction</w:t>
      </w:r>
      <w:commentRangeEnd w:id="1"/>
      <w:r w:rsidR="00444B62" w:rsidRPr="00433118">
        <w:rPr>
          <w:rStyle w:val="CommentReference"/>
        </w:rPr>
        <w:commentReference w:id="1"/>
      </w:r>
    </w:p>
    <w:p w14:paraId="68863A80" w14:textId="6E78705C" w:rsidR="00132DD7" w:rsidRDefault="00664E67" w:rsidP="00444B62">
      <w:pPr>
        <w:spacing w:line="360" w:lineRule="auto"/>
        <w:jc w:val="both"/>
        <w:rPr>
          <w:rFonts w:ascii="Times New Roman" w:eastAsia="Times New Roman" w:hAnsi="Times New Roman" w:cs="Times New Roman"/>
          <w:sz w:val="24"/>
          <w:szCs w:val="24"/>
        </w:rPr>
      </w:pPr>
      <w:r w:rsidRPr="009C7D08">
        <w:tab/>
      </w:r>
      <w:r w:rsidR="005235FD" w:rsidRPr="00664E67">
        <w:rPr>
          <w:rFonts w:ascii="Times New Roman" w:eastAsia="Times New Roman" w:hAnsi="Times New Roman" w:cs="Times New Roman"/>
          <w:sz w:val="24"/>
          <w:szCs w:val="24"/>
        </w:rPr>
        <w:t>Understanding</w:t>
      </w:r>
      <w:r w:rsidR="002545F3" w:rsidRPr="009C7D08">
        <w:rPr>
          <w:rFonts w:ascii="Times New Roman" w:eastAsia="Times New Roman" w:hAnsi="Times New Roman" w:cs="Times New Roman"/>
          <w:sz w:val="24"/>
          <w:szCs w:val="24"/>
        </w:rPr>
        <w:t> why species differ in their social behavior has fascinated</w:t>
      </w:r>
      <w:r w:rsidR="003660DB" w:rsidRPr="00664E67">
        <w:rPr>
          <w:rFonts w:ascii="Times New Roman" w:eastAsia="Times New Roman" w:hAnsi="Times New Roman" w:cs="Times New Roman"/>
          <w:sz w:val="24"/>
          <w:szCs w:val="24"/>
        </w:rPr>
        <w:t xml:space="preserve"> </w:t>
      </w:r>
      <w:r w:rsidR="002545F3" w:rsidRPr="009C7D08">
        <w:rPr>
          <w:rFonts w:ascii="Times New Roman" w:eastAsia="Times New Roman" w:hAnsi="Times New Roman" w:cs="Times New Roman"/>
          <w:sz w:val="24"/>
          <w:szCs w:val="24"/>
        </w:rPr>
        <w:t>biologists for ye</w:t>
      </w:r>
      <w:r w:rsidR="002545F3" w:rsidRPr="00664E67">
        <w:rPr>
          <w:rFonts w:ascii="Times New Roman" w:eastAsia="Times New Roman" w:hAnsi="Times New Roman" w:cs="Times New Roman"/>
          <w:sz w:val="24"/>
          <w:szCs w:val="24"/>
        </w:rPr>
        <w:t>ar</w:t>
      </w:r>
      <w:r w:rsidR="002545F3" w:rsidRPr="009C7D08">
        <w:rPr>
          <w:rFonts w:ascii="Times New Roman" w:eastAsia="Times New Roman" w:hAnsi="Times New Roman" w:cs="Times New Roman"/>
          <w:sz w:val="24"/>
          <w:szCs w:val="24"/>
        </w:rPr>
        <w:t>s</w:t>
      </w:r>
      <w:r w:rsidR="00E742AE" w:rsidRPr="00664E67">
        <w:rPr>
          <w:rFonts w:ascii="Times New Roman" w:eastAsia="Times New Roman" w:hAnsi="Times New Roman" w:cs="Times New Roman"/>
          <w:sz w:val="24"/>
          <w:szCs w:val="24"/>
        </w:rPr>
        <w:t xml:space="preserve"> </w:t>
      </w:r>
      <w:r w:rsidR="00AB660F" w:rsidRPr="00664E67">
        <w:rPr>
          <w:rFonts w:ascii="Times New Roman" w:eastAsia="Times New Roman" w:hAnsi="Times New Roman" w:cs="Times New Roman"/>
          <w:sz w:val="24"/>
          <w:szCs w:val="24"/>
        </w:rPr>
        <w:t>(</w:t>
      </w:r>
      <w:r w:rsidR="00AB660F" w:rsidRPr="00664E67">
        <w:rPr>
          <w:rFonts w:ascii="Times New Roman" w:hAnsi="Times New Roman" w:cs="Times New Roman"/>
          <w:sz w:val="24"/>
          <w:szCs w:val="24"/>
        </w:rPr>
        <w:t>Wrangham</w:t>
      </w:r>
      <w:r w:rsidR="00AB660F" w:rsidRPr="00664E67">
        <w:rPr>
          <w:rFonts w:ascii="Times New Roman" w:hAnsi="Times New Roman" w:cs="Times New Roman"/>
          <w:sz w:val="24"/>
          <w:szCs w:val="24"/>
        </w:rPr>
        <w:t xml:space="preserve"> </w:t>
      </w:r>
      <w:r w:rsidR="00AB660F" w:rsidRPr="00664E67">
        <w:rPr>
          <w:rFonts w:ascii="Times New Roman" w:hAnsi="Times New Roman" w:cs="Times New Roman"/>
          <w:sz w:val="24"/>
          <w:szCs w:val="24"/>
        </w:rPr>
        <w:t>&amp; Rubenstein, 2014)</w:t>
      </w:r>
      <w:r w:rsidR="005235FD" w:rsidRPr="00664E67">
        <w:rPr>
          <w:rFonts w:ascii="Times New Roman" w:eastAsia="Times New Roman" w:hAnsi="Times New Roman" w:cs="Times New Roman"/>
          <w:sz w:val="24"/>
          <w:szCs w:val="24"/>
        </w:rPr>
        <w:t xml:space="preserve">. </w:t>
      </w:r>
      <w:r w:rsidR="003660DB" w:rsidRPr="00664E67">
        <w:rPr>
          <w:rFonts w:ascii="Times New Roman" w:eastAsia="Times New Roman" w:hAnsi="Times New Roman" w:cs="Times New Roman"/>
          <w:sz w:val="24"/>
          <w:szCs w:val="24"/>
        </w:rPr>
        <w:t>From mating to foraging, there are diverse examples o</w:t>
      </w:r>
      <w:r w:rsidR="004433C2">
        <w:rPr>
          <w:rFonts w:ascii="Times New Roman" w:eastAsia="Times New Roman" w:hAnsi="Times New Roman" w:cs="Times New Roman"/>
          <w:sz w:val="24"/>
          <w:szCs w:val="24"/>
        </w:rPr>
        <w:t>f</w:t>
      </w:r>
      <w:r w:rsidR="003660DB" w:rsidRPr="00664E67">
        <w:rPr>
          <w:rFonts w:ascii="Times New Roman" w:eastAsia="Times New Roman" w:hAnsi="Times New Roman" w:cs="Times New Roman"/>
          <w:sz w:val="24"/>
          <w:szCs w:val="24"/>
        </w:rPr>
        <w:t xml:space="preserve"> social behavior across </w:t>
      </w:r>
      <w:r w:rsidRPr="00664E67">
        <w:rPr>
          <w:rFonts w:ascii="Times New Roman" w:eastAsia="Times New Roman" w:hAnsi="Times New Roman" w:cs="Times New Roman"/>
          <w:sz w:val="24"/>
          <w:szCs w:val="24"/>
        </w:rPr>
        <w:t>taxa encompassing fish, mammals, and birds</w:t>
      </w:r>
      <w:r w:rsidR="003660DB" w:rsidRPr="00664E67">
        <w:rPr>
          <w:rFonts w:ascii="Times New Roman" w:eastAsia="Times New Roman" w:hAnsi="Times New Roman" w:cs="Times New Roman"/>
          <w:sz w:val="24"/>
          <w:szCs w:val="24"/>
        </w:rPr>
        <w:t xml:space="preserve">. </w:t>
      </w:r>
      <w:r w:rsidR="004433C2">
        <w:rPr>
          <w:rFonts w:ascii="Times New Roman" w:eastAsia="Times New Roman" w:hAnsi="Times New Roman" w:cs="Times New Roman"/>
          <w:sz w:val="24"/>
          <w:szCs w:val="24"/>
        </w:rPr>
        <w:t>S</w:t>
      </w:r>
      <w:r w:rsidR="003660DB" w:rsidRPr="00664E67">
        <w:rPr>
          <w:rFonts w:ascii="Times New Roman" w:eastAsia="Times New Roman" w:hAnsi="Times New Roman" w:cs="Times New Roman"/>
          <w:sz w:val="24"/>
          <w:szCs w:val="24"/>
        </w:rPr>
        <w:t xml:space="preserve">everal hypotheses </w:t>
      </w:r>
      <w:r w:rsidR="00CE3BD4">
        <w:rPr>
          <w:rFonts w:ascii="Times New Roman" w:eastAsia="Times New Roman" w:hAnsi="Times New Roman" w:cs="Times New Roman"/>
          <w:sz w:val="24"/>
          <w:szCs w:val="24"/>
        </w:rPr>
        <w:t>have been proposed t</w:t>
      </w:r>
      <w:r w:rsidR="003660DB" w:rsidRPr="00664E67">
        <w:rPr>
          <w:rFonts w:ascii="Times New Roman" w:eastAsia="Times New Roman" w:hAnsi="Times New Roman" w:cs="Times New Roman"/>
          <w:sz w:val="24"/>
          <w:szCs w:val="24"/>
        </w:rPr>
        <w:t>o explain the origins of social</w:t>
      </w:r>
      <w:r w:rsidRPr="00664E67">
        <w:rPr>
          <w:rFonts w:ascii="Times New Roman" w:eastAsia="Times New Roman" w:hAnsi="Times New Roman" w:cs="Times New Roman"/>
          <w:sz w:val="24"/>
          <w:szCs w:val="24"/>
        </w:rPr>
        <w:t>ity</w:t>
      </w:r>
      <w:r w:rsidR="003660DB" w:rsidRPr="00664E67">
        <w:rPr>
          <w:rFonts w:ascii="Times New Roman" w:eastAsia="Times New Roman" w:hAnsi="Times New Roman" w:cs="Times New Roman"/>
          <w:sz w:val="24"/>
          <w:szCs w:val="24"/>
        </w:rPr>
        <w:t xml:space="preserve"> in animals. </w:t>
      </w:r>
      <w:r w:rsidR="00CE3BD4">
        <w:rPr>
          <w:rFonts w:ascii="Times New Roman" w:eastAsia="Times New Roman" w:hAnsi="Times New Roman" w:cs="Times New Roman"/>
          <w:sz w:val="24"/>
          <w:szCs w:val="24"/>
        </w:rPr>
        <w:t>Yet, r</w:t>
      </w:r>
      <w:r w:rsidR="003660DB" w:rsidRPr="00664E67">
        <w:rPr>
          <w:rFonts w:ascii="Times New Roman" w:eastAsia="Times New Roman" w:hAnsi="Times New Roman" w:cs="Times New Roman"/>
          <w:sz w:val="24"/>
          <w:szCs w:val="24"/>
        </w:rPr>
        <w:t>egardless of its specific origins, there’s evidence that sociality plays an important role in shaping learning, and</w:t>
      </w:r>
      <w:r w:rsidRPr="00664E67">
        <w:rPr>
          <w:rFonts w:ascii="Times New Roman" w:eastAsia="Times New Roman" w:hAnsi="Times New Roman" w:cs="Times New Roman"/>
          <w:sz w:val="24"/>
          <w:szCs w:val="24"/>
        </w:rPr>
        <w:t xml:space="preserve"> that</w:t>
      </w:r>
      <w:r w:rsidR="003660DB" w:rsidRPr="00664E67">
        <w:rPr>
          <w:rFonts w:ascii="Times New Roman" w:eastAsia="Times New Roman" w:hAnsi="Times New Roman" w:cs="Times New Roman"/>
          <w:sz w:val="24"/>
          <w:szCs w:val="24"/>
        </w:rPr>
        <w:t xml:space="preserve"> this</w:t>
      </w:r>
      <w:r w:rsidR="00E742AE" w:rsidRPr="00664E67">
        <w:rPr>
          <w:rFonts w:ascii="Times New Roman" w:eastAsia="Times New Roman" w:hAnsi="Times New Roman" w:cs="Times New Roman"/>
          <w:sz w:val="24"/>
          <w:szCs w:val="24"/>
        </w:rPr>
        <w:t xml:space="preserve"> learning</w:t>
      </w:r>
      <w:r w:rsidR="003660DB" w:rsidRPr="00664E67">
        <w:rPr>
          <w:rFonts w:ascii="Times New Roman" w:eastAsia="Times New Roman" w:hAnsi="Times New Roman" w:cs="Times New Roman"/>
          <w:sz w:val="24"/>
          <w:szCs w:val="24"/>
        </w:rPr>
        <w:t xml:space="preserve"> can create local cultures in a population</w:t>
      </w:r>
      <w:r w:rsidR="00E742AE" w:rsidRPr="00664E67">
        <w:rPr>
          <w:rFonts w:ascii="Times New Roman" w:eastAsia="Times New Roman" w:hAnsi="Times New Roman" w:cs="Times New Roman"/>
          <w:sz w:val="24"/>
          <w:szCs w:val="24"/>
        </w:rPr>
        <w:t xml:space="preserve"> </w:t>
      </w:r>
      <w:r w:rsidR="00E742AE" w:rsidRPr="00664E67">
        <w:rPr>
          <w:rFonts w:ascii="Times New Roman" w:eastAsia="Times New Roman" w:hAnsi="Times New Roman" w:cs="Times New Roman"/>
          <w:sz w:val="24"/>
          <w:szCs w:val="24"/>
        </w:rPr>
        <w:fldChar w:fldCharType="begin"/>
      </w:r>
      <w:r w:rsidR="00E742AE" w:rsidRPr="00664E67">
        <w:rPr>
          <w:rFonts w:ascii="Times New Roman" w:eastAsia="Times New Roman" w:hAnsi="Times New Roman" w:cs="Times New Roman"/>
          <w:sz w:val="24"/>
          <w:szCs w:val="24"/>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00E742AE" w:rsidRPr="00664E67">
        <w:rPr>
          <w:rFonts w:ascii="Times New Roman" w:eastAsia="Times New Roman" w:hAnsi="Times New Roman" w:cs="Times New Roman"/>
          <w:sz w:val="24"/>
          <w:szCs w:val="24"/>
        </w:rPr>
        <w:fldChar w:fldCharType="separate"/>
      </w:r>
      <w:r w:rsidR="00E742AE" w:rsidRPr="00664E67">
        <w:rPr>
          <w:rFonts w:ascii="Times New Roman" w:hAnsi="Times New Roman" w:cs="Times New Roman"/>
          <w:sz w:val="24"/>
        </w:rPr>
        <w:t>(Aplin, 2019)</w:t>
      </w:r>
      <w:r w:rsidR="00E742AE" w:rsidRPr="00664E67">
        <w:rPr>
          <w:rFonts w:ascii="Times New Roman" w:eastAsia="Times New Roman" w:hAnsi="Times New Roman" w:cs="Times New Roman"/>
          <w:sz w:val="24"/>
          <w:szCs w:val="24"/>
        </w:rPr>
        <w:fldChar w:fldCharType="end"/>
      </w:r>
      <w:r w:rsidR="00E742AE" w:rsidRPr="003B4FEB">
        <w:rPr>
          <w:rFonts w:ascii="Times New Roman" w:eastAsia="Times New Roman" w:hAnsi="Times New Roman" w:cs="Times New Roman"/>
          <w:sz w:val="24"/>
          <w:szCs w:val="24"/>
        </w:rPr>
        <w:t xml:space="preserve"> </w:t>
      </w:r>
      <w:r w:rsidR="00E742AE" w:rsidRPr="00664E67">
        <w:rPr>
          <w:rFonts w:ascii="Times New Roman" w:eastAsia="Times New Roman" w:hAnsi="Times New Roman" w:cs="Times New Roman"/>
          <w:sz w:val="24"/>
          <w:szCs w:val="24"/>
        </w:rPr>
        <w:t xml:space="preserve">, with behaviors that may persist several hundreds of years (e.g. </w:t>
      </w:r>
      <w:r w:rsidR="00E742AE" w:rsidRPr="00664E67">
        <w:rPr>
          <w:rFonts w:ascii="Times New Roman" w:eastAsia="Times New Roman" w:hAnsi="Times New Roman" w:cs="Times New Roman"/>
          <w:sz w:val="24"/>
          <w:szCs w:val="24"/>
        </w:rPr>
        <w:t xml:space="preserve">evidence of stone tool use in chimpanzees, </w:t>
      </w:r>
      <w:r w:rsidR="00E742AE" w:rsidRPr="009C7D08">
        <w:rPr>
          <w:rFonts w:ascii="Times New Roman" w:eastAsia="Times New Roman" w:hAnsi="Times New Roman" w:cs="Times New Roman"/>
          <w:i/>
          <w:iCs/>
          <w:sz w:val="24"/>
          <w:szCs w:val="24"/>
        </w:rPr>
        <w:t>Pan troglodytes</w:t>
      </w:r>
      <w:r w:rsidR="00E742AE" w:rsidRPr="00664E67">
        <w:rPr>
          <w:rFonts w:ascii="Times New Roman" w:eastAsia="Times New Roman" w:hAnsi="Times New Roman" w:cs="Times New Roman"/>
          <w:sz w:val="24"/>
          <w:szCs w:val="24"/>
        </w:rPr>
        <w:t xml:space="preserve"> </w:t>
      </w:r>
      <w:r w:rsidR="009C7D08">
        <w:rPr>
          <w:rFonts w:ascii="Times New Roman" w:eastAsia="Times New Roman" w:hAnsi="Times New Roman" w:cs="Times New Roman"/>
          <w:sz w:val="24"/>
          <w:szCs w:val="24"/>
        </w:rPr>
        <w:fldChar w:fldCharType="begin"/>
      </w:r>
      <w:r w:rsidR="009C7D08">
        <w:rPr>
          <w:rFonts w:ascii="Times New Roman" w:eastAsia="Times New Roman" w:hAnsi="Times New Roman" w:cs="Times New Roman"/>
          <w:sz w:val="24"/>
          <w:szCs w:val="24"/>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009C7D08">
        <w:rPr>
          <w:rFonts w:ascii="Times New Roman" w:eastAsia="Times New Roman" w:hAnsi="Times New Roman" w:cs="Times New Roman"/>
          <w:sz w:val="24"/>
          <w:szCs w:val="24"/>
        </w:rPr>
        <w:fldChar w:fldCharType="separate"/>
      </w:r>
      <w:r w:rsidR="009C7D08" w:rsidRPr="009C7D08">
        <w:rPr>
          <w:rFonts w:ascii="Times New Roman" w:hAnsi="Times New Roman" w:cs="Times New Roman"/>
          <w:sz w:val="24"/>
        </w:rPr>
        <w:t>(Haslam et al., 2009; Luncz et al., 2015; Mercader et al., 2007)</w:t>
      </w:r>
      <w:r w:rsidR="009C7D08">
        <w:rPr>
          <w:rFonts w:ascii="Times New Roman" w:eastAsia="Times New Roman" w:hAnsi="Times New Roman" w:cs="Times New Roman"/>
          <w:sz w:val="24"/>
          <w:szCs w:val="24"/>
        </w:rPr>
        <w:fldChar w:fldCharType="end"/>
      </w:r>
      <w:r w:rsidR="00FC1685">
        <w:rPr>
          <w:rFonts w:ascii="Times New Roman" w:eastAsia="Times New Roman" w:hAnsi="Times New Roman" w:cs="Times New Roman"/>
          <w:sz w:val="24"/>
          <w:szCs w:val="24"/>
        </w:rPr>
        <w:t>.</w:t>
      </w:r>
    </w:p>
    <w:p w14:paraId="6AE990E6" w14:textId="77777777" w:rsidR="00E742AE" w:rsidRPr="009C7D08" w:rsidRDefault="00E742AE" w:rsidP="00444B62">
      <w:pPr>
        <w:spacing w:line="360" w:lineRule="auto"/>
        <w:jc w:val="both"/>
        <w:rPr>
          <w:rFonts w:ascii="Times New Roman" w:eastAsia="Times New Roman" w:hAnsi="Times New Roman" w:cs="Times New Roman"/>
          <w:sz w:val="24"/>
          <w:szCs w:val="24"/>
        </w:rPr>
      </w:pPr>
      <w:commentRangeStart w:id="2"/>
    </w:p>
    <w:p w14:paraId="586E5BCB" w14:textId="72371741" w:rsidR="00285BA8" w:rsidRPr="00433118" w:rsidRDefault="00664E67" w:rsidP="009C7D08">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rPr>
        <w:t xml:space="preserve">One interesting form of social behavior </w:t>
      </w:r>
      <w:r w:rsidR="00CE3BD4">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many animals is that of communal roosting</w:t>
      </w:r>
      <w:ins w:id="3" w:author="sandra cuadros" w:date="2025-05-12T18:18:00Z" w16du:dateUtc="2025-05-13T01:18:00Z">
        <w:r w:rsidR="00CE3BD4">
          <w:rPr>
            <w:rFonts w:ascii="Times New Roman" w:eastAsia="Times New Roman" w:hAnsi="Times New Roman" w:cs="Times New Roman"/>
            <w:sz w:val="24"/>
            <w:szCs w:val="24"/>
          </w:rPr>
          <w:t xml:space="preserve"> (hereon CR)</w:t>
        </w:r>
      </w:ins>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Communal roosting</w:t>
      </w:r>
      <w:r w:rsidRPr="00433118">
        <w:rPr>
          <w:rFonts w:ascii="Times New Roman" w:eastAsia="Times New Roman" w:hAnsi="Times New Roman" w:cs="Times New Roman"/>
          <w:sz w:val="24"/>
          <w:szCs w:val="24"/>
        </w:rPr>
        <w:t xml:space="preserve"> is seen in species across many taxa, including fish </w:t>
      </w:r>
      <w:r w:rsidRPr="00433118">
        <w:rPr>
          <w:rFonts w:ascii="Times New Roman" w:hAnsi="Times New Roman" w:cs="Times New Roman"/>
          <w:sz w:val="24"/>
          <w:szCs w:val="24"/>
        </w:rPr>
        <w:t>(Clough and Ladle 1997),</w:t>
      </w:r>
      <w:r w:rsidRPr="00433118">
        <w:rPr>
          <w:rFonts w:ascii="Times New Roman" w:eastAsia="Times New Roman" w:hAnsi="Times New Roman" w:cs="Times New Roman"/>
          <w:sz w:val="24"/>
          <w:szCs w:val="24"/>
        </w:rPr>
        <w:t xml:space="preserve"> mammals </w:t>
      </w:r>
      <w:r w:rsidRPr="00433118">
        <w:rPr>
          <w:rFonts w:ascii="Times New Roman" w:hAnsi="Times New Roman" w:cs="Times New Roman"/>
          <w:sz w:val="24"/>
          <w:szCs w:val="24"/>
        </w:rPr>
        <w:fldChar w:fldCharType="begin"/>
      </w:r>
      <w:r w:rsidRPr="00433118">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433118">
        <w:rPr>
          <w:rFonts w:ascii="Times New Roman" w:hAnsi="Times New Roman" w:cs="Times New Roman"/>
          <w:sz w:val="24"/>
          <w:szCs w:val="24"/>
        </w:rPr>
        <w:fldChar w:fldCharType="separate"/>
      </w:r>
      <w:r w:rsidRPr="00433118">
        <w:rPr>
          <w:rFonts w:ascii="Times New Roman" w:hAnsi="Times New Roman" w:cs="Times New Roman"/>
          <w:sz w:val="24"/>
        </w:rPr>
        <w:t>(Kunz, 1982)</w:t>
      </w:r>
      <w:r w:rsidRPr="00433118">
        <w:rPr>
          <w:rFonts w:ascii="Times New Roman" w:hAnsi="Times New Roman" w:cs="Times New Roman"/>
          <w:sz w:val="24"/>
          <w:szCs w:val="24"/>
        </w:rPr>
        <w:fldChar w:fldCharType="end"/>
      </w:r>
      <w:r w:rsidRPr="00433118">
        <w:rPr>
          <w:rFonts w:ascii="Times New Roman" w:eastAsia="Times New Roman" w:hAnsi="Times New Roman" w:cs="Times New Roman"/>
          <w:sz w:val="24"/>
          <w:szCs w:val="24"/>
        </w:rPr>
        <w:t xml:space="preserve"> and birds </w:t>
      </w:r>
      <w:r w:rsidRPr="00433118">
        <w:rPr>
          <w:rFonts w:ascii="Times New Roman" w:hAnsi="Times New Roman" w:cs="Times New Roman"/>
          <w:sz w:val="24"/>
          <w:szCs w:val="24"/>
        </w:rPr>
        <w:t>(</w:t>
      </w:r>
      <w:proofErr w:type="spellStart"/>
      <w:r w:rsidRPr="00433118">
        <w:rPr>
          <w:rFonts w:ascii="Times New Roman" w:hAnsi="Times New Roman" w:cs="Times New Roman"/>
          <w:sz w:val="24"/>
          <w:szCs w:val="24"/>
        </w:rPr>
        <w:t>Eiserer</w:t>
      </w:r>
      <w:proofErr w:type="spellEnd"/>
      <w:r w:rsidRPr="00433118">
        <w:rPr>
          <w:rFonts w:ascii="Times New Roman" w:hAnsi="Times New Roman" w:cs="Times New Roman"/>
          <w:sz w:val="24"/>
          <w:szCs w:val="24"/>
        </w:rPr>
        <w:t xml:space="preserve"> 1984).</w:t>
      </w:r>
      <w:r>
        <w:rPr>
          <w:rFonts w:ascii="Times New Roman" w:hAnsi="Times New Roman" w:cs="Times New Roman"/>
          <w:sz w:val="24"/>
          <w:szCs w:val="24"/>
        </w:rPr>
        <w:t xml:space="preserve"> In birds,</w:t>
      </w:r>
      <w:r>
        <w:rPr>
          <w:rFonts w:ascii="Times New Roman" w:eastAsia="Times New Roman" w:hAnsi="Times New Roman" w:cs="Times New Roman"/>
          <w:sz w:val="24"/>
          <w:szCs w:val="24"/>
        </w:rPr>
        <w:t xml:space="preserve"> c</w:t>
      </w:r>
      <w:r w:rsidR="00CB0F5A" w:rsidRPr="00433118">
        <w:rPr>
          <w:rFonts w:ascii="Times New Roman" w:eastAsia="Times New Roman" w:hAnsi="Times New Roman" w:cs="Times New Roman"/>
          <w:sz w:val="24"/>
          <w:szCs w:val="24"/>
        </w:rPr>
        <w:t>ommunal roost</w:t>
      </w:r>
      <w:r w:rsidR="00CA24FE" w:rsidRPr="00433118">
        <w:rPr>
          <w:rFonts w:ascii="Times New Roman" w:eastAsia="Times New Roman" w:hAnsi="Times New Roman" w:cs="Times New Roman"/>
          <w:sz w:val="24"/>
          <w:szCs w:val="24"/>
        </w:rPr>
        <w:t>s</w:t>
      </w:r>
      <w:r w:rsidR="00CB0F5A" w:rsidRPr="00433118">
        <w:rPr>
          <w:rFonts w:ascii="Times New Roman" w:eastAsia="Times New Roman" w:hAnsi="Times New Roman" w:cs="Times New Roman"/>
          <w:sz w:val="24"/>
          <w:szCs w:val="24"/>
        </w:rPr>
        <w:t xml:space="preserve"> </w:t>
      </w:r>
      <w:r w:rsidR="00CA24FE" w:rsidRPr="00433118">
        <w:rPr>
          <w:rFonts w:ascii="Times New Roman" w:eastAsia="Times New Roman" w:hAnsi="Times New Roman" w:cs="Times New Roman"/>
          <w:sz w:val="24"/>
          <w:szCs w:val="24"/>
        </w:rPr>
        <w:t>are</w:t>
      </w:r>
      <w:r w:rsidR="001F2B9A" w:rsidRPr="00433118">
        <w:rPr>
          <w:rFonts w:ascii="Times New Roman" w:eastAsia="Times New Roman" w:hAnsi="Times New Roman" w:cs="Times New Roman"/>
          <w:sz w:val="24"/>
          <w:szCs w:val="24"/>
        </w:rPr>
        <w:t xml:space="preserve"> </w:t>
      </w:r>
      <w:r w:rsidR="00345C48" w:rsidRPr="00433118">
        <w:rPr>
          <w:rFonts w:ascii="Times New Roman" w:eastAsia="Times New Roman" w:hAnsi="Times New Roman" w:cs="Times New Roman"/>
          <w:sz w:val="24"/>
          <w:szCs w:val="24"/>
        </w:rPr>
        <w:t>aggregation</w:t>
      </w:r>
      <w:r w:rsidR="00CA24FE" w:rsidRPr="00433118">
        <w:rPr>
          <w:rFonts w:ascii="Times New Roman" w:eastAsia="Times New Roman" w:hAnsi="Times New Roman" w:cs="Times New Roman"/>
          <w:sz w:val="24"/>
          <w:szCs w:val="24"/>
        </w:rPr>
        <w:t>s</w:t>
      </w:r>
      <w:r w:rsidR="00345C48" w:rsidRPr="00433118">
        <w:rPr>
          <w:rFonts w:ascii="Times New Roman" w:eastAsia="Times New Roman" w:hAnsi="Times New Roman" w:cs="Times New Roman"/>
          <w:sz w:val="24"/>
          <w:szCs w:val="24"/>
        </w:rPr>
        <w:t xml:space="preserve"> of</w:t>
      </w:r>
      <w:r w:rsidR="00282AE5" w:rsidRPr="00433118">
        <w:rPr>
          <w:rFonts w:ascii="Times New Roman" w:eastAsia="Times New Roman" w:hAnsi="Times New Roman" w:cs="Times New Roman"/>
          <w:sz w:val="24"/>
          <w:szCs w:val="24"/>
        </w:rPr>
        <w:t xml:space="preserve"> </w:t>
      </w:r>
      <w:r w:rsidR="00345C48" w:rsidRPr="00433118">
        <w:rPr>
          <w:rFonts w:ascii="Times New Roman" w:eastAsia="Times New Roman" w:hAnsi="Times New Roman" w:cs="Times New Roman"/>
          <w:sz w:val="24"/>
          <w:szCs w:val="24"/>
        </w:rPr>
        <w:t xml:space="preserve">unrelated </w:t>
      </w:r>
      <w:r w:rsidR="00FB57E6" w:rsidRPr="00433118">
        <w:rPr>
          <w:rFonts w:ascii="Times New Roman" w:eastAsia="Times New Roman" w:hAnsi="Times New Roman" w:cs="Times New Roman"/>
          <w:sz w:val="24"/>
          <w:szCs w:val="24"/>
        </w:rPr>
        <w:t xml:space="preserve">individuals (either </w:t>
      </w:r>
      <w:r w:rsidR="00010501" w:rsidRPr="00433118">
        <w:rPr>
          <w:rFonts w:ascii="Times New Roman" w:eastAsia="Times New Roman" w:hAnsi="Times New Roman" w:cs="Times New Roman"/>
          <w:sz w:val="24"/>
          <w:szCs w:val="24"/>
        </w:rPr>
        <w:t xml:space="preserve">con- </w:t>
      </w:r>
      <w:r w:rsidR="00FB57E6" w:rsidRPr="00433118">
        <w:rPr>
          <w:rFonts w:ascii="Times New Roman" w:eastAsia="Times New Roman" w:hAnsi="Times New Roman" w:cs="Times New Roman"/>
          <w:sz w:val="24"/>
          <w:szCs w:val="24"/>
        </w:rPr>
        <w:t>or</w:t>
      </w:r>
      <w:r w:rsidR="00A1484C" w:rsidRPr="00433118">
        <w:rPr>
          <w:rFonts w:ascii="Times New Roman" w:eastAsia="Times New Roman" w:hAnsi="Times New Roman" w:cs="Times New Roman"/>
          <w:sz w:val="24"/>
          <w:szCs w:val="24"/>
        </w:rPr>
        <w:t xml:space="preserve"> </w:t>
      </w:r>
      <w:r w:rsidR="00010501" w:rsidRPr="00433118">
        <w:rPr>
          <w:rFonts w:ascii="Times New Roman" w:eastAsia="Times New Roman" w:hAnsi="Times New Roman" w:cs="Times New Roman"/>
          <w:sz w:val="24"/>
          <w:szCs w:val="24"/>
        </w:rPr>
        <w:t>heterospecific</w:t>
      </w:r>
      <w:r w:rsidR="00A1484C" w:rsidRPr="00433118">
        <w:rPr>
          <w:rFonts w:ascii="Times New Roman" w:eastAsia="Times New Roman" w:hAnsi="Times New Roman" w:cs="Times New Roman"/>
          <w:sz w:val="24"/>
          <w:szCs w:val="24"/>
        </w:rPr>
        <w:t>)</w:t>
      </w:r>
      <w:r w:rsidR="00CA2C9B" w:rsidRPr="00433118">
        <w:rPr>
          <w:rFonts w:ascii="Times New Roman" w:eastAsia="Times New Roman" w:hAnsi="Times New Roman" w:cs="Times New Roman"/>
          <w:sz w:val="24"/>
          <w:szCs w:val="24"/>
        </w:rPr>
        <w:t xml:space="preserve"> </w:t>
      </w:r>
      <w:r w:rsidR="00345C48" w:rsidRPr="00433118">
        <w:rPr>
          <w:rFonts w:ascii="Times New Roman" w:eastAsia="Times New Roman" w:hAnsi="Times New Roman" w:cs="Times New Roman"/>
          <w:sz w:val="24"/>
          <w:szCs w:val="24"/>
        </w:rPr>
        <w:t>that spend the resting period</w:t>
      </w:r>
      <w:r w:rsidR="00010501" w:rsidRPr="00433118">
        <w:rPr>
          <w:rFonts w:ascii="Times New Roman" w:eastAsia="Times New Roman" w:hAnsi="Times New Roman" w:cs="Times New Roman"/>
          <w:sz w:val="24"/>
          <w:szCs w:val="24"/>
        </w:rPr>
        <w:t xml:space="preserve"> (either diurnal or nocturnal)</w:t>
      </w:r>
      <w:r w:rsidR="00345C48" w:rsidRPr="00433118">
        <w:rPr>
          <w:rFonts w:ascii="Times New Roman" w:eastAsia="Times New Roman" w:hAnsi="Times New Roman" w:cs="Times New Roman"/>
          <w:sz w:val="24"/>
          <w:szCs w:val="24"/>
        </w:rPr>
        <w:t xml:space="preserve"> together (Laughlin et al. 2014)</w:t>
      </w:r>
      <w:r w:rsidR="0003108F" w:rsidRPr="00433118">
        <w:rPr>
          <w:rFonts w:ascii="Times New Roman" w:eastAsia="Times New Roman" w:hAnsi="Times New Roman" w:cs="Times New Roman"/>
          <w:sz w:val="24"/>
          <w:szCs w:val="24"/>
        </w:rPr>
        <w:t xml:space="preserve">. </w:t>
      </w:r>
      <w:commentRangeEnd w:id="2"/>
      <w:r w:rsidR="00113D78" w:rsidRPr="00433118">
        <w:rPr>
          <w:rStyle w:val="CommentReference"/>
        </w:rPr>
        <w:commentReference w:id="2"/>
      </w:r>
      <w:r w:rsidR="00CB1F96" w:rsidRPr="00433118">
        <w:rPr>
          <w:rFonts w:ascii="Times New Roman" w:eastAsia="Times New Roman" w:hAnsi="Times New Roman" w:cs="Times New Roman"/>
          <w:sz w:val="24"/>
          <w:szCs w:val="24"/>
        </w:rPr>
        <w:t xml:space="preserve"> </w:t>
      </w:r>
      <w:commentRangeStart w:id="4"/>
      <w:r w:rsidR="00AF06A2" w:rsidRPr="00433118">
        <w:rPr>
          <w:rFonts w:ascii="Times New Roman" w:eastAsia="Times New Roman" w:hAnsi="Times New Roman" w:cs="Times New Roman"/>
          <w:sz w:val="24"/>
          <w:szCs w:val="24"/>
        </w:rPr>
        <w:t>Th</w:t>
      </w:r>
      <w:r w:rsidR="00AF06A2">
        <w:rPr>
          <w:rFonts w:ascii="Times New Roman" w:eastAsia="Times New Roman" w:hAnsi="Times New Roman" w:cs="Times New Roman"/>
          <w:sz w:val="24"/>
          <w:szCs w:val="24"/>
        </w:rPr>
        <w:t>e prevalence of this</w:t>
      </w:r>
      <w:r w:rsidR="00AF06A2" w:rsidRPr="00433118">
        <w:rPr>
          <w:rFonts w:ascii="Times New Roman" w:eastAsia="Times New Roman" w:hAnsi="Times New Roman" w:cs="Times New Roman"/>
          <w:sz w:val="24"/>
          <w:szCs w:val="24"/>
        </w:rPr>
        <w:t xml:space="preserve"> behaviour is striking given the apparent little benefits of sharing space and resources with individuals</w:t>
      </w:r>
      <w:r w:rsidR="00AF06A2">
        <w:rPr>
          <w:rFonts w:ascii="Times New Roman" w:eastAsia="Times New Roman" w:hAnsi="Times New Roman" w:cs="Times New Roman"/>
          <w:sz w:val="24"/>
          <w:szCs w:val="24"/>
        </w:rPr>
        <w:t xml:space="preserve"> that in many cases are not family</w:t>
      </w:r>
      <w:r w:rsidR="00AF06A2" w:rsidRPr="00433118">
        <w:rPr>
          <w:rFonts w:ascii="Times New Roman" w:eastAsia="Times New Roman" w:hAnsi="Times New Roman" w:cs="Times New Roman"/>
          <w:sz w:val="24"/>
          <w:szCs w:val="24"/>
        </w:rPr>
        <w:t>.</w:t>
      </w:r>
      <w:commentRangeEnd w:id="4"/>
      <w:r w:rsidR="00AF06A2" w:rsidRPr="00433118">
        <w:rPr>
          <w:rStyle w:val="CommentReference"/>
        </w:rPr>
        <w:commentReference w:id="4"/>
      </w:r>
      <w:r w:rsidR="00AF06A2">
        <w:rPr>
          <w:rFonts w:ascii="Times New Roman" w:eastAsia="Times New Roman" w:hAnsi="Times New Roman" w:cs="Times New Roman"/>
          <w:sz w:val="24"/>
          <w:szCs w:val="24"/>
        </w:rPr>
        <w:t xml:space="preserve"> Despite </w:t>
      </w:r>
      <w:r w:rsidR="00B76455">
        <w:rPr>
          <w:rFonts w:ascii="Times New Roman" w:eastAsia="Times New Roman" w:hAnsi="Times New Roman" w:cs="Times New Roman"/>
          <w:sz w:val="24"/>
          <w:szCs w:val="24"/>
        </w:rPr>
        <w:t>this,</w:t>
      </w:r>
      <w:r w:rsidR="00B76455">
        <w:rPr>
          <w:rFonts w:ascii="Times New Roman" w:hAnsi="Times New Roman" w:cs="Times New Roman"/>
          <w:sz w:val="24"/>
          <w:szCs w:val="24"/>
        </w:rPr>
        <w:t xml:space="preserve"> th</w:t>
      </w:r>
      <w:r w:rsidR="005E73B0" w:rsidRPr="00433118">
        <w:rPr>
          <w:rFonts w:ascii="Times New Roman" w:hAnsi="Times New Roman" w:cs="Times New Roman"/>
          <w:sz w:val="24"/>
          <w:szCs w:val="24"/>
        </w:rPr>
        <w:t xml:space="preserve">e frequency and diverse range of species in which communal roosting occurs suggest that </w:t>
      </w:r>
      <w:r w:rsidR="00010501" w:rsidRPr="00433118">
        <w:rPr>
          <w:rFonts w:ascii="Times New Roman" w:hAnsi="Times New Roman" w:cs="Times New Roman"/>
          <w:sz w:val="24"/>
          <w:szCs w:val="24"/>
        </w:rPr>
        <w:t xml:space="preserve">it has evolved independently on numerous occasions, and that </w:t>
      </w:r>
      <w:r w:rsidR="005E73B0" w:rsidRPr="00433118">
        <w:rPr>
          <w:rFonts w:ascii="Times New Roman" w:hAnsi="Times New Roman" w:cs="Times New Roman"/>
          <w:sz w:val="24"/>
          <w:szCs w:val="24"/>
        </w:rPr>
        <w:t>there should be an underlying mechanism</w:t>
      </w:r>
      <w:r w:rsidR="00817C9E" w:rsidRPr="00433118">
        <w:rPr>
          <w:rFonts w:ascii="Times New Roman" w:hAnsi="Times New Roman" w:cs="Times New Roman"/>
          <w:sz w:val="24"/>
          <w:szCs w:val="24"/>
        </w:rPr>
        <w:t xml:space="preserve"> </w:t>
      </w:r>
      <w:r w:rsidR="005E73B0" w:rsidRPr="00433118">
        <w:rPr>
          <w:rFonts w:ascii="Times New Roman" w:hAnsi="Times New Roman" w:cs="Times New Roman"/>
          <w:sz w:val="24"/>
          <w:szCs w:val="24"/>
        </w:rPr>
        <w:t xml:space="preserve">that support(s) this </w:t>
      </w:r>
      <w:r w:rsidR="00B76455">
        <w:rPr>
          <w:rFonts w:ascii="Times New Roman" w:hAnsi="Times New Roman" w:cs="Times New Roman"/>
          <w:sz w:val="24"/>
          <w:szCs w:val="24"/>
        </w:rPr>
        <w:t xml:space="preserve">seemingly paradoxical </w:t>
      </w:r>
      <w:commentRangeStart w:id="5"/>
      <w:r w:rsidR="001D6D07" w:rsidRPr="00433118">
        <w:rPr>
          <w:rFonts w:ascii="Times New Roman" w:hAnsi="Times New Roman" w:cs="Times New Roman"/>
          <w:sz w:val="24"/>
          <w:szCs w:val="24"/>
        </w:rPr>
        <w:t>behaviour</w:t>
      </w:r>
      <w:r w:rsidR="005E73B0" w:rsidRPr="00433118">
        <w:rPr>
          <w:rFonts w:ascii="Times New Roman" w:hAnsi="Times New Roman" w:cs="Times New Roman"/>
          <w:sz w:val="24"/>
          <w:szCs w:val="24"/>
        </w:rPr>
        <w:t xml:space="preserve">. </w:t>
      </w:r>
      <w:commentRangeEnd w:id="5"/>
      <w:r w:rsidR="00113D78" w:rsidRPr="00433118">
        <w:rPr>
          <w:rStyle w:val="CommentReference"/>
        </w:rPr>
        <w:commentReference w:id="5"/>
      </w:r>
    </w:p>
    <w:p w14:paraId="71C91C37" w14:textId="77777777" w:rsidR="002050C9" w:rsidRPr="00433118" w:rsidRDefault="002050C9">
      <w:pPr>
        <w:spacing w:line="360" w:lineRule="auto"/>
        <w:ind w:firstLine="720"/>
        <w:jc w:val="both"/>
        <w:rPr>
          <w:rFonts w:ascii="Times New Roman" w:hAnsi="Times New Roman" w:cs="Times New Roman"/>
          <w:sz w:val="24"/>
          <w:szCs w:val="24"/>
        </w:rPr>
      </w:pPr>
    </w:p>
    <w:p w14:paraId="425313D4" w14:textId="35E5B019" w:rsidR="002050C9" w:rsidRPr="00433118" w:rsidRDefault="002050C9">
      <w:pPr>
        <w:spacing w:line="360" w:lineRule="auto"/>
        <w:ind w:firstLine="720"/>
        <w:jc w:val="both"/>
        <w:rPr>
          <w:rFonts w:ascii="Times New Roman" w:hAnsi="Times New Roman" w:cs="Times New Roman"/>
          <w:sz w:val="24"/>
          <w:szCs w:val="24"/>
        </w:rPr>
      </w:pPr>
      <w:r w:rsidRPr="00433118">
        <w:rPr>
          <w:rFonts w:ascii="Times New Roman" w:hAnsi="Times New Roman" w:cs="Times New Roman"/>
          <w:sz w:val="24"/>
          <w:szCs w:val="24"/>
        </w:rPr>
        <w:t xml:space="preserve">Several hypotheses have been proposed to explain </w:t>
      </w:r>
      <w:r w:rsidR="00FC1685">
        <w:rPr>
          <w:rFonts w:ascii="Times New Roman" w:hAnsi="Times New Roman" w:cs="Times New Roman"/>
          <w:sz w:val="24"/>
          <w:szCs w:val="24"/>
        </w:rPr>
        <w:t xml:space="preserve">the origins of </w:t>
      </w:r>
      <w:r w:rsidRPr="00433118">
        <w:rPr>
          <w:rFonts w:ascii="Times New Roman" w:hAnsi="Times New Roman" w:cs="Times New Roman"/>
          <w:sz w:val="24"/>
          <w:szCs w:val="24"/>
        </w:rPr>
        <w:t>communal roosting</w:t>
      </w:r>
      <w:del w:id="6" w:author="sandra cuadros" w:date="2025-05-12T18:16:00Z" w16du:dateUtc="2025-05-13T01:16:00Z">
        <w:r w:rsidRPr="00433118" w:rsidDel="00CE3BD4">
          <w:rPr>
            <w:rFonts w:ascii="Times New Roman" w:hAnsi="Times New Roman" w:cs="Times New Roman"/>
            <w:sz w:val="24"/>
            <w:szCs w:val="24"/>
          </w:rPr>
          <w:delText xml:space="preserve"> </w:delText>
        </w:r>
      </w:del>
      <w:r w:rsidRPr="00433118">
        <w:rPr>
          <w:rFonts w:ascii="Times New Roman" w:hAnsi="Times New Roman" w:cs="Times New Roman"/>
          <w:sz w:val="24"/>
          <w:szCs w:val="24"/>
        </w:rPr>
        <w:t xml:space="preserve">. One idea that has support from the literature is protection from weather. It’s been suggested that several species use communal roosts to huddle together as a way to find protection from extreme environmental temperatures </w:t>
      </w:r>
      <w:r w:rsidR="00752B43">
        <w:rPr>
          <w:rFonts w:ascii="Times New Roman" w:hAnsi="Times New Roman" w:cs="Times New Roman"/>
          <w:sz w:val="24"/>
          <w:szCs w:val="24"/>
        </w:rPr>
        <w:fldChar w:fldCharType="begin"/>
      </w:r>
      <w:r w:rsidR="000F6A1C">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752B43">
        <w:rPr>
          <w:rFonts w:ascii="Times New Roman" w:hAnsi="Times New Roman" w:cs="Times New Roman"/>
          <w:sz w:val="24"/>
          <w:szCs w:val="24"/>
        </w:rPr>
        <w:fldChar w:fldCharType="separate"/>
      </w:r>
      <w:r w:rsidR="00752B43" w:rsidRPr="00752B43">
        <w:rPr>
          <w:rFonts w:ascii="Times New Roman" w:hAnsi="Times New Roman" w:cs="Times New Roman"/>
          <w:sz w:val="24"/>
        </w:rPr>
        <w:t>(Farquhar et al., 2018; Gilbert et al., 2010</w:t>
      </w:r>
      <w:r w:rsidR="007362F6">
        <w:rPr>
          <w:rFonts w:ascii="Times New Roman" w:hAnsi="Times New Roman" w:cs="Times New Roman"/>
          <w:sz w:val="24"/>
        </w:rPr>
        <w:t>, Chaplin, 1982</w:t>
      </w:r>
      <w:r w:rsidR="00752B43" w:rsidRPr="00752B43">
        <w:rPr>
          <w:rFonts w:ascii="Times New Roman" w:hAnsi="Times New Roman" w:cs="Times New Roman"/>
          <w:sz w:val="24"/>
        </w:rPr>
        <w:t>)</w:t>
      </w:r>
      <w:r w:rsidR="00752B43">
        <w:rPr>
          <w:rFonts w:ascii="Times New Roman" w:hAnsi="Times New Roman" w:cs="Times New Roman"/>
          <w:sz w:val="24"/>
          <w:szCs w:val="24"/>
        </w:rPr>
        <w:fldChar w:fldCharType="end"/>
      </w:r>
      <w:r w:rsidRPr="00433118">
        <w:rPr>
          <w:rFonts w:ascii="Times New Roman" w:hAnsi="Times New Roman" w:cs="Times New Roman"/>
          <w:sz w:val="24"/>
          <w:szCs w:val="24"/>
        </w:rPr>
        <w:t xml:space="preserve">. </w:t>
      </w:r>
      <w:r w:rsidR="007C1B47">
        <w:rPr>
          <w:rFonts w:ascii="Times New Roman" w:hAnsi="Times New Roman" w:cs="Times New Roman"/>
          <w:sz w:val="24"/>
          <w:szCs w:val="24"/>
        </w:rPr>
        <w:t xml:space="preserve">However, </w:t>
      </w:r>
      <w:r w:rsidR="007C1B47">
        <w:rPr>
          <w:rFonts w:ascii="Times New Roman" w:hAnsi="Times New Roman" w:cs="Times New Roman"/>
          <w:sz w:val="24"/>
          <w:szCs w:val="24"/>
        </w:rPr>
        <w:lastRenderedPageBreak/>
        <w:t>if this was the case, the behavior will be more likely to occur in areas with extreme cold weather such like higher latitudes, although this is not</w:t>
      </w:r>
      <w:ins w:id="7" w:author="sandra cuadros" w:date="2025-05-12T18:16:00Z" w16du:dateUtc="2025-05-13T01:16:00Z">
        <w:r w:rsidR="00CE3BD4">
          <w:rPr>
            <w:rFonts w:ascii="Times New Roman" w:hAnsi="Times New Roman" w:cs="Times New Roman"/>
            <w:sz w:val="24"/>
            <w:szCs w:val="24"/>
          </w:rPr>
          <w:t xml:space="preserve"> what we see in</w:t>
        </w:r>
      </w:ins>
      <w:r w:rsidR="007C1B47">
        <w:rPr>
          <w:rFonts w:ascii="Times New Roman" w:hAnsi="Times New Roman" w:cs="Times New Roman"/>
          <w:sz w:val="24"/>
          <w:szCs w:val="24"/>
        </w:rPr>
        <w:t xml:space="preserve"> the current observed patterns </w:t>
      </w:r>
      <w:r w:rsidR="007C1B47">
        <w:rPr>
          <w:rFonts w:ascii="Times New Roman" w:hAnsi="Times New Roman" w:cs="Times New Roman"/>
          <w:sz w:val="24"/>
          <w:szCs w:val="24"/>
        </w:rPr>
        <w:fldChar w:fldCharType="begin"/>
      </w:r>
      <w:r w:rsidR="00E81EFD">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7C1B47">
        <w:rPr>
          <w:rFonts w:ascii="Times New Roman" w:hAnsi="Times New Roman" w:cs="Times New Roman"/>
          <w:sz w:val="24"/>
          <w:szCs w:val="24"/>
        </w:rPr>
        <w:fldChar w:fldCharType="separate"/>
      </w:r>
      <w:r w:rsidR="00E81EFD" w:rsidRPr="00E81EFD">
        <w:rPr>
          <w:rFonts w:ascii="Times New Roman" w:hAnsi="Times New Roman" w:cs="Times New Roman"/>
          <w:sz w:val="24"/>
        </w:rPr>
        <w:t xml:space="preserve">(Beauchamp, 1999; </w:t>
      </w:r>
      <w:proofErr w:type="spellStart"/>
      <w:r w:rsidR="00E81EFD" w:rsidRPr="00E81EFD">
        <w:rPr>
          <w:rFonts w:ascii="Times New Roman" w:hAnsi="Times New Roman" w:cs="Times New Roman"/>
          <w:sz w:val="24"/>
        </w:rPr>
        <w:t>Gyllin</w:t>
      </w:r>
      <w:proofErr w:type="spellEnd"/>
      <w:r w:rsidR="00E81EFD" w:rsidRPr="00E81EFD">
        <w:rPr>
          <w:rFonts w:ascii="Times New Roman" w:hAnsi="Times New Roman" w:cs="Times New Roman"/>
          <w:sz w:val="24"/>
        </w:rPr>
        <w:t xml:space="preserve"> et al., 1977)</w:t>
      </w:r>
      <w:r w:rsidR="007C1B47">
        <w:rPr>
          <w:rFonts w:ascii="Times New Roman" w:hAnsi="Times New Roman" w:cs="Times New Roman"/>
          <w:sz w:val="24"/>
          <w:szCs w:val="24"/>
        </w:rPr>
        <w:fldChar w:fldCharType="end"/>
      </w:r>
      <w:r w:rsidR="00FC1685">
        <w:rPr>
          <w:rFonts w:ascii="Times New Roman" w:hAnsi="Times New Roman" w:cs="Times New Roman"/>
          <w:sz w:val="24"/>
          <w:szCs w:val="24"/>
        </w:rPr>
        <w:t xml:space="preserve">. </w:t>
      </w:r>
      <w:r w:rsidR="00120F17" w:rsidRPr="00433118">
        <w:rPr>
          <w:rFonts w:ascii="Times New Roman" w:hAnsi="Times New Roman" w:cs="Times New Roman"/>
          <w:sz w:val="24"/>
          <w:szCs w:val="24"/>
        </w:rPr>
        <w:t>Another well-supported idea is that communal roosting behaviour acts as a mechanism for predator avoidance</w:t>
      </w:r>
      <w:r w:rsidR="007362F6">
        <w:rPr>
          <w:rFonts w:ascii="Times New Roman" w:hAnsi="Times New Roman" w:cs="Times New Roman"/>
          <w:sz w:val="24"/>
          <w:szCs w:val="24"/>
        </w:rPr>
        <w:t xml:space="preserve"> </w:t>
      </w:r>
      <w:r w:rsidR="000F6A1C">
        <w:rPr>
          <w:rFonts w:ascii="Times New Roman" w:hAnsi="Times New Roman" w:cs="Times New Roman"/>
          <w:sz w:val="24"/>
          <w:szCs w:val="24"/>
        </w:rPr>
        <w:fldChar w:fldCharType="begin"/>
      </w:r>
      <w:r w:rsidR="000F6A1C">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000F6A1C">
        <w:rPr>
          <w:rFonts w:ascii="Times New Roman" w:hAnsi="Times New Roman" w:cs="Times New Roman"/>
          <w:sz w:val="24"/>
          <w:szCs w:val="24"/>
        </w:rPr>
        <w:fldChar w:fldCharType="separate"/>
      </w:r>
      <w:r w:rsidR="000F6A1C" w:rsidRPr="000F6A1C">
        <w:rPr>
          <w:rFonts w:ascii="Times New Roman" w:hAnsi="Times New Roman" w:cs="Times New Roman"/>
          <w:sz w:val="24"/>
        </w:rPr>
        <w:t>(</w:t>
      </w:r>
      <w:proofErr w:type="spellStart"/>
      <w:r w:rsidR="000F6A1C" w:rsidRPr="000F6A1C">
        <w:rPr>
          <w:rFonts w:ascii="Times New Roman" w:hAnsi="Times New Roman" w:cs="Times New Roman"/>
          <w:sz w:val="24"/>
        </w:rPr>
        <w:t>Weatherhead</w:t>
      </w:r>
      <w:proofErr w:type="spellEnd"/>
      <w:r w:rsidR="000F6A1C" w:rsidRPr="000F6A1C">
        <w:rPr>
          <w:rFonts w:ascii="Times New Roman" w:hAnsi="Times New Roman" w:cs="Times New Roman"/>
          <w:sz w:val="24"/>
        </w:rPr>
        <w:t>, 1983)</w:t>
      </w:r>
      <w:r w:rsidR="000F6A1C">
        <w:rPr>
          <w:rFonts w:ascii="Times New Roman" w:hAnsi="Times New Roman" w:cs="Times New Roman"/>
          <w:sz w:val="24"/>
          <w:szCs w:val="24"/>
        </w:rPr>
        <w:fldChar w:fldCharType="end"/>
      </w:r>
      <w:r w:rsidR="00120F17" w:rsidRPr="00433118">
        <w:rPr>
          <w:rFonts w:ascii="Times New Roman" w:hAnsi="Times New Roman" w:cs="Times New Roman"/>
          <w:sz w:val="24"/>
          <w:szCs w:val="24"/>
        </w:rPr>
        <w:t xml:space="preserve">. Although this idea is </w:t>
      </w:r>
      <w:r w:rsidR="00FC1685">
        <w:rPr>
          <w:rFonts w:ascii="Times New Roman" w:hAnsi="Times New Roman" w:cs="Times New Roman"/>
          <w:sz w:val="24"/>
          <w:szCs w:val="24"/>
        </w:rPr>
        <w:t>reasonably documented</w:t>
      </w:r>
      <w:r w:rsidR="00120F17" w:rsidRPr="00433118">
        <w:rPr>
          <w:rFonts w:ascii="Times New Roman" w:hAnsi="Times New Roman" w:cs="Times New Roman"/>
          <w:sz w:val="24"/>
          <w:szCs w:val="24"/>
        </w:rPr>
        <w:t xml:space="preserve"> </w:t>
      </w:r>
      <w:r w:rsidR="00FC1685">
        <w:rPr>
          <w:rFonts w:ascii="Times New Roman" w:hAnsi="Times New Roman" w:cs="Times New Roman"/>
          <w:sz w:val="24"/>
          <w:szCs w:val="24"/>
        </w:rPr>
        <w:t xml:space="preserve">for some species </w:t>
      </w:r>
      <w:r w:rsidR="00303B4B">
        <w:rPr>
          <w:rFonts w:ascii="Times New Roman" w:hAnsi="Times New Roman" w:cs="Times New Roman"/>
          <w:sz w:val="24"/>
          <w:szCs w:val="24"/>
        </w:rPr>
        <w:fldChar w:fldCharType="begin"/>
      </w:r>
      <w:r w:rsidR="00E313F8">
        <w:rPr>
          <w:rFonts w:ascii="Times New Roman" w:hAnsi="Times New Roman" w:cs="Times New Roman"/>
          <w:sz w:val="24"/>
          <w:szCs w:val="24"/>
        </w:rPr>
        <w:instrText xml:space="preserve"> ADDIN ZOTERO_ITEM CSL_CITATION {"citationID":"A3oYOx2p","properties":{"formattedCitation":"(McGowan et al., 2006; Williams, 1994)","plainCitation":"(McGowan et al., 2006;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00303B4B">
        <w:rPr>
          <w:rFonts w:ascii="Times New Roman" w:hAnsi="Times New Roman" w:cs="Times New Roman"/>
          <w:sz w:val="24"/>
          <w:szCs w:val="24"/>
        </w:rPr>
        <w:fldChar w:fldCharType="separate"/>
      </w:r>
      <w:r w:rsidR="00E313F8" w:rsidRPr="00E313F8">
        <w:rPr>
          <w:rFonts w:ascii="Times New Roman" w:hAnsi="Times New Roman" w:cs="Times New Roman"/>
          <w:sz w:val="24"/>
        </w:rPr>
        <w:t>(McGowan et al., 2006; Williams, 1994)</w:t>
      </w:r>
      <w:r w:rsidR="00303B4B">
        <w:rPr>
          <w:rFonts w:ascii="Times New Roman" w:hAnsi="Times New Roman" w:cs="Times New Roman"/>
          <w:sz w:val="24"/>
          <w:szCs w:val="24"/>
        </w:rPr>
        <w:fldChar w:fldCharType="end"/>
      </w:r>
      <w:r w:rsidR="00B07AFE">
        <w:rPr>
          <w:rFonts w:ascii="Times New Roman" w:hAnsi="Times New Roman" w:cs="Times New Roman"/>
          <w:sz w:val="24"/>
          <w:szCs w:val="24"/>
        </w:rPr>
        <w:t xml:space="preserve">, </w:t>
      </w:r>
      <w:r w:rsidR="00120F17" w:rsidRPr="00433118">
        <w:rPr>
          <w:rFonts w:ascii="Times New Roman" w:hAnsi="Times New Roman" w:cs="Times New Roman"/>
          <w:sz w:val="24"/>
          <w:szCs w:val="24"/>
        </w:rPr>
        <w:t xml:space="preserve">it has contradicting evidence </w:t>
      </w:r>
      <w:r w:rsidR="000F6A1C">
        <w:rPr>
          <w:rFonts w:ascii="Times New Roman" w:hAnsi="Times New Roman" w:cs="Times New Roman"/>
          <w:sz w:val="24"/>
          <w:szCs w:val="24"/>
        </w:rPr>
        <w:t xml:space="preserve">in the case of species that do not have ecological predators like large birds or raptors </w:t>
      </w:r>
      <w:r w:rsidR="00120F17" w:rsidRPr="00433118">
        <w:rPr>
          <w:rFonts w:ascii="Times New Roman" w:hAnsi="Times New Roman" w:cs="Times New Roman"/>
          <w:sz w:val="24"/>
          <w:szCs w:val="24"/>
        </w:rPr>
        <w:t>(</w:t>
      </w:r>
      <w:r w:rsidR="000F6A1C" w:rsidRPr="000F6A1C">
        <w:rPr>
          <w:rFonts w:ascii="Times New Roman" w:hAnsi="Times New Roman" w:cs="Times New Roman"/>
          <w:sz w:val="24"/>
          <w:szCs w:val="24"/>
        </w:rPr>
        <w:t xml:space="preserve">Coleman </w:t>
      </w:r>
      <w:r w:rsidR="000F6A1C">
        <w:rPr>
          <w:rFonts w:ascii="Times New Roman" w:hAnsi="Times New Roman" w:cs="Times New Roman"/>
          <w:sz w:val="24"/>
          <w:szCs w:val="24"/>
        </w:rPr>
        <w:t xml:space="preserve">and </w:t>
      </w:r>
      <w:r w:rsidR="000F6A1C" w:rsidRPr="000F6A1C">
        <w:rPr>
          <w:rFonts w:ascii="Times New Roman" w:hAnsi="Times New Roman" w:cs="Times New Roman"/>
          <w:sz w:val="24"/>
          <w:szCs w:val="24"/>
        </w:rPr>
        <w:t>Fraser, 1986</w:t>
      </w:r>
      <w:r w:rsidR="000F6A1C">
        <w:rPr>
          <w:rFonts w:ascii="Times New Roman" w:hAnsi="Times New Roman" w:cs="Times New Roman"/>
          <w:sz w:val="24"/>
          <w:szCs w:val="24"/>
        </w:rPr>
        <w:t xml:space="preserve">), </w:t>
      </w:r>
      <w:r w:rsidR="00120F17" w:rsidRPr="00433118">
        <w:rPr>
          <w:rFonts w:ascii="Times New Roman" w:hAnsi="Times New Roman" w:cs="Times New Roman"/>
          <w:sz w:val="24"/>
          <w:szCs w:val="24"/>
        </w:rPr>
        <w:t xml:space="preserve">thus it cannot fully support the evolution of this behaviour in all the taxa in which it is observed. </w:t>
      </w:r>
    </w:p>
    <w:p w14:paraId="5D4F858A" w14:textId="77777777" w:rsidR="002050C9" w:rsidRPr="00433118" w:rsidRDefault="002050C9">
      <w:pPr>
        <w:spacing w:line="360" w:lineRule="auto"/>
        <w:ind w:firstLine="720"/>
        <w:jc w:val="both"/>
        <w:rPr>
          <w:rFonts w:ascii="Times New Roman" w:hAnsi="Times New Roman" w:cs="Times New Roman"/>
          <w:sz w:val="24"/>
          <w:szCs w:val="24"/>
        </w:rPr>
      </w:pPr>
    </w:p>
    <w:p w14:paraId="0CD5D82E" w14:textId="54847EB4" w:rsidR="003B42C1" w:rsidRDefault="00120F17" w:rsidP="008813A7">
      <w:pPr>
        <w:spacing w:line="360" w:lineRule="auto"/>
        <w:ind w:firstLine="720"/>
        <w:jc w:val="both"/>
        <w:rPr>
          <w:rFonts w:ascii="Times New Roman" w:hAnsi="Times New Roman" w:cs="Times New Roman"/>
          <w:sz w:val="24"/>
          <w:szCs w:val="24"/>
        </w:rPr>
      </w:pPr>
      <w:r w:rsidRPr="00433118">
        <w:rPr>
          <w:rFonts w:ascii="Times New Roman" w:hAnsi="Times New Roman" w:cs="Times New Roman"/>
          <w:sz w:val="24"/>
          <w:szCs w:val="24"/>
        </w:rPr>
        <w:t xml:space="preserve">A third explanation for the evolution of communal roosting behaviour is related to foraging efficiency. </w:t>
      </w:r>
      <w:commentRangeStart w:id="8"/>
      <w:r w:rsidR="00E47BE5" w:rsidRPr="00433118">
        <w:rPr>
          <w:rFonts w:ascii="Times New Roman" w:hAnsi="Times New Roman" w:cs="Times New Roman"/>
          <w:sz w:val="24"/>
          <w:szCs w:val="24"/>
        </w:rPr>
        <w:t>It has been argued that these roosts</w:t>
      </w:r>
      <w:r w:rsidR="00E42151" w:rsidRPr="00433118">
        <w:rPr>
          <w:rFonts w:ascii="Times New Roman" w:hAnsi="Times New Roman" w:cs="Times New Roman"/>
          <w:sz w:val="24"/>
          <w:szCs w:val="24"/>
        </w:rPr>
        <w:t xml:space="preserve"> are sites where naïve individuals can potentially exchange information with more experienced individuals on the location of food sources. </w:t>
      </w:r>
      <w:commentRangeEnd w:id="8"/>
      <w:r w:rsidR="00152FAF" w:rsidRPr="00433118">
        <w:rPr>
          <w:rStyle w:val="CommentReference"/>
        </w:rPr>
        <w:commentReference w:id="8"/>
      </w:r>
      <w:r w:rsidR="00E42151" w:rsidRPr="00433118">
        <w:rPr>
          <w:rFonts w:ascii="Times New Roman" w:hAnsi="Times New Roman" w:cs="Times New Roman"/>
          <w:sz w:val="24"/>
          <w:szCs w:val="24"/>
        </w:rPr>
        <w:t xml:space="preserve">This concept is formalized by Ward and Zahavi (1973) via the Information Center Hypothesis (ICH). </w:t>
      </w:r>
      <w:r w:rsidRPr="00433118">
        <w:rPr>
          <w:rFonts w:ascii="Times New Roman" w:hAnsi="Times New Roman" w:cs="Times New Roman"/>
          <w:sz w:val="24"/>
          <w:szCs w:val="24"/>
        </w:rPr>
        <w:t>This hypothesis states that there is a difference in knowledge between informed individuals and naïve individuals</w:t>
      </w:r>
      <w:r w:rsidR="00C955B8" w:rsidRPr="00433118">
        <w:rPr>
          <w:rFonts w:ascii="Times New Roman" w:hAnsi="Times New Roman" w:cs="Times New Roman"/>
          <w:sz w:val="24"/>
          <w:szCs w:val="24"/>
        </w:rPr>
        <w:t xml:space="preserve"> on the location of food sources</w:t>
      </w:r>
      <w:r w:rsidRPr="00433118">
        <w:rPr>
          <w:rFonts w:ascii="Times New Roman" w:hAnsi="Times New Roman" w:cs="Times New Roman"/>
          <w:sz w:val="24"/>
          <w:szCs w:val="24"/>
        </w:rPr>
        <w:t xml:space="preserve">, and that when roosting together there is a signal transfer (either intentional or </w:t>
      </w:r>
      <w:r w:rsidR="00C955B8" w:rsidRPr="00433118">
        <w:rPr>
          <w:rFonts w:ascii="Times New Roman" w:hAnsi="Times New Roman" w:cs="Times New Roman"/>
          <w:sz w:val="24"/>
          <w:szCs w:val="24"/>
        </w:rPr>
        <w:t>inadvertently</w:t>
      </w:r>
      <w:r w:rsidRPr="00433118">
        <w:rPr>
          <w:rFonts w:ascii="Times New Roman" w:hAnsi="Times New Roman" w:cs="Times New Roman"/>
          <w:sz w:val="24"/>
          <w:szCs w:val="24"/>
        </w:rPr>
        <w:t xml:space="preserve">) such that </w:t>
      </w:r>
      <w:r w:rsidR="00C955B8" w:rsidRPr="00433118">
        <w:rPr>
          <w:rFonts w:ascii="Times New Roman" w:hAnsi="Times New Roman" w:cs="Times New Roman"/>
          <w:sz w:val="24"/>
          <w:szCs w:val="24"/>
        </w:rPr>
        <w:t>naïve individuals can follow informed ones</w:t>
      </w:r>
      <w:r w:rsidR="00AF06A2">
        <w:rPr>
          <w:rFonts w:ascii="Times New Roman" w:hAnsi="Times New Roman" w:cs="Times New Roman"/>
          <w:sz w:val="24"/>
          <w:szCs w:val="24"/>
        </w:rPr>
        <w:t xml:space="preserve"> to feeding sites</w:t>
      </w:r>
      <w:r w:rsidR="00C955B8" w:rsidRPr="00433118">
        <w:rPr>
          <w:rFonts w:ascii="Times New Roman" w:hAnsi="Times New Roman" w:cs="Times New Roman"/>
          <w:sz w:val="24"/>
          <w:szCs w:val="24"/>
        </w:rPr>
        <w:t>. If there is enough food for individuals to share,</w:t>
      </w:r>
      <w:r w:rsidR="00C955B8" w:rsidRPr="00433118">
        <w:rPr>
          <w:rFonts w:ascii="Times New Roman" w:hAnsi="Times New Roman" w:cs="Times New Roman"/>
          <w:sz w:val="24"/>
          <w:szCs w:val="24"/>
        </w:rPr>
        <w:t xml:space="preserve"> the cost of being a follower has an overall positive payoff than exploring for food individually</w:t>
      </w:r>
      <w:r w:rsidR="00C955B8" w:rsidRPr="00433118">
        <w:rPr>
          <w:rFonts w:ascii="Times New Roman" w:hAnsi="Times New Roman" w:cs="Times New Roman"/>
          <w:sz w:val="24"/>
          <w:szCs w:val="24"/>
        </w:rPr>
        <w:t xml:space="preserve"> (</w:t>
      </w:r>
      <w:r w:rsidR="00C955B8" w:rsidRPr="00433118">
        <w:rPr>
          <w:rFonts w:ascii="Times New Roman" w:eastAsia="Times New Roman" w:hAnsi="Times New Roman" w:cs="Times New Roman"/>
          <w:sz w:val="24"/>
          <w:szCs w:val="24"/>
        </w:rPr>
        <w:t>Mock 1988)</w:t>
      </w:r>
      <w:r w:rsidR="00C955B8" w:rsidRPr="00433118">
        <w:rPr>
          <w:rFonts w:ascii="Times New Roman" w:hAnsi="Times New Roman" w:cs="Times New Roman"/>
          <w:sz w:val="24"/>
          <w:szCs w:val="24"/>
        </w:rPr>
        <w:t xml:space="preserve">. </w:t>
      </w:r>
    </w:p>
    <w:p w14:paraId="5665DA66" w14:textId="77777777" w:rsidR="00752B43" w:rsidRPr="00433118" w:rsidRDefault="00752B43" w:rsidP="008813A7">
      <w:pPr>
        <w:spacing w:line="360" w:lineRule="auto"/>
        <w:ind w:firstLine="720"/>
        <w:jc w:val="both"/>
        <w:rPr>
          <w:rFonts w:ascii="Times New Roman" w:hAnsi="Times New Roman" w:cs="Times New Roman"/>
          <w:sz w:val="24"/>
          <w:szCs w:val="24"/>
        </w:rPr>
      </w:pPr>
    </w:p>
    <w:p w14:paraId="21FAF388" w14:textId="0A977095" w:rsidR="008813A7" w:rsidRPr="00433118" w:rsidRDefault="00EB246D" w:rsidP="008813A7">
      <w:pPr>
        <w:spacing w:line="360" w:lineRule="auto"/>
        <w:ind w:firstLine="720"/>
        <w:jc w:val="both"/>
        <w:rPr>
          <w:rFonts w:ascii="Times New Roman" w:eastAsia="Times New Roman" w:hAnsi="Times New Roman" w:cs="Times New Roman"/>
          <w:sz w:val="24"/>
          <w:szCs w:val="24"/>
        </w:rPr>
      </w:pPr>
      <w:r w:rsidRPr="00433118">
        <w:rPr>
          <w:rFonts w:ascii="Times New Roman" w:hAnsi="Times New Roman" w:cs="Times New Roman"/>
          <w:sz w:val="24"/>
          <w:szCs w:val="24"/>
        </w:rPr>
        <w:t>If</w:t>
      </w:r>
      <w:r w:rsidR="00E42151" w:rsidRPr="00433118">
        <w:rPr>
          <w:rFonts w:ascii="Times New Roman" w:hAnsi="Times New Roman" w:cs="Times New Roman"/>
          <w:sz w:val="24"/>
          <w:szCs w:val="24"/>
        </w:rPr>
        <w:t xml:space="preserve"> the ICH holds true,</w:t>
      </w:r>
      <w:r w:rsidR="00E42151" w:rsidRPr="00433118">
        <w:rPr>
          <w:rFonts w:ascii="Times New Roman" w:eastAsia="Times New Roman" w:hAnsi="Times New Roman" w:cs="Times New Roman"/>
          <w:sz w:val="24"/>
          <w:szCs w:val="24"/>
        </w:rPr>
        <w:t xml:space="preserve"> individuals that exhibit communal roosting </w:t>
      </w:r>
      <w:r w:rsidR="001D6D07" w:rsidRPr="00433118">
        <w:rPr>
          <w:rFonts w:ascii="Times New Roman" w:eastAsia="Times New Roman" w:hAnsi="Times New Roman" w:cs="Times New Roman"/>
          <w:sz w:val="24"/>
          <w:szCs w:val="24"/>
        </w:rPr>
        <w:t>behaviour</w:t>
      </w:r>
      <w:r w:rsidR="00E42151" w:rsidRPr="00433118">
        <w:rPr>
          <w:rFonts w:ascii="Times New Roman" w:eastAsia="Times New Roman" w:hAnsi="Times New Roman" w:cs="Times New Roman"/>
          <w:sz w:val="24"/>
          <w:szCs w:val="24"/>
        </w:rPr>
        <w:t xml:space="preserve"> are expected to have increased foraging efficiency than those who do not (e.g., Harel et al. 2017). </w:t>
      </w:r>
      <w:r w:rsidR="00C955B8" w:rsidRPr="00433118">
        <w:rPr>
          <w:rFonts w:ascii="Times New Roman" w:eastAsia="Times New Roman" w:hAnsi="Times New Roman" w:cs="Times New Roman"/>
          <w:sz w:val="24"/>
          <w:szCs w:val="24"/>
        </w:rPr>
        <w:t xml:space="preserve">While the evidence is still inconclusive, this is the most supported hypothesis. </w:t>
      </w:r>
      <w:r w:rsidR="009F64AA" w:rsidRPr="00433118">
        <w:rPr>
          <w:rFonts w:ascii="Times New Roman" w:eastAsia="Times New Roman" w:hAnsi="Times New Roman" w:cs="Times New Roman"/>
          <w:sz w:val="24"/>
          <w:szCs w:val="24"/>
        </w:rPr>
        <w:t>Following the ICH</w:t>
      </w:r>
      <w:r w:rsidR="00C955B8" w:rsidRPr="00433118">
        <w:rPr>
          <w:rFonts w:ascii="Times New Roman" w:eastAsia="Times New Roman" w:hAnsi="Times New Roman" w:cs="Times New Roman"/>
          <w:sz w:val="24"/>
          <w:szCs w:val="24"/>
        </w:rPr>
        <w:t xml:space="preserve">, this behaviour would </w:t>
      </w:r>
      <w:r w:rsidR="009F64AA" w:rsidRPr="00433118">
        <w:rPr>
          <w:rFonts w:ascii="Times New Roman" w:eastAsia="Times New Roman" w:hAnsi="Times New Roman" w:cs="Times New Roman"/>
          <w:sz w:val="24"/>
          <w:szCs w:val="24"/>
        </w:rPr>
        <w:t xml:space="preserve">undoubtedly </w:t>
      </w:r>
      <w:r w:rsidR="00C955B8" w:rsidRPr="00433118">
        <w:rPr>
          <w:rFonts w:ascii="Times New Roman" w:eastAsia="Times New Roman" w:hAnsi="Times New Roman" w:cs="Times New Roman"/>
          <w:sz w:val="24"/>
          <w:szCs w:val="24"/>
        </w:rPr>
        <w:t xml:space="preserve">be beneficial for a wide array of species given the inherent relevance of feeding. However, </w:t>
      </w:r>
      <w:r w:rsidR="009F64AA" w:rsidRPr="00433118">
        <w:rPr>
          <w:rFonts w:ascii="Times New Roman" w:eastAsia="Times New Roman" w:hAnsi="Times New Roman" w:cs="Times New Roman"/>
          <w:sz w:val="24"/>
          <w:szCs w:val="24"/>
        </w:rPr>
        <w:t>not every bird species would benefit equally from the presence of CRB. Some biological traits may have favoured the evolution of this behaviour to promote more successful foraging. For instance, some trophic guilds may benefit from this behavior more than others. Scavengers are a notable example given the nature of their unpredictable food sources (</w:t>
      </w:r>
      <w:r w:rsidR="009F64AA" w:rsidRPr="00433118">
        <w:rPr>
          <w:rFonts w:ascii="Times New Roman" w:eastAsia="Times New Roman" w:hAnsi="Times New Roman" w:cs="Times New Roman"/>
          <w:sz w:val="24"/>
          <w:szCs w:val="24"/>
        </w:rPr>
        <w:t>Harel et al. 2017</w:t>
      </w:r>
      <w:r w:rsidR="007D52C0" w:rsidRPr="00433118">
        <w:rPr>
          <w:rFonts w:ascii="Times New Roman" w:eastAsia="Times New Roman" w:hAnsi="Times New Roman" w:cs="Times New Roman"/>
          <w:sz w:val="24"/>
          <w:szCs w:val="24"/>
        </w:rPr>
        <w:t xml:space="preserve">). Even within scavengers, there might be a differential pattern between obligate and facultative scavengers where the former would critically benefit from since the competition of these </w:t>
      </w:r>
      <w:r w:rsidR="007D52C0" w:rsidRPr="00433118">
        <w:rPr>
          <w:rFonts w:ascii="Times New Roman" w:eastAsia="Times New Roman" w:hAnsi="Times New Roman" w:cs="Times New Roman"/>
          <w:sz w:val="24"/>
          <w:szCs w:val="24"/>
        </w:rPr>
        <w:t xml:space="preserve">pulsed food resources </w:t>
      </w:r>
      <w:r w:rsidR="007D52C0" w:rsidRPr="00433118">
        <w:rPr>
          <w:rFonts w:ascii="Times New Roman" w:eastAsia="Times New Roman" w:hAnsi="Times New Roman" w:cs="Times New Roman"/>
          <w:sz w:val="24"/>
          <w:szCs w:val="24"/>
        </w:rPr>
        <w:t>is higher</w:t>
      </w:r>
      <w:r w:rsidR="007D52C0" w:rsidRPr="00433118">
        <w:rPr>
          <w:rFonts w:ascii="Times New Roman" w:eastAsia="Times New Roman" w:hAnsi="Times New Roman" w:cs="Times New Roman"/>
          <w:sz w:val="24"/>
          <w:szCs w:val="24"/>
        </w:rPr>
        <w:t xml:space="preserve"> </w:t>
      </w:r>
      <w:r w:rsidR="007D52C0" w:rsidRPr="00433118">
        <w:rPr>
          <w:rFonts w:ascii="Times New Roman" w:eastAsia="Times New Roman" w:hAnsi="Times New Roman" w:cs="Times New Roman"/>
          <w:sz w:val="24"/>
          <w:szCs w:val="24"/>
        </w:rPr>
        <w:t>(Van Overveld et al. 2022).</w:t>
      </w:r>
      <w:commentRangeStart w:id="9"/>
      <w:commentRangeEnd w:id="9"/>
      <w:r w:rsidR="007D52C0" w:rsidRPr="00433118">
        <w:rPr>
          <w:rStyle w:val="CommentReference"/>
        </w:rPr>
        <w:commentReference w:id="9"/>
      </w:r>
      <w:r w:rsidR="007D52C0" w:rsidRPr="00433118">
        <w:rPr>
          <w:rFonts w:ascii="Times New Roman" w:eastAsia="Times New Roman" w:hAnsi="Times New Roman" w:cs="Times New Roman"/>
          <w:sz w:val="24"/>
          <w:szCs w:val="24"/>
        </w:rPr>
        <w:t xml:space="preserve"> Similarly, dispersal ability may </w:t>
      </w:r>
      <w:r w:rsidR="007D52C0" w:rsidRPr="00433118">
        <w:rPr>
          <w:rFonts w:ascii="Times New Roman" w:eastAsia="Times New Roman" w:hAnsi="Times New Roman" w:cs="Times New Roman"/>
          <w:sz w:val="24"/>
          <w:szCs w:val="24"/>
        </w:rPr>
        <w:lastRenderedPageBreak/>
        <w:t>also determine CRB. If a species has a high capacity to disperse, it would acquire more information from feeding areas in the landscape while</w:t>
      </w:r>
      <w:r w:rsidR="00E0197F">
        <w:rPr>
          <w:rFonts w:ascii="Times New Roman" w:eastAsia="Times New Roman" w:hAnsi="Times New Roman" w:cs="Times New Roman"/>
          <w:sz w:val="24"/>
          <w:szCs w:val="24"/>
        </w:rPr>
        <w:t xml:space="preserve"> scouting</w:t>
      </w:r>
      <w:r w:rsidR="007D52C0" w:rsidRPr="00433118">
        <w:rPr>
          <w:rFonts w:ascii="Times New Roman" w:eastAsia="Times New Roman" w:hAnsi="Times New Roman" w:cs="Times New Roman"/>
          <w:sz w:val="24"/>
          <w:szCs w:val="24"/>
        </w:rPr>
        <w:t>, and therefore may be able to gain information worth sharing in a roost</w:t>
      </w:r>
      <w:r w:rsidR="00391DFB" w:rsidRPr="00433118">
        <w:rPr>
          <w:rFonts w:ascii="Times New Roman" w:eastAsia="Times New Roman" w:hAnsi="Times New Roman" w:cs="Times New Roman"/>
          <w:sz w:val="24"/>
          <w:szCs w:val="24"/>
        </w:rPr>
        <w:t xml:space="preserve"> </w:t>
      </w:r>
      <w:r w:rsidR="00391DFB" w:rsidRPr="00433118">
        <w:rPr>
          <w:rFonts w:ascii="Times New Roman" w:eastAsia="Times New Roman" w:hAnsi="Times New Roman" w:cs="Times New Roman"/>
          <w:sz w:val="24"/>
          <w:szCs w:val="24"/>
        </w:rPr>
        <w:t>(Buckley 1997)</w:t>
      </w:r>
      <w:r w:rsidR="007D52C0" w:rsidRPr="00433118">
        <w:rPr>
          <w:rFonts w:ascii="Times New Roman" w:eastAsia="Times New Roman" w:hAnsi="Times New Roman" w:cs="Times New Roman"/>
          <w:sz w:val="24"/>
          <w:szCs w:val="24"/>
        </w:rPr>
        <w:t>. But gaining</w:t>
      </w:r>
      <w:r w:rsidR="008813A7" w:rsidRPr="00433118">
        <w:rPr>
          <w:rFonts w:ascii="Times New Roman" w:eastAsia="Times New Roman" w:hAnsi="Times New Roman" w:cs="Times New Roman"/>
          <w:sz w:val="24"/>
          <w:szCs w:val="24"/>
        </w:rPr>
        <w:t xml:space="preserve"> instantaneous</w:t>
      </w:r>
      <w:r w:rsidR="007D52C0" w:rsidRPr="00433118">
        <w:rPr>
          <w:rFonts w:ascii="Times New Roman" w:eastAsia="Times New Roman" w:hAnsi="Times New Roman" w:cs="Times New Roman"/>
          <w:sz w:val="24"/>
          <w:szCs w:val="24"/>
        </w:rPr>
        <w:t xml:space="preserve"> information </w:t>
      </w:r>
      <w:r w:rsidR="008813A7" w:rsidRPr="00433118">
        <w:rPr>
          <w:rFonts w:ascii="Times New Roman" w:eastAsia="Times New Roman" w:hAnsi="Times New Roman" w:cs="Times New Roman"/>
          <w:sz w:val="24"/>
          <w:szCs w:val="24"/>
        </w:rPr>
        <w:t>from</w:t>
      </w:r>
      <w:r w:rsidR="007D52C0" w:rsidRPr="00433118">
        <w:rPr>
          <w:rFonts w:ascii="Times New Roman" w:eastAsia="Times New Roman" w:hAnsi="Times New Roman" w:cs="Times New Roman"/>
          <w:sz w:val="24"/>
          <w:szCs w:val="24"/>
        </w:rPr>
        <w:t xml:space="preserve"> the landscape is not e</w:t>
      </w:r>
      <w:r w:rsidR="008813A7" w:rsidRPr="00433118">
        <w:rPr>
          <w:rFonts w:ascii="Times New Roman" w:eastAsia="Times New Roman" w:hAnsi="Times New Roman" w:cs="Times New Roman"/>
          <w:sz w:val="24"/>
          <w:szCs w:val="24"/>
        </w:rPr>
        <w:t>nough for information transfer later in a roost. For this information to be useful for efficient foraging, memory is also crucial. Hence, it would be expected that species with greater spatial memory will be able to retain</w:t>
      </w:r>
      <w:r w:rsidR="00E0197F">
        <w:rPr>
          <w:rFonts w:ascii="Times New Roman" w:eastAsia="Times New Roman" w:hAnsi="Times New Roman" w:cs="Times New Roman"/>
          <w:sz w:val="24"/>
          <w:szCs w:val="24"/>
        </w:rPr>
        <w:t xml:space="preserve"> information better, making several successful foraging trips, an</w:t>
      </w:r>
      <w:r w:rsidR="008813A7" w:rsidRPr="00433118">
        <w:rPr>
          <w:rFonts w:ascii="Times New Roman" w:eastAsia="Times New Roman" w:hAnsi="Times New Roman" w:cs="Times New Roman"/>
          <w:sz w:val="24"/>
          <w:szCs w:val="24"/>
        </w:rPr>
        <w:t xml:space="preserve">d therefore pass on this information at a roost </w:t>
      </w:r>
      <w:r w:rsidR="008813A7" w:rsidRPr="00433118">
        <w:rPr>
          <w:rFonts w:ascii="Times New Roman" w:eastAsia="Times New Roman" w:hAnsi="Times New Roman" w:cs="Times New Roman"/>
          <w:sz w:val="24"/>
          <w:szCs w:val="24"/>
        </w:rPr>
        <w:t>(G Hern</w:t>
      </w:r>
      <w:r w:rsidR="008813A7" w:rsidRPr="00433118">
        <w:rPr>
          <w:rFonts w:ascii="Times New Roman" w:hAnsi="Times New Roman" w:cs="Times New Roman"/>
          <w:sz w:val="24"/>
          <w:szCs w:val="24"/>
        </w:rPr>
        <w:t>á</w:t>
      </w:r>
      <w:r w:rsidR="008813A7" w:rsidRPr="00433118">
        <w:rPr>
          <w:rFonts w:ascii="Times New Roman" w:eastAsia="Times New Roman" w:hAnsi="Times New Roman" w:cs="Times New Roman"/>
          <w:sz w:val="24"/>
          <w:szCs w:val="24"/>
        </w:rPr>
        <w:t>ndez-Montero et al. 2020).</w:t>
      </w:r>
      <w:r w:rsidR="004047C7" w:rsidRPr="00433118">
        <w:rPr>
          <w:rFonts w:ascii="Times New Roman" w:eastAsia="Times New Roman" w:hAnsi="Times New Roman" w:cs="Times New Roman"/>
          <w:sz w:val="24"/>
          <w:szCs w:val="24"/>
        </w:rPr>
        <w:t xml:space="preserve"> </w:t>
      </w:r>
      <w:r w:rsidR="00771A0C" w:rsidRPr="00433118">
        <w:rPr>
          <w:rFonts w:ascii="Times New Roman" w:eastAsia="Times New Roman" w:hAnsi="Times New Roman" w:cs="Times New Roman"/>
          <w:sz w:val="24"/>
          <w:szCs w:val="24"/>
        </w:rPr>
        <w:t xml:space="preserve">Perhaps less evident would be the influence of mass. Larger species usually have a longer lifespan and bigger 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  </w:t>
      </w:r>
      <w:r w:rsidR="003B42C1" w:rsidRPr="00433118">
        <w:rPr>
          <w:rFonts w:ascii="Times New Roman" w:eastAsia="Times New Roman" w:hAnsi="Times New Roman" w:cs="Times New Roman"/>
          <w:sz w:val="24"/>
          <w:szCs w:val="24"/>
        </w:rPr>
        <w:t>However, all the aforementioned variables combined could be acting together to promote the evolution of this behavior. A question arises, then: Can the evolution of communal roosting behavior in landbirds be explained from these</w:t>
      </w:r>
      <w:r w:rsidR="00B54DA8">
        <w:rPr>
          <w:rFonts w:ascii="Times New Roman" w:eastAsia="Times New Roman" w:hAnsi="Times New Roman" w:cs="Times New Roman"/>
          <w:sz w:val="24"/>
          <w:szCs w:val="24"/>
        </w:rPr>
        <w:t xml:space="preserve"> specific</w:t>
      </w:r>
      <w:r w:rsidR="003B42C1" w:rsidRPr="00433118">
        <w:rPr>
          <w:rFonts w:ascii="Times New Roman" w:eastAsia="Times New Roman" w:hAnsi="Times New Roman" w:cs="Times New Roman"/>
          <w:sz w:val="24"/>
          <w:szCs w:val="24"/>
        </w:rPr>
        <w:t xml:space="preserve"> biological variables?</w:t>
      </w:r>
    </w:p>
    <w:p w14:paraId="42FB231B" w14:textId="77777777" w:rsidR="004047C7" w:rsidRPr="00433118" w:rsidRDefault="004047C7" w:rsidP="008813A7">
      <w:pPr>
        <w:spacing w:line="360" w:lineRule="auto"/>
        <w:ind w:firstLine="720"/>
        <w:jc w:val="both"/>
        <w:rPr>
          <w:rFonts w:ascii="Times New Roman" w:eastAsia="Times New Roman" w:hAnsi="Times New Roman" w:cs="Times New Roman"/>
          <w:sz w:val="24"/>
          <w:szCs w:val="24"/>
        </w:rPr>
      </w:pPr>
    </w:p>
    <w:p w14:paraId="164E0C85" w14:textId="5C2A8ECB" w:rsidR="006B3F22" w:rsidRDefault="00C0121A" w:rsidP="00B76455">
      <w:pPr>
        <w:spacing w:line="360" w:lineRule="auto"/>
        <w:ind w:firstLine="720"/>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In an attempt to </w:t>
      </w:r>
      <w:r w:rsidR="003B42C1" w:rsidRPr="00433118">
        <w:rPr>
          <w:rFonts w:ascii="Times New Roman" w:eastAsia="Times New Roman" w:hAnsi="Times New Roman" w:cs="Times New Roman"/>
          <w:sz w:val="24"/>
          <w:szCs w:val="24"/>
        </w:rPr>
        <w:t xml:space="preserve">understand the evolution of communal roosting in birds, </w:t>
      </w:r>
      <w:r w:rsidR="003B42C1" w:rsidRPr="00433118">
        <w:rPr>
          <w:rFonts w:ascii="Times New Roman" w:eastAsia="Times New Roman" w:hAnsi="Times New Roman" w:cs="Times New Roman"/>
          <w:sz w:val="24"/>
          <w:szCs w:val="24"/>
        </w:rPr>
        <w:t>Beauchamp (1999)</w:t>
      </w:r>
      <w:r w:rsidR="003B42C1" w:rsidRPr="00433118">
        <w:rPr>
          <w:rFonts w:ascii="Times New Roman" w:eastAsia="Times New Roman" w:hAnsi="Times New Roman" w:cs="Times New Roman"/>
          <w:sz w:val="24"/>
          <w:szCs w:val="24"/>
        </w:rPr>
        <w:t xml:space="preserve"> tested </w:t>
      </w:r>
      <w:r w:rsidR="001C2E7A">
        <w:rPr>
          <w:rFonts w:ascii="Times New Roman" w:eastAsia="Times New Roman" w:hAnsi="Times New Roman" w:cs="Times New Roman"/>
          <w:sz w:val="24"/>
          <w:szCs w:val="24"/>
        </w:rPr>
        <w:t>ecological</w:t>
      </w:r>
      <w:r w:rsidR="001C2E7A" w:rsidRPr="00433118">
        <w:rPr>
          <w:rFonts w:ascii="Times New Roman" w:eastAsia="Times New Roman" w:hAnsi="Times New Roman" w:cs="Times New Roman"/>
          <w:sz w:val="24"/>
          <w:szCs w:val="24"/>
        </w:rPr>
        <w:t xml:space="preserve"> </w:t>
      </w:r>
      <w:r w:rsidR="003B42C1" w:rsidRPr="00433118">
        <w:rPr>
          <w:rFonts w:ascii="Times New Roman" w:eastAsia="Times New Roman" w:hAnsi="Times New Roman" w:cs="Times New Roman"/>
          <w:sz w:val="24"/>
          <w:szCs w:val="24"/>
        </w:rPr>
        <w:t xml:space="preserve">variables </w:t>
      </w:r>
      <w:r w:rsidR="0040155A">
        <w:rPr>
          <w:rFonts w:ascii="Times New Roman" w:eastAsia="Times New Roman" w:hAnsi="Times New Roman" w:cs="Times New Roman"/>
          <w:sz w:val="24"/>
          <w:szCs w:val="24"/>
        </w:rPr>
        <w:t xml:space="preserve">that might drive the evolution of CRB in birds. He selected </w:t>
      </w:r>
      <w:r w:rsidR="001C2E7A">
        <w:rPr>
          <w:rFonts w:ascii="Times New Roman" w:eastAsia="Times New Roman" w:hAnsi="Times New Roman" w:cs="Times New Roman"/>
          <w:sz w:val="24"/>
          <w:szCs w:val="24"/>
        </w:rPr>
        <w:t>mass</w:t>
      </w:r>
      <w:r w:rsidR="0040155A">
        <w:rPr>
          <w:rFonts w:ascii="Times New Roman" w:eastAsia="Times New Roman" w:hAnsi="Times New Roman" w:cs="Times New Roman"/>
          <w:sz w:val="24"/>
          <w:szCs w:val="24"/>
        </w:rPr>
        <w:t>, diet type, and territoriality</w:t>
      </w:r>
      <w:r w:rsidR="001C2E7A">
        <w:rPr>
          <w:rFonts w:ascii="Times New Roman" w:eastAsia="Times New Roman" w:hAnsi="Times New Roman" w:cs="Times New Roman"/>
          <w:sz w:val="24"/>
          <w:szCs w:val="24"/>
        </w:rPr>
        <w:t xml:space="preserve"> </w:t>
      </w:r>
      <w:r w:rsidR="003B42C1" w:rsidRPr="00433118">
        <w:rPr>
          <w:rFonts w:ascii="Times New Roman" w:eastAsia="Times New Roman" w:hAnsi="Times New Roman" w:cs="Times New Roman"/>
          <w:sz w:val="24"/>
          <w:szCs w:val="24"/>
        </w:rPr>
        <w:t xml:space="preserve">in </w:t>
      </w:r>
      <w:r w:rsidR="001C2E7A">
        <w:rPr>
          <w:rFonts w:ascii="Times New Roman" w:eastAsia="Times New Roman" w:hAnsi="Times New Roman" w:cs="Times New Roman"/>
          <w:sz w:val="24"/>
          <w:szCs w:val="24"/>
        </w:rPr>
        <w:t>437</w:t>
      </w:r>
      <w:r w:rsidR="003B42C1" w:rsidRPr="00433118">
        <w:rPr>
          <w:rFonts w:ascii="Times New Roman" w:eastAsia="Times New Roman" w:hAnsi="Times New Roman" w:cs="Times New Roman"/>
          <w:sz w:val="24"/>
          <w:szCs w:val="24"/>
        </w:rPr>
        <w:t xml:space="preserve"> bird species</w:t>
      </w:r>
      <w:r w:rsidR="008C4B2A">
        <w:rPr>
          <w:rFonts w:ascii="Times New Roman" w:eastAsia="Times New Roman" w:hAnsi="Times New Roman" w:cs="Times New Roman"/>
          <w:sz w:val="24"/>
          <w:szCs w:val="24"/>
        </w:rPr>
        <w:t xml:space="preserve"> on different taxa. H</w:t>
      </w:r>
      <w:r w:rsidR="0092142F" w:rsidRPr="00433118">
        <w:rPr>
          <w:rFonts w:ascii="Times New Roman" w:eastAsia="Times New Roman" w:hAnsi="Times New Roman" w:cs="Times New Roman"/>
          <w:sz w:val="24"/>
          <w:szCs w:val="24"/>
        </w:rPr>
        <w:t>is findings suggested that</w:t>
      </w:r>
      <w:r w:rsidR="008C1A72" w:rsidRPr="00433118">
        <w:rPr>
          <w:rFonts w:ascii="Times New Roman" w:eastAsia="Times New Roman" w:hAnsi="Times New Roman" w:cs="Times New Roman"/>
          <w:sz w:val="24"/>
          <w:szCs w:val="24"/>
        </w:rPr>
        <w:t xml:space="preserve"> increased foraging efficiency was the most likely cause for communal roosting </w:t>
      </w:r>
      <w:r w:rsidR="001D6D07" w:rsidRPr="00433118">
        <w:rPr>
          <w:rFonts w:ascii="Times New Roman" w:eastAsia="Times New Roman" w:hAnsi="Times New Roman" w:cs="Times New Roman"/>
          <w:sz w:val="24"/>
          <w:szCs w:val="24"/>
        </w:rPr>
        <w:t>behaviour</w:t>
      </w:r>
      <w:r w:rsidR="008C1A72" w:rsidRPr="00433118">
        <w:rPr>
          <w:rFonts w:ascii="Times New Roman" w:eastAsia="Times New Roman" w:hAnsi="Times New Roman" w:cs="Times New Roman"/>
          <w:sz w:val="24"/>
          <w:szCs w:val="24"/>
        </w:rPr>
        <w:t>.</w:t>
      </w:r>
      <w:r w:rsidR="00365549" w:rsidRPr="00433118">
        <w:rPr>
          <w:rFonts w:ascii="Times New Roman" w:eastAsia="Times New Roman" w:hAnsi="Times New Roman" w:cs="Times New Roman"/>
          <w:sz w:val="24"/>
          <w:szCs w:val="24"/>
        </w:rPr>
        <w:t xml:space="preserve"> Other studies</w:t>
      </w:r>
      <w:r w:rsidR="006562E3" w:rsidRPr="00433118">
        <w:rPr>
          <w:rFonts w:ascii="Times New Roman" w:eastAsia="Times New Roman" w:hAnsi="Times New Roman" w:cs="Times New Roman"/>
          <w:sz w:val="24"/>
          <w:szCs w:val="24"/>
        </w:rPr>
        <w:t xml:space="preserve"> on </w:t>
      </w:r>
      <w:r w:rsidR="006B6C34" w:rsidRPr="00433118">
        <w:rPr>
          <w:rFonts w:ascii="Times New Roman" w:eastAsia="Times New Roman" w:hAnsi="Times New Roman" w:cs="Times New Roman"/>
          <w:sz w:val="24"/>
          <w:szCs w:val="24"/>
        </w:rPr>
        <w:t>specific</w:t>
      </w:r>
      <w:r w:rsidR="006562E3" w:rsidRPr="00433118">
        <w:rPr>
          <w:rFonts w:ascii="Times New Roman" w:eastAsia="Times New Roman" w:hAnsi="Times New Roman" w:cs="Times New Roman"/>
          <w:sz w:val="24"/>
          <w:szCs w:val="24"/>
        </w:rPr>
        <w:t xml:space="preserve"> species support this idea</w:t>
      </w:r>
      <w:r w:rsidR="00C86A83" w:rsidRPr="00433118">
        <w:rPr>
          <w:rFonts w:ascii="Times New Roman" w:eastAsia="Times New Roman" w:hAnsi="Times New Roman" w:cs="Times New Roman"/>
          <w:sz w:val="24"/>
          <w:szCs w:val="24"/>
        </w:rPr>
        <w:t xml:space="preserve"> </w:t>
      </w:r>
      <w:r w:rsidR="006B6C34" w:rsidRPr="00433118">
        <w:rPr>
          <w:rFonts w:ascii="Times New Roman" w:eastAsia="Times New Roman" w:hAnsi="Times New Roman" w:cs="Times New Roman"/>
          <w:sz w:val="24"/>
          <w:szCs w:val="24"/>
        </w:rPr>
        <w:t>(</w:t>
      </w:r>
      <w:r w:rsidR="009E7E05">
        <w:rPr>
          <w:rFonts w:ascii="Times New Roman" w:eastAsia="Times New Roman" w:hAnsi="Times New Roman" w:cs="Times New Roman"/>
          <w:sz w:val="24"/>
          <w:szCs w:val="24"/>
        </w:rPr>
        <w:fldChar w:fldCharType="begin"/>
      </w:r>
      <w:r w:rsidR="000F6A1C">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0F6A1C" w:rsidRPr="00B54DA8">
        <w:rPr>
          <w:rFonts w:ascii="Times New Roman" w:eastAsia="Times New Roman" w:hAnsi="Times New Roman" w:cs="Times New Roman"/>
          <w:sz w:val="24"/>
          <w:szCs w:val="24"/>
          <w:lang w:val="fr-FR"/>
        </w:rPr>
        <w:instrText>i</w:instrText>
      </w:r>
      <w:r w:rsidR="000F6A1C" w:rsidRPr="00B76455">
        <w:rPr>
          <w:rFonts w:ascii="Times New Roman" w:eastAsia="Times New Roman" w:hAnsi="Times New Roman" w:cs="Times New Roman"/>
          <w:sz w:val="24"/>
          <w:szCs w:val="24"/>
          <w:lang w:val="fr-FR"/>
        </w:rPr>
        <w:instrText xml:space="preserve">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009E7E05">
        <w:rPr>
          <w:rFonts w:ascii="Times New Roman" w:eastAsia="Times New Roman" w:hAnsi="Times New Roman" w:cs="Times New Roman"/>
          <w:sz w:val="24"/>
          <w:szCs w:val="24"/>
        </w:rPr>
        <w:fldChar w:fldCharType="separate"/>
      </w:r>
      <w:proofErr w:type="spellStart"/>
      <w:r w:rsidR="009E7E05" w:rsidRPr="00B76455">
        <w:rPr>
          <w:rFonts w:ascii="Times New Roman" w:hAnsi="Times New Roman" w:cs="Times New Roman"/>
          <w:sz w:val="24"/>
          <w:lang w:val="fr-FR"/>
        </w:rPr>
        <w:t>Curk</w:t>
      </w:r>
      <w:proofErr w:type="spellEnd"/>
      <w:r w:rsidR="009E7E05" w:rsidRPr="00B76455">
        <w:rPr>
          <w:rFonts w:ascii="Times New Roman" w:hAnsi="Times New Roman" w:cs="Times New Roman"/>
          <w:sz w:val="24"/>
          <w:lang w:val="fr-FR"/>
        </w:rPr>
        <w:t xml:space="preserve"> et al., 2025; </w:t>
      </w:r>
      <w:proofErr w:type="spellStart"/>
      <w:r w:rsidR="007362F6" w:rsidRPr="00B76455">
        <w:rPr>
          <w:rFonts w:ascii="Times New Roman" w:eastAsia="Times New Roman" w:hAnsi="Times New Roman" w:cs="Times New Roman"/>
          <w:sz w:val="24"/>
          <w:szCs w:val="24"/>
          <w:lang w:val="fr-FR"/>
        </w:rPr>
        <w:t>Dermody</w:t>
      </w:r>
      <w:proofErr w:type="spellEnd"/>
      <w:r w:rsidR="007362F6" w:rsidRPr="00B76455">
        <w:rPr>
          <w:rFonts w:ascii="Times New Roman" w:eastAsia="Times New Roman" w:hAnsi="Times New Roman" w:cs="Times New Roman"/>
          <w:sz w:val="24"/>
          <w:szCs w:val="24"/>
          <w:lang w:val="fr-FR"/>
        </w:rPr>
        <w:t xml:space="preserve"> et al. 2011</w:t>
      </w:r>
      <w:r w:rsidR="007362F6">
        <w:rPr>
          <w:rFonts w:ascii="Times New Roman" w:eastAsia="Times New Roman" w:hAnsi="Times New Roman" w:cs="Times New Roman"/>
          <w:sz w:val="24"/>
          <w:szCs w:val="24"/>
          <w:lang w:val="fr-FR"/>
        </w:rPr>
        <w:t xml:space="preserve">, </w:t>
      </w:r>
      <w:r w:rsidR="009E7E05" w:rsidRPr="00B76455">
        <w:rPr>
          <w:rFonts w:ascii="Times New Roman" w:hAnsi="Times New Roman" w:cs="Times New Roman"/>
          <w:sz w:val="24"/>
          <w:lang w:val="fr-FR"/>
        </w:rPr>
        <w:t>Harel et al., 2017; Sassi et al., 2024)</w:t>
      </w:r>
      <w:r w:rsidR="009E7E05">
        <w:rPr>
          <w:rFonts w:ascii="Times New Roman" w:eastAsia="Times New Roman" w:hAnsi="Times New Roman" w:cs="Times New Roman"/>
          <w:sz w:val="24"/>
          <w:szCs w:val="24"/>
        </w:rPr>
        <w:fldChar w:fldCharType="end"/>
      </w:r>
      <w:r w:rsidR="006B6C34" w:rsidRPr="00B76455">
        <w:rPr>
          <w:rFonts w:ascii="Times New Roman" w:eastAsia="Times New Roman" w:hAnsi="Times New Roman" w:cs="Times New Roman"/>
          <w:sz w:val="24"/>
          <w:szCs w:val="24"/>
          <w:lang w:val="fr-FR"/>
        </w:rPr>
        <w:t>.</w:t>
      </w:r>
      <w:r w:rsidR="00C86A83" w:rsidRPr="00B76455">
        <w:rPr>
          <w:rFonts w:ascii="Times New Roman" w:eastAsia="Times New Roman" w:hAnsi="Times New Roman" w:cs="Times New Roman"/>
          <w:sz w:val="24"/>
          <w:szCs w:val="24"/>
          <w:lang w:val="fr-FR"/>
        </w:rPr>
        <w:t xml:space="preserve"> </w:t>
      </w:r>
      <w:r w:rsidR="008C4B2A">
        <w:rPr>
          <w:rFonts w:ascii="Times New Roman" w:eastAsia="Times New Roman" w:hAnsi="Times New Roman" w:cs="Times New Roman"/>
          <w:sz w:val="24"/>
          <w:szCs w:val="24"/>
        </w:rPr>
        <w:t>Despite his comprehensive study</w:t>
      </w:r>
      <w:r w:rsidR="00C929C5">
        <w:rPr>
          <w:rFonts w:ascii="Times New Roman" w:eastAsia="Times New Roman" w:hAnsi="Times New Roman" w:cs="Times New Roman"/>
          <w:sz w:val="24"/>
          <w:szCs w:val="24"/>
        </w:rPr>
        <w:t>, his work focused on all birds</w:t>
      </w:r>
      <w:r w:rsidR="00D4421D">
        <w:rPr>
          <w:rFonts w:ascii="Times New Roman" w:eastAsia="Times New Roman" w:hAnsi="Times New Roman" w:cs="Times New Roman"/>
          <w:sz w:val="24"/>
          <w:szCs w:val="24"/>
        </w:rPr>
        <w:t xml:space="preserve"> whose phylogeny had</w:t>
      </w:r>
      <w:r w:rsidR="00C929C5">
        <w:rPr>
          <w:rFonts w:ascii="Times New Roman" w:eastAsia="Times New Roman" w:hAnsi="Times New Roman" w:cs="Times New Roman"/>
          <w:sz w:val="24"/>
          <w:szCs w:val="24"/>
        </w:rPr>
        <w:t xml:space="preserve"> been widely documented </w:t>
      </w:r>
      <w:r w:rsidR="00D4421D">
        <w:rPr>
          <w:rFonts w:ascii="Times New Roman" w:eastAsia="Times New Roman" w:hAnsi="Times New Roman" w:cs="Times New Roman"/>
          <w:sz w:val="24"/>
          <w:szCs w:val="24"/>
        </w:rPr>
        <w:t>at the time</w:t>
      </w:r>
      <w:del w:id="10" w:author="sandra cuadros" w:date="2025-05-12T18:19:00Z" w16du:dateUtc="2025-05-13T01:19:00Z">
        <w:r w:rsidR="00D4421D" w:rsidDel="00CE3BD4">
          <w:rPr>
            <w:rFonts w:ascii="Times New Roman" w:eastAsia="Times New Roman" w:hAnsi="Times New Roman" w:cs="Times New Roman"/>
            <w:sz w:val="24"/>
            <w:szCs w:val="24"/>
          </w:rPr>
          <w:delText xml:space="preserve"> </w:delText>
        </w:r>
        <w:r w:rsidR="00C929C5" w:rsidDel="00CE3BD4">
          <w:rPr>
            <w:rFonts w:ascii="Times New Roman" w:eastAsia="Times New Roman" w:hAnsi="Times New Roman" w:cs="Times New Roman"/>
            <w:sz w:val="24"/>
            <w:szCs w:val="24"/>
          </w:rPr>
          <w:delText>only</w:delText>
        </w:r>
      </w:del>
      <w:r w:rsidR="00C929C5">
        <w:rPr>
          <w:rFonts w:ascii="Times New Roman" w:eastAsia="Times New Roman" w:hAnsi="Times New Roman" w:cs="Times New Roman"/>
          <w:sz w:val="24"/>
          <w:szCs w:val="24"/>
        </w:rPr>
        <w:t xml:space="preserve">, and therefore </w:t>
      </w:r>
      <w:ins w:id="11" w:author="sandra cuadros" w:date="2025-05-12T18:19:00Z" w16du:dateUtc="2025-05-13T01:19:00Z">
        <w:r w:rsidR="00CE3BD4">
          <w:rPr>
            <w:rFonts w:ascii="Times New Roman" w:eastAsia="Times New Roman" w:hAnsi="Times New Roman" w:cs="Times New Roman"/>
            <w:sz w:val="24"/>
            <w:szCs w:val="24"/>
          </w:rPr>
          <w:t xml:space="preserve">he worked with </w:t>
        </w:r>
      </w:ins>
      <w:r w:rsidR="00C929C5">
        <w:rPr>
          <w:rFonts w:ascii="Times New Roman" w:eastAsia="Times New Roman" w:hAnsi="Times New Roman" w:cs="Times New Roman"/>
          <w:sz w:val="24"/>
          <w:szCs w:val="24"/>
        </w:rPr>
        <w:t xml:space="preserve">a </w:t>
      </w:r>
      <w:del w:id="12" w:author="sandra cuadros" w:date="2025-05-12T18:19:00Z" w16du:dateUtc="2025-05-13T01:19:00Z">
        <w:r w:rsidR="00D4421D" w:rsidDel="00CE3BD4">
          <w:rPr>
            <w:rFonts w:ascii="Times New Roman" w:eastAsia="Times New Roman" w:hAnsi="Times New Roman" w:cs="Times New Roman"/>
            <w:sz w:val="24"/>
            <w:szCs w:val="24"/>
          </w:rPr>
          <w:delText xml:space="preserve">had </w:delText>
        </w:r>
      </w:del>
      <w:r w:rsidR="00C929C5">
        <w:rPr>
          <w:rFonts w:ascii="Times New Roman" w:eastAsia="Times New Roman" w:hAnsi="Times New Roman" w:cs="Times New Roman"/>
          <w:sz w:val="24"/>
          <w:szCs w:val="24"/>
        </w:rPr>
        <w:t xml:space="preserve">limited sample size. He also included waterbirds. While this may not be a problem </w:t>
      </w:r>
      <w:r w:rsidR="00B76455">
        <w:rPr>
          <w:rFonts w:ascii="Times New Roman" w:eastAsia="Times New Roman" w:hAnsi="Times New Roman" w:cs="Times New Roman"/>
          <w:sz w:val="24"/>
          <w:szCs w:val="24"/>
        </w:rPr>
        <w:t>per se</w:t>
      </w:r>
      <w:r w:rsidR="00C929C5">
        <w:rPr>
          <w:rFonts w:ascii="Times New Roman" w:eastAsia="Times New Roman" w:hAnsi="Times New Roman" w:cs="Times New Roman"/>
          <w:sz w:val="24"/>
          <w:szCs w:val="24"/>
        </w:rPr>
        <w:t xml:space="preserve">, </w:t>
      </w:r>
      <w:r w:rsidR="00D4421D">
        <w:rPr>
          <w:rFonts w:ascii="Times New Roman" w:eastAsia="Times New Roman" w:hAnsi="Times New Roman" w:cs="Times New Roman"/>
          <w:sz w:val="24"/>
          <w:szCs w:val="24"/>
        </w:rPr>
        <w:t>waterbirds</w:t>
      </w:r>
      <w:r w:rsidR="00B76455">
        <w:rPr>
          <w:rFonts w:ascii="Times New Roman" w:eastAsia="Times New Roman" w:hAnsi="Times New Roman" w:cs="Times New Roman"/>
          <w:sz w:val="24"/>
          <w:szCs w:val="24"/>
        </w:rPr>
        <w:t>’</w:t>
      </w:r>
      <w:r w:rsidR="006B3F22">
        <w:rPr>
          <w:rFonts w:ascii="Times New Roman" w:eastAsia="Times New Roman" w:hAnsi="Times New Roman" w:cs="Times New Roman"/>
          <w:sz w:val="24"/>
          <w:szCs w:val="24"/>
        </w:rPr>
        <w:t xml:space="preserve"> feeding ecology differ in nature</w:t>
      </w:r>
      <w:r w:rsidR="00B76455">
        <w:rPr>
          <w:rFonts w:ascii="Times New Roman" w:eastAsia="Times New Roman" w:hAnsi="Times New Roman" w:cs="Times New Roman"/>
          <w:sz w:val="24"/>
          <w:szCs w:val="24"/>
        </w:rPr>
        <w:t xml:space="preserve"> than those of terrestrial birds</w:t>
      </w:r>
      <w:r w:rsidR="006B3F22">
        <w:rPr>
          <w:rFonts w:ascii="Times New Roman" w:eastAsia="Times New Roman" w:hAnsi="Times New Roman" w:cs="Times New Roman"/>
          <w:sz w:val="24"/>
          <w:szCs w:val="24"/>
        </w:rPr>
        <w:t xml:space="preserve"> (e.g. </w:t>
      </w:r>
      <w:r w:rsidR="006B3F22">
        <w:rPr>
          <w:rFonts w:ascii="Times New Roman" w:eastAsia="Times New Roman" w:hAnsi="Times New Roman" w:cs="Times New Roman"/>
          <w:sz w:val="24"/>
          <w:szCs w:val="24"/>
        </w:rPr>
        <w:fldChar w:fldCharType="begin"/>
      </w:r>
      <w:r w:rsidR="000F6A1C">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006B3F22">
        <w:rPr>
          <w:rFonts w:ascii="Times New Roman" w:eastAsia="Times New Roman" w:hAnsi="Times New Roman" w:cs="Times New Roman"/>
          <w:sz w:val="24"/>
          <w:szCs w:val="24"/>
        </w:rPr>
        <w:fldChar w:fldCharType="separate"/>
      </w:r>
      <w:r w:rsidR="006B3F22" w:rsidRPr="006B3F22">
        <w:rPr>
          <w:rFonts w:ascii="Times New Roman" w:hAnsi="Times New Roman" w:cs="Times New Roman"/>
          <w:sz w:val="24"/>
        </w:rPr>
        <w:t>Twining et al., 2019)</w:t>
      </w:r>
      <w:r w:rsidR="006B3F22">
        <w:rPr>
          <w:rFonts w:ascii="Times New Roman" w:eastAsia="Times New Roman" w:hAnsi="Times New Roman" w:cs="Times New Roman"/>
          <w:sz w:val="24"/>
          <w:szCs w:val="24"/>
        </w:rPr>
        <w:fldChar w:fldCharType="end"/>
      </w:r>
      <w:r w:rsidR="00B76455">
        <w:rPr>
          <w:rFonts w:ascii="Times New Roman" w:eastAsia="Times New Roman" w:hAnsi="Times New Roman" w:cs="Times New Roman"/>
          <w:sz w:val="24"/>
          <w:szCs w:val="24"/>
        </w:rPr>
        <w:t>,</w:t>
      </w:r>
      <w:r w:rsidR="006B3F22">
        <w:rPr>
          <w:rFonts w:ascii="Times New Roman" w:eastAsia="Times New Roman" w:hAnsi="Times New Roman" w:cs="Times New Roman"/>
          <w:sz w:val="24"/>
          <w:szCs w:val="24"/>
        </w:rPr>
        <w:t xml:space="preserve"> </w:t>
      </w:r>
      <w:r w:rsidR="0014039A">
        <w:rPr>
          <w:rFonts w:ascii="Times New Roman" w:eastAsia="Times New Roman" w:hAnsi="Times New Roman" w:cs="Times New Roman"/>
          <w:sz w:val="24"/>
          <w:szCs w:val="24"/>
        </w:rPr>
        <w:t>and</w:t>
      </w:r>
      <w:r w:rsidR="006B3F22">
        <w:rPr>
          <w:rFonts w:ascii="Times New Roman" w:eastAsia="Times New Roman" w:hAnsi="Times New Roman" w:cs="Times New Roman"/>
          <w:sz w:val="24"/>
          <w:szCs w:val="24"/>
        </w:rPr>
        <w:t xml:space="preserve"> resource </w:t>
      </w:r>
      <w:r w:rsidR="00B76455">
        <w:rPr>
          <w:rFonts w:ascii="Times New Roman" w:eastAsia="Times New Roman" w:hAnsi="Times New Roman" w:cs="Times New Roman"/>
          <w:sz w:val="24"/>
          <w:szCs w:val="24"/>
        </w:rPr>
        <w:t xml:space="preserve">dynamics such as resource </w:t>
      </w:r>
      <w:r w:rsidR="006B3F22">
        <w:rPr>
          <w:rFonts w:ascii="Times New Roman" w:eastAsia="Times New Roman" w:hAnsi="Times New Roman" w:cs="Times New Roman"/>
          <w:sz w:val="24"/>
          <w:szCs w:val="24"/>
        </w:rPr>
        <w:t xml:space="preserve">pulses may have a greater effect in terrestrial ecosystems than aquatic ones </w:t>
      </w:r>
      <w:r w:rsidR="006B3F22">
        <w:rPr>
          <w:rFonts w:ascii="Times New Roman" w:eastAsia="Times New Roman" w:hAnsi="Times New Roman" w:cs="Times New Roman"/>
          <w:sz w:val="24"/>
          <w:szCs w:val="24"/>
        </w:rPr>
        <w:fldChar w:fldCharType="begin"/>
      </w:r>
      <w:r w:rsidR="006B3F22">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006B3F22">
        <w:rPr>
          <w:rFonts w:ascii="Times New Roman" w:eastAsia="Times New Roman" w:hAnsi="Times New Roman" w:cs="Times New Roman"/>
          <w:sz w:val="24"/>
          <w:szCs w:val="24"/>
        </w:rPr>
        <w:fldChar w:fldCharType="separate"/>
      </w:r>
      <w:r w:rsidR="006B3F22" w:rsidRPr="006B3F22">
        <w:rPr>
          <w:rFonts w:ascii="Times New Roman" w:hAnsi="Times New Roman" w:cs="Times New Roman"/>
          <w:sz w:val="24"/>
        </w:rPr>
        <w:t>(Liem, 1990; Nowlin et al., 2008)</w:t>
      </w:r>
      <w:r w:rsidR="006B3F22">
        <w:rPr>
          <w:rFonts w:ascii="Times New Roman" w:eastAsia="Times New Roman" w:hAnsi="Times New Roman" w:cs="Times New Roman"/>
          <w:sz w:val="24"/>
          <w:szCs w:val="24"/>
        </w:rPr>
        <w:fldChar w:fldCharType="end"/>
      </w:r>
      <w:r w:rsidR="006B3F22">
        <w:rPr>
          <w:rFonts w:ascii="Times New Roman" w:eastAsia="Times New Roman" w:hAnsi="Times New Roman" w:cs="Times New Roman"/>
          <w:sz w:val="24"/>
          <w:szCs w:val="24"/>
        </w:rPr>
        <w:t>.</w:t>
      </w:r>
      <w:r w:rsidR="0014039A">
        <w:rPr>
          <w:rFonts w:ascii="Times New Roman" w:eastAsia="Times New Roman" w:hAnsi="Times New Roman" w:cs="Times New Roman"/>
          <w:sz w:val="24"/>
          <w:szCs w:val="24"/>
        </w:rPr>
        <w:t xml:space="preserve"> Thus,</w:t>
      </w:r>
      <w:r w:rsidR="00B76455">
        <w:rPr>
          <w:rFonts w:ascii="Times New Roman" w:eastAsia="Times New Roman" w:hAnsi="Times New Roman" w:cs="Times New Roman"/>
          <w:sz w:val="24"/>
          <w:szCs w:val="24"/>
        </w:rPr>
        <w:t xml:space="preserve"> this group should be studied separately </w:t>
      </w:r>
      <w:r w:rsidR="0094170F">
        <w:rPr>
          <w:rFonts w:ascii="Times New Roman" w:eastAsia="Times New Roman" w:hAnsi="Times New Roman" w:cs="Times New Roman"/>
          <w:sz w:val="24"/>
          <w:szCs w:val="24"/>
        </w:rPr>
        <w:t>to prevent the patterns from being obscured</w:t>
      </w:r>
      <w:r w:rsidR="0014039A">
        <w:rPr>
          <w:rFonts w:ascii="Times New Roman" w:eastAsia="Times New Roman" w:hAnsi="Times New Roman" w:cs="Times New Roman"/>
          <w:sz w:val="24"/>
          <w:szCs w:val="24"/>
        </w:rPr>
        <w:t>.</w:t>
      </w:r>
      <w:r w:rsidR="00B76455">
        <w:rPr>
          <w:rFonts w:ascii="Times New Roman" w:eastAsia="Times New Roman" w:hAnsi="Times New Roman" w:cs="Times New Roman"/>
          <w:sz w:val="24"/>
          <w:szCs w:val="24"/>
        </w:rPr>
        <w:t xml:space="preserve"> </w:t>
      </w:r>
      <w:r w:rsidR="00B54DA8">
        <w:rPr>
          <w:rFonts w:ascii="Times New Roman" w:eastAsia="Times New Roman" w:hAnsi="Times New Roman" w:cs="Times New Roman"/>
          <w:sz w:val="24"/>
          <w:szCs w:val="24"/>
        </w:rPr>
        <w:t xml:space="preserve">Noteworthy, </w:t>
      </w:r>
      <w:r w:rsidR="00B54DA8">
        <w:rPr>
          <w:rFonts w:ascii="Times New Roman" w:eastAsia="Times New Roman" w:hAnsi="Times New Roman" w:cs="Times New Roman"/>
          <w:sz w:val="24"/>
          <w:szCs w:val="24"/>
        </w:rPr>
        <w:t xml:space="preserve">at the time of </w:t>
      </w:r>
      <w:r w:rsidR="00B54DA8">
        <w:rPr>
          <w:rFonts w:ascii="Times New Roman" w:eastAsia="Times New Roman" w:hAnsi="Times New Roman" w:cs="Times New Roman"/>
          <w:sz w:val="24"/>
          <w:szCs w:val="24"/>
        </w:rPr>
        <w:t>Beauchamp’s study</w:t>
      </w:r>
      <w:ins w:id="13" w:author="sandra cuadros" w:date="2025-05-12T18:19:00Z" w16du:dateUtc="2025-05-13T01:19:00Z">
        <w:r w:rsidR="00CE3BD4">
          <w:rPr>
            <w:rFonts w:ascii="Times New Roman" w:eastAsia="Times New Roman" w:hAnsi="Times New Roman" w:cs="Times New Roman"/>
            <w:sz w:val="24"/>
            <w:szCs w:val="24"/>
          </w:rPr>
          <w:t>,</w:t>
        </w:r>
      </w:ins>
      <w:r w:rsidR="00B54DA8">
        <w:rPr>
          <w:rFonts w:ascii="Times New Roman" w:eastAsia="Times New Roman" w:hAnsi="Times New Roman" w:cs="Times New Roman"/>
          <w:sz w:val="24"/>
          <w:szCs w:val="24"/>
        </w:rPr>
        <w:t xml:space="preserve"> information on feeding guild, social behavior and phylogeny were</w:t>
      </w:r>
      <w:ins w:id="14" w:author="sandra cuadros" w:date="2025-05-12T18:19:00Z" w16du:dateUtc="2025-05-13T01:19:00Z">
        <w:r w:rsidR="00CE3BD4">
          <w:rPr>
            <w:rFonts w:ascii="Times New Roman" w:eastAsia="Times New Roman" w:hAnsi="Times New Roman" w:cs="Times New Roman"/>
            <w:sz w:val="24"/>
            <w:szCs w:val="24"/>
          </w:rPr>
          <w:t xml:space="preserve"> still</w:t>
        </w:r>
      </w:ins>
      <w:r w:rsidR="00B54DA8">
        <w:rPr>
          <w:rFonts w:ascii="Times New Roman" w:eastAsia="Times New Roman" w:hAnsi="Times New Roman" w:cs="Times New Roman"/>
          <w:sz w:val="24"/>
          <w:szCs w:val="24"/>
        </w:rPr>
        <w:t xml:space="preserve"> limited. Access to new information offers </w:t>
      </w:r>
      <w:r w:rsidR="00B54DA8">
        <w:rPr>
          <w:rFonts w:ascii="Times New Roman" w:eastAsia="Times New Roman" w:hAnsi="Times New Roman" w:cs="Times New Roman"/>
          <w:sz w:val="24"/>
          <w:szCs w:val="24"/>
        </w:rPr>
        <w:lastRenderedPageBreak/>
        <w:t xml:space="preserve">the possibility to answer a similar yet more </w:t>
      </w:r>
      <w:ins w:id="15" w:author="sandra cuadros" w:date="2025-05-12T18:21:00Z" w16du:dateUtc="2025-05-13T01:21:00Z">
        <w:r w:rsidR="00CE3BD4">
          <w:rPr>
            <w:rFonts w:ascii="Times New Roman" w:eastAsia="Times New Roman" w:hAnsi="Times New Roman" w:cs="Times New Roman"/>
            <w:sz w:val="24"/>
            <w:szCs w:val="24"/>
          </w:rPr>
          <w:t>extensive</w:t>
        </w:r>
      </w:ins>
      <w:del w:id="16" w:author="sandra cuadros" w:date="2025-05-12T18:21:00Z" w16du:dateUtc="2025-05-13T01:21:00Z">
        <w:r w:rsidR="00B54DA8" w:rsidDel="00CE3BD4">
          <w:rPr>
            <w:rFonts w:ascii="Times New Roman" w:eastAsia="Times New Roman" w:hAnsi="Times New Roman" w:cs="Times New Roman"/>
            <w:sz w:val="24"/>
            <w:szCs w:val="24"/>
          </w:rPr>
          <w:delText>comprehensive</w:delText>
        </w:r>
      </w:del>
      <w:r w:rsidR="00B54DA8">
        <w:rPr>
          <w:rFonts w:ascii="Times New Roman" w:eastAsia="Times New Roman" w:hAnsi="Times New Roman" w:cs="Times New Roman"/>
          <w:sz w:val="24"/>
          <w:szCs w:val="24"/>
        </w:rPr>
        <w:t xml:space="preserve"> research question to understand the evolutionary origins of this behavior</w:t>
      </w:r>
      <w:ins w:id="17" w:author="sandra cuadros" w:date="2025-05-12T18:23:00Z" w16du:dateUtc="2025-05-13T01:23:00Z">
        <w:r w:rsidR="00CE3BD4">
          <w:rPr>
            <w:rFonts w:ascii="Times New Roman" w:eastAsia="Times New Roman" w:hAnsi="Times New Roman" w:cs="Times New Roman"/>
            <w:sz w:val="24"/>
            <w:szCs w:val="24"/>
          </w:rPr>
          <w:t xml:space="preserve"> across different phylogenies</w:t>
        </w:r>
      </w:ins>
      <w:r w:rsidR="00B54DA8">
        <w:rPr>
          <w:rFonts w:ascii="Times New Roman" w:eastAsia="Times New Roman" w:hAnsi="Times New Roman" w:cs="Times New Roman"/>
          <w:sz w:val="24"/>
          <w:szCs w:val="24"/>
        </w:rPr>
        <w:t>.</w:t>
      </w:r>
    </w:p>
    <w:p w14:paraId="21ACC2F3" w14:textId="77777777" w:rsidR="001F3EE1" w:rsidRPr="00433118" w:rsidRDefault="001F3EE1" w:rsidP="003B42C1">
      <w:pPr>
        <w:spacing w:line="360" w:lineRule="auto"/>
        <w:ind w:firstLine="720"/>
        <w:jc w:val="both"/>
        <w:rPr>
          <w:rFonts w:ascii="Times New Roman" w:eastAsia="Times New Roman" w:hAnsi="Times New Roman" w:cs="Times New Roman"/>
          <w:sz w:val="24"/>
          <w:szCs w:val="24"/>
        </w:rPr>
      </w:pPr>
    </w:p>
    <w:p w14:paraId="7A32A6F3" w14:textId="16848B53" w:rsidR="002B39E3" w:rsidRPr="00433118" w:rsidRDefault="0025564D" w:rsidP="002B39E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after</w:t>
      </w:r>
      <w:r w:rsidR="00B54DA8">
        <w:rPr>
          <w:rFonts w:ascii="Times New Roman" w:eastAsia="Times New Roman" w:hAnsi="Times New Roman" w:cs="Times New Roman"/>
          <w:sz w:val="24"/>
          <w:szCs w:val="24"/>
        </w:rPr>
        <w:t xml:space="preserve"> Beauchamp’s robust study</w:t>
      </w:r>
      <w:r w:rsidR="001F3EE1" w:rsidRPr="00433118">
        <w:rPr>
          <w:rFonts w:ascii="Times New Roman" w:eastAsia="Times New Roman" w:hAnsi="Times New Roman" w:cs="Times New Roman"/>
          <w:sz w:val="24"/>
          <w:szCs w:val="24"/>
        </w:rPr>
        <w:t xml:space="preserve">, the evidence for foraging efficiency as the main driver of communal roosting has been stated as not conclusive for some of the species in which it has been </w:t>
      </w:r>
      <w:r w:rsidR="00761750" w:rsidRPr="00433118">
        <w:rPr>
          <w:rFonts w:ascii="Times New Roman" w:eastAsia="Times New Roman" w:hAnsi="Times New Roman" w:cs="Times New Roman"/>
          <w:sz w:val="24"/>
          <w:szCs w:val="24"/>
        </w:rPr>
        <w:t>tested</w:t>
      </w:r>
      <w:r w:rsidR="001F3EE1" w:rsidRPr="00433118">
        <w:rPr>
          <w:rFonts w:ascii="Times New Roman" w:eastAsia="Times New Roman" w:hAnsi="Times New Roman" w:cs="Times New Roman"/>
          <w:sz w:val="24"/>
          <w:szCs w:val="24"/>
        </w:rPr>
        <w:t xml:space="preserve">. However, there is a caveat to this statement. Most of these studies have been conducted in a single species only, </w:t>
      </w:r>
      <w:del w:id="18" w:author="sandra cuadros" w:date="2025-05-12T18:21:00Z" w16du:dateUtc="2025-05-13T01:21:00Z">
        <w:r w:rsidR="001F3EE1" w:rsidRPr="00433118" w:rsidDel="00CE3BD4">
          <w:rPr>
            <w:rFonts w:ascii="Times New Roman" w:eastAsia="Times New Roman" w:hAnsi="Times New Roman" w:cs="Times New Roman"/>
            <w:sz w:val="24"/>
            <w:szCs w:val="24"/>
          </w:rPr>
          <w:delText xml:space="preserve">with some done in a small subset (e.g. </w:delText>
        </w:r>
        <w:r w:rsidR="001F3EE1" w:rsidRPr="00433118" w:rsidDel="00CE3BD4">
          <w:rPr>
            <w:rFonts w:ascii="Times New Roman" w:eastAsia="Times New Roman" w:hAnsi="Times New Roman" w:cs="Times New Roman"/>
            <w:sz w:val="24"/>
            <w:szCs w:val="24"/>
          </w:rPr>
          <w:delText>Beauchamp 1999)</w:delText>
        </w:r>
        <w:r w:rsidR="00761750" w:rsidRPr="00433118" w:rsidDel="00CE3BD4">
          <w:rPr>
            <w:rFonts w:ascii="Times New Roman" w:eastAsia="Times New Roman" w:hAnsi="Times New Roman" w:cs="Times New Roman"/>
            <w:sz w:val="24"/>
            <w:szCs w:val="24"/>
          </w:rPr>
          <w:delText xml:space="preserve">, </w:delText>
        </w:r>
      </w:del>
      <w:r w:rsidR="00761750" w:rsidRPr="00433118">
        <w:rPr>
          <w:rFonts w:ascii="Times New Roman" w:eastAsia="Times New Roman" w:hAnsi="Times New Roman" w:cs="Times New Roman"/>
          <w:sz w:val="24"/>
          <w:szCs w:val="24"/>
        </w:rPr>
        <w:t>and most cases in a limited timeframe</w:t>
      </w:r>
      <w:r w:rsidR="001F3EE1" w:rsidRPr="00433118">
        <w:rPr>
          <w:rFonts w:ascii="Times New Roman" w:eastAsia="Times New Roman" w:hAnsi="Times New Roman" w:cs="Times New Roman"/>
          <w:sz w:val="24"/>
          <w:szCs w:val="24"/>
        </w:rPr>
        <w:t>. While these approach</w:t>
      </w:r>
      <w:r w:rsidR="00B54DA8">
        <w:rPr>
          <w:rFonts w:ascii="Times New Roman" w:eastAsia="Times New Roman" w:hAnsi="Times New Roman" w:cs="Times New Roman"/>
          <w:sz w:val="24"/>
          <w:szCs w:val="24"/>
        </w:rPr>
        <w:t>es</w:t>
      </w:r>
      <w:r w:rsidR="001F3EE1" w:rsidRPr="00433118">
        <w:rPr>
          <w:rFonts w:ascii="Times New Roman" w:eastAsia="Times New Roman" w:hAnsi="Times New Roman" w:cs="Times New Roman"/>
          <w:sz w:val="24"/>
          <w:szCs w:val="24"/>
        </w:rPr>
        <w:t xml:space="preserve"> </w:t>
      </w:r>
      <w:r w:rsidR="00B54DA8" w:rsidRPr="00433118">
        <w:rPr>
          <w:rFonts w:ascii="Times New Roman" w:eastAsia="Times New Roman" w:hAnsi="Times New Roman" w:cs="Times New Roman"/>
          <w:sz w:val="24"/>
          <w:szCs w:val="24"/>
        </w:rPr>
        <w:t>help</w:t>
      </w:r>
      <w:r w:rsidR="001F3EE1" w:rsidRPr="00433118">
        <w:rPr>
          <w:rFonts w:ascii="Times New Roman" w:eastAsia="Times New Roman" w:hAnsi="Times New Roman" w:cs="Times New Roman"/>
          <w:sz w:val="24"/>
          <w:szCs w:val="24"/>
        </w:rPr>
        <w:t xml:space="preserve"> us understand the </w:t>
      </w:r>
      <w:del w:id="19" w:author="sandra cuadros" w:date="2025-05-12T18:22:00Z" w16du:dateUtc="2025-05-13T01:22:00Z">
        <w:r w:rsidR="001F3EE1" w:rsidRPr="00433118" w:rsidDel="00CE3BD4">
          <w:rPr>
            <w:rFonts w:ascii="Times New Roman" w:eastAsia="Times New Roman" w:hAnsi="Times New Roman" w:cs="Times New Roman"/>
            <w:sz w:val="24"/>
            <w:szCs w:val="24"/>
          </w:rPr>
          <w:delText>mechanis</w:delText>
        </w:r>
      </w:del>
      <w:ins w:id="20" w:author="sandra cuadros" w:date="2025-05-12T18:22:00Z" w16du:dateUtc="2025-05-13T01:22:00Z">
        <w:r w:rsidR="00CE3BD4" w:rsidRPr="00433118">
          <w:rPr>
            <w:rFonts w:ascii="Times New Roman" w:eastAsia="Times New Roman" w:hAnsi="Times New Roman" w:cs="Times New Roman"/>
            <w:sz w:val="24"/>
            <w:szCs w:val="24"/>
          </w:rPr>
          <w:t>mechanis</w:t>
        </w:r>
        <w:r w:rsidR="00CE3BD4">
          <w:rPr>
            <w:rFonts w:ascii="Times New Roman" w:eastAsia="Times New Roman" w:hAnsi="Times New Roman" w:cs="Times New Roman"/>
            <w:sz w:val="24"/>
            <w:szCs w:val="24"/>
          </w:rPr>
          <w:t>tic</w:t>
        </w:r>
      </w:ins>
      <w:del w:id="21" w:author="sandra cuadros" w:date="2025-05-12T18:21:00Z" w16du:dateUtc="2025-05-13T01:21:00Z">
        <w:r w:rsidR="001F3EE1" w:rsidRPr="00433118" w:rsidDel="00CE3BD4">
          <w:rPr>
            <w:rFonts w:ascii="Times New Roman" w:eastAsia="Times New Roman" w:hAnsi="Times New Roman" w:cs="Times New Roman"/>
            <w:sz w:val="24"/>
            <w:szCs w:val="24"/>
          </w:rPr>
          <w:delText>ms</w:delText>
        </w:r>
      </w:del>
      <w:r w:rsidR="001F3EE1" w:rsidRPr="00433118">
        <w:rPr>
          <w:rFonts w:ascii="Times New Roman" w:eastAsia="Times New Roman" w:hAnsi="Times New Roman" w:cs="Times New Roman"/>
          <w:sz w:val="24"/>
          <w:szCs w:val="24"/>
        </w:rPr>
        <w:t xml:space="preserve"> of the ICH itself, it limits the scope to understand the overarching drivers underpinning </w:t>
      </w:r>
      <w:del w:id="22" w:author="sandra cuadros" w:date="2025-05-12T18:22:00Z" w16du:dateUtc="2025-05-13T01:22:00Z">
        <w:r w:rsidR="001F3EE1" w:rsidRPr="00433118" w:rsidDel="00CE3BD4">
          <w:rPr>
            <w:rFonts w:ascii="Times New Roman" w:eastAsia="Times New Roman" w:hAnsi="Times New Roman" w:cs="Times New Roman"/>
            <w:sz w:val="24"/>
            <w:szCs w:val="24"/>
          </w:rPr>
          <w:delText>this behavior</w:delText>
        </w:r>
      </w:del>
      <w:ins w:id="23" w:author="sandra cuadros" w:date="2025-05-12T18:22:00Z" w16du:dateUtc="2025-05-13T01:22:00Z">
        <w:r w:rsidR="00CE3BD4">
          <w:rPr>
            <w:rFonts w:ascii="Times New Roman" w:eastAsia="Times New Roman" w:hAnsi="Times New Roman" w:cs="Times New Roman"/>
            <w:sz w:val="24"/>
            <w:szCs w:val="24"/>
          </w:rPr>
          <w:t>CRB</w:t>
        </w:r>
      </w:ins>
      <w:r w:rsidR="001F3EE1" w:rsidRPr="00433118">
        <w:rPr>
          <w:rFonts w:ascii="Times New Roman" w:eastAsia="Times New Roman" w:hAnsi="Times New Roman" w:cs="Times New Roman"/>
          <w:sz w:val="24"/>
          <w:szCs w:val="24"/>
        </w:rPr>
        <w:t xml:space="preserve">. From an evolutionary perspective, </w:t>
      </w:r>
      <w:r>
        <w:rPr>
          <w:rFonts w:ascii="Times New Roman" w:eastAsia="Times New Roman" w:hAnsi="Times New Roman" w:cs="Times New Roman"/>
          <w:sz w:val="24"/>
          <w:szCs w:val="24"/>
        </w:rPr>
        <w:t xml:space="preserve">the latter is </w:t>
      </w:r>
      <w:r w:rsidR="001F3EE1" w:rsidRPr="00433118">
        <w:rPr>
          <w:rFonts w:ascii="Times New Roman" w:eastAsia="Times New Roman" w:hAnsi="Times New Roman" w:cs="Times New Roman"/>
          <w:sz w:val="24"/>
          <w:szCs w:val="24"/>
        </w:rPr>
        <w:t xml:space="preserve">important because it gives </w:t>
      </w:r>
      <w:r>
        <w:rPr>
          <w:rFonts w:ascii="Times New Roman" w:eastAsia="Times New Roman" w:hAnsi="Times New Roman" w:cs="Times New Roman"/>
          <w:sz w:val="24"/>
          <w:szCs w:val="24"/>
        </w:rPr>
        <w:t xml:space="preserve">us </w:t>
      </w:r>
      <w:r w:rsidR="00761750" w:rsidRPr="00433118">
        <w:rPr>
          <w:rFonts w:ascii="Times New Roman" w:eastAsia="Times New Roman" w:hAnsi="Times New Roman" w:cs="Times New Roman"/>
          <w:sz w:val="24"/>
          <w:szCs w:val="24"/>
        </w:rPr>
        <w:t>information on</w:t>
      </w:r>
      <w:r w:rsidR="001F3EE1" w:rsidRPr="00433118">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reliance</w:t>
      </w:r>
      <w:r w:rsidRPr="00433118">
        <w:rPr>
          <w:rFonts w:ascii="Times New Roman" w:eastAsia="Times New Roman" w:hAnsi="Times New Roman" w:cs="Times New Roman"/>
          <w:sz w:val="24"/>
          <w:szCs w:val="24"/>
        </w:rPr>
        <w:t xml:space="preserve"> </w:t>
      </w:r>
      <w:r w:rsidR="001F3EE1" w:rsidRPr="00433118">
        <w:rPr>
          <w:rFonts w:ascii="Times New Roman" w:eastAsia="Times New Roman" w:hAnsi="Times New Roman" w:cs="Times New Roman"/>
          <w:sz w:val="24"/>
          <w:szCs w:val="24"/>
        </w:rPr>
        <w:t xml:space="preserve">of this behavior for the fitness of a species. </w:t>
      </w:r>
      <w:r w:rsidR="00761750" w:rsidRPr="00433118">
        <w:rPr>
          <w:rFonts w:ascii="Times New Roman" w:eastAsia="Times New Roman" w:hAnsi="Times New Roman" w:cs="Times New Roman"/>
          <w:sz w:val="24"/>
          <w:szCs w:val="24"/>
        </w:rPr>
        <w:t xml:space="preserve">Despite the seemingly importance of understanding the evolution of CRB, to the date, this question has not been tested </w:t>
      </w:r>
      <w:r w:rsidR="00761750" w:rsidRPr="00433118">
        <w:rPr>
          <w:rFonts w:ascii="Times New Roman" w:eastAsia="Times New Roman" w:hAnsi="Times New Roman" w:cs="Times New Roman"/>
          <w:sz w:val="24"/>
          <w:szCs w:val="24"/>
        </w:rPr>
        <w:t>yet on a broader taxonomic scale after Beauchamp’s study</w:t>
      </w:r>
      <w:r w:rsidR="002B39E3" w:rsidRPr="00433118">
        <w:rPr>
          <w:rFonts w:ascii="Times New Roman" w:eastAsia="Times New Roman" w:hAnsi="Times New Roman" w:cs="Times New Roman"/>
          <w:sz w:val="24"/>
          <w:szCs w:val="24"/>
        </w:rPr>
        <w:t xml:space="preserve">. These remaining unknowns open a new avenue for research, which are the aim of the present thesis. </w:t>
      </w:r>
      <w:commentRangeStart w:id="24"/>
      <w:r w:rsidR="002B39E3" w:rsidRPr="00433118">
        <w:rPr>
          <w:rFonts w:ascii="Times New Roman" w:eastAsia="Times New Roman" w:hAnsi="Times New Roman" w:cs="Times New Roman"/>
          <w:sz w:val="24"/>
          <w:szCs w:val="24"/>
        </w:rPr>
        <w:t xml:space="preserve">Using the comparative method, </w:t>
      </w:r>
      <w:commentRangeEnd w:id="24"/>
      <w:r w:rsidR="002B39E3" w:rsidRPr="00433118">
        <w:rPr>
          <w:rStyle w:val="CommentReference"/>
        </w:rPr>
        <w:commentReference w:id="24"/>
      </w:r>
      <w:r w:rsidR="002B39E3" w:rsidRPr="00433118">
        <w:rPr>
          <w:rFonts w:ascii="Times New Roman" w:eastAsia="Times New Roman" w:hAnsi="Times New Roman" w:cs="Times New Roman"/>
          <w:sz w:val="24"/>
          <w:szCs w:val="24"/>
        </w:rPr>
        <w:t xml:space="preserve">this chapter will focus on answering the following research question: </w:t>
      </w:r>
      <w:r w:rsidR="002B39E3" w:rsidRPr="00433118">
        <w:rPr>
          <w:rFonts w:ascii="Times New Roman" w:eastAsia="Times New Roman" w:hAnsi="Times New Roman" w:cs="Times New Roman"/>
          <w:sz w:val="24"/>
          <w:szCs w:val="24"/>
        </w:rPr>
        <w:t xml:space="preserve">Are mass, trophic guild, memory and dispersal ability strong explanatory drivers of communal </w:t>
      </w:r>
      <w:r w:rsidR="002B39E3" w:rsidRPr="00433118">
        <w:rPr>
          <w:rFonts w:ascii="Times New Roman" w:eastAsia="Times New Roman" w:hAnsi="Times New Roman" w:cs="Times New Roman"/>
          <w:sz w:val="24"/>
          <w:szCs w:val="24"/>
        </w:rPr>
        <w:t xml:space="preserve">roosting behaviour in landbirds? </w:t>
      </w:r>
      <w:commentRangeStart w:id="25"/>
      <w:commentRangeEnd w:id="25"/>
      <w:r w:rsidR="002B39E3" w:rsidRPr="00433118">
        <w:rPr>
          <w:rStyle w:val="CommentReference"/>
        </w:rPr>
        <w:commentReference w:id="25"/>
      </w:r>
    </w:p>
    <w:p w14:paraId="76562BED" w14:textId="26B8975C" w:rsidR="0014039A" w:rsidRDefault="00B54DA8" w:rsidP="003B42C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5EA868" w14:textId="3341F923" w:rsidR="00A265DB" w:rsidRPr="00433118" w:rsidRDefault="00A265DB" w:rsidP="004F5E8F">
      <w:pPr>
        <w:spacing w:line="360" w:lineRule="auto"/>
        <w:jc w:val="both"/>
        <w:rPr>
          <w:rFonts w:ascii="Times New Roman" w:eastAsia="Times New Roman" w:hAnsi="Times New Roman" w:cs="Times New Roman"/>
          <w:b/>
          <w:bCs/>
          <w:sz w:val="24"/>
          <w:szCs w:val="24"/>
        </w:rPr>
      </w:pPr>
      <w:commentRangeStart w:id="26"/>
      <w:r w:rsidRPr="00433118">
        <w:rPr>
          <w:rFonts w:ascii="Times New Roman" w:eastAsia="Times New Roman" w:hAnsi="Times New Roman" w:cs="Times New Roman"/>
          <w:b/>
          <w:bCs/>
          <w:sz w:val="24"/>
          <w:szCs w:val="24"/>
        </w:rPr>
        <w:lastRenderedPageBreak/>
        <w:t>Methods</w:t>
      </w:r>
      <w:commentRangeEnd w:id="26"/>
      <w:r w:rsidR="001B4710" w:rsidRPr="00433118">
        <w:rPr>
          <w:rStyle w:val="CommentReference"/>
        </w:rPr>
        <w:commentReference w:id="26"/>
      </w:r>
    </w:p>
    <w:p w14:paraId="5AACC0E7" w14:textId="77777777" w:rsidR="00391DFB" w:rsidRPr="00433118" w:rsidRDefault="00391DFB" w:rsidP="00391DFB">
      <w:pPr>
        <w:spacing w:line="360" w:lineRule="auto"/>
        <w:jc w:val="both"/>
        <w:rPr>
          <w:rFonts w:ascii="Times New Roman" w:eastAsia="Times New Roman" w:hAnsi="Times New Roman" w:cs="Times New Roman"/>
          <w:sz w:val="24"/>
          <w:szCs w:val="24"/>
        </w:rPr>
      </w:pPr>
    </w:p>
    <w:p w14:paraId="307146F8" w14:textId="77777777" w:rsidR="00391DFB" w:rsidRPr="00433118" w:rsidRDefault="00391DFB" w:rsidP="00391DFB">
      <w:pPr>
        <w:spacing w:line="360" w:lineRule="auto"/>
        <w:jc w:val="both"/>
        <w:rPr>
          <w:rFonts w:ascii="Times New Roman" w:eastAsia="Times New Roman" w:hAnsi="Times New Roman" w:cs="Times New Roman"/>
          <w:i/>
          <w:iCs/>
          <w:sz w:val="24"/>
          <w:szCs w:val="24"/>
        </w:rPr>
      </w:pPr>
      <w:r w:rsidRPr="00433118">
        <w:rPr>
          <w:rFonts w:ascii="Times New Roman" w:eastAsia="Times New Roman" w:hAnsi="Times New Roman" w:cs="Times New Roman"/>
          <w:i/>
          <w:iCs/>
          <w:sz w:val="24"/>
          <w:szCs w:val="24"/>
        </w:rPr>
        <w:t>Biological variables</w:t>
      </w:r>
    </w:p>
    <w:p w14:paraId="04BC64E6" w14:textId="77777777" w:rsidR="00391DFB" w:rsidRPr="00433118" w:rsidRDefault="00391DFB" w:rsidP="00391DFB">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433118">
        <w:rPr>
          <w:rFonts w:ascii="Times New Roman" w:eastAsia="Times New Roman" w:hAnsi="Times New Roman" w:cs="Times New Roman"/>
          <w:sz w:val="24"/>
          <w:szCs w:val="24"/>
        </w:rPr>
        <w:fldChar w:fldCharType="begin"/>
      </w:r>
      <w:r w:rsidRPr="00433118">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433118">
        <w:rPr>
          <w:rFonts w:ascii="Times New Roman" w:eastAsia="Times New Roman" w:hAnsi="Times New Roman" w:cs="Times New Roman"/>
          <w:sz w:val="24"/>
          <w:szCs w:val="24"/>
        </w:rPr>
        <w:fldChar w:fldCharType="separate"/>
      </w:r>
      <w:r w:rsidRPr="00433118">
        <w:rPr>
          <w:rFonts w:ascii="Times New Roman" w:hAnsi="Times New Roman" w:cs="Times New Roman"/>
          <w:sz w:val="24"/>
        </w:rPr>
        <w:t>(Arango et al., 2022)</w:t>
      </w:r>
      <w:r w:rsidRPr="00433118">
        <w:rPr>
          <w:rFonts w:ascii="Times New Roman" w:eastAsia="Times New Roman" w:hAnsi="Times New Roman" w:cs="Times New Roman"/>
          <w:sz w:val="24"/>
          <w:szCs w:val="24"/>
        </w:rPr>
        <w:fldChar w:fldCharType="end"/>
      </w:r>
      <w:r w:rsidRPr="00433118">
        <w:rPr>
          <w:rFonts w:ascii="Times New Roman" w:eastAsia="Times New Roman" w:hAnsi="Times New Roman" w:cs="Times New Roman"/>
          <w:sz w:val="24"/>
          <w:szCs w:val="24"/>
        </w:rPr>
        <w:t>, trophic guild and residuals of body size to brain size ratio (as a proxy for memory, van Overbeld et al. 2022).</w:t>
      </w:r>
    </w:p>
    <w:p w14:paraId="4A778600" w14:textId="2255D7B7" w:rsidR="00391DFB" w:rsidRPr="00433118" w:rsidRDefault="00391DFB" w:rsidP="00391DFB">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Hand-wing Index, Mass and Trophic guild were obtained from AVONET, and brain size (mass and volume) values were obtained from several databases from the literature, including published papers and private databases (</w:t>
      </w:r>
      <w:r w:rsidR="003B4B93" w:rsidRPr="00433118">
        <w:rPr>
          <w:rFonts w:ascii="Times New Roman" w:eastAsia="Times New Roman" w:hAnsi="Times New Roman" w:cs="Times New Roman"/>
          <w:sz w:val="24"/>
          <w:szCs w:val="24"/>
        </w:rPr>
        <w:t xml:space="preserve">e.g., </w:t>
      </w:r>
      <w:r w:rsidR="003B4B93" w:rsidRPr="00433118">
        <w:rPr>
          <w:rFonts w:ascii="Times New Roman" w:eastAsia="Times New Roman" w:hAnsi="Times New Roman" w:cs="Times New Roman"/>
          <w:sz w:val="24"/>
          <w:szCs w:val="24"/>
        </w:rPr>
        <w:fldChar w:fldCharType="begin"/>
      </w:r>
      <w:r w:rsidR="000F6A1C">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003B4B93" w:rsidRPr="00433118">
        <w:rPr>
          <w:rFonts w:ascii="Times New Roman" w:eastAsia="Times New Roman" w:hAnsi="Times New Roman" w:cs="Times New Roman"/>
          <w:sz w:val="24"/>
          <w:szCs w:val="24"/>
        </w:rPr>
        <w:fldChar w:fldCharType="separate"/>
      </w:r>
      <w:r w:rsidR="003B4B93" w:rsidRPr="00433118">
        <w:rPr>
          <w:rFonts w:ascii="Times New Roman" w:hAnsi="Times New Roman" w:cs="Times New Roman"/>
          <w:sz w:val="24"/>
        </w:rPr>
        <w:t>Franklin et al., 2014; Guay &amp; Iwaniuk, 2008, Supplementary material)</w:t>
      </w:r>
      <w:r w:rsidR="003B4B93" w:rsidRPr="00433118">
        <w:rPr>
          <w:rFonts w:ascii="Times New Roman" w:eastAsia="Times New Roman" w:hAnsi="Times New Roman" w:cs="Times New Roman"/>
          <w:sz w:val="24"/>
          <w:szCs w:val="24"/>
        </w:rPr>
        <w:fldChar w:fldCharType="end"/>
      </w:r>
      <w:r w:rsidRPr="00433118">
        <w:rPr>
          <w:rFonts w:ascii="Times New Roman" w:eastAsia="Times New Roman" w:hAnsi="Times New Roman" w:cs="Times New Roman"/>
          <w:sz w:val="24"/>
          <w:szCs w:val="24"/>
        </w:rPr>
        <w:t>.</w:t>
      </w:r>
    </w:p>
    <w:p w14:paraId="213A835E" w14:textId="77777777" w:rsidR="00473CF2" w:rsidRPr="00433118" w:rsidRDefault="00473CF2" w:rsidP="004F5E8F">
      <w:pPr>
        <w:spacing w:line="360" w:lineRule="auto"/>
        <w:jc w:val="both"/>
        <w:rPr>
          <w:rFonts w:ascii="Times New Roman" w:eastAsia="Times New Roman" w:hAnsi="Times New Roman" w:cs="Times New Roman"/>
          <w:b/>
          <w:bCs/>
          <w:sz w:val="24"/>
          <w:szCs w:val="24"/>
        </w:rPr>
      </w:pPr>
    </w:p>
    <w:p w14:paraId="4DD4A4F7" w14:textId="3D881016" w:rsidR="00C67C58" w:rsidRPr="00433118" w:rsidRDefault="00C67C58" w:rsidP="00F277C0">
      <w:pPr>
        <w:spacing w:line="360" w:lineRule="auto"/>
        <w:jc w:val="both"/>
        <w:rPr>
          <w:rFonts w:ascii="Times New Roman" w:eastAsia="Times New Roman" w:hAnsi="Times New Roman" w:cs="Times New Roman"/>
          <w:i/>
          <w:iCs/>
          <w:sz w:val="24"/>
          <w:szCs w:val="24"/>
        </w:rPr>
      </w:pPr>
      <w:commentRangeStart w:id="27"/>
      <w:r w:rsidRPr="00433118">
        <w:rPr>
          <w:rFonts w:ascii="Times New Roman" w:eastAsia="Times New Roman" w:hAnsi="Times New Roman" w:cs="Times New Roman"/>
          <w:i/>
          <w:iCs/>
          <w:sz w:val="24"/>
          <w:szCs w:val="24"/>
        </w:rPr>
        <w:t xml:space="preserve">Communal roosting </w:t>
      </w:r>
      <w:commentRangeEnd w:id="27"/>
      <w:r w:rsidR="001D6D07" w:rsidRPr="00433118">
        <w:rPr>
          <w:rFonts w:ascii="Times New Roman" w:eastAsia="Times New Roman" w:hAnsi="Times New Roman" w:cs="Times New Roman"/>
          <w:i/>
          <w:iCs/>
          <w:sz w:val="24"/>
          <w:szCs w:val="24"/>
        </w:rPr>
        <w:t>behaviour</w:t>
      </w:r>
      <w:r w:rsidR="001B4710" w:rsidRPr="00433118">
        <w:rPr>
          <w:rStyle w:val="CommentReference"/>
        </w:rPr>
        <w:commentReference w:id="27"/>
      </w:r>
    </w:p>
    <w:p w14:paraId="3BA1EDEB" w14:textId="0915BF17" w:rsidR="00D540CB" w:rsidRPr="00433118" w:rsidRDefault="00BA6BDA" w:rsidP="00F277C0">
      <w:pPr>
        <w:spacing w:line="360" w:lineRule="auto"/>
        <w:jc w:val="both"/>
        <w:rPr>
          <w:rFonts w:ascii="Times New Roman" w:eastAsia="Times New Roman" w:hAnsi="Times New Roman" w:cs="Times New Roman"/>
          <w:sz w:val="24"/>
          <w:szCs w:val="24"/>
        </w:rPr>
      </w:pPr>
      <w:bookmarkStart w:id="28" w:name="_Hlk189205662"/>
      <w:r w:rsidRPr="00433118">
        <w:rPr>
          <w:rFonts w:ascii="Times New Roman" w:eastAsia="Times New Roman" w:hAnsi="Times New Roman" w:cs="Times New Roman"/>
          <w:sz w:val="24"/>
          <w:szCs w:val="24"/>
        </w:rPr>
        <w:t>To evaluate the relationship</w:t>
      </w:r>
      <w:r w:rsidR="00B82B56" w:rsidRPr="00433118">
        <w:rPr>
          <w:rFonts w:ascii="Times New Roman" w:eastAsia="Times New Roman" w:hAnsi="Times New Roman" w:cs="Times New Roman"/>
          <w:sz w:val="24"/>
          <w:szCs w:val="24"/>
        </w:rPr>
        <w:t xml:space="preserve"> between biological variables and the evolution of communal roosting </w:t>
      </w:r>
      <w:r w:rsidR="001D6D07" w:rsidRPr="00433118">
        <w:rPr>
          <w:rFonts w:ascii="Times New Roman" w:eastAsia="Times New Roman" w:hAnsi="Times New Roman" w:cs="Times New Roman"/>
          <w:sz w:val="24"/>
          <w:szCs w:val="24"/>
        </w:rPr>
        <w:t>behaviour</w:t>
      </w:r>
      <w:r w:rsidR="00B82B56" w:rsidRPr="00433118">
        <w:rPr>
          <w:rFonts w:ascii="Times New Roman" w:eastAsia="Times New Roman" w:hAnsi="Times New Roman" w:cs="Times New Roman"/>
          <w:sz w:val="24"/>
          <w:szCs w:val="24"/>
        </w:rPr>
        <w:t xml:space="preserve"> in landbirds </w:t>
      </w:r>
      <w:r w:rsidR="00587F4E" w:rsidRPr="00433118">
        <w:rPr>
          <w:rFonts w:ascii="Times New Roman" w:eastAsia="Times New Roman" w:hAnsi="Times New Roman" w:cs="Times New Roman"/>
          <w:sz w:val="24"/>
          <w:szCs w:val="24"/>
        </w:rPr>
        <w:t>(Brusatte et al. 2015)</w:t>
      </w:r>
      <w:r w:rsidR="00D458D9" w:rsidRPr="00433118">
        <w:rPr>
          <w:rFonts w:ascii="Times New Roman" w:eastAsia="Times New Roman" w:hAnsi="Times New Roman" w:cs="Times New Roman"/>
          <w:sz w:val="24"/>
          <w:szCs w:val="24"/>
        </w:rPr>
        <w:t>,</w:t>
      </w:r>
      <w:r w:rsidR="00587F4E" w:rsidRPr="00433118">
        <w:rPr>
          <w:rFonts w:ascii="Times New Roman" w:eastAsia="Times New Roman" w:hAnsi="Times New Roman" w:cs="Times New Roman"/>
          <w:sz w:val="24"/>
          <w:szCs w:val="24"/>
        </w:rPr>
        <w:t xml:space="preserve"> </w:t>
      </w:r>
      <w:r w:rsidR="00B82B56" w:rsidRPr="00433118">
        <w:rPr>
          <w:rFonts w:ascii="Times New Roman" w:eastAsia="Times New Roman" w:hAnsi="Times New Roman" w:cs="Times New Roman"/>
          <w:sz w:val="24"/>
          <w:szCs w:val="24"/>
        </w:rPr>
        <w:t>I</w:t>
      </w:r>
      <w:r w:rsidR="00F13071" w:rsidRPr="00433118">
        <w:rPr>
          <w:rFonts w:ascii="Times New Roman" w:eastAsia="Times New Roman" w:hAnsi="Times New Roman" w:cs="Times New Roman"/>
          <w:sz w:val="24"/>
          <w:szCs w:val="24"/>
        </w:rPr>
        <w:t xml:space="preserve"> first collected</w:t>
      </w:r>
      <w:r w:rsidR="000F159E" w:rsidRPr="00433118">
        <w:rPr>
          <w:rFonts w:ascii="Times New Roman" w:eastAsia="Times New Roman" w:hAnsi="Times New Roman" w:cs="Times New Roman"/>
          <w:sz w:val="24"/>
          <w:szCs w:val="24"/>
        </w:rPr>
        <w:t xml:space="preserve"> data on communal roosting </w:t>
      </w:r>
      <w:r w:rsidR="001D6D07" w:rsidRPr="00433118">
        <w:rPr>
          <w:rFonts w:ascii="Times New Roman" w:eastAsia="Times New Roman" w:hAnsi="Times New Roman" w:cs="Times New Roman"/>
          <w:sz w:val="24"/>
          <w:szCs w:val="24"/>
        </w:rPr>
        <w:t>behaviour</w:t>
      </w:r>
      <w:r w:rsidR="000F159E" w:rsidRPr="00433118">
        <w:rPr>
          <w:rFonts w:ascii="Times New Roman" w:eastAsia="Times New Roman" w:hAnsi="Times New Roman" w:cs="Times New Roman"/>
          <w:sz w:val="24"/>
          <w:szCs w:val="24"/>
        </w:rPr>
        <w:t xml:space="preserve">. </w:t>
      </w:r>
    </w:p>
    <w:p w14:paraId="64B4182F" w14:textId="31BBA076" w:rsidR="00D540CB" w:rsidRPr="00433118" w:rsidRDefault="000F159E" w:rsidP="00D540CB">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To do so, </w:t>
      </w:r>
      <w:r w:rsidR="00D540CB" w:rsidRPr="00433118">
        <w:rPr>
          <w:rFonts w:ascii="Times New Roman" w:eastAsia="Times New Roman" w:hAnsi="Times New Roman" w:cs="Times New Roman"/>
          <w:sz w:val="24"/>
          <w:szCs w:val="24"/>
        </w:rPr>
        <w:t xml:space="preserve">I used Python's </w:t>
      </w:r>
      <w:proofErr w:type="spellStart"/>
      <w:r w:rsidR="00D540CB" w:rsidRPr="00433118">
        <w:rPr>
          <w:rFonts w:ascii="Times New Roman" w:eastAsia="Times New Roman" w:hAnsi="Times New Roman" w:cs="Times New Roman"/>
          <w:sz w:val="24"/>
          <w:szCs w:val="24"/>
        </w:rPr>
        <w:t>BeautifulSoup</w:t>
      </w:r>
      <w:proofErr w:type="spellEnd"/>
      <w:r w:rsidR="00D540CB" w:rsidRPr="00433118">
        <w:rPr>
          <w:rFonts w:ascii="Times New Roman" w:eastAsia="Times New Roman" w:hAnsi="Times New Roman" w:cs="Times New Roman"/>
          <w:sz w:val="24"/>
          <w:szCs w:val="24"/>
        </w:rPr>
        <w:t xml:space="preserve"> to web scrape Wikipedia for the number of literature references for all the selected</w:t>
      </w:r>
      <w:r w:rsidR="00D540CB" w:rsidRPr="00433118">
        <w:rPr>
          <w:rFonts w:ascii="Times New Roman" w:eastAsia="Times New Roman" w:hAnsi="Times New Roman" w:cs="Times New Roman"/>
          <w:sz w:val="24"/>
          <w:szCs w:val="24"/>
        </w:rPr>
        <w:t xml:space="preserve"> </w:t>
      </w:r>
      <w:r w:rsidR="00D540CB" w:rsidRPr="00433118">
        <w:rPr>
          <w:rFonts w:ascii="Times New Roman" w:eastAsia="Times New Roman" w:hAnsi="Times New Roman" w:cs="Times New Roman"/>
          <w:sz w:val="24"/>
          <w:szCs w:val="24"/>
        </w:rPr>
        <w:t xml:space="preserve">species. I then classified the species in three main clusters based on the number of references found for each of them in their Wikipedia profile: not enough information (0-2 references), medium amount of information (3-5 references), and a lot of information (6-10). Clusters </w:t>
      </w:r>
      <w:r w:rsidR="00D540CB" w:rsidRPr="00433118">
        <w:rPr>
          <w:rFonts w:ascii="Times New Roman" w:eastAsia="Times New Roman" w:hAnsi="Times New Roman" w:cs="Times New Roman"/>
          <w:sz w:val="24"/>
          <w:szCs w:val="24"/>
        </w:rPr>
        <w:t>2</w:t>
      </w:r>
      <w:r w:rsidR="00D540CB" w:rsidRPr="00433118">
        <w:rPr>
          <w:rFonts w:ascii="Times New Roman" w:eastAsia="Times New Roman" w:hAnsi="Times New Roman" w:cs="Times New Roman"/>
          <w:sz w:val="24"/>
          <w:szCs w:val="24"/>
        </w:rPr>
        <w:t xml:space="preserve"> and </w:t>
      </w:r>
      <w:r w:rsidR="00D540CB" w:rsidRPr="00433118">
        <w:rPr>
          <w:rFonts w:ascii="Times New Roman" w:eastAsia="Times New Roman" w:hAnsi="Times New Roman" w:cs="Times New Roman"/>
          <w:sz w:val="24"/>
          <w:szCs w:val="24"/>
        </w:rPr>
        <w:t>3</w:t>
      </w:r>
      <w:r w:rsidR="00D540CB" w:rsidRPr="00433118">
        <w:rPr>
          <w:rFonts w:ascii="Times New Roman" w:eastAsia="Times New Roman" w:hAnsi="Times New Roman" w:cs="Times New Roman"/>
          <w:sz w:val="24"/>
          <w:szCs w:val="24"/>
        </w:rPr>
        <w:t xml:space="preserve"> were then used with web scraping tools to extract data on communal roosting behavior from Wikipedia, </w:t>
      </w:r>
      <w:proofErr w:type="spellStart"/>
      <w:r w:rsidR="00D540CB" w:rsidRPr="00433118">
        <w:rPr>
          <w:rFonts w:ascii="Times New Roman" w:eastAsia="Times New Roman" w:hAnsi="Times New Roman" w:cs="Times New Roman"/>
          <w:sz w:val="24"/>
          <w:szCs w:val="24"/>
        </w:rPr>
        <w:t>OpenAlex</w:t>
      </w:r>
      <w:proofErr w:type="spellEnd"/>
      <w:r w:rsidR="00D540CB" w:rsidRPr="00433118">
        <w:rPr>
          <w:rFonts w:ascii="Times New Roman" w:eastAsia="Times New Roman" w:hAnsi="Times New Roman" w:cs="Times New Roman"/>
          <w:sz w:val="24"/>
          <w:szCs w:val="24"/>
        </w:rPr>
        <w:t xml:space="preserve">, and Scopus. The references in the output were then used to </w:t>
      </w:r>
      <w:r w:rsidR="00057D63" w:rsidRPr="00433118">
        <w:rPr>
          <w:rFonts w:ascii="Times New Roman" w:eastAsia="Times New Roman" w:hAnsi="Times New Roman" w:cs="Times New Roman"/>
          <w:sz w:val="24"/>
          <w:szCs w:val="24"/>
        </w:rPr>
        <w:t xml:space="preserve">streamline the </w:t>
      </w:r>
      <w:r w:rsidR="00D540CB" w:rsidRPr="00433118">
        <w:rPr>
          <w:rFonts w:ascii="Times New Roman" w:eastAsia="Times New Roman" w:hAnsi="Times New Roman" w:cs="Times New Roman"/>
          <w:sz w:val="24"/>
          <w:szCs w:val="24"/>
        </w:rPr>
        <w:t xml:space="preserve">information </w:t>
      </w:r>
      <w:r w:rsidR="00057D63" w:rsidRPr="00433118">
        <w:rPr>
          <w:rFonts w:ascii="Times New Roman" w:eastAsia="Times New Roman" w:hAnsi="Times New Roman" w:cs="Times New Roman"/>
          <w:sz w:val="24"/>
          <w:szCs w:val="24"/>
        </w:rPr>
        <w:t xml:space="preserve">search </w:t>
      </w:r>
      <w:r w:rsidR="00D540CB" w:rsidRPr="00433118">
        <w:rPr>
          <w:rFonts w:ascii="Times New Roman" w:eastAsia="Times New Roman" w:hAnsi="Times New Roman" w:cs="Times New Roman"/>
          <w:sz w:val="24"/>
          <w:szCs w:val="24"/>
        </w:rPr>
        <w:t xml:space="preserve">on communal roosting behaviour </w:t>
      </w:r>
      <w:r w:rsidR="00D540CB" w:rsidRPr="00433118">
        <w:rPr>
          <w:rFonts w:ascii="Times New Roman" w:eastAsia="Times New Roman" w:hAnsi="Times New Roman" w:cs="Times New Roman"/>
          <w:sz w:val="24"/>
          <w:szCs w:val="24"/>
        </w:rPr>
        <w:t xml:space="preserve">for these species. </w:t>
      </w:r>
      <w:r w:rsidR="00D540CB" w:rsidRPr="00433118">
        <w:rPr>
          <w:rFonts w:ascii="Times New Roman" w:eastAsia="Times New Roman" w:hAnsi="Times New Roman" w:cs="Times New Roman"/>
          <w:sz w:val="24"/>
          <w:szCs w:val="24"/>
        </w:rPr>
        <w:t>This</w:t>
      </w:r>
      <w:r w:rsidR="00D540CB" w:rsidRPr="00433118">
        <w:rPr>
          <w:rFonts w:ascii="Times New Roman" w:eastAsia="Times New Roman" w:hAnsi="Times New Roman" w:cs="Times New Roman"/>
          <w:sz w:val="24"/>
          <w:szCs w:val="24"/>
        </w:rPr>
        <w:t xml:space="preserve"> step</w:t>
      </w:r>
      <w:r w:rsidR="00D540CB" w:rsidRPr="00433118">
        <w:rPr>
          <w:rFonts w:ascii="Times New Roman" w:eastAsia="Times New Roman" w:hAnsi="Times New Roman" w:cs="Times New Roman"/>
          <w:sz w:val="24"/>
          <w:szCs w:val="24"/>
        </w:rPr>
        <w:t xml:space="preserve"> </w:t>
      </w:r>
      <w:r w:rsidR="00057D63" w:rsidRPr="00433118">
        <w:rPr>
          <w:rFonts w:ascii="Times New Roman" w:eastAsia="Times New Roman" w:hAnsi="Times New Roman" w:cs="Times New Roman"/>
          <w:sz w:val="24"/>
          <w:szCs w:val="24"/>
        </w:rPr>
        <w:t xml:space="preserve">also </w:t>
      </w:r>
      <w:r w:rsidR="00D540CB" w:rsidRPr="00433118">
        <w:rPr>
          <w:rFonts w:ascii="Times New Roman" w:eastAsia="Times New Roman" w:hAnsi="Times New Roman" w:cs="Times New Roman"/>
          <w:sz w:val="24"/>
          <w:szCs w:val="24"/>
        </w:rPr>
        <w:t>accelerated the search by dismissing species for which the number of references is negligible (cluster 1).</w:t>
      </w:r>
    </w:p>
    <w:p w14:paraId="6C10B1F7" w14:textId="77777777" w:rsidR="00D540CB" w:rsidRPr="00433118" w:rsidRDefault="00D540CB" w:rsidP="00D540CB">
      <w:pPr>
        <w:spacing w:line="360" w:lineRule="auto"/>
        <w:jc w:val="both"/>
        <w:rPr>
          <w:rFonts w:ascii="Times New Roman" w:eastAsia="Times New Roman" w:hAnsi="Times New Roman" w:cs="Times New Roman"/>
          <w:sz w:val="24"/>
          <w:szCs w:val="24"/>
        </w:rPr>
      </w:pPr>
    </w:p>
    <w:p w14:paraId="4FD140B0" w14:textId="003E3F75" w:rsidR="00391DFB" w:rsidRPr="00433118" w:rsidRDefault="00057D63" w:rsidP="00F277C0">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lastRenderedPageBreak/>
        <w:t xml:space="preserve">For clusters 2 and 3 (and above), </w:t>
      </w:r>
      <w:r w:rsidR="000F159E" w:rsidRPr="00433118">
        <w:rPr>
          <w:rFonts w:ascii="Times New Roman" w:eastAsia="Times New Roman" w:hAnsi="Times New Roman" w:cs="Times New Roman"/>
          <w:sz w:val="24"/>
          <w:szCs w:val="24"/>
        </w:rPr>
        <w:t xml:space="preserve">I </w:t>
      </w:r>
      <w:r w:rsidR="00D458D9" w:rsidRPr="00433118">
        <w:rPr>
          <w:rFonts w:ascii="Times New Roman" w:eastAsia="Times New Roman" w:hAnsi="Times New Roman" w:cs="Times New Roman"/>
          <w:sz w:val="24"/>
          <w:szCs w:val="24"/>
        </w:rPr>
        <w:t>gathered</w:t>
      </w:r>
      <w:r w:rsidR="005457EB" w:rsidRPr="00433118">
        <w:rPr>
          <w:rFonts w:ascii="Times New Roman" w:eastAsia="Times New Roman" w:hAnsi="Times New Roman" w:cs="Times New Roman"/>
          <w:sz w:val="24"/>
          <w:szCs w:val="24"/>
        </w:rPr>
        <w:t xml:space="preserve"> information on each species profile in Birds of the World, as it is the most comprehensive centralized database for </w:t>
      </w:r>
      <w:r w:rsidR="00D046A1" w:rsidRPr="00433118">
        <w:rPr>
          <w:rFonts w:ascii="Times New Roman" w:eastAsia="Times New Roman" w:hAnsi="Times New Roman" w:cs="Times New Roman"/>
          <w:sz w:val="24"/>
          <w:szCs w:val="24"/>
        </w:rPr>
        <w:t>birds’ natural history.</w:t>
      </w:r>
      <w:r w:rsidR="00391DFB" w:rsidRPr="00433118">
        <w:rPr>
          <w:rFonts w:ascii="Times New Roman" w:eastAsia="Times New Roman" w:hAnsi="Times New Roman" w:cs="Times New Roman"/>
          <w:sz w:val="24"/>
          <w:szCs w:val="24"/>
        </w:rPr>
        <w:t xml:space="preserve"> </w:t>
      </w:r>
      <w:r w:rsidR="00CB48FB" w:rsidRPr="00433118">
        <w:rPr>
          <w:rFonts w:ascii="Times New Roman" w:eastAsia="Times New Roman" w:hAnsi="Times New Roman" w:cs="Times New Roman"/>
          <w:sz w:val="24"/>
          <w:szCs w:val="24"/>
        </w:rPr>
        <w:t>I</w:t>
      </w:r>
      <w:r w:rsidR="00391DFB" w:rsidRPr="00433118">
        <w:rPr>
          <w:rFonts w:ascii="Times New Roman" w:eastAsia="Times New Roman" w:hAnsi="Times New Roman" w:cs="Times New Roman"/>
          <w:sz w:val="24"/>
          <w:szCs w:val="24"/>
        </w:rPr>
        <w:t xml:space="preserve"> especially thoroughly read information on social behavior, foraging, and non-breeding sections.</w:t>
      </w:r>
      <w:r w:rsidR="00D046A1" w:rsidRPr="00433118">
        <w:rPr>
          <w:rFonts w:ascii="Times New Roman" w:eastAsia="Times New Roman" w:hAnsi="Times New Roman" w:cs="Times New Roman"/>
          <w:sz w:val="24"/>
          <w:szCs w:val="24"/>
        </w:rPr>
        <w:t xml:space="preserve"> </w:t>
      </w:r>
      <w:bookmarkEnd w:id="28"/>
      <w:r w:rsidR="00D046A1" w:rsidRPr="00433118">
        <w:rPr>
          <w:rFonts w:ascii="Times New Roman" w:eastAsia="Times New Roman" w:hAnsi="Times New Roman" w:cs="Times New Roman"/>
          <w:sz w:val="24"/>
          <w:szCs w:val="24"/>
        </w:rPr>
        <w:t>When the information was not available for a given species</w:t>
      </w:r>
      <w:r w:rsidR="00391DFB" w:rsidRPr="00433118">
        <w:rPr>
          <w:rFonts w:ascii="Times New Roman" w:eastAsia="Times New Roman" w:hAnsi="Times New Roman" w:cs="Times New Roman"/>
          <w:sz w:val="24"/>
          <w:szCs w:val="24"/>
        </w:rPr>
        <w:t xml:space="preserve"> in this database</w:t>
      </w:r>
      <w:r w:rsidR="00D046A1" w:rsidRPr="00433118">
        <w:rPr>
          <w:rFonts w:ascii="Times New Roman" w:eastAsia="Times New Roman" w:hAnsi="Times New Roman" w:cs="Times New Roman"/>
          <w:sz w:val="24"/>
          <w:szCs w:val="24"/>
        </w:rPr>
        <w:t xml:space="preserve">, I </w:t>
      </w:r>
      <w:r w:rsidR="000F159E" w:rsidRPr="00433118">
        <w:rPr>
          <w:rFonts w:ascii="Times New Roman" w:eastAsia="Times New Roman" w:hAnsi="Times New Roman" w:cs="Times New Roman"/>
          <w:sz w:val="24"/>
          <w:szCs w:val="24"/>
        </w:rPr>
        <w:t xml:space="preserve">used </w:t>
      </w:r>
      <w:r w:rsidR="0064349C" w:rsidRPr="00433118">
        <w:rPr>
          <w:rFonts w:ascii="Times New Roman" w:eastAsia="Times New Roman" w:hAnsi="Times New Roman" w:cs="Times New Roman"/>
          <w:sz w:val="24"/>
          <w:szCs w:val="24"/>
        </w:rPr>
        <w:t>online databases and research papers</w:t>
      </w:r>
      <w:r w:rsidR="002C05B8" w:rsidRPr="00433118">
        <w:rPr>
          <w:rFonts w:ascii="Times New Roman" w:eastAsia="Times New Roman" w:hAnsi="Times New Roman" w:cs="Times New Roman"/>
          <w:sz w:val="24"/>
          <w:szCs w:val="24"/>
        </w:rPr>
        <w:t xml:space="preserve"> using</w:t>
      </w:r>
      <w:r w:rsidR="00391DFB" w:rsidRPr="00433118">
        <w:rPr>
          <w:rFonts w:ascii="Times New Roman" w:eastAsia="Times New Roman" w:hAnsi="Times New Roman" w:cs="Times New Roman"/>
          <w:sz w:val="24"/>
          <w:szCs w:val="24"/>
        </w:rPr>
        <w:t xml:space="preserve"> the following</w:t>
      </w:r>
      <w:r w:rsidR="002C05B8" w:rsidRPr="00433118">
        <w:rPr>
          <w:rFonts w:ascii="Times New Roman" w:eastAsia="Times New Roman" w:hAnsi="Times New Roman" w:cs="Times New Roman"/>
          <w:sz w:val="24"/>
          <w:szCs w:val="24"/>
        </w:rPr>
        <w:t xml:space="preserve"> keywords</w:t>
      </w:r>
      <w:r w:rsidR="00391DFB" w:rsidRPr="00433118">
        <w:rPr>
          <w:rFonts w:ascii="Times New Roman" w:eastAsia="Times New Roman" w:hAnsi="Times New Roman" w:cs="Times New Roman"/>
          <w:sz w:val="24"/>
          <w:szCs w:val="24"/>
        </w:rPr>
        <w:t xml:space="preserve"> in Google Scholar: </w:t>
      </w:r>
      <w:r w:rsidR="00391DFB" w:rsidRPr="00433118">
        <w:rPr>
          <w:rFonts w:ascii="Times New Roman" w:eastAsia="Times New Roman" w:hAnsi="Times New Roman" w:cs="Times New Roman"/>
          <w:sz w:val="24"/>
          <w:szCs w:val="24"/>
        </w:rPr>
        <w:t>‘</w:t>
      </w:r>
      <w:r w:rsidR="00391DFB" w:rsidRPr="00433118">
        <w:rPr>
          <w:rFonts w:ascii="Times New Roman" w:eastAsia="Times New Roman" w:hAnsi="Times New Roman" w:cs="Times New Roman"/>
          <w:i/>
          <w:iCs/>
          <w:sz w:val="24"/>
          <w:szCs w:val="24"/>
        </w:rPr>
        <w:t xml:space="preserve">species name </w:t>
      </w:r>
      <w:r w:rsidR="00391DFB" w:rsidRPr="00433118">
        <w:rPr>
          <w:rFonts w:ascii="Times New Roman" w:eastAsia="Times New Roman" w:hAnsi="Times New Roman" w:cs="Times New Roman"/>
          <w:i/>
          <w:iCs/>
          <w:sz w:val="24"/>
          <w:szCs w:val="24"/>
        </w:rPr>
        <w:t>AND</w:t>
      </w:r>
      <w:r w:rsidR="00391DFB" w:rsidRPr="00433118">
        <w:rPr>
          <w:rFonts w:ascii="Times New Roman" w:eastAsia="Times New Roman" w:hAnsi="Times New Roman" w:cs="Times New Roman"/>
          <w:i/>
          <w:iCs/>
          <w:sz w:val="24"/>
          <w:szCs w:val="24"/>
        </w:rPr>
        <w:t xml:space="preserve"> communal roosting</w:t>
      </w:r>
      <w:r w:rsidR="00391DFB" w:rsidRPr="00433118">
        <w:rPr>
          <w:rFonts w:ascii="Times New Roman" w:eastAsia="Times New Roman" w:hAnsi="Times New Roman" w:cs="Times New Roman"/>
          <w:sz w:val="24"/>
          <w:szCs w:val="24"/>
        </w:rPr>
        <w:t>’, ‘</w:t>
      </w:r>
      <w:r w:rsidR="00391DFB" w:rsidRPr="00433118">
        <w:rPr>
          <w:rFonts w:ascii="Times New Roman" w:eastAsia="Times New Roman" w:hAnsi="Times New Roman" w:cs="Times New Roman"/>
          <w:i/>
          <w:iCs/>
          <w:sz w:val="24"/>
          <w:szCs w:val="24"/>
        </w:rPr>
        <w:t xml:space="preserve">species name </w:t>
      </w:r>
      <w:r w:rsidR="00391DFB" w:rsidRPr="00433118">
        <w:rPr>
          <w:rFonts w:ascii="Times New Roman" w:eastAsia="Times New Roman" w:hAnsi="Times New Roman" w:cs="Times New Roman"/>
          <w:i/>
          <w:iCs/>
          <w:sz w:val="24"/>
          <w:szCs w:val="24"/>
        </w:rPr>
        <w:t>AND</w:t>
      </w:r>
      <w:r w:rsidR="00391DFB" w:rsidRPr="00433118">
        <w:rPr>
          <w:rFonts w:ascii="Times New Roman" w:eastAsia="Times New Roman" w:hAnsi="Times New Roman" w:cs="Times New Roman"/>
          <w:i/>
          <w:iCs/>
          <w:sz w:val="24"/>
          <w:szCs w:val="24"/>
        </w:rPr>
        <w:t xml:space="preserve"> social roosting</w:t>
      </w:r>
      <w:r w:rsidR="00391DFB" w:rsidRPr="00433118">
        <w:rPr>
          <w:rFonts w:ascii="Times New Roman" w:eastAsia="Times New Roman" w:hAnsi="Times New Roman" w:cs="Times New Roman"/>
          <w:sz w:val="24"/>
          <w:szCs w:val="24"/>
        </w:rPr>
        <w:t>’, and ‘</w:t>
      </w:r>
      <w:r w:rsidR="00391DFB" w:rsidRPr="00433118">
        <w:rPr>
          <w:rFonts w:ascii="Times New Roman" w:eastAsia="Times New Roman" w:hAnsi="Times New Roman" w:cs="Times New Roman"/>
          <w:i/>
          <w:iCs/>
          <w:sz w:val="24"/>
          <w:szCs w:val="24"/>
        </w:rPr>
        <w:t xml:space="preserve">species name and social </w:t>
      </w:r>
      <w:commentRangeStart w:id="29"/>
      <w:r w:rsidR="00391DFB" w:rsidRPr="00433118">
        <w:rPr>
          <w:rFonts w:ascii="Times New Roman" w:eastAsia="Times New Roman" w:hAnsi="Times New Roman" w:cs="Times New Roman"/>
          <w:i/>
          <w:iCs/>
          <w:sz w:val="24"/>
          <w:szCs w:val="24"/>
        </w:rPr>
        <w:t>behaviour</w:t>
      </w:r>
      <w:r w:rsidR="00391DFB" w:rsidRPr="00433118">
        <w:rPr>
          <w:rFonts w:ascii="Times New Roman" w:eastAsia="Times New Roman" w:hAnsi="Times New Roman" w:cs="Times New Roman"/>
          <w:sz w:val="24"/>
          <w:szCs w:val="24"/>
        </w:rPr>
        <w:t>’</w:t>
      </w:r>
      <w:commentRangeEnd w:id="29"/>
      <w:r w:rsidR="00391DFB" w:rsidRPr="00433118">
        <w:rPr>
          <w:rStyle w:val="CommentReference"/>
        </w:rPr>
        <w:commentReference w:id="29"/>
      </w:r>
      <w:r w:rsidR="00391DFB" w:rsidRPr="00433118">
        <w:rPr>
          <w:rFonts w:ascii="Times New Roman" w:eastAsia="Times New Roman" w:hAnsi="Times New Roman" w:cs="Times New Roman"/>
          <w:sz w:val="24"/>
          <w:szCs w:val="24"/>
        </w:rPr>
        <w:t xml:space="preserve">. </w:t>
      </w:r>
      <w:r w:rsidR="002C05B8" w:rsidRPr="00433118">
        <w:rPr>
          <w:rFonts w:ascii="Times New Roman" w:eastAsia="Times New Roman" w:hAnsi="Times New Roman" w:cs="Times New Roman"/>
          <w:sz w:val="24"/>
          <w:szCs w:val="24"/>
        </w:rPr>
        <w:t>I then</w:t>
      </w:r>
      <w:r w:rsidR="00F456C7" w:rsidRPr="00433118">
        <w:rPr>
          <w:rFonts w:ascii="Times New Roman" w:eastAsia="Times New Roman" w:hAnsi="Times New Roman" w:cs="Times New Roman"/>
          <w:sz w:val="24"/>
          <w:szCs w:val="24"/>
        </w:rPr>
        <w:t xml:space="preserve"> used the first five pages in </w:t>
      </w:r>
      <w:r w:rsidR="00391DFB" w:rsidRPr="00433118">
        <w:rPr>
          <w:rFonts w:ascii="Times New Roman" w:eastAsia="Times New Roman" w:hAnsi="Times New Roman" w:cs="Times New Roman"/>
          <w:sz w:val="24"/>
          <w:szCs w:val="24"/>
        </w:rPr>
        <w:t xml:space="preserve">the </w:t>
      </w:r>
      <w:r w:rsidR="00F456C7" w:rsidRPr="00433118">
        <w:rPr>
          <w:rFonts w:ascii="Times New Roman" w:eastAsia="Times New Roman" w:hAnsi="Times New Roman" w:cs="Times New Roman"/>
          <w:sz w:val="24"/>
          <w:szCs w:val="24"/>
        </w:rPr>
        <w:t xml:space="preserve">google scholar </w:t>
      </w:r>
      <w:r w:rsidR="00391DFB" w:rsidRPr="00433118">
        <w:rPr>
          <w:rFonts w:ascii="Times New Roman" w:eastAsia="Times New Roman" w:hAnsi="Times New Roman" w:cs="Times New Roman"/>
          <w:sz w:val="24"/>
          <w:szCs w:val="24"/>
        </w:rPr>
        <w:t xml:space="preserve">search </w:t>
      </w:r>
      <w:r w:rsidR="00CB48FB" w:rsidRPr="00433118">
        <w:rPr>
          <w:rFonts w:ascii="Times New Roman" w:eastAsia="Times New Roman" w:hAnsi="Times New Roman" w:cs="Times New Roman"/>
          <w:sz w:val="24"/>
          <w:szCs w:val="24"/>
        </w:rPr>
        <w:t xml:space="preserve">for each of the combinations </w:t>
      </w:r>
      <w:r w:rsidR="00F456C7" w:rsidRPr="00433118">
        <w:rPr>
          <w:rFonts w:ascii="Times New Roman" w:eastAsia="Times New Roman" w:hAnsi="Times New Roman" w:cs="Times New Roman"/>
          <w:sz w:val="24"/>
          <w:szCs w:val="24"/>
        </w:rPr>
        <w:t xml:space="preserve">to look for publications on the </w:t>
      </w:r>
      <w:r w:rsidR="00391DFB" w:rsidRPr="00433118">
        <w:rPr>
          <w:rFonts w:ascii="Times New Roman" w:eastAsia="Times New Roman" w:hAnsi="Times New Roman" w:cs="Times New Roman"/>
          <w:sz w:val="24"/>
          <w:szCs w:val="24"/>
        </w:rPr>
        <w:t xml:space="preserve">topic and the </w:t>
      </w:r>
      <w:r w:rsidR="00F456C7" w:rsidRPr="00433118">
        <w:rPr>
          <w:rFonts w:ascii="Times New Roman" w:eastAsia="Times New Roman" w:hAnsi="Times New Roman" w:cs="Times New Roman"/>
          <w:sz w:val="24"/>
          <w:szCs w:val="24"/>
        </w:rPr>
        <w:t>selected species</w:t>
      </w:r>
      <w:r w:rsidRPr="00433118">
        <w:rPr>
          <w:rFonts w:ascii="Times New Roman" w:eastAsia="Times New Roman" w:hAnsi="Times New Roman" w:cs="Times New Roman"/>
          <w:sz w:val="24"/>
          <w:szCs w:val="24"/>
        </w:rPr>
        <w:t xml:space="preserve"> in combination with the outputs of the web-scraping search</w:t>
      </w:r>
      <w:r w:rsidR="00F456C7" w:rsidRPr="00433118">
        <w:rPr>
          <w:rFonts w:ascii="Times New Roman" w:eastAsia="Times New Roman" w:hAnsi="Times New Roman" w:cs="Times New Roman"/>
          <w:sz w:val="24"/>
          <w:szCs w:val="24"/>
        </w:rPr>
        <w:t xml:space="preserve">. </w:t>
      </w:r>
      <w:r w:rsidR="00EA3464" w:rsidRPr="00433118">
        <w:rPr>
          <w:rFonts w:ascii="Times New Roman" w:eastAsia="Times New Roman" w:hAnsi="Times New Roman" w:cs="Times New Roman"/>
          <w:sz w:val="24"/>
          <w:szCs w:val="24"/>
        </w:rPr>
        <w:t xml:space="preserve"> </w:t>
      </w:r>
      <w:r w:rsidR="00391DFB" w:rsidRPr="00433118">
        <w:rPr>
          <w:rFonts w:ascii="Times New Roman" w:eastAsia="Times New Roman" w:hAnsi="Times New Roman" w:cs="Times New Roman"/>
          <w:sz w:val="24"/>
          <w:szCs w:val="24"/>
        </w:rPr>
        <w:t xml:space="preserve">The publications were then accessed and read to </w:t>
      </w:r>
      <w:r w:rsidR="00CB48FB" w:rsidRPr="00433118">
        <w:rPr>
          <w:rFonts w:ascii="Times New Roman" w:eastAsia="Times New Roman" w:hAnsi="Times New Roman" w:cs="Times New Roman"/>
          <w:sz w:val="24"/>
          <w:szCs w:val="24"/>
        </w:rPr>
        <w:t xml:space="preserve">extract the information. </w:t>
      </w:r>
    </w:p>
    <w:p w14:paraId="28A77206" w14:textId="77777777" w:rsidR="00CB48FB" w:rsidRPr="00433118" w:rsidRDefault="00CB48FB" w:rsidP="00F277C0">
      <w:pPr>
        <w:spacing w:line="360" w:lineRule="auto"/>
        <w:jc w:val="both"/>
        <w:rPr>
          <w:rFonts w:ascii="Times New Roman" w:eastAsia="Times New Roman" w:hAnsi="Times New Roman" w:cs="Times New Roman"/>
          <w:sz w:val="24"/>
          <w:szCs w:val="24"/>
        </w:rPr>
      </w:pPr>
    </w:p>
    <w:p w14:paraId="01E9B978" w14:textId="7A0E964E" w:rsidR="00587F4E" w:rsidRPr="00433118" w:rsidRDefault="00587F4E" w:rsidP="00F277C0">
      <w:pPr>
        <w:spacing w:line="360" w:lineRule="auto"/>
        <w:jc w:val="both"/>
        <w:rPr>
          <w:rFonts w:ascii="Times New Roman" w:eastAsia="Times New Roman" w:hAnsi="Times New Roman" w:cs="Times New Roman"/>
          <w:sz w:val="24"/>
          <w:szCs w:val="24"/>
        </w:rPr>
      </w:pPr>
      <w:commentRangeStart w:id="30"/>
      <w:r w:rsidRPr="00433118">
        <w:rPr>
          <w:rFonts w:ascii="Times New Roman" w:eastAsia="Times New Roman" w:hAnsi="Times New Roman" w:cs="Times New Roman"/>
          <w:sz w:val="24"/>
          <w:szCs w:val="24"/>
        </w:rPr>
        <w:t xml:space="preserve">Communal roosting </w:t>
      </w:r>
      <w:r w:rsidR="001D6D07" w:rsidRPr="00433118">
        <w:rPr>
          <w:rFonts w:ascii="Times New Roman" w:eastAsia="Times New Roman" w:hAnsi="Times New Roman" w:cs="Times New Roman"/>
          <w:sz w:val="24"/>
          <w:szCs w:val="24"/>
        </w:rPr>
        <w:t>behaviour</w:t>
      </w:r>
      <w:r w:rsidRPr="00433118">
        <w:rPr>
          <w:rFonts w:ascii="Times New Roman" w:eastAsia="Times New Roman" w:hAnsi="Times New Roman" w:cs="Times New Roman"/>
          <w:sz w:val="24"/>
          <w:szCs w:val="24"/>
        </w:rPr>
        <w:t xml:space="preserve"> </w:t>
      </w:r>
      <w:r w:rsidR="00057D63" w:rsidRPr="00433118">
        <w:rPr>
          <w:rFonts w:ascii="Times New Roman" w:eastAsia="Times New Roman" w:hAnsi="Times New Roman" w:cs="Times New Roman"/>
          <w:sz w:val="24"/>
          <w:szCs w:val="24"/>
        </w:rPr>
        <w:t>was</w:t>
      </w:r>
      <w:r w:rsidRPr="00433118">
        <w:rPr>
          <w:rFonts w:ascii="Times New Roman" w:eastAsia="Times New Roman" w:hAnsi="Times New Roman" w:cs="Times New Roman"/>
          <w:sz w:val="24"/>
          <w:szCs w:val="24"/>
        </w:rPr>
        <w:t xml:space="preserve"> classified as a </w:t>
      </w:r>
      <w:r w:rsidR="007A0604" w:rsidRPr="00433118">
        <w:rPr>
          <w:rFonts w:ascii="Times New Roman" w:eastAsia="Times New Roman" w:hAnsi="Times New Roman" w:cs="Times New Roman"/>
          <w:sz w:val="24"/>
          <w:szCs w:val="24"/>
        </w:rPr>
        <w:t xml:space="preserve">discrete binary </w:t>
      </w:r>
      <w:r w:rsidRPr="00433118">
        <w:rPr>
          <w:rFonts w:ascii="Times New Roman" w:eastAsia="Times New Roman" w:hAnsi="Times New Roman" w:cs="Times New Roman"/>
          <w:sz w:val="24"/>
          <w:szCs w:val="24"/>
        </w:rPr>
        <w:t xml:space="preserve">variable where 0 is non-roosting </w:t>
      </w:r>
      <w:r w:rsidR="001D6D07" w:rsidRPr="00433118">
        <w:rPr>
          <w:rFonts w:ascii="Times New Roman" w:eastAsia="Times New Roman" w:hAnsi="Times New Roman" w:cs="Times New Roman"/>
          <w:sz w:val="24"/>
          <w:szCs w:val="24"/>
        </w:rPr>
        <w:t>behaviour</w:t>
      </w:r>
      <w:r w:rsidR="00057D63" w:rsidRPr="00433118">
        <w:rPr>
          <w:rFonts w:ascii="Times New Roman" w:eastAsia="Times New Roman" w:hAnsi="Times New Roman" w:cs="Times New Roman"/>
          <w:sz w:val="24"/>
          <w:szCs w:val="24"/>
        </w:rPr>
        <w:t xml:space="preserve"> (absence)</w:t>
      </w:r>
      <w:r w:rsidRPr="00433118">
        <w:rPr>
          <w:rFonts w:ascii="Times New Roman" w:eastAsia="Times New Roman" w:hAnsi="Times New Roman" w:cs="Times New Roman"/>
          <w:sz w:val="24"/>
          <w:szCs w:val="24"/>
        </w:rPr>
        <w:t xml:space="preserve">, and 1 is </w:t>
      </w:r>
      <w:r w:rsidR="00C7617B" w:rsidRPr="00433118">
        <w:rPr>
          <w:rFonts w:ascii="Times New Roman" w:eastAsia="Times New Roman" w:hAnsi="Times New Roman" w:cs="Times New Roman"/>
          <w:sz w:val="24"/>
          <w:szCs w:val="24"/>
        </w:rPr>
        <w:t xml:space="preserve">evidence of communal </w:t>
      </w:r>
      <w:r w:rsidRPr="00433118">
        <w:rPr>
          <w:rFonts w:ascii="Times New Roman" w:eastAsia="Times New Roman" w:hAnsi="Times New Roman" w:cs="Times New Roman"/>
          <w:sz w:val="24"/>
          <w:szCs w:val="24"/>
        </w:rPr>
        <w:t xml:space="preserve">roosting </w:t>
      </w:r>
      <w:r w:rsidR="001D6D07" w:rsidRPr="00433118">
        <w:rPr>
          <w:rFonts w:ascii="Times New Roman" w:eastAsia="Times New Roman" w:hAnsi="Times New Roman" w:cs="Times New Roman"/>
          <w:sz w:val="24"/>
          <w:szCs w:val="24"/>
        </w:rPr>
        <w:t>behaviour</w:t>
      </w:r>
      <w:r w:rsidR="00057D63" w:rsidRPr="00433118">
        <w:rPr>
          <w:rFonts w:ascii="Times New Roman" w:eastAsia="Times New Roman" w:hAnsi="Times New Roman" w:cs="Times New Roman"/>
          <w:sz w:val="24"/>
          <w:szCs w:val="24"/>
        </w:rPr>
        <w:t xml:space="preserve"> (presence)</w:t>
      </w:r>
      <w:r w:rsidRPr="00433118">
        <w:rPr>
          <w:rFonts w:ascii="Times New Roman" w:eastAsia="Times New Roman" w:hAnsi="Times New Roman" w:cs="Times New Roman"/>
          <w:sz w:val="24"/>
          <w:szCs w:val="24"/>
        </w:rPr>
        <w:t xml:space="preserve">. </w:t>
      </w:r>
      <w:commentRangeEnd w:id="30"/>
      <w:r w:rsidR="00AA4EE6" w:rsidRPr="00433118">
        <w:rPr>
          <w:rStyle w:val="CommentReference"/>
        </w:rPr>
        <w:commentReference w:id="30"/>
      </w:r>
      <w:r w:rsidR="00057D63" w:rsidRPr="00433118">
        <w:rPr>
          <w:rFonts w:ascii="Times New Roman" w:eastAsia="Times New Roman" w:hAnsi="Times New Roman" w:cs="Times New Roman"/>
          <w:sz w:val="24"/>
          <w:szCs w:val="24"/>
        </w:rPr>
        <w:t>For some species, the behavior has been widely studied and documented, in which case I assigned it as 1. For other species, the behavior has not been properly studied, but there is scattered evidence of individuals being observed roosting together in a given population. This was classified as a 1 for CRB as well. For other species, it is clearly stated that they do not exhibit the behavior (e.g. highly territorial), or that they do so only when they are breeding for mating purposes. In these cases, they were treated as a 0. Finally, for some other species the be</w:t>
      </w:r>
      <w:r w:rsidR="00B36E27" w:rsidRPr="00433118">
        <w:rPr>
          <w:rFonts w:ascii="Times New Roman" w:eastAsia="Times New Roman" w:hAnsi="Times New Roman" w:cs="Times New Roman"/>
          <w:sz w:val="24"/>
          <w:szCs w:val="24"/>
        </w:rPr>
        <w:t xml:space="preserve">haviour is not properly documented or has confusing information. For instance, some species indicate they flock together when foraging, but there is no explicit evidence or suggestion that they roosted together before gathering in flocks. In these </w:t>
      </w:r>
      <w:r w:rsidR="00433118" w:rsidRPr="00433118">
        <w:rPr>
          <w:rFonts w:ascii="Times New Roman" w:eastAsia="Times New Roman" w:hAnsi="Times New Roman" w:cs="Times New Roman"/>
          <w:sz w:val="24"/>
          <w:szCs w:val="24"/>
        </w:rPr>
        <w:t>cases,</w:t>
      </w:r>
      <w:r w:rsidR="00B36E27" w:rsidRPr="00433118">
        <w:rPr>
          <w:rFonts w:ascii="Times New Roman" w:eastAsia="Times New Roman" w:hAnsi="Times New Roman" w:cs="Times New Roman"/>
          <w:sz w:val="24"/>
          <w:szCs w:val="24"/>
        </w:rPr>
        <w:t xml:space="preserve"> I classified them as data deficient, and were therefore </w:t>
      </w:r>
      <w:commentRangeStart w:id="31"/>
      <w:r w:rsidRPr="00433118">
        <w:rPr>
          <w:rFonts w:ascii="Times New Roman" w:eastAsia="Times New Roman" w:hAnsi="Times New Roman" w:cs="Times New Roman"/>
          <w:sz w:val="24"/>
          <w:szCs w:val="24"/>
        </w:rPr>
        <w:t>excluded from the analysis.</w:t>
      </w:r>
      <w:r w:rsidR="00C7617B" w:rsidRPr="00433118">
        <w:rPr>
          <w:rFonts w:ascii="Times New Roman" w:eastAsia="Times New Roman" w:hAnsi="Times New Roman" w:cs="Times New Roman"/>
          <w:sz w:val="24"/>
          <w:szCs w:val="24"/>
        </w:rPr>
        <w:t xml:space="preserve"> </w:t>
      </w:r>
      <w:commentRangeEnd w:id="31"/>
      <w:r w:rsidR="00AA4EE6" w:rsidRPr="00433118">
        <w:rPr>
          <w:rStyle w:val="CommentReference"/>
        </w:rPr>
        <w:commentReference w:id="31"/>
      </w:r>
      <w:r w:rsidR="000353C1">
        <w:rPr>
          <w:rFonts w:ascii="Times New Roman" w:eastAsia="Times New Roman" w:hAnsi="Times New Roman" w:cs="Times New Roman"/>
          <w:sz w:val="24"/>
          <w:szCs w:val="24"/>
        </w:rPr>
        <w:t>After curating the information, the dataset comprised of 946 species that were used for subsequent analyses.</w:t>
      </w:r>
    </w:p>
    <w:p w14:paraId="29FDE38E" w14:textId="77777777" w:rsidR="007A0604" w:rsidRPr="00433118" w:rsidRDefault="007A0604" w:rsidP="00F277C0">
      <w:pPr>
        <w:spacing w:line="360" w:lineRule="auto"/>
        <w:jc w:val="both"/>
        <w:rPr>
          <w:rFonts w:ascii="Times New Roman" w:eastAsia="Times New Roman" w:hAnsi="Times New Roman" w:cs="Times New Roman"/>
          <w:sz w:val="24"/>
          <w:szCs w:val="24"/>
        </w:rPr>
      </w:pPr>
    </w:p>
    <w:p w14:paraId="3EA93B01" w14:textId="4AEB57D2" w:rsidR="00587F4E" w:rsidRPr="00433118" w:rsidRDefault="00587F4E" w:rsidP="00033651">
      <w:pPr>
        <w:spacing w:line="360" w:lineRule="auto"/>
        <w:jc w:val="both"/>
        <w:rPr>
          <w:rFonts w:ascii="Times New Roman" w:eastAsia="Times New Roman" w:hAnsi="Times New Roman" w:cs="Times New Roman"/>
          <w:i/>
          <w:iCs/>
          <w:sz w:val="24"/>
          <w:szCs w:val="24"/>
        </w:rPr>
      </w:pPr>
      <w:commentRangeStart w:id="32"/>
      <w:r w:rsidRPr="00433118">
        <w:rPr>
          <w:rFonts w:ascii="Times New Roman" w:eastAsia="Times New Roman" w:hAnsi="Times New Roman" w:cs="Times New Roman"/>
          <w:i/>
          <w:iCs/>
          <w:sz w:val="24"/>
          <w:szCs w:val="24"/>
        </w:rPr>
        <w:t>Phylogenetic data</w:t>
      </w:r>
      <w:commentRangeEnd w:id="32"/>
      <w:r w:rsidR="00AA4EE6" w:rsidRPr="00433118">
        <w:rPr>
          <w:rStyle w:val="CommentReference"/>
        </w:rPr>
        <w:commentReference w:id="32"/>
      </w:r>
    </w:p>
    <w:p w14:paraId="525F4A16" w14:textId="1CA93270" w:rsidR="002143C6" w:rsidRPr="00433118" w:rsidRDefault="000F21B2" w:rsidP="002143C6">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I used the comparative method to explore the evolutionary relationship between physiological and biological traits and the communal roosting </w:t>
      </w:r>
      <w:r w:rsidR="001D6D07" w:rsidRPr="00433118">
        <w:rPr>
          <w:rFonts w:ascii="Times New Roman" w:eastAsia="Times New Roman" w:hAnsi="Times New Roman" w:cs="Times New Roman"/>
          <w:sz w:val="24"/>
          <w:szCs w:val="24"/>
        </w:rPr>
        <w:t>behaviour</w:t>
      </w:r>
      <w:r w:rsidRPr="00433118">
        <w:rPr>
          <w:rFonts w:ascii="Times New Roman" w:eastAsia="Times New Roman" w:hAnsi="Times New Roman" w:cs="Times New Roman"/>
          <w:sz w:val="24"/>
          <w:szCs w:val="24"/>
        </w:rPr>
        <w:t xml:space="preserve"> in landbirds (</w:t>
      </w:r>
      <w:r w:rsidRPr="00433118">
        <w:rPr>
          <w:rFonts w:ascii="Times New Roman" w:eastAsia="Times New Roman" w:hAnsi="Times New Roman" w:cs="Times New Roman"/>
          <w:i/>
          <w:iCs/>
          <w:sz w:val="24"/>
          <w:szCs w:val="24"/>
        </w:rPr>
        <w:t>sensu</w:t>
      </w:r>
      <w:r w:rsidRPr="00433118">
        <w:rPr>
          <w:rFonts w:ascii="Times New Roman" w:eastAsia="Times New Roman" w:hAnsi="Times New Roman" w:cs="Times New Roman"/>
          <w:sz w:val="24"/>
          <w:szCs w:val="24"/>
        </w:rPr>
        <w:t xml:space="preserve"> Felsenstein 1985) </w:t>
      </w:r>
      <w:commentRangeStart w:id="33"/>
      <w:r w:rsidRPr="00433118">
        <w:rPr>
          <w:rFonts w:ascii="Times New Roman" w:eastAsia="Times New Roman" w:hAnsi="Times New Roman" w:cs="Times New Roman"/>
          <w:sz w:val="24"/>
          <w:szCs w:val="24"/>
        </w:rPr>
        <w:t xml:space="preserve">comprising roughly </w:t>
      </w:r>
      <w:r w:rsidR="0091534D" w:rsidRPr="00433118">
        <w:rPr>
          <w:rFonts w:ascii="Times New Roman" w:eastAsia="Times New Roman" w:hAnsi="Times New Roman" w:cs="Times New Roman"/>
          <w:sz w:val="24"/>
          <w:szCs w:val="24"/>
        </w:rPr>
        <w:t>9076</w:t>
      </w:r>
      <w:r w:rsidR="0091534D" w:rsidRPr="00433118">
        <w:rPr>
          <w:rFonts w:ascii="Times New Roman" w:eastAsia="Times New Roman" w:hAnsi="Times New Roman" w:cs="Times New Roman"/>
          <w:sz w:val="24"/>
          <w:szCs w:val="24"/>
        </w:rPr>
        <w:t xml:space="preserve"> </w:t>
      </w:r>
      <w:r w:rsidRPr="00433118">
        <w:rPr>
          <w:rFonts w:ascii="Times New Roman" w:eastAsia="Times New Roman" w:hAnsi="Times New Roman" w:cs="Times New Roman"/>
          <w:sz w:val="24"/>
          <w:szCs w:val="24"/>
        </w:rPr>
        <w:t xml:space="preserve">species. </w:t>
      </w:r>
      <w:commentRangeEnd w:id="33"/>
      <w:r w:rsidR="00AA4EE6" w:rsidRPr="00433118">
        <w:rPr>
          <w:rStyle w:val="CommentReference"/>
          <w:rFonts w:ascii="Times New Roman" w:hAnsi="Times New Roman" w:cs="Times New Roman"/>
          <w:sz w:val="24"/>
          <w:szCs w:val="24"/>
        </w:rPr>
        <w:commentReference w:id="33"/>
      </w:r>
      <w:r w:rsidR="00587F4E" w:rsidRPr="00433118">
        <w:rPr>
          <w:rFonts w:ascii="Times New Roman" w:eastAsia="Times New Roman" w:hAnsi="Times New Roman" w:cs="Times New Roman"/>
          <w:sz w:val="24"/>
          <w:szCs w:val="24"/>
        </w:rPr>
        <w:t xml:space="preserve">To access phylogenetic data </w:t>
      </w:r>
      <w:r w:rsidR="002143C6" w:rsidRPr="00433118">
        <w:rPr>
          <w:rFonts w:ascii="Times New Roman" w:eastAsia="Times New Roman" w:hAnsi="Times New Roman" w:cs="Times New Roman"/>
          <w:sz w:val="24"/>
          <w:szCs w:val="24"/>
        </w:rPr>
        <w:t xml:space="preserve">and relationships between </w:t>
      </w:r>
      <w:r w:rsidR="00587F4E" w:rsidRPr="00433118">
        <w:rPr>
          <w:rFonts w:ascii="Times New Roman" w:eastAsia="Times New Roman" w:hAnsi="Times New Roman" w:cs="Times New Roman"/>
          <w:sz w:val="24"/>
          <w:szCs w:val="24"/>
        </w:rPr>
        <w:t>species</w:t>
      </w:r>
      <w:r w:rsidR="0030432D" w:rsidRPr="00433118">
        <w:rPr>
          <w:rFonts w:ascii="Times New Roman" w:eastAsia="Times New Roman" w:hAnsi="Times New Roman" w:cs="Times New Roman"/>
          <w:sz w:val="24"/>
          <w:szCs w:val="24"/>
        </w:rPr>
        <w:t xml:space="preserve">, </w:t>
      </w:r>
      <w:r w:rsidR="00587F4E" w:rsidRPr="00433118">
        <w:rPr>
          <w:rFonts w:ascii="Times New Roman" w:eastAsia="Times New Roman" w:hAnsi="Times New Roman" w:cs="Times New Roman"/>
          <w:sz w:val="24"/>
          <w:szCs w:val="24"/>
        </w:rPr>
        <w:t xml:space="preserve">I used </w:t>
      </w:r>
      <w:commentRangeStart w:id="34"/>
      <w:r w:rsidR="002143C6" w:rsidRPr="00433118">
        <w:rPr>
          <w:rFonts w:ascii="Times New Roman" w:eastAsia="Times New Roman" w:hAnsi="Times New Roman" w:cs="Times New Roman"/>
          <w:sz w:val="24"/>
          <w:szCs w:val="24"/>
        </w:rPr>
        <w:t xml:space="preserve">Trees from </w:t>
      </w:r>
      <w:proofErr w:type="spellStart"/>
      <w:r w:rsidR="001D6D07" w:rsidRPr="00433118">
        <w:rPr>
          <w:rFonts w:ascii="Times New Roman" w:hAnsi="Times New Roman" w:cs="Times New Roman"/>
          <w:sz w:val="24"/>
          <w:szCs w:val="24"/>
        </w:rPr>
        <w:t>VertLife</w:t>
      </w:r>
      <w:proofErr w:type="spellEnd"/>
      <w:r w:rsidR="001D6D07" w:rsidRPr="00433118">
        <w:rPr>
          <w:rFonts w:ascii="Times New Roman" w:hAnsi="Times New Roman" w:cs="Times New Roman"/>
          <w:sz w:val="24"/>
          <w:szCs w:val="24"/>
        </w:rPr>
        <w:t xml:space="preserve"> </w:t>
      </w:r>
      <w:r w:rsidR="001D6D07" w:rsidRPr="00433118">
        <w:rPr>
          <w:rFonts w:ascii="Times New Roman" w:hAnsi="Times New Roman" w:cs="Times New Roman"/>
          <w:sz w:val="24"/>
          <w:szCs w:val="24"/>
        </w:rPr>
        <w:fldChar w:fldCharType="begin"/>
      </w:r>
      <w:r w:rsidR="001D6D07" w:rsidRPr="00433118">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001D6D07" w:rsidRPr="00433118">
        <w:rPr>
          <w:rFonts w:ascii="Times New Roman" w:hAnsi="Times New Roman" w:cs="Times New Roman"/>
          <w:sz w:val="24"/>
          <w:szCs w:val="24"/>
        </w:rPr>
        <w:fldChar w:fldCharType="separate"/>
      </w:r>
      <w:r w:rsidR="001D6D07" w:rsidRPr="00433118">
        <w:rPr>
          <w:rFonts w:ascii="Times New Roman" w:hAnsi="Times New Roman" w:cs="Times New Roman"/>
          <w:sz w:val="24"/>
          <w:szCs w:val="24"/>
        </w:rPr>
        <w:t>(Jetz et al., 2012)</w:t>
      </w:r>
      <w:r w:rsidR="001D6D07" w:rsidRPr="00433118">
        <w:rPr>
          <w:rFonts w:ascii="Times New Roman" w:hAnsi="Times New Roman" w:cs="Times New Roman"/>
          <w:sz w:val="24"/>
          <w:szCs w:val="24"/>
        </w:rPr>
        <w:fldChar w:fldCharType="end"/>
      </w:r>
      <w:r w:rsidR="001D6D07" w:rsidRPr="00433118">
        <w:rPr>
          <w:rFonts w:ascii="Times New Roman" w:hAnsi="Times New Roman" w:cs="Times New Roman"/>
          <w:sz w:val="24"/>
          <w:szCs w:val="24"/>
        </w:rPr>
        <w:t>.</w:t>
      </w:r>
      <w:r w:rsidR="00892FC8" w:rsidRPr="00433118">
        <w:rPr>
          <w:rFonts w:ascii="Times New Roman" w:eastAsia="Times New Roman" w:hAnsi="Times New Roman" w:cs="Times New Roman"/>
          <w:sz w:val="24"/>
          <w:szCs w:val="24"/>
        </w:rPr>
        <w:t xml:space="preserve"> </w:t>
      </w:r>
      <w:commentRangeEnd w:id="34"/>
      <w:r w:rsidR="00AA4EE6" w:rsidRPr="00433118">
        <w:rPr>
          <w:rStyle w:val="CommentReference"/>
          <w:rFonts w:ascii="Times New Roman" w:hAnsi="Times New Roman" w:cs="Times New Roman"/>
          <w:sz w:val="24"/>
          <w:szCs w:val="24"/>
        </w:rPr>
        <w:commentReference w:id="34"/>
      </w:r>
      <w:commentRangeStart w:id="35"/>
      <w:r w:rsidR="001D6D07" w:rsidRPr="00433118">
        <w:rPr>
          <w:rFonts w:ascii="Times New Roman" w:eastAsia="Times New Roman" w:hAnsi="Times New Roman" w:cs="Times New Roman"/>
          <w:sz w:val="24"/>
          <w:szCs w:val="24"/>
        </w:rPr>
        <w:t>W</w:t>
      </w:r>
      <w:r w:rsidR="00892FC8" w:rsidRPr="00433118">
        <w:rPr>
          <w:rFonts w:ascii="Times New Roman" w:eastAsia="Times New Roman" w:hAnsi="Times New Roman" w:cs="Times New Roman"/>
          <w:sz w:val="24"/>
          <w:szCs w:val="24"/>
        </w:rPr>
        <w:t xml:space="preserve">e generated 100 trees </w:t>
      </w:r>
      <w:commentRangeEnd w:id="35"/>
      <w:r w:rsidR="00AA4EE6" w:rsidRPr="00433118">
        <w:rPr>
          <w:rStyle w:val="CommentReference"/>
        </w:rPr>
        <w:commentReference w:id="35"/>
      </w:r>
      <w:r w:rsidR="00892FC8" w:rsidRPr="00433118">
        <w:rPr>
          <w:rFonts w:ascii="Times New Roman" w:eastAsia="Times New Roman" w:hAnsi="Times New Roman" w:cs="Times New Roman"/>
          <w:sz w:val="24"/>
          <w:szCs w:val="24"/>
        </w:rPr>
        <w:t xml:space="preserve">and the information was </w:t>
      </w:r>
      <w:r w:rsidR="00892FC8" w:rsidRPr="00433118">
        <w:rPr>
          <w:rFonts w:ascii="Times New Roman" w:eastAsia="Times New Roman" w:hAnsi="Times New Roman" w:cs="Times New Roman"/>
          <w:sz w:val="24"/>
          <w:szCs w:val="24"/>
        </w:rPr>
        <w:lastRenderedPageBreak/>
        <w:t xml:space="preserve">then used to construct a </w:t>
      </w:r>
      <w:commentRangeStart w:id="36"/>
      <w:r w:rsidR="001D6D07" w:rsidRPr="00433118">
        <w:rPr>
          <w:rFonts w:ascii="Times New Roman" w:eastAsia="Times New Roman" w:hAnsi="Times New Roman" w:cs="Times New Roman"/>
          <w:sz w:val="24"/>
          <w:szCs w:val="24"/>
        </w:rPr>
        <w:t>consensus</w:t>
      </w:r>
      <w:r w:rsidR="001D6D07" w:rsidRPr="00433118">
        <w:rPr>
          <w:rFonts w:ascii="Times New Roman" w:eastAsia="Times New Roman" w:hAnsi="Times New Roman" w:cs="Times New Roman"/>
          <w:sz w:val="24"/>
          <w:szCs w:val="24"/>
        </w:rPr>
        <w:t xml:space="preserve"> </w:t>
      </w:r>
      <w:commentRangeEnd w:id="36"/>
      <w:r w:rsidR="001D6D07" w:rsidRPr="00433118">
        <w:rPr>
          <w:rFonts w:ascii="Times New Roman" w:eastAsia="Times New Roman" w:hAnsi="Times New Roman" w:cs="Times New Roman"/>
          <w:sz w:val="24"/>
          <w:szCs w:val="24"/>
        </w:rPr>
        <w:t>tree</w:t>
      </w:r>
      <w:r w:rsidR="001D6D07" w:rsidRPr="00433118">
        <w:rPr>
          <w:rFonts w:ascii="Times New Roman" w:eastAsia="Times New Roman" w:hAnsi="Times New Roman" w:cs="Times New Roman"/>
          <w:sz w:val="24"/>
          <w:szCs w:val="24"/>
        </w:rPr>
        <w:t xml:space="preserve"> </w:t>
      </w:r>
      <w:r w:rsidR="00AA4EE6" w:rsidRPr="00433118">
        <w:rPr>
          <w:rStyle w:val="CommentReference"/>
        </w:rPr>
        <w:commentReference w:id="36"/>
      </w:r>
      <w:r w:rsidR="00163F25" w:rsidRPr="00433118">
        <w:rPr>
          <w:rFonts w:ascii="Times New Roman" w:eastAsia="Times New Roman" w:hAnsi="Times New Roman" w:cs="Times New Roman"/>
          <w:sz w:val="24"/>
          <w:szCs w:val="24"/>
        </w:rPr>
        <w:t xml:space="preserve">using the </w:t>
      </w:r>
      <w:r w:rsidR="00433118">
        <w:rPr>
          <w:rFonts w:ascii="Times New Roman" w:eastAsia="Times New Roman" w:hAnsi="Times New Roman" w:cs="Times New Roman"/>
          <w:sz w:val="24"/>
          <w:szCs w:val="24"/>
        </w:rPr>
        <w:t xml:space="preserve">function </w:t>
      </w:r>
      <w:bookmarkStart w:id="37" w:name="_MON_1808383047"/>
      <w:bookmarkEnd w:id="37"/>
      <w:r w:rsidR="00433118">
        <w:rPr>
          <w:rFonts w:ascii="Times New Roman" w:eastAsia="Times New Roman" w:hAnsi="Times New Roman" w:cs="Times New Roman"/>
          <w:sz w:val="24"/>
          <w:szCs w:val="24"/>
        </w:rPr>
        <w:object w:dxaOrig="13030" w:dyaOrig="627" w14:anchorId="51611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65pt;height:31.45pt" o:ole="">
            <v:imagedata r:id="rId12" o:title=""/>
          </v:shape>
          <o:OLEObject Type="Embed" ProgID="Word.OpenDocumentText.12" ShapeID="_x0000_i1025" DrawAspect="Content" ObjectID="_1808579462" r:id="rId13"/>
        </w:object>
      </w:r>
      <w:proofErr w:type="spellStart"/>
      <w:proofErr w:type="gramStart"/>
      <w:r w:rsidR="00433118" w:rsidRPr="00752B43">
        <w:rPr>
          <w:rFonts w:ascii="Consolas" w:eastAsia="Times New Roman" w:hAnsi="Consolas" w:cs="Times New Roman"/>
        </w:rPr>
        <w:t>ls.consensus</w:t>
      </w:r>
      <w:proofErr w:type="spellEnd"/>
      <w:proofErr w:type="gramEnd"/>
      <w:r w:rsidR="00433118" w:rsidRPr="00752B43">
        <w:rPr>
          <w:rFonts w:ascii="Times New Roman" w:eastAsia="Times New Roman" w:hAnsi="Times New Roman" w:cs="Times New Roman"/>
        </w:rPr>
        <w:t xml:space="preserve"> </w:t>
      </w:r>
      <w:r w:rsidR="00433118">
        <w:rPr>
          <w:rFonts w:ascii="Times New Roman" w:eastAsia="Times New Roman" w:hAnsi="Times New Roman" w:cs="Times New Roman"/>
          <w:sz w:val="24"/>
          <w:szCs w:val="24"/>
        </w:rPr>
        <w:t xml:space="preserve">from the </w:t>
      </w:r>
      <w:proofErr w:type="spellStart"/>
      <w:r w:rsidR="00163F25" w:rsidRPr="00433118">
        <w:rPr>
          <w:rFonts w:ascii="Times New Roman" w:eastAsia="Times New Roman" w:hAnsi="Times New Roman" w:cs="Times New Roman"/>
          <w:sz w:val="24"/>
          <w:szCs w:val="24"/>
        </w:rPr>
        <w:t>phytools</w:t>
      </w:r>
      <w:proofErr w:type="spellEnd"/>
      <w:r w:rsidR="00163F25" w:rsidRPr="00433118">
        <w:rPr>
          <w:rFonts w:ascii="Times New Roman" w:eastAsia="Times New Roman" w:hAnsi="Times New Roman" w:cs="Times New Roman"/>
          <w:sz w:val="24"/>
          <w:szCs w:val="24"/>
        </w:rPr>
        <w:t xml:space="preserve"> package</w:t>
      </w:r>
      <w:r w:rsidRPr="00433118">
        <w:rPr>
          <w:rFonts w:ascii="Times New Roman" w:eastAsia="Times New Roman" w:hAnsi="Times New Roman" w:cs="Times New Roman"/>
          <w:sz w:val="24"/>
          <w:szCs w:val="24"/>
        </w:rPr>
        <w:t>.</w:t>
      </w:r>
    </w:p>
    <w:p w14:paraId="08264A80" w14:textId="2CAA170B" w:rsidR="00587F4E" w:rsidRPr="00433118" w:rsidRDefault="00587F4E" w:rsidP="00033651">
      <w:pPr>
        <w:spacing w:line="360" w:lineRule="auto"/>
        <w:jc w:val="both"/>
        <w:rPr>
          <w:rFonts w:ascii="Times New Roman" w:eastAsia="Times New Roman" w:hAnsi="Times New Roman" w:cs="Times New Roman"/>
          <w:sz w:val="24"/>
          <w:szCs w:val="24"/>
        </w:rPr>
      </w:pPr>
    </w:p>
    <w:p w14:paraId="0973CCCF" w14:textId="41679AC4" w:rsidR="001F1BD6" w:rsidRPr="00433118" w:rsidRDefault="00587F4E" w:rsidP="00033651">
      <w:pPr>
        <w:spacing w:line="360" w:lineRule="auto"/>
        <w:jc w:val="both"/>
        <w:rPr>
          <w:rFonts w:ascii="Times New Roman" w:eastAsia="Times New Roman" w:hAnsi="Times New Roman" w:cs="Times New Roman"/>
          <w:i/>
          <w:iCs/>
          <w:sz w:val="24"/>
          <w:szCs w:val="24"/>
        </w:rPr>
      </w:pPr>
      <w:r w:rsidRPr="00433118">
        <w:rPr>
          <w:rFonts w:ascii="Times New Roman" w:eastAsia="Times New Roman" w:hAnsi="Times New Roman" w:cs="Times New Roman"/>
          <w:i/>
          <w:iCs/>
          <w:sz w:val="24"/>
          <w:szCs w:val="24"/>
        </w:rPr>
        <w:t>Biological variables</w:t>
      </w:r>
    </w:p>
    <w:p w14:paraId="0D2EE22C" w14:textId="70524AFA" w:rsidR="00E7414F" w:rsidRPr="00433118" w:rsidRDefault="0030432D" w:rsidP="00433118">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To test for the</w:t>
      </w:r>
      <w:r w:rsidR="00073A22" w:rsidRPr="00433118">
        <w:rPr>
          <w:rFonts w:ascii="Times New Roman" w:eastAsia="Times New Roman" w:hAnsi="Times New Roman" w:cs="Times New Roman"/>
          <w:sz w:val="24"/>
          <w:szCs w:val="24"/>
        </w:rPr>
        <w:t xml:space="preserve"> biological variables </w:t>
      </w:r>
      <w:r w:rsidR="002B18D3" w:rsidRPr="00433118">
        <w:rPr>
          <w:rFonts w:ascii="Times New Roman" w:eastAsia="Times New Roman" w:hAnsi="Times New Roman" w:cs="Times New Roman"/>
          <w:sz w:val="24"/>
          <w:szCs w:val="24"/>
        </w:rPr>
        <w:t>driving</w:t>
      </w:r>
      <w:r w:rsidR="00073A22" w:rsidRPr="00433118">
        <w:rPr>
          <w:rFonts w:ascii="Times New Roman" w:eastAsia="Times New Roman" w:hAnsi="Times New Roman" w:cs="Times New Roman"/>
          <w:sz w:val="24"/>
          <w:szCs w:val="24"/>
        </w:rPr>
        <w:t xml:space="preserve"> the evolution of communal roosting </w:t>
      </w:r>
      <w:r w:rsidR="001D6D07" w:rsidRPr="00433118">
        <w:rPr>
          <w:rFonts w:ascii="Times New Roman" w:eastAsia="Times New Roman" w:hAnsi="Times New Roman" w:cs="Times New Roman"/>
          <w:sz w:val="24"/>
          <w:szCs w:val="24"/>
        </w:rPr>
        <w:t>behaviour</w:t>
      </w:r>
      <w:r w:rsidR="00073A22" w:rsidRPr="00433118">
        <w:rPr>
          <w:rFonts w:ascii="Times New Roman" w:eastAsia="Times New Roman" w:hAnsi="Times New Roman" w:cs="Times New Roman"/>
          <w:sz w:val="24"/>
          <w:szCs w:val="24"/>
        </w:rPr>
        <w:t>, I selected four main traits:</w:t>
      </w:r>
      <w:r w:rsidR="00EA2EDC" w:rsidRPr="00433118">
        <w:rPr>
          <w:rFonts w:ascii="Times New Roman" w:eastAsia="Times New Roman" w:hAnsi="Times New Roman" w:cs="Times New Roman"/>
          <w:sz w:val="24"/>
          <w:szCs w:val="24"/>
        </w:rPr>
        <w:t xml:space="preserve"> </w:t>
      </w:r>
      <w:r w:rsidR="00A04C49" w:rsidRPr="00433118">
        <w:rPr>
          <w:rFonts w:ascii="Times New Roman" w:eastAsia="Times New Roman" w:hAnsi="Times New Roman" w:cs="Times New Roman"/>
          <w:sz w:val="24"/>
          <w:szCs w:val="24"/>
        </w:rPr>
        <w:t>body mass (kg)</w:t>
      </w:r>
      <w:r w:rsidR="00377C8C" w:rsidRPr="00433118">
        <w:rPr>
          <w:rFonts w:ascii="Times New Roman" w:eastAsia="Times New Roman" w:hAnsi="Times New Roman" w:cs="Times New Roman"/>
          <w:sz w:val="24"/>
          <w:szCs w:val="24"/>
        </w:rPr>
        <w:t xml:space="preserve"> f</w:t>
      </w:r>
      <w:r w:rsidR="00A04C49" w:rsidRPr="00433118">
        <w:rPr>
          <w:rFonts w:ascii="Times New Roman" w:eastAsia="Times New Roman" w:hAnsi="Times New Roman" w:cs="Times New Roman"/>
          <w:sz w:val="24"/>
          <w:szCs w:val="24"/>
        </w:rPr>
        <w:t xml:space="preserve">ollowing Beauchamp (1999), </w:t>
      </w:r>
      <w:r w:rsidR="003E25F6" w:rsidRPr="00433118">
        <w:rPr>
          <w:rFonts w:ascii="Times New Roman" w:eastAsia="Times New Roman" w:hAnsi="Times New Roman" w:cs="Times New Roman"/>
          <w:sz w:val="24"/>
          <w:szCs w:val="24"/>
        </w:rPr>
        <w:t>H</w:t>
      </w:r>
      <w:r w:rsidR="00A04C49" w:rsidRPr="00433118">
        <w:rPr>
          <w:rFonts w:ascii="Times New Roman" w:eastAsia="Times New Roman" w:hAnsi="Times New Roman" w:cs="Times New Roman"/>
          <w:sz w:val="24"/>
          <w:szCs w:val="24"/>
        </w:rPr>
        <w:t>and-wing index (HWI)</w:t>
      </w:r>
      <w:r w:rsidR="00BC5AFD" w:rsidRPr="00433118">
        <w:rPr>
          <w:rFonts w:ascii="Times New Roman" w:eastAsia="Times New Roman" w:hAnsi="Times New Roman" w:cs="Times New Roman"/>
          <w:sz w:val="24"/>
          <w:szCs w:val="24"/>
        </w:rPr>
        <w:t xml:space="preserve"> as a proxy for dispersal ability</w:t>
      </w:r>
      <w:r w:rsidR="00A04C49" w:rsidRPr="00433118">
        <w:rPr>
          <w:rFonts w:ascii="Times New Roman" w:eastAsia="Times New Roman" w:hAnsi="Times New Roman" w:cs="Times New Roman"/>
          <w:sz w:val="24"/>
          <w:szCs w:val="24"/>
        </w:rPr>
        <w:t xml:space="preserve">, </w:t>
      </w:r>
      <w:r w:rsidR="00894205" w:rsidRPr="00433118">
        <w:rPr>
          <w:rFonts w:ascii="Times New Roman" w:eastAsia="Times New Roman" w:hAnsi="Times New Roman" w:cs="Times New Roman"/>
          <w:sz w:val="24"/>
          <w:szCs w:val="24"/>
        </w:rPr>
        <w:t>trophic guild</w:t>
      </w:r>
      <w:r w:rsidR="00377C8C" w:rsidRPr="00433118">
        <w:rPr>
          <w:rFonts w:ascii="Times New Roman" w:eastAsia="Times New Roman" w:hAnsi="Times New Roman" w:cs="Times New Roman"/>
          <w:sz w:val="24"/>
          <w:szCs w:val="24"/>
        </w:rPr>
        <w:t xml:space="preserve"> </w:t>
      </w:r>
      <w:r w:rsidR="00C4287D" w:rsidRPr="00433118">
        <w:rPr>
          <w:rFonts w:ascii="Times New Roman" w:eastAsia="Times New Roman" w:hAnsi="Times New Roman" w:cs="Times New Roman"/>
          <w:sz w:val="24"/>
          <w:szCs w:val="24"/>
        </w:rPr>
        <w:t>and</w:t>
      </w:r>
      <w:r w:rsidR="00A04C49" w:rsidRPr="00433118">
        <w:rPr>
          <w:rFonts w:ascii="Times New Roman" w:eastAsia="Times New Roman" w:hAnsi="Times New Roman" w:cs="Times New Roman"/>
          <w:sz w:val="24"/>
          <w:szCs w:val="24"/>
        </w:rPr>
        <w:t xml:space="preserve"> </w:t>
      </w:r>
      <w:r w:rsidR="00E4057A" w:rsidRPr="00433118">
        <w:rPr>
          <w:rFonts w:ascii="Times New Roman" w:eastAsia="Times New Roman" w:hAnsi="Times New Roman" w:cs="Times New Roman"/>
          <w:sz w:val="24"/>
          <w:szCs w:val="24"/>
        </w:rPr>
        <w:t xml:space="preserve">residuals of body size to brain size ratio (as a proxy for </w:t>
      </w:r>
      <w:r w:rsidR="00A04C49" w:rsidRPr="00433118">
        <w:rPr>
          <w:rFonts w:ascii="Times New Roman" w:eastAsia="Times New Roman" w:hAnsi="Times New Roman" w:cs="Times New Roman"/>
          <w:sz w:val="24"/>
          <w:szCs w:val="24"/>
        </w:rPr>
        <w:t>memory</w:t>
      </w:r>
      <w:r w:rsidR="00E4057A" w:rsidRPr="00433118">
        <w:rPr>
          <w:rFonts w:ascii="Times New Roman" w:eastAsia="Times New Roman" w:hAnsi="Times New Roman" w:cs="Times New Roman"/>
          <w:sz w:val="24"/>
          <w:szCs w:val="24"/>
        </w:rPr>
        <w:t>)</w:t>
      </w:r>
      <w:r w:rsidR="00C4287D" w:rsidRPr="00433118">
        <w:rPr>
          <w:rFonts w:ascii="Times New Roman" w:eastAsia="Times New Roman" w:hAnsi="Times New Roman" w:cs="Times New Roman"/>
          <w:sz w:val="24"/>
          <w:szCs w:val="24"/>
        </w:rPr>
        <w:t xml:space="preserve">. </w:t>
      </w:r>
    </w:p>
    <w:p w14:paraId="25EDC7D6" w14:textId="7D8DAE3B" w:rsidR="00A04C49" w:rsidRPr="00433118" w:rsidRDefault="00A0060F" w:rsidP="00A04C49">
      <w:pPr>
        <w:spacing w:line="360" w:lineRule="auto"/>
        <w:jc w:val="both"/>
        <w:rPr>
          <w:rFonts w:ascii="Times New Roman" w:hAnsi="Times New Roman" w:cs="Times New Roman"/>
          <w:i/>
          <w:iCs/>
          <w:sz w:val="24"/>
        </w:rPr>
      </w:pPr>
      <w:r w:rsidRPr="00433118">
        <w:rPr>
          <w:rFonts w:ascii="Times New Roman" w:eastAsia="Times New Roman" w:hAnsi="Times New Roman" w:cs="Times New Roman"/>
          <w:sz w:val="24"/>
          <w:szCs w:val="24"/>
        </w:rPr>
        <w:t xml:space="preserve"> </w:t>
      </w:r>
      <w:r w:rsidR="0049730A" w:rsidRPr="00433118">
        <w:rPr>
          <w:rFonts w:ascii="Times New Roman" w:hAnsi="Times New Roman" w:cs="Times New Roman"/>
          <w:i/>
          <w:iCs/>
          <w:sz w:val="24"/>
        </w:rPr>
        <w:t>Statistical analyses</w:t>
      </w:r>
    </w:p>
    <w:p w14:paraId="48E3C5E8" w14:textId="3F621701" w:rsidR="00D72601" w:rsidRPr="00433118" w:rsidRDefault="00D22A76" w:rsidP="004F5E8F">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The </w:t>
      </w:r>
      <w:r w:rsidR="0049730A" w:rsidRPr="00433118">
        <w:rPr>
          <w:rFonts w:ascii="Times New Roman" w:eastAsia="Times New Roman" w:hAnsi="Times New Roman" w:cs="Times New Roman"/>
          <w:sz w:val="24"/>
          <w:szCs w:val="24"/>
        </w:rPr>
        <w:t xml:space="preserve">evolutionary </w:t>
      </w:r>
      <w:r w:rsidRPr="00433118">
        <w:rPr>
          <w:rFonts w:ascii="Times New Roman" w:eastAsia="Times New Roman" w:hAnsi="Times New Roman" w:cs="Times New Roman"/>
          <w:sz w:val="24"/>
          <w:szCs w:val="24"/>
        </w:rPr>
        <w:t xml:space="preserve">relationship </w:t>
      </w:r>
      <w:r w:rsidR="0049730A" w:rsidRPr="00433118">
        <w:rPr>
          <w:rFonts w:ascii="Times New Roman" w:eastAsia="Times New Roman" w:hAnsi="Times New Roman" w:cs="Times New Roman"/>
          <w:sz w:val="24"/>
          <w:szCs w:val="24"/>
        </w:rPr>
        <w:t xml:space="preserve">between communal roosting </w:t>
      </w:r>
      <w:r w:rsidR="001D6D07" w:rsidRPr="00433118">
        <w:rPr>
          <w:rFonts w:ascii="Times New Roman" w:eastAsia="Times New Roman" w:hAnsi="Times New Roman" w:cs="Times New Roman"/>
          <w:sz w:val="24"/>
          <w:szCs w:val="24"/>
        </w:rPr>
        <w:t>behaviour</w:t>
      </w:r>
      <w:r w:rsidR="0049730A" w:rsidRPr="00433118">
        <w:rPr>
          <w:rFonts w:ascii="Times New Roman" w:eastAsia="Times New Roman" w:hAnsi="Times New Roman" w:cs="Times New Roman"/>
          <w:sz w:val="24"/>
          <w:szCs w:val="24"/>
        </w:rPr>
        <w:t xml:space="preserve"> (CRB) and </w:t>
      </w:r>
      <w:r w:rsidR="00041564" w:rsidRPr="00433118">
        <w:rPr>
          <w:rFonts w:ascii="Times New Roman" w:eastAsia="Times New Roman" w:hAnsi="Times New Roman" w:cs="Times New Roman"/>
          <w:sz w:val="24"/>
          <w:szCs w:val="24"/>
        </w:rPr>
        <w:t>was</w:t>
      </w:r>
      <w:r w:rsidRPr="00433118">
        <w:rPr>
          <w:rFonts w:ascii="Times New Roman" w:eastAsia="Times New Roman" w:hAnsi="Times New Roman" w:cs="Times New Roman"/>
          <w:sz w:val="24"/>
          <w:szCs w:val="24"/>
        </w:rPr>
        <w:t xml:space="preserve"> modelled using </w:t>
      </w:r>
      <w:commentRangeStart w:id="38"/>
      <w:r w:rsidRPr="00433118">
        <w:rPr>
          <w:rFonts w:ascii="Times New Roman" w:eastAsia="Times New Roman" w:hAnsi="Times New Roman" w:cs="Times New Roman"/>
          <w:sz w:val="24"/>
          <w:szCs w:val="24"/>
        </w:rPr>
        <w:t>Equation 1.</w:t>
      </w:r>
      <w:commentRangeEnd w:id="38"/>
      <w:r w:rsidR="00AA4EE6" w:rsidRPr="00433118">
        <w:rPr>
          <w:rStyle w:val="CommentReference"/>
        </w:rPr>
        <w:commentReference w:id="38"/>
      </w:r>
    </w:p>
    <w:p w14:paraId="750B8C24" w14:textId="168768F0" w:rsidR="00D72601" w:rsidRPr="00433118" w:rsidRDefault="00D72601" w:rsidP="004F5E8F">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Eq. 1</w:t>
      </w:r>
    </w:p>
    <w:p w14:paraId="2AD97CFA" w14:textId="233C0C34" w:rsidR="00D72601" w:rsidRPr="00433118" w:rsidRDefault="00D87C2F" w:rsidP="004F5E8F">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m:t>
          </m:r>
          <m:r>
            <w:rPr>
              <w:rFonts w:ascii="Cambria Math" w:eastAsia="Times New Roman" w:hAnsi="Cambria Math" w:cs="Times New Roman"/>
            </w:rPr>
            <m:t>(1|</m:t>
          </m:r>
          <m:r>
            <w:rPr>
              <w:rFonts w:ascii="Cambria Math" w:eastAsia="Times New Roman" w:hAnsi="Cambria Math" w:cs="Times New Roman"/>
            </w:rPr>
            <m:t>phylogeny</m:t>
          </m:r>
          <m:r>
            <w:rPr>
              <w:rFonts w:ascii="Cambria Math" w:eastAsia="Times New Roman" w:hAnsi="Cambria Math" w:cs="Times New Roman"/>
            </w:rPr>
            <m:t>)</m:t>
          </m:r>
        </m:oMath>
      </m:oMathPara>
    </w:p>
    <w:p w14:paraId="58BA090C" w14:textId="2200AF28" w:rsidR="00A701F4" w:rsidRPr="00433118" w:rsidRDefault="00FF3505" w:rsidP="00F20E94">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Where CRB is the Communal Roosting </w:t>
      </w:r>
      <w:r w:rsidR="001D6D07" w:rsidRPr="00433118">
        <w:rPr>
          <w:rFonts w:ascii="Times New Roman" w:eastAsia="Times New Roman" w:hAnsi="Times New Roman" w:cs="Times New Roman"/>
          <w:sz w:val="24"/>
          <w:szCs w:val="24"/>
        </w:rPr>
        <w:t>Behaviour</w:t>
      </w:r>
      <w:r w:rsidRPr="00433118">
        <w:rPr>
          <w:rFonts w:ascii="Times New Roman" w:eastAsia="Times New Roman" w:hAnsi="Times New Roman" w:cs="Times New Roman"/>
          <w:sz w:val="24"/>
          <w:szCs w:val="24"/>
        </w:rPr>
        <w:t xml:space="preserve">, </w:t>
      </w:r>
      <w:r w:rsidR="009E1C21" w:rsidRPr="00433118">
        <w:rPr>
          <w:rFonts w:ascii="Times New Roman" w:eastAsia="Times New Roman" w:hAnsi="Times New Roman" w:cs="Times New Roman"/>
          <w:sz w:val="24"/>
          <w:szCs w:val="24"/>
        </w:rPr>
        <w:t>and</w:t>
      </w:r>
      <w:r w:rsidR="00D87C2F" w:rsidRPr="00433118">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β</m:t>
        </m:r>
      </m:oMath>
      <w:r w:rsidR="00F32E43" w:rsidRPr="00433118">
        <w:rPr>
          <w:rFonts w:ascii="Times New Roman" w:eastAsia="Times New Roman" w:hAnsi="Times New Roman" w:cs="Times New Roman"/>
          <w:sz w:val="24"/>
          <w:szCs w:val="24"/>
        </w:rPr>
        <w:t xml:space="preserve"> is the </w:t>
      </w:r>
      <w:r w:rsidR="00D87C2F" w:rsidRPr="00433118">
        <w:rPr>
          <w:rFonts w:ascii="Times New Roman" w:eastAsia="Times New Roman" w:hAnsi="Times New Roman" w:cs="Times New Roman"/>
          <w:sz w:val="24"/>
          <w:szCs w:val="24"/>
        </w:rPr>
        <w:t xml:space="preserve">regression </w:t>
      </w:r>
      <w:r w:rsidR="00F32E43" w:rsidRPr="00433118">
        <w:rPr>
          <w:rFonts w:ascii="Times New Roman" w:eastAsia="Times New Roman" w:hAnsi="Times New Roman" w:cs="Times New Roman"/>
          <w:sz w:val="24"/>
          <w:szCs w:val="24"/>
        </w:rPr>
        <w:t xml:space="preserve">coefficient </w:t>
      </w:r>
      <w:r w:rsidR="00650CA6" w:rsidRPr="00433118">
        <w:rPr>
          <w:rFonts w:ascii="Times New Roman" w:eastAsia="Times New Roman" w:hAnsi="Times New Roman" w:cs="Times New Roman"/>
          <w:sz w:val="24"/>
          <w:szCs w:val="24"/>
        </w:rPr>
        <w:t>that determines the relationship between the var</w:t>
      </w:r>
      <w:r w:rsidR="00223063" w:rsidRPr="00433118">
        <w:rPr>
          <w:rFonts w:ascii="Times New Roman" w:eastAsia="Times New Roman" w:hAnsi="Times New Roman" w:cs="Times New Roman"/>
          <w:sz w:val="24"/>
          <w:szCs w:val="24"/>
        </w:rPr>
        <w:t>iables</w:t>
      </w:r>
      <w:r w:rsidR="009E1C21" w:rsidRPr="00433118">
        <w:rPr>
          <w:rFonts w:ascii="Times New Roman" w:eastAsia="Times New Roman" w:hAnsi="Times New Roman" w:cs="Times New Roman"/>
          <w:sz w:val="24"/>
          <w:szCs w:val="24"/>
        </w:rPr>
        <w:t>.</w:t>
      </w:r>
      <w:r w:rsidR="00571F91" w:rsidRPr="00433118">
        <w:rPr>
          <w:rFonts w:ascii="Times New Roman" w:eastAsia="Times New Roman" w:hAnsi="Times New Roman" w:cs="Times New Roman"/>
          <w:sz w:val="24"/>
          <w:szCs w:val="24"/>
        </w:rPr>
        <w:t xml:space="preserve"> Phylogeny was included as a random effect as the evolution of this behavior may have evolved differently in each guild.</w:t>
      </w:r>
      <w:r w:rsidR="009E1C21" w:rsidRPr="00433118">
        <w:rPr>
          <w:rFonts w:ascii="Times New Roman" w:eastAsia="Times New Roman" w:hAnsi="Times New Roman" w:cs="Times New Roman"/>
          <w:sz w:val="24"/>
          <w:szCs w:val="24"/>
        </w:rPr>
        <w:t xml:space="preserve"> </w:t>
      </w:r>
      <w:r w:rsidR="00D87C2F" w:rsidRPr="00433118">
        <w:rPr>
          <w:rFonts w:ascii="Times New Roman" w:eastAsia="Times New Roman" w:hAnsi="Times New Roman" w:cs="Times New Roman"/>
          <w:sz w:val="24"/>
          <w:szCs w:val="24"/>
        </w:rPr>
        <w:t xml:space="preserve">The model </w:t>
      </w:r>
      <w:r w:rsidR="004B7A97" w:rsidRPr="00433118">
        <w:rPr>
          <w:rFonts w:ascii="Times New Roman" w:eastAsia="Times New Roman" w:hAnsi="Times New Roman" w:cs="Times New Roman"/>
          <w:sz w:val="24"/>
          <w:szCs w:val="24"/>
        </w:rPr>
        <w:t>was</w:t>
      </w:r>
      <w:r w:rsidR="00D87C2F" w:rsidRPr="00433118">
        <w:rPr>
          <w:rFonts w:ascii="Times New Roman" w:eastAsia="Times New Roman" w:hAnsi="Times New Roman" w:cs="Times New Roman"/>
          <w:sz w:val="24"/>
          <w:szCs w:val="24"/>
        </w:rPr>
        <w:t xml:space="preserve"> fit</w:t>
      </w:r>
      <w:r w:rsidR="00D27699" w:rsidRPr="00433118">
        <w:rPr>
          <w:rFonts w:ascii="Times New Roman" w:eastAsia="Times New Roman" w:hAnsi="Times New Roman" w:cs="Times New Roman"/>
          <w:sz w:val="24"/>
          <w:szCs w:val="24"/>
        </w:rPr>
        <w:t>ted</w:t>
      </w:r>
      <w:r w:rsidR="00D87C2F" w:rsidRPr="00433118">
        <w:rPr>
          <w:rFonts w:ascii="Times New Roman" w:eastAsia="Times New Roman" w:hAnsi="Times New Roman" w:cs="Times New Roman"/>
          <w:sz w:val="24"/>
          <w:szCs w:val="24"/>
        </w:rPr>
        <w:t xml:space="preserve"> in R using the </w:t>
      </w:r>
      <w:r w:rsidR="00D87C2F" w:rsidRPr="00433118">
        <w:rPr>
          <w:rFonts w:ascii="Times New Roman" w:eastAsia="Times New Roman" w:hAnsi="Times New Roman" w:cs="Times New Roman"/>
          <w:i/>
          <w:iCs/>
          <w:sz w:val="24"/>
          <w:szCs w:val="24"/>
        </w:rPr>
        <w:t>brms</w:t>
      </w:r>
      <w:r w:rsidR="00D87C2F" w:rsidRPr="00433118">
        <w:rPr>
          <w:rFonts w:ascii="Times New Roman" w:eastAsia="Times New Roman" w:hAnsi="Times New Roman" w:cs="Times New Roman"/>
          <w:sz w:val="24"/>
          <w:szCs w:val="24"/>
        </w:rPr>
        <w:t xml:space="preserve"> </w:t>
      </w:r>
      <w:r w:rsidR="00816C7D" w:rsidRPr="00433118">
        <w:rPr>
          <w:rFonts w:ascii="Times New Roman" w:eastAsia="Times New Roman" w:hAnsi="Times New Roman" w:cs="Times New Roman"/>
          <w:sz w:val="24"/>
          <w:szCs w:val="24"/>
        </w:rPr>
        <w:t>package as it allows for flexibility to handle binary data and includes phylogen</w:t>
      </w:r>
      <w:r w:rsidR="00CD327D" w:rsidRPr="00433118">
        <w:rPr>
          <w:rFonts w:ascii="Times New Roman" w:eastAsia="Times New Roman" w:hAnsi="Times New Roman" w:cs="Times New Roman"/>
          <w:sz w:val="24"/>
          <w:szCs w:val="24"/>
        </w:rPr>
        <w:t>etic structure</w:t>
      </w:r>
      <w:r w:rsidR="00816C7D" w:rsidRPr="00433118">
        <w:rPr>
          <w:rFonts w:ascii="Times New Roman" w:eastAsia="Times New Roman" w:hAnsi="Times New Roman" w:cs="Times New Roman"/>
          <w:sz w:val="24"/>
          <w:szCs w:val="24"/>
        </w:rPr>
        <w:t xml:space="preserve"> as a random effect. I used</w:t>
      </w:r>
      <w:r w:rsidR="00D87C2F" w:rsidRPr="00433118">
        <w:rPr>
          <w:rFonts w:ascii="Times New Roman" w:eastAsia="Times New Roman" w:hAnsi="Times New Roman" w:cs="Times New Roman"/>
          <w:sz w:val="24"/>
          <w:szCs w:val="24"/>
        </w:rPr>
        <w:t xml:space="preserve"> a </w:t>
      </w:r>
      <w:r w:rsidR="00816C7D" w:rsidRPr="00433118">
        <w:rPr>
          <w:rFonts w:ascii="Times New Roman" w:eastAsia="Times New Roman" w:hAnsi="Times New Roman" w:cs="Times New Roman"/>
          <w:sz w:val="24"/>
          <w:szCs w:val="24"/>
        </w:rPr>
        <w:t xml:space="preserve">Bernoulli family distribution and the </w:t>
      </w:r>
      <w:commentRangeStart w:id="39"/>
      <w:r w:rsidR="00816C7D" w:rsidRPr="00433118">
        <w:rPr>
          <w:rFonts w:ascii="Times New Roman" w:eastAsia="Times New Roman" w:hAnsi="Times New Roman" w:cs="Times New Roman"/>
          <w:i/>
          <w:iCs/>
          <w:sz w:val="24"/>
          <w:szCs w:val="24"/>
        </w:rPr>
        <w:t>log</w:t>
      </w:r>
      <w:r w:rsidR="002A7352" w:rsidRPr="00433118">
        <w:rPr>
          <w:rFonts w:ascii="Times New Roman" w:eastAsia="Times New Roman" w:hAnsi="Times New Roman" w:cs="Times New Roman"/>
          <w:i/>
          <w:iCs/>
          <w:sz w:val="24"/>
          <w:szCs w:val="24"/>
        </w:rPr>
        <w:t xml:space="preserve">it </w:t>
      </w:r>
      <w:r w:rsidR="00816C7D" w:rsidRPr="00433118">
        <w:rPr>
          <w:rFonts w:ascii="Times New Roman" w:eastAsia="Times New Roman" w:hAnsi="Times New Roman" w:cs="Times New Roman"/>
          <w:i/>
          <w:iCs/>
          <w:sz w:val="24"/>
          <w:szCs w:val="24"/>
        </w:rPr>
        <w:t>link</w:t>
      </w:r>
      <w:r w:rsidR="005753B8" w:rsidRPr="00433118">
        <w:rPr>
          <w:rFonts w:ascii="Times New Roman" w:eastAsia="Times New Roman" w:hAnsi="Times New Roman" w:cs="Times New Roman"/>
          <w:sz w:val="24"/>
          <w:szCs w:val="24"/>
        </w:rPr>
        <w:t xml:space="preserve"> </w:t>
      </w:r>
      <w:commentRangeEnd w:id="39"/>
      <w:r w:rsidR="00AA4EE6" w:rsidRPr="00433118">
        <w:rPr>
          <w:rStyle w:val="CommentReference"/>
        </w:rPr>
        <w:commentReference w:id="39"/>
      </w:r>
      <w:r w:rsidR="005753B8" w:rsidRPr="00433118">
        <w:rPr>
          <w:rFonts w:ascii="Times New Roman" w:eastAsia="Times New Roman" w:hAnsi="Times New Roman" w:cs="Times New Roman"/>
          <w:sz w:val="24"/>
          <w:szCs w:val="24"/>
        </w:rPr>
        <w:t>function</w:t>
      </w:r>
      <w:r w:rsidR="008D4AA3" w:rsidRPr="00433118">
        <w:rPr>
          <w:rFonts w:ascii="Times New Roman" w:eastAsia="Times New Roman" w:hAnsi="Times New Roman" w:cs="Times New Roman"/>
          <w:sz w:val="24"/>
          <w:szCs w:val="24"/>
        </w:rPr>
        <w:t xml:space="preserve"> for the response variable</w:t>
      </w:r>
      <w:r w:rsidR="00816C7D" w:rsidRPr="00433118">
        <w:rPr>
          <w:rFonts w:ascii="Times New Roman" w:eastAsia="Times New Roman" w:hAnsi="Times New Roman" w:cs="Times New Roman"/>
          <w:sz w:val="24"/>
          <w:szCs w:val="24"/>
        </w:rPr>
        <w:t xml:space="preserve"> as </w:t>
      </w:r>
      <w:r w:rsidR="00E61D02" w:rsidRPr="00433118">
        <w:rPr>
          <w:rFonts w:ascii="Times New Roman" w:eastAsia="Times New Roman" w:hAnsi="Times New Roman" w:cs="Times New Roman"/>
          <w:sz w:val="24"/>
          <w:szCs w:val="24"/>
        </w:rPr>
        <w:t>the probability of CRB should saturate at 1 despite increases in the predictors</w:t>
      </w:r>
      <w:r w:rsidR="00816C7D" w:rsidRPr="00433118">
        <w:rPr>
          <w:rFonts w:ascii="Times New Roman" w:eastAsia="Times New Roman" w:hAnsi="Times New Roman" w:cs="Times New Roman"/>
          <w:sz w:val="24"/>
          <w:szCs w:val="24"/>
        </w:rPr>
        <w:t>.</w:t>
      </w:r>
      <w:r w:rsidR="008D4AA3" w:rsidRPr="00433118">
        <w:rPr>
          <w:rFonts w:ascii="Times New Roman" w:eastAsia="Times New Roman" w:hAnsi="Times New Roman" w:cs="Times New Roman"/>
          <w:sz w:val="24"/>
          <w:szCs w:val="24"/>
        </w:rPr>
        <w:t xml:space="preserve"> </w:t>
      </w:r>
      <w:r w:rsidR="00816C7D" w:rsidRPr="00433118">
        <w:rPr>
          <w:rFonts w:ascii="Times New Roman" w:eastAsia="Times New Roman" w:hAnsi="Times New Roman" w:cs="Times New Roman"/>
          <w:sz w:val="24"/>
          <w:szCs w:val="24"/>
        </w:rPr>
        <w:t xml:space="preserve">The model was </w:t>
      </w:r>
      <w:r w:rsidR="003C3383" w:rsidRPr="00433118">
        <w:rPr>
          <w:rFonts w:ascii="Times New Roman" w:eastAsia="Times New Roman" w:hAnsi="Times New Roman" w:cs="Times New Roman"/>
          <w:sz w:val="24"/>
          <w:szCs w:val="24"/>
        </w:rPr>
        <w:t>run</w:t>
      </w:r>
      <w:r w:rsidR="00816C7D" w:rsidRPr="00433118">
        <w:rPr>
          <w:rFonts w:ascii="Times New Roman" w:eastAsia="Times New Roman" w:hAnsi="Times New Roman" w:cs="Times New Roman"/>
          <w:sz w:val="24"/>
          <w:szCs w:val="24"/>
        </w:rPr>
        <w:t xml:space="preserve"> </w:t>
      </w:r>
      <w:r w:rsidR="008D4AA3" w:rsidRPr="00433118">
        <w:rPr>
          <w:rFonts w:ascii="Times New Roman" w:eastAsia="Times New Roman" w:hAnsi="Times New Roman" w:cs="Times New Roman"/>
          <w:sz w:val="24"/>
          <w:szCs w:val="24"/>
        </w:rPr>
        <w:t xml:space="preserve">with </w:t>
      </w:r>
      <w:commentRangeStart w:id="40"/>
      <w:r w:rsidR="008D4AA3" w:rsidRPr="00433118">
        <w:rPr>
          <w:rFonts w:ascii="Times New Roman" w:eastAsia="Times New Roman" w:hAnsi="Times New Roman" w:cs="Times New Roman"/>
          <w:sz w:val="24"/>
          <w:szCs w:val="24"/>
        </w:rPr>
        <w:t xml:space="preserve">eight chains and 1000000 iterations. </w:t>
      </w:r>
      <w:commentRangeEnd w:id="40"/>
      <w:r w:rsidR="00AA4EE6" w:rsidRPr="00433118">
        <w:rPr>
          <w:rStyle w:val="CommentReference"/>
        </w:rPr>
        <w:commentReference w:id="40"/>
      </w:r>
      <w:commentRangeStart w:id="41"/>
      <w:r w:rsidR="008D4AA3" w:rsidRPr="00433118">
        <w:rPr>
          <w:rFonts w:ascii="Times New Roman" w:eastAsia="Times New Roman" w:hAnsi="Times New Roman" w:cs="Times New Roman"/>
          <w:sz w:val="24"/>
          <w:szCs w:val="24"/>
        </w:rPr>
        <w:t xml:space="preserve">Given the large sample size in our </w:t>
      </w:r>
      <w:r w:rsidR="005B7D81" w:rsidRPr="00433118">
        <w:rPr>
          <w:rFonts w:ascii="Times New Roman" w:eastAsia="Times New Roman" w:hAnsi="Times New Roman" w:cs="Times New Roman"/>
          <w:sz w:val="24"/>
          <w:szCs w:val="24"/>
        </w:rPr>
        <w:t>model</w:t>
      </w:r>
      <w:r w:rsidR="0091534D" w:rsidRPr="00433118">
        <w:rPr>
          <w:rFonts w:ascii="Times New Roman" w:eastAsia="Times New Roman" w:hAnsi="Times New Roman" w:cs="Times New Roman"/>
          <w:sz w:val="24"/>
          <w:szCs w:val="24"/>
        </w:rPr>
        <w:t xml:space="preserve"> (</w:t>
      </w:r>
      <w:r w:rsidR="000353C1">
        <w:rPr>
          <w:rFonts w:ascii="Times New Roman" w:eastAsia="Times New Roman" w:hAnsi="Times New Roman" w:cs="Times New Roman"/>
          <w:sz w:val="24"/>
          <w:szCs w:val="24"/>
        </w:rPr>
        <w:t>946</w:t>
      </w:r>
      <w:r w:rsidR="0091534D" w:rsidRPr="00433118">
        <w:rPr>
          <w:rFonts w:ascii="Times New Roman" w:eastAsia="Times New Roman" w:hAnsi="Times New Roman" w:cs="Times New Roman"/>
          <w:sz w:val="24"/>
          <w:szCs w:val="24"/>
        </w:rPr>
        <w:t>)</w:t>
      </w:r>
      <w:r w:rsidR="005B7D81" w:rsidRPr="00433118">
        <w:rPr>
          <w:rFonts w:ascii="Times New Roman" w:eastAsia="Times New Roman" w:hAnsi="Times New Roman" w:cs="Times New Roman"/>
          <w:sz w:val="24"/>
          <w:szCs w:val="24"/>
        </w:rPr>
        <w:t>,</w:t>
      </w:r>
      <w:r w:rsidR="008D4AA3" w:rsidRPr="00433118">
        <w:rPr>
          <w:rFonts w:ascii="Times New Roman" w:eastAsia="Times New Roman" w:hAnsi="Times New Roman" w:cs="Times New Roman"/>
          <w:sz w:val="24"/>
          <w:szCs w:val="24"/>
        </w:rPr>
        <w:t xml:space="preserve"> </w:t>
      </w:r>
      <w:commentRangeEnd w:id="41"/>
      <w:r w:rsidR="00AA4EE6" w:rsidRPr="00433118">
        <w:rPr>
          <w:rStyle w:val="CommentReference"/>
        </w:rPr>
        <w:commentReference w:id="41"/>
      </w:r>
      <w:r w:rsidR="008D4AA3" w:rsidRPr="00433118">
        <w:rPr>
          <w:rFonts w:ascii="Times New Roman" w:eastAsia="Times New Roman" w:hAnsi="Times New Roman" w:cs="Times New Roman"/>
          <w:sz w:val="24"/>
          <w:szCs w:val="24"/>
        </w:rPr>
        <w:t xml:space="preserve">we used </w:t>
      </w:r>
      <w:commentRangeStart w:id="42"/>
      <w:r w:rsidR="008D4AA3" w:rsidRPr="00433118">
        <w:rPr>
          <w:rFonts w:ascii="Times New Roman" w:eastAsia="Times New Roman" w:hAnsi="Times New Roman" w:cs="Times New Roman"/>
          <w:sz w:val="24"/>
          <w:szCs w:val="24"/>
        </w:rPr>
        <w:t xml:space="preserve">default priors </w:t>
      </w:r>
      <w:commentRangeEnd w:id="42"/>
      <w:r w:rsidR="00AA4EE6" w:rsidRPr="00433118">
        <w:rPr>
          <w:rStyle w:val="CommentReference"/>
        </w:rPr>
        <w:commentReference w:id="42"/>
      </w:r>
      <w:r w:rsidR="008D4AA3" w:rsidRPr="00433118">
        <w:rPr>
          <w:rFonts w:ascii="Times New Roman" w:eastAsia="Times New Roman" w:hAnsi="Times New Roman" w:cs="Times New Roman"/>
          <w:sz w:val="24"/>
          <w:szCs w:val="24"/>
        </w:rPr>
        <w:t>only so that the data informed the model</w:t>
      </w:r>
      <w:r w:rsidR="003C3383" w:rsidRPr="00433118">
        <w:rPr>
          <w:rFonts w:ascii="Times New Roman" w:eastAsia="Times New Roman" w:hAnsi="Times New Roman" w:cs="Times New Roman"/>
          <w:sz w:val="24"/>
          <w:szCs w:val="24"/>
        </w:rPr>
        <w:t xml:space="preserve"> without </w:t>
      </w:r>
      <w:r w:rsidR="003175A6" w:rsidRPr="00433118">
        <w:rPr>
          <w:rFonts w:ascii="Times New Roman" w:eastAsia="Times New Roman" w:hAnsi="Times New Roman" w:cs="Times New Roman"/>
          <w:sz w:val="24"/>
          <w:szCs w:val="24"/>
        </w:rPr>
        <w:t>introducing</w:t>
      </w:r>
      <w:r w:rsidR="003C3383" w:rsidRPr="00433118">
        <w:rPr>
          <w:rFonts w:ascii="Times New Roman" w:eastAsia="Times New Roman" w:hAnsi="Times New Roman" w:cs="Times New Roman"/>
          <w:sz w:val="24"/>
          <w:szCs w:val="24"/>
        </w:rPr>
        <w:t xml:space="preserve"> biases</w:t>
      </w:r>
      <w:r w:rsidR="008D4AA3" w:rsidRPr="00433118">
        <w:rPr>
          <w:rFonts w:ascii="Times New Roman" w:eastAsia="Times New Roman" w:hAnsi="Times New Roman" w:cs="Times New Roman"/>
          <w:sz w:val="24"/>
          <w:szCs w:val="24"/>
        </w:rPr>
        <w:t>.</w:t>
      </w:r>
    </w:p>
    <w:p w14:paraId="2946612C" w14:textId="77777777" w:rsidR="003F5067" w:rsidRPr="00433118" w:rsidRDefault="003F5067" w:rsidP="00F20E94">
      <w:pPr>
        <w:spacing w:line="360" w:lineRule="auto"/>
        <w:jc w:val="both"/>
        <w:rPr>
          <w:rFonts w:ascii="Times New Roman" w:eastAsia="Times New Roman" w:hAnsi="Times New Roman" w:cs="Times New Roman"/>
          <w:sz w:val="24"/>
          <w:szCs w:val="24"/>
        </w:rPr>
      </w:pPr>
    </w:p>
    <w:p w14:paraId="0A9C3E93" w14:textId="77777777" w:rsidR="00B82163" w:rsidRPr="00433118" w:rsidRDefault="00B82163" w:rsidP="00746459">
      <w:pPr>
        <w:spacing w:line="360" w:lineRule="auto"/>
        <w:jc w:val="both"/>
        <w:rPr>
          <w:rFonts w:ascii="Times New Roman" w:eastAsia="Times New Roman" w:hAnsi="Times New Roman" w:cs="Times New Roman"/>
          <w:i/>
          <w:iCs/>
          <w:sz w:val="24"/>
          <w:szCs w:val="24"/>
        </w:rPr>
      </w:pPr>
      <w:r w:rsidRPr="00433118">
        <w:rPr>
          <w:rFonts w:ascii="Times New Roman" w:eastAsia="Times New Roman" w:hAnsi="Times New Roman" w:cs="Times New Roman"/>
          <w:i/>
          <w:iCs/>
          <w:sz w:val="24"/>
          <w:szCs w:val="24"/>
        </w:rPr>
        <w:t>Global model</w:t>
      </w:r>
    </w:p>
    <w:p w14:paraId="2FB0BF33" w14:textId="0EDEF437" w:rsidR="00746459" w:rsidRPr="00433118" w:rsidRDefault="00746459" w:rsidP="00746459">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lastRenderedPageBreak/>
        <w:t xml:space="preserve">To test for the importance of biological variables on Communal Roosting </w:t>
      </w:r>
      <w:r w:rsidR="001D6D07" w:rsidRPr="00433118">
        <w:rPr>
          <w:rFonts w:ascii="Times New Roman" w:eastAsia="Times New Roman" w:hAnsi="Times New Roman" w:cs="Times New Roman"/>
          <w:sz w:val="24"/>
          <w:szCs w:val="24"/>
        </w:rPr>
        <w:t>Behaviour</w:t>
      </w:r>
      <w:r w:rsidRPr="00433118">
        <w:rPr>
          <w:rFonts w:ascii="Times New Roman" w:eastAsia="Times New Roman" w:hAnsi="Times New Roman" w:cs="Times New Roman"/>
          <w:sz w:val="24"/>
          <w:szCs w:val="24"/>
        </w:rPr>
        <w:t>, I tested five different models. The first set of models used all data available (</w:t>
      </w:r>
      <w:commentRangeStart w:id="43"/>
      <w:r w:rsidRPr="00433118">
        <w:rPr>
          <w:rFonts w:ascii="Times New Roman" w:eastAsia="Times New Roman" w:hAnsi="Times New Roman" w:cs="Times New Roman"/>
          <w:sz w:val="24"/>
          <w:szCs w:val="24"/>
        </w:rPr>
        <w:t xml:space="preserve">946 species), </w:t>
      </w:r>
      <w:commentRangeEnd w:id="43"/>
      <w:r w:rsidR="00AA4EE6" w:rsidRPr="00433118">
        <w:rPr>
          <w:rStyle w:val="CommentReference"/>
        </w:rPr>
        <w:commentReference w:id="43"/>
      </w:r>
      <w:r w:rsidRPr="00433118">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532DB847" w14:textId="42AFD372" w:rsidR="00B82163" w:rsidRPr="00433118" w:rsidRDefault="00B82163" w:rsidP="00746459">
      <w:pPr>
        <w:spacing w:line="360" w:lineRule="auto"/>
        <w:jc w:val="both"/>
        <w:rPr>
          <w:rFonts w:ascii="Times New Roman" w:eastAsia="Times New Roman" w:hAnsi="Times New Roman" w:cs="Times New Roman"/>
          <w:i/>
          <w:iCs/>
          <w:sz w:val="24"/>
          <w:szCs w:val="24"/>
        </w:rPr>
      </w:pPr>
      <w:r w:rsidRPr="00433118">
        <w:rPr>
          <w:rFonts w:ascii="Times New Roman" w:eastAsia="Times New Roman" w:hAnsi="Times New Roman" w:cs="Times New Roman"/>
          <w:i/>
          <w:iCs/>
          <w:sz w:val="24"/>
          <w:szCs w:val="24"/>
        </w:rPr>
        <w:t>Subset models</w:t>
      </w:r>
    </w:p>
    <w:p w14:paraId="2AA3CD83" w14:textId="3254D103" w:rsidR="00746459" w:rsidRPr="00433118" w:rsidRDefault="00746459" w:rsidP="00746459">
      <w:pPr>
        <w:spacing w:line="360" w:lineRule="auto"/>
        <w:jc w:val="both"/>
        <w:rPr>
          <w:rFonts w:ascii="Times New Roman" w:eastAsia="Times New Roman" w:hAnsi="Times New Roman" w:cs="Times New Roman"/>
          <w:sz w:val="24"/>
          <w:szCs w:val="24"/>
        </w:rPr>
      </w:pPr>
      <w:commentRangeStart w:id="44"/>
      <w:r w:rsidRPr="00433118">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(mm3) and mass (kg) from different sources. Because brain size and brain volume were highly correlated (0.</w:t>
      </w:r>
      <w:r w:rsidR="005F5E90" w:rsidRPr="00433118">
        <w:rPr>
          <w:rFonts w:ascii="Times New Roman" w:eastAsia="Times New Roman" w:hAnsi="Times New Roman" w:cs="Times New Roman"/>
          <w:sz w:val="24"/>
          <w:szCs w:val="24"/>
        </w:rPr>
        <w:t>9</w:t>
      </w:r>
      <w:r w:rsidRPr="00433118">
        <w:rPr>
          <w:rFonts w:ascii="Times New Roman" w:eastAsia="Times New Roman" w:hAnsi="Times New Roman" w:cs="Times New Roman"/>
          <w:sz w:val="24"/>
          <w:szCs w:val="24"/>
        </w:rPr>
        <w:t>), brain volume was dropped to avoid collinearity. Brain mass was selected over brain volume as it had more raw data available. A linear model was fitted between both variables using the ‘</w:t>
      </w:r>
      <w:proofErr w:type="spellStart"/>
      <w:r w:rsidRPr="00433118">
        <w:rPr>
          <w:rFonts w:ascii="Times New Roman" w:eastAsia="Times New Roman" w:hAnsi="Times New Roman" w:cs="Times New Roman"/>
          <w:sz w:val="24"/>
          <w:szCs w:val="24"/>
        </w:rPr>
        <w:t>lm</w:t>
      </w:r>
      <w:proofErr w:type="spellEnd"/>
      <w:r w:rsidRPr="00433118">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44"/>
      <w:r w:rsidR="00EC7BCD" w:rsidRPr="00433118">
        <w:rPr>
          <w:rStyle w:val="CommentReference"/>
        </w:rPr>
        <w:commentReference w:id="44"/>
      </w:r>
      <w:r w:rsidRPr="00433118">
        <w:rPr>
          <w:rFonts w:ascii="Times New Roman" w:eastAsia="Times New Roman" w:hAnsi="Times New Roman" w:cs="Times New Roman"/>
          <w:sz w:val="24"/>
          <w:szCs w:val="24"/>
        </w:rPr>
        <w:t>correct for collinearity between brain mass and body mass, I fitted a linear model between the two variables. The residuals of the model were used as the predictor rather than brain mass itself</w:t>
      </w:r>
      <w:r w:rsidR="003175A6" w:rsidRPr="00433118">
        <w:rPr>
          <w:rFonts w:ascii="Times New Roman" w:eastAsia="Times New Roman" w:hAnsi="Times New Roman" w:cs="Times New Roman"/>
          <w:sz w:val="24"/>
          <w:szCs w:val="24"/>
        </w:rPr>
        <w:t xml:space="preserve"> </w:t>
      </w:r>
      <w:r w:rsidR="00666965" w:rsidRPr="00752B43">
        <w:rPr>
          <w:rFonts w:ascii="Times New Roman" w:eastAsia="Times New Roman" w:hAnsi="Times New Roman" w:cs="Times New Roman"/>
          <w:sz w:val="24"/>
          <w:szCs w:val="24"/>
        </w:rPr>
        <w:fldChar w:fldCharType="begin"/>
      </w:r>
      <w:r w:rsidR="00666965" w:rsidRPr="00752B43">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00666965" w:rsidRPr="00752B43">
        <w:rPr>
          <w:rFonts w:ascii="Times New Roman" w:eastAsia="Times New Roman" w:hAnsi="Times New Roman" w:cs="Times New Roman"/>
          <w:sz w:val="24"/>
          <w:szCs w:val="24"/>
        </w:rPr>
        <w:fldChar w:fldCharType="separate"/>
      </w:r>
      <w:r w:rsidR="00666965" w:rsidRPr="00433118">
        <w:rPr>
          <w:rFonts w:ascii="Times New Roman" w:hAnsi="Times New Roman" w:cs="Times New Roman"/>
          <w:sz w:val="24"/>
        </w:rPr>
        <w:t>(Van Overveld et al., 2022)</w:t>
      </w:r>
      <w:r w:rsidR="00666965" w:rsidRPr="00752B43">
        <w:rPr>
          <w:rFonts w:ascii="Times New Roman" w:eastAsia="Times New Roman" w:hAnsi="Times New Roman" w:cs="Times New Roman"/>
          <w:sz w:val="24"/>
          <w:szCs w:val="24"/>
        </w:rPr>
        <w:fldChar w:fldCharType="end"/>
      </w:r>
      <w:r w:rsidRPr="00433118">
        <w:rPr>
          <w:rFonts w:ascii="Times New Roman" w:eastAsia="Times New Roman" w:hAnsi="Times New Roman" w:cs="Times New Roman"/>
          <w:sz w:val="24"/>
          <w:szCs w:val="24"/>
        </w:rPr>
        <w:t>. The first model was the same model than before but only on a smaller sample size. The second model was ran adding the residuals of brain mass against body mass as a predictor variable. A third model was ran using an additional interaction term between brain mass and body mass instead of the residuals. Models were compared using DIC. (Table 1).</w:t>
      </w:r>
    </w:p>
    <w:tbl>
      <w:tblPr>
        <w:tblStyle w:val="TableGrid"/>
        <w:tblW w:w="10485" w:type="dxa"/>
        <w:tblLayout w:type="fixed"/>
        <w:tblLook w:val="04A0" w:firstRow="1" w:lastRow="0" w:firstColumn="1" w:lastColumn="0" w:noHBand="0" w:noVBand="1"/>
      </w:tblPr>
      <w:tblGrid>
        <w:gridCol w:w="1696"/>
        <w:gridCol w:w="7513"/>
        <w:gridCol w:w="1276"/>
      </w:tblGrid>
      <w:tr w:rsidR="00433118" w:rsidRPr="00433118" w14:paraId="2E0D2DA8" w14:textId="77777777" w:rsidTr="00141B71">
        <w:trPr>
          <w:trHeight w:val="403"/>
        </w:trPr>
        <w:tc>
          <w:tcPr>
            <w:tcW w:w="1696" w:type="dxa"/>
          </w:tcPr>
          <w:p w14:paraId="690FE717"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Model name</w:t>
            </w:r>
          </w:p>
        </w:tc>
        <w:tc>
          <w:tcPr>
            <w:tcW w:w="7513" w:type="dxa"/>
          </w:tcPr>
          <w:p w14:paraId="222148A8"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Predictor variables included</w:t>
            </w:r>
          </w:p>
        </w:tc>
        <w:tc>
          <w:tcPr>
            <w:tcW w:w="1276" w:type="dxa"/>
          </w:tcPr>
          <w:p w14:paraId="71ED0CB3"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Number of species</w:t>
            </w:r>
          </w:p>
        </w:tc>
      </w:tr>
      <w:tr w:rsidR="00433118" w:rsidRPr="00433118" w14:paraId="0F5F9087" w14:textId="77777777" w:rsidTr="00141B71">
        <w:trPr>
          <w:trHeight w:val="397"/>
        </w:trPr>
        <w:tc>
          <w:tcPr>
            <w:tcW w:w="1696" w:type="dxa"/>
          </w:tcPr>
          <w:p w14:paraId="4A9D5EF9" w14:textId="77777777" w:rsidR="00746459" w:rsidRPr="00433118" w:rsidRDefault="00746459" w:rsidP="00141B71">
            <w:pPr>
              <w:spacing w:line="360" w:lineRule="auto"/>
              <w:jc w:val="both"/>
              <w:rPr>
                <w:rFonts w:ascii="Times New Roman" w:eastAsia="Times New Roman" w:hAnsi="Times New Roman" w:cs="Times New Roman"/>
                <w:sz w:val="24"/>
                <w:szCs w:val="24"/>
              </w:rPr>
            </w:pPr>
            <w:proofErr w:type="spellStart"/>
            <w:r w:rsidRPr="00433118">
              <w:rPr>
                <w:rFonts w:ascii="Times New Roman" w:eastAsia="Times New Roman" w:hAnsi="Times New Roman" w:cs="Times New Roman"/>
                <w:sz w:val="24"/>
                <w:szCs w:val="24"/>
              </w:rPr>
              <w:t>Null_model</w:t>
            </w:r>
            <w:proofErr w:type="spellEnd"/>
          </w:p>
        </w:tc>
        <w:tc>
          <w:tcPr>
            <w:tcW w:w="7513" w:type="dxa"/>
          </w:tcPr>
          <w:p w14:paraId="1251413D"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phylogeny</w:t>
            </w:r>
          </w:p>
        </w:tc>
        <w:tc>
          <w:tcPr>
            <w:tcW w:w="1276" w:type="dxa"/>
          </w:tcPr>
          <w:p w14:paraId="52407F46"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946</w:t>
            </w:r>
          </w:p>
        </w:tc>
      </w:tr>
      <w:tr w:rsidR="00433118" w:rsidRPr="00433118" w14:paraId="2B32C0A0" w14:textId="77777777" w:rsidTr="00141B71">
        <w:trPr>
          <w:trHeight w:val="426"/>
        </w:trPr>
        <w:tc>
          <w:tcPr>
            <w:tcW w:w="1696" w:type="dxa"/>
          </w:tcPr>
          <w:p w14:paraId="60383454"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Model_1</w:t>
            </w:r>
          </w:p>
        </w:tc>
        <w:tc>
          <w:tcPr>
            <w:tcW w:w="7513" w:type="dxa"/>
          </w:tcPr>
          <w:p w14:paraId="673C5793"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HWI, body mass, trophic guild, phylogeny</w:t>
            </w:r>
          </w:p>
        </w:tc>
        <w:tc>
          <w:tcPr>
            <w:tcW w:w="1276" w:type="dxa"/>
          </w:tcPr>
          <w:p w14:paraId="10F8932C"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946</w:t>
            </w:r>
          </w:p>
        </w:tc>
      </w:tr>
      <w:tr w:rsidR="00433118" w:rsidRPr="00433118" w14:paraId="49047BC6" w14:textId="77777777" w:rsidTr="00141B71">
        <w:trPr>
          <w:trHeight w:val="397"/>
        </w:trPr>
        <w:tc>
          <w:tcPr>
            <w:tcW w:w="1696" w:type="dxa"/>
          </w:tcPr>
          <w:p w14:paraId="55147218"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Model_2</w:t>
            </w:r>
          </w:p>
        </w:tc>
        <w:tc>
          <w:tcPr>
            <w:tcW w:w="7513" w:type="dxa"/>
          </w:tcPr>
          <w:p w14:paraId="0C69F6DC"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HWI, body mass, trophic guild, phylogeny</w:t>
            </w:r>
          </w:p>
        </w:tc>
        <w:tc>
          <w:tcPr>
            <w:tcW w:w="1276" w:type="dxa"/>
          </w:tcPr>
          <w:p w14:paraId="58301E3A"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300</w:t>
            </w:r>
          </w:p>
        </w:tc>
      </w:tr>
      <w:tr w:rsidR="00433118" w:rsidRPr="00433118" w14:paraId="311C386D" w14:textId="77777777" w:rsidTr="00141B71">
        <w:trPr>
          <w:trHeight w:val="403"/>
        </w:trPr>
        <w:tc>
          <w:tcPr>
            <w:tcW w:w="1696" w:type="dxa"/>
          </w:tcPr>
          <w:p w14:paraId="4C0D3990"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Model_3</w:t>
            </w:r>
          </w:p>
        </w:tc>
        <w:tc>
          <w:tcPr>
            <w:tcW w:w="7513" w:type="dxa"/>
          </w:tcPr>
          <w:p w14:paraId="326632F6"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HWI, body mass, trophic guild, phylogeny, residuals </w:t>
            </w:r>
            <w:proofErr w:type="spellStart"/>
            <w:r w:rsidRPr="00433118">
              <w:rPr>
                <w:rFonts w:ascii="Times New Roman" w:eastAsia="Times New Roman" w:hAnsi="Times New Roman" w:cs="Times New Roman"/>
                <w:sz w:val="24"/>
                <w:szCs w:val="24"/>
              </w:rPr>
              <w:t>brainmass</w:t>
            </w:r>
            <w:proofErr w:type="spellEnd"/>
            <w:r w:rsidRPr="00433118">
              <w:rPr>
                <w:rFonts w:ascii="Times New Roman" w:eastAsia="Times New Roman" w:hAnsi="Times New Roman" w:cs="Times New Roman"/>
                <w:sz w:val="24"/>
                <w:szCs w:val="24"/>
              </w:rPr>
              <w:t>/</w:t>
            </w:r>
            <w:proofErr w:type="spellStart"/>
            <w:r w:rsidRPr="00433118">
              <w:rPr>
                <w:rFonts w:ascii="Times New Roman" w:eastAsia="Times New Roman" w:hAnsi="Times New Roman" w:cs="Times New Roman"/>
                <w:sz w:val="24"/>
                <w:szCs w:val="24"/>
              </w:rPr>
              <w:t>bodymass</w:t>
            </w:r>
            <w:proofErr w:type="spellEnd"/>
          </w:p>
        </w:tc>
        <w:tc>
          <w:tcPr>
            <w:tcW w:w="1276" w:type="dxa"/>
          </w:tcPr>
          <w:p w14:paraId="15BDE58E"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300</w:t>
            </w:r>
          </w:p>
        </w:tc>
      </w:tr>
      <w:tr w:rsidR="00746459" w:rsidRPr="00433118" w14:paraId="5DB987B8" w14:textId="77777777" w:rsidTr="00141B71">
        <w:trPr>
          <w:trHeight w:val="403"/>
        </w:trPr>
        <w:tc>
          <w:tcPr>
            <w:tcW w:w="1696" w:type="dxa"/>
          </w:tcPr>
          <w:p w14:paraId="22AD7E26" w14:textId="77777777" w:rsidR="00746459" w:rsidRPr="00433118" w:rsidRDefault="00746459" w:rsidP="00141B71">
            <w:pPr>
              <w:spacing w:line="360" w:lineRule="auto"/>
              <w:jc w:val="both"/>
              <w:rPr>
                <w:rFonts w:ascii="Times New Roman" w:eastAsia="Times New Roman" w:hAnsi="Times New Roman" w:cs="Times New Roman"/>
                <w:sz w:val="24"/>
                <w:szCs w:val="24"/>
              </w:rPr>
            </w:pPr>
            <w:commentRangeStart w:id="45"/>
            <w:r w:rsidRPr="00433118">
              <w:rPr>
                <w:rFonts w:ascii="Times New Roman" w:eastAsia="Times New Roman" w:hAnsi="Times New Roman" w:cs="Times New Roman"/>
                <w:sz w:val="24"/>
                <w:szCs w:val="24"/>
              </w:rPr>
              <w:t>Model_4</w:t>
            </w:r>
            <w:commentRangeEnd w:id="45"/>
            <w:r w:rsidR="00EC7BCD" w:rsidRPr="00433118">
              <w:rPr>
                <w:rStyle w:val="CommentReference"/>
              </w:rPr>
              <w:commentReference w:id="45"/>
            </w:r>
          </w:p>
        </w:tc>
        <w:tc>
          <w:tcPr>
            <w:tcW w:w="7513" w:type="dxa"/>
          </w:tcPr>
          <w:p w14:paraId="74CD3565"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HWI, body mass, trophic guild, phylogeny, brain mass, </w:t>
            </w:r>
            <w:proofErr w:type="spellStart"/>
            <w:proofErr w:type="gramStart"/>
            <w:r w:rsidRPr="00433118">
              <w:rPr>
                <w:rFonts w:ascii="Times New Roman" w:eastAsia="Times New Roman" w:hAnsi="Times New Roman" w:cs="Times New Roman"/>
                <w:sz w:val="24"/>
                <w:szCs w:val="24"/>
              </w:rPr>
              <w:t>brainmass:bodymass</w:t>
            </w:r>
            <w:proofErr w:type="spellEnd"/>
            <w:proofErr w:type="gramEnd"/>
          </w:p>
        </w:tc>
        <w:tc>
          <w:tcPr>
            <w:tcW w:w="1276" w:type="dxa"/>
          </w:tcPr>
          <w:p w14:paraId="7F86495E" w14:textId="77777777" w:rsidR="00746459" w:rsidRPr="00433118" w:rsidRDefault="00746459" w:rsidP="00141B71">
            <w:p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300</w:t>
            </w:r>
          </w:p>
        </w:tc>
      </w:tr>
    </w:tbl>
    <w:p w14:paraId="31987F54" w14:textId="77777777" w:rsidR="00746459" w:rsidRPr="00433118" w:rsidRDefault="00746459" w:rsidP="00746459">
      <w:pPr>
        <w:spacing w:line="360" w:lineRule="auto"/>
        <w:jc w:val="both"/>
        <w:rPr>
          <w:rFonts w:ascii="Times New Roman" w:eastAsia="Times New Roman" w:hAnsi="Times New Roman" w:cs="Times New Roman"/>
          <w:sz w:val="24"/>
          <w:szCs w:val="24"/>
        </w:rPr>
      </w:pPr>
    </w:p>
    <w:p w14:paraId="0813B570" w14:textId="25EE810A" w:rsidR="00A0060F" w:rsidRPr="00433118" w:rsidRDefault="00D9008E" w:rsidP="00400095">
      <w:pPr>
        <w:spacing w:line="360" w:lineRule="auto"/>
        <w:jc w:val="both"/>
        <w:rPr>
          <w:rFonts w:ascii="Times New Roman" w:hAnsi="Times New Roman" w:cs="Times New Roman"/>
          <w:b/>
          <w:bCs/>
          <w:sz w:val="24"/>
          <w:szCs w:val="24"/>
        </w:rPr>
      </w:pPr>
      <w:commentRangeStart w:id="46"/>
      <w:r w:rsidRPr="00433118">
        <w:rPr>
          <w:rFonts w:ascii="Times New Roman" w:hAnsi="Times New Roman" w:cs="Times New Roman"/>
          <w:b/>
          <w:bCs/>
          <w:sz w:val="24"/>
          <w:szCs w:val="24"/>
        </w:rPr>
        <w:t>Results</w:t>
      </w:r>
      <w:commentRangeEnd w:id="46"/>
      <w:r w:rsidR="0006102A" w:rsidRPr="00433118">
        <w:rPr>
          <w:rStyle w:val="CommentReference"/>
        </w:rPr>
        <w:commentReference w:id="46"/>
      </w:r>
    </w:p>
    <w:p w14:paraId="6AF6E33D" w14:textId="1A4BA079" w:rsidR="00D378F5" w:rsidRPr="00433118" w:rsidRDefault="00D378F5" w:rsidP="00400095">
      <w:pPr>
        <w:spacing w:line="360" w:lineRule="auto"/>
        <w:jc w:val="both"/>
        <w:rPr>
          <w:rFonts w:ascii="Times New Roman" w:eastAsia="Times New Roman" w:hAnsi="Times New Roman" w:cs="Times New Roman"/>
          <w:i/>
          <w:iCs/>
          <w:sz w:val="24"/>
          <w:szCs w:val="24"/>
        </w:rPr>
      </w:pPr>
      <w:commentRangeStart w:id="47"/>
      <w:r w:rsidRPr="00433118">
        <w:rPr>
          <w:rFonts w:ascii="Times New Roman" w:eastAsia="Times New Roman" w:hAnsi="Times New Roman" w:cs="Times New Roman"/>
          <w:i/>
          <w:iCs/>
          <w:sz w:val="24"/>
          <w:szCs w:val="24"/>
        </w:rPr>
        <w:t>Web Scraping</w:t>
      </w:r>
      <w:r w:rsidR="008D4AA3" w:rsidRPr="00433118">
        <w:rPr>
          <w:rFonts w:ascii="Times New Roman" w:eastAsia="Times New Roman" w:hAnsi="Times New Roman" w:cs="Times New Roman"/>
          <w:i/>
          <w:iCs/>
          <w:sz w:val="24"/>
          <w:szCs w:val="24"/>
        </w:rPr>
        <w:t xml:space="preserve"> and Communal Roosting </w:t>
      </w:r>
      <w:r w:rsidR="001D6D07" w:rsidRPr="00433118">
        <w:rPr>
          <w:rFonts w:ascii="Times New Roman" w:eastAsia="Times New Roman" w:hAnsi="Times New Roman" w:cs="Times New Roman"/>
          <w:i/>
          <w:iCs/>
          <w:sz w:val="24"/>
          <w:szCs w:val="24"/>
        </w:rPr>
        <w:t>Behaviour</w:t>
      </w:r>
    </w:p>
    <w:p w14:paraId="3D384A15" w14:textId="468BAA1E" w:rsidR="008D4AA3" w:rsidRPr="00433118" w:rsidRDefault="00273EDF" w:rsidP="00400095">
      <w:pPr>
        <w:spacing w:line="360" w:lineRule="auto"/>
        <w:jc w:val="both"/>
        <w:rPr>
          <w:rFonts w:ascii="Times New Roman" w:eastAsia="Times New Roman" w:hAnsi="Times New Roman" w:cs="Times New Roman"/>
          <w:sz w:val="24"/>
          <w:szCs w:val="24"/>
        </w:rPr>
      </w:pPr>
      <w:proofErr w:type="spellStart"/>
      <w:r w:rsidRPr="00433118">
        <w:rPr>
          <w:rFonts w:ascii="Times New Roman" w:eastAsia="Times New Roman" w:hAnsi="Times New Roman" w:cs="Times New Roman"/>
          <w:sz w:val="24"/>
          <w:szCs w:val="24"/>
        </w:rPr>
        <w:t>OpenAlex</w:t>
      </w:r>
      <w:proofErr w:type="spellEnd"/>
      <w:r w:rsidRPr="00433118">
        <w:rPr>
          <w:rFonts w:ascii="Times New Roman" w:eastAsia="Times New Roman" w:hAnsi="Times New Roman" w:cs="Times New Roman"/>
          <w:sz w:val="24"/>
          <w:szCs w:val="24"/>
        </w:rPr>
        <w:t xml:space="preserve"> had approximately a 14% accuracy, compared to SCOPUS which had a 15% accuracy to the manually checked list of species.</w:t>
      </w:r>
      <w:r w:rsidR="008D4AA3" w:rsidRPr="00433118">
        <w:rPr>
          <w:rFonts w:ascii="Times New Roman" w:eastAsia="Times New Roman" w:hAnsi="Times New Roman" w:cs="Times New Roman"/>
          <w:sz w:val="24"/>
          <w:szCs w:val="24"/>
        </w:rPr>
        <w:t xml:space="preserve"> </w:t>
      </w:r>
      <w:commentRangeEnd w:id="47"/>
      <w:r w:rsidR="00EC7BCD" w:rsidRPr="00433118">
        <w:rPr>
          <w:rStyle w:val="CommentReference"/>
        </w:rPr>
        <w:commentReference w:id="47"/>
      </w:r>
    </w:p>
    <w:p w14:paraId="10577C5F" w14:textId="7AEE7141" w:rsidR="00E8770D" w:rsidRPr="00433118" w:rsidRDefault="005939F3" w:rsidP="00400095">
      <w:pPr>
        <w:spacing w:line="360" w:lineRule="auto"/>
        <w:jc w:val="both"/>
        <w:rPr>
          <w:rFonts w:ascii="Times New Roman" w:eastAsia="Times New Roman" w:hAnsi="Times New Roman" w:cs="Times New Roman"/>
          <w:i/>
          <w:sz w:val="24"/>
          <w:szCs w:val="24"/>
        </w:rPr>
      </w:pPr>
      <w:r w:rsidRPr="00433118">
        <w:rPr>
          <w:rFonts w:ascii="Times New Roman" w:eastAsia="Times New Roman" w:hAnsi="Times New Roman" w:cs="Times New Roman"/>
          <w:i/>
          <w:sz w:val="24"/>
          <w:szCs w:val="24"/>
        </w:rPr>
        <w:lastRenderedPageBreak/>
        <w:t>The distribution o</w:t>
      </w:r>
      <w:r w:rsidR="00935C35" w:rsidRPr="00433118">
        <w:rPr>
          <w:rFonts w:ascii="Times New Roman" w:eastAsia="Times New Roman" w:hAnsi="Times New Roman" w:cs="Times New Roman"/>
          <w:i/>
          <w:sz w:val="24"/>
          <w:szCs w:val="24"/>
        </w:rPr>
        <w:t>f</w:t>
      </w:r>
      <w:r w:rsidRPr="00433118">
        <w:rPr>
          <w:rFonts w:ascii="Times New Roman" w:eastAsia="Times New Roman" w:hAnsi="Times New Roman" w:cs="Times New Roman"/>
          <w:i/>
          <w:sz w:val="24"/>
          <w:szCs w:val="24"/>
        </w:rPr>
        <w:t xml:space="preserve"> Communal Roosting</w:t>
      </w:r>
    </w:p>
    <w:p w14:paraId="7D9A19A3" w14:textId="663E14AA" w:rsidR="00141E16" w:rsidRPr="00433118" w:rsidRDefault="005B5BEB" w:rsidP="00141E16">
      <w:pPr>
        <w:spacing w:line="360" w:lineRule="auto"/>
        <w:jc w:val="both"/>
        <w:rPr>
          <w:rFonts w:ascii="Times New Roman" w:eastAsia="Times New Roman" w:hAnsi="Times New Roman" w:cs="Times New Roman"/>
          <w:iCs/>
          <w:sz w:val="24"/>
          <w:szCs w:val="24"/>
        </w:rPr>
      </w:pPr>
      <w:commentRangeStart w:id="48"/>
      <w:r w:rsidRPr="00433118">
        <w:rPr>
          <w:rFonts w:ascii="Times New Roman" w:eastAsia="Times New Roman" w:hAnsi="Times New Roman" w:cs="Times New Roman"/>
          <w:sz w:val="24"/>
          <w:szCs w:val="24"/>
        </w:rPr>
        <w:t xml:space="preserve">Of all 8373 bird species that were originally chosen for the analysis, I used a conservative approach and therefore only 946 species were used for the analysis since those were the ones for which enough information was available to </w:t>
      </w:r>
      <w:r w:rsidRPr="00752B43">
        <w:rPr>
          <w:rFonts w:ascii="Times New Roman" w:eastAsia="Times New Roman" w:hAnsi="Times New Roman" w:cs="Times New Roman"/>
          <w:sz w:val="24"/>
          <w:szCs w:val="24"/>
        </w:rPr>
        <w:t xml:space="preserve">confirm (1) or discard communal (0) roosting </w:t>
      </w:r>
      <w:r w:rsidR="001D6D07" w:rsidRPr="00752B43">
        <w:rPr>
          <w:rFonts w:ascii="Times New Roman" w:eastAsia="Times New Roman" w:hAnsi="Times New Roman" w:cs="Times New Roman"/>
          <w:sz w:val="24"/>
          <w:szCs w:val="24"/>
        </w:rPr>
        <w:t>behaviour</w:t>
      </w:r>
      <w:r w:rsidRPr="00752B43">
        <w:rPr>
          <w:rFonts w:ascii="Times New Roman" w:eastAsia="Times New Roman" w:hAnsi="Times New Roman" w:cs="Times New Roman"/>
          <w:sz w:val="24"/>
          <w:szCs w:val="24"/>
        </w:rPr>
        <w:t>.</w:t>
      </w:r>
      <w:r w:rsidR="00E67DB3" w:rsidRPr="00752B43">
        <w:rPr>
          <w:rFonts w:ascii="Times New Roman" w:eastAsia="Times New Roman" w:hAnsi="Times New Roman" w:cs="Times New Roman"/>
          <w:sz w:val="24"/>
          <w:szCs w:val="24"/>
        </w:rPr>
        <w:t xml:space="preserve"> </w:t>
      </w:r>
      <w:commentRangeEnd w:id="48"/>
      <w:r w:rsidR="00EC7BCD" w:rsidRPr="00433118">
        <w:rPr>
          <w:rStyle w:val="CommentReference"/>
        </w:rPr>
        <w:commentReference w:id="48"/>
      </w:r>
      <w:r w:rsidR="00E67DB3" w:rsidRPr="00752B43">
        <w:rPr>
          <w:rFonts w:ascii="Times New Roman" w:eastAsia="Times New Roman" w:hAnsi="Times New Roman" w:cs="Times New Roman"/>
          <w:sz w:val="24"/>
          <w:szCs w:val="24"/>
        </w:rPr>
        <w:t xml:space="preserve">For the remaining 946 species </w:t>
      </w:r>
      <w:r w:rsidR="00A56429" w:rsidRPr="00752B43">
        <w:rPr>
          <w:rFonts w:ascii="Times New Roman" w:eastAsia="Times New Roman" w:hAnsi="Times New Roman" w:cs="Times New Roman"/>
          <w:iCs/>
          <w:sz w:val="24"/>
          <w:szCs w:val="24"/>
        </w:rPr>
        <w:t xml:space="preserve">for which Communal Roosting </w:t>
      </w:r>
      <w:r w:rsidR="001D6D07" w:rsidRPr="00752B43">
        <w:rPr>
          <w:rFonts w:ascii="Times New Roman" w:eastAsia="Times New Roman" w:hAnsi="Times New Roman" w:cs="Times New Roman"/>
          <w:iCs/>
          <w:sz w:val="24"/>
          <w:szCs w:val="24"/>
        </w:rPr>
        <w:t>Behaviour</w:t>
      </w:r>
      <w:r w:rsidR="001135A7" w:rsidRPr="00752B43">
        <w:rPr>
          <w:rFonts w:ascii="Times New Roman" w:eastAsia="Times New Roman" w:hAnsi="Times New Roman" w:cs="Times New Roman"/>
          <w:iCs/>
          <w:sz w:val="24"/>
          <w:szCs w:val="24"/>
        </w:rPr>
        <w:t xml:space="preserve"> was classified</w:t>
      </w:r>
      <w:r w:rsidR="00A56429" w:rsidRPr="00752B43">
        <w:rPr>
          <w:rFonts w:ascii="Times New Roman" w:eastAsia="Times New Roman" w:hAnsi="Times New Roman" w:cs="Times New Roman"/>
          <w:iCs/>
          <w:sz w:val="24"/>
          <w:szCs w:val="24"/>
        </w:rPr>
        <w:t xml:space="preserve">, </w:t>
      </w:r>
      <w:r w:rsidR="00625439" w:rsidRPr="00752B43">
        <w:rPr>
          <w:rFonts w:ascii="Times New Roman" w:eastAsia="Times New Roman" w:hAnsi="Times New Roman" w:cs="Times New Roman"/>
          <w:iCs/>
          <w:sz w:val="24"/>
          <w:szCs w:val="24"/>
        </w:rPr>
        <w:t xml:space="preserve">42.1% </w:t>
      </w:r>
      <w:r w:rsidR="001135A7" w:rsidRPr="00752B43">
        <w:rPr>
          <w:rFonts w:ascii="Times New Roman" w:eastAsia="Times New Roman" w:hAnsi="Times New Roman" w:cs="Times New Roman"/>
          <w:iCs/>
          <w:sz w:val="24"/>
          <w:szCs w:val="24"/>
        </w:rPr>
        <w:t xml:space="preserve">showed </w:t>
      </w:r>
      <w:commentRangeStart w:id="49"/>
      <w:r w:rsidR="001135A7" w:rsidRPr="00752B43">
        <w:rPr>
          <w:rFonts w:ascii="Times New Roman" w:eastAsia="Times New Roman" w:hAnsi="Times New Roman" w:cs="Times New Roman"/>
          <w:iCs/>
          <w:sz w:val="24"/>
          <w:szCs w:val="24"/>
        </w:rPr>
        <w:t xml:space="preserve">0 and </w:t>
      </w:r>
      <w:r w:rsidR="00625439" w:rsidRPr="00752B43">
        <w:rPr>
          <w:rFonts w:ascii="Times New Roman" w:eastAsia="Times New Roman" w:hAnsi="Times New Roman" w:cs="Times New Roman"/>
          <w:iCs/>
          <w:sz w:val="24"/>
          <w:szCs w:val="24"/>
        </w:rPr>
        <w:t xml:space="preserve">57.9% </w:t>
      </w:r>
      <w:r w:rsidR="001135A7" w:rsidRPr="00752B43">
        <w:rPr>
          <w:rFonts w:ascii="Times New Roman" w:eastAsia="Times New Roman" w:hAnsi="Times New Roman" w:cs="Times New Roman"/>
          <w:iCs/>
          <w:sz w:val="24"/>
          <w:szCs w:val="24"/>
        </w:rPr>
        <w:t>showed 1</w:t>
      </w:r>
      <w:r w:rsidR="009C62E6" w:rsidRPr="00752B43">
        <w:rPr>
          <w:rFonts w:ascii="Times New Roman" w:eastAsia="Times New Roman" w:hAnsi="Times New Roman" w:cs="Times New Roman"/>
          <w:iCs/>
          <w:sz w:val="24"/>
          <w:szCs w:val="24"/>
        </w:rPr>
        <w:t xml:space="preserve"> which means my sample was fairly evenly distributed</w:t>
      </w:r>
      <w:r w:rsidR="001135A7" w:rsidRPr="00752B43">
        <w:rPr>
          <w:rFonts w:ascii="Times New Roman" w:eastAsia="Times New Roman" w:hAnsi="Times New Roman" w:cs="Times New Roman"/>
          <w:iCs/>
          <w:sz w:val="24"/>
          <w:szCs w:val="24"/>
        </w:rPr>
        <w:t>.</w:t>
      </w:r>
      <w:r w:rsidR="002B2DFA" w:rsidRPr="00752B43">
        <w:rPr>
          <w:rFonts w:ascii="Times New Roman" w:eastAsia="Times New Roman" w:hAnsi="Times New Roman" w:cs="Times New Roman"/>
          <w:iCs/>
          <w:sz w:val="24"/>
          <w:szCs w:val="24"/>
        </w:rPr>
        <w:t xml:space="preserve"> </w:t>
      </w:r>
      <w:commentRangeEnd w:id="49"/>
      <w:r w:rsidR="00EC7BCD" w:rsidRPr="00433118">
        <w:rPr>
          <w:rStyle w:val="CommentReference"/>
        </w:rPr>
        <w:commentReference w:id="49"/>
      </w:r>
      <w:r w:rsidR="0047588D" w:rsidRPr="00752B43">
        <w:rPr>
          <w:rFonts w:ascii="Times New Roman" w:eastAsia="Times New Roman" w:hAnsi="Times New Roman" w:cs="Times New Roman"/>
          <w:iCs/>
          <w:sz w:val="24"/>
          <w:szCs w:val="24"/>
        </w:rPr>
        <w:t xml:space="preserve">Communal roosting was predominant in families </w:t>
      </w:r>
      <w:r w:rsidR="002F3B63" w:rsidRPr="00752B43">
        <w:rPr>
          <w:rFonts w:ascii="Times New Roman" w:eastAsia="Times New Roman" w:hAnsi="Times New Roman" w:cs="Times New Roman"/>
          <w:iCs/>
          <w:sz w:val="24"/>
          <w:szCs w:val="24"/>
        </w:rPr>
        <w:t xml:space="preserve">Psittacidae, Accipitridae </w:t>
      </w:r>
      <w:r w:rsidR="002F3B63" w:rsidRPr="00433118">
        <w:rPr>
          <w:rFonts w:ascii="Times New Roman" w:eastAsia="Times New Roman" w:hAnsi="Times New Roman" w:cs="Times New Roman"/>
          <w:iCs/>
          <w:sz w:val="24"/>
          <w:szCs w:val="24"/>
        </w:rPr>
        <w:t>and Corvidae</w:t>
      </w:r>
      <w:commentRangeStart w:id="50"/>
      <w:r w:rsidR="0058320E" w:rsidRPr="00752B43">
        <w:rPr>
          <w:rFonts w:ascii="Times New Roman" w:eastAsia="Times New Roman" w:hAnsi="Times New Roman" w:cs="Times New Roman"/>
          <w:iCs/>
          <w:sz w:val="24"/>
          <w:szCs w:val="24"/>
        </w:rPr>
        <w:t>.</w:t>
      </w:r>
      <w:commentRangeEnd w:id="50"/>
      <w:r w:rsidR="00EC7BCD" w:rsidRPr="00433118">
        <w:rPr>
          <w:rStyle w:val="CommentReference"/>
        </w:rPr>
        <w:commentReference w:id="50"/>
      </w:r>
      <w:r w:rsidR="0058320E" w:rsidRPr="00752B43">
        <w:rPr>
          <w:rFonts w:ascii="Times New Roman" w:eastAsia="Times New Roman" w:hAnsi="Times New Roman" w:cs="Times New Roman"/>
          <w:iCs/>
          <w:sz w:val="24"/>
          <w:szCs w:val="24"/>
        </w:rPr>
        <w:t xml:space="preserve"> </w:t>
      </w:r>
      <w:r w:rsidR="00E408DF" w:rsidRPr="00433118">
        <w:rPr>
          <w:rFonts w:ascii="Times New Roman" w:eastAsia="Times New Roman" w:hAnsi="Times New Roman" w:cs="Times New Roman"/>
          <w:iCs/>
          <w:sz w:val="24"/>
          <w:szCs w:val="24"/>
        </w:rPr>
        <w:t>Figure 2.2 shows the evolution of CRB in different taxonomic groups</w:t>
      </w:r>
      <w:r w:rsidR="006A0AB9" w:rsidRPr="00433118">
        <w:rPr>
          <w:rFonts w:ascii="Times New Roman" w:eastAsia="Times New Roman" w:hAnsi="Times New Roman" w:cs="Times New Roman"/>
          <w:iCs/>
          <w:sz w:val="24"/>
          <w:szCs w:val="24"/>
        </w:rPr>
        <w:t xml:space="preserve">. </w:t>
      </w:r>
      <w:commentRangeStart w:id="51"/>
      <w:r w:rsidR="006A0AB9" w:rsidRPr="00433118">
        <w:rPr>
          <w:rFonts w:ascii="Times New Roman" w:eastAsia="Times New Roman" w:hAnsi="Times New Roman" w:cs="Times New Roman"/>
          <w:iCs/>
          <w:sz w:val="24"/>
          <w:szCs w:val="24"/>
        </w:rPr>
        <w:t>These results highlight that the evolution of CRB evolved in several clades that do not share a direct common ancestor,</w:t>
      </w:r>
      <w:r w:rsidR="005851A4" w:rsidRPr="00433118">
        <w:rPr>
          <w:rFonts w:ascii="Times New Roman" w:eastAsia="Times New Roman" w:hAnsi="Times New Roman" w:cs="Times New Roman"/>
          <w:iCs/>
          <w:sz w:val="24"/>
          <w:szCs w:val="24"/>
        </w:rPr>
        <w:t xml:space="preserve"> suggesting convergence evolution of the trait.</w:t>
      </w:r>
      <w:commentRangeEnd w:id="51"/>
      <w:r w:rsidR="00EC7BCD" w:rsidRPr="00433118">
        <w:rPr>
          <w:rStyle w:val="CommentReference"/>
        </w:rPr>
        <w:commentReference w:id="51"/>
      </w:r>
    </w:p>
    <w:p w14:paraId="61B40B79" w14:textId="748C1C0D" w:rsidR="005939F3" w:rsidRPr="00433118" w:rsidRDefault="00B058AF" w:rsidP="00400095">
      <w:pPr>
        <w:spacing w:line="360" w:lineRule="auto"/>
        <w:jc w:val="both"/>
        <w:rPr>
          <w:rFonts w:ascii="Times New Roman" w:eastAsia="Times New Roman" w:hAnsi="Times New Roman" w:cs="Times New Roman"/>
          <w:sz w:val="24"/>
          <w:szCs w:val="24"/>
        </w:rPr>
      </w:pPr>
      <w:r w:rsidRPr="00752B43">
        <w:rPr>
          <w:rFonts w:ascii="Times New Roman" w:eastAsia="Times New Roman" w:hAnsi="Times New Roman" w:cs="Times New Roman"/>
          <w:sz w:val="24"/>
          <w:szCs w:val="24"/>
        </w:rPr>
        <w:lastRenderedPageBreak/>
        <w:drawing>
          <wp:anchor distT="0" distB="0" distL="114300" distR="114300" simplePos="0" relativeHeight="251660288" behindDoc="0" locked="0" layoutInCell="1" allowOverlap="1" wp14:anchorId="502854FA" wp14:editId="1FF7059A">
            <wp:simplePos x="0" y="0"/>
            <wp:positionH relativeFrom="margin">
              <wp:posOffset>242882</wp:posOffset>
            </wp:positionH>
            <wp:positionV relativeFrom="paragraph">
              <wp:posOffset>196501</wp:posOffset>
            </wp:positionV>
            <wp:extent cx="6062525" cy="5992137"/>
            <wp:effectExtent l="0" t="0" r="0" b="8890"/>
            <wp:wrapSquare wrapText="bothSides"/>
            <wp:docPr id="56190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95630" name="Picture 1074095630"/>
                    <pic:cNvPicPr/>
                  </pic:nvPicPr>
                  <pic:blipFill rotWithShape="1">
                    <a:blip r:embed="rId14" cstate="print">
                      <a:extLst>
                        <a:ext uri="{28A0092B-C50C-407E-A947-70E740481C1C}">
                          <a14:useLocalDpi xmlns:a14="http://schemas.microsoft.com/office/drawing/2010/main" val="0"/>
                        </a:ext>
                      </a:extLst>
                    </a:blip>
                    <a:srcRect l="8625" t="8093" r="6709" b="8220"/>
                    <a:stretch/>
                  </pic:blipFill>
                  <pic:spPr bwMode="auto">
                    <a:xfrm>
                      <a:off x="0" y="0"/>
                      <a:ext cx="6062525" cy="59921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EC0A2" w14:textId="76AB9CB0" w:rsidR="001E6357" w:rsidRPr="00433118" w:rsidRDefault="001E6357" w:rsidP="001E6357">
      <w:pPr>
        <w:rPr>
          <w:rFonts w:ascii="Times New Roman" w:hAnsi="Times New Roman" w:cs="Times New Roman"/>
          <w:sz w:val="24"/>
          <w:szCs w:val="24"/>
        </w:rPr>
      </w:pPr>
      <w:r w:rsidRPr="00433118">
        <w:rPr>
          <w:rFonts w:ascii="Times New Roman" w:hAnsi="Times New Roman" w:cs="Times New Roman"/>
          <w:sz w:val="24"/>
          <w:szCs w:val="24"/>
        </w:rPr>
        <w:t xml:space="preserve">Figure 2.2. </w:t>
      </w:r>
      <w:commentRangeStart w:id="52"/>
      <w:r w:rsidRPr="00433118">
        <w:rPr>
          <w:rFonts w:ascii="Times New Roman" w:hAnsi="Times New Roman" w:cs="Times New Roman"/>
          <w:sz w:val="24"/>
          <w:szCs w:val="24"/>
        </w:rPr>
        <w:t xml:space="preserve">Evolution of Communal Roosting </w:t>
      </w:r>
      <w:r w:rsidR="001D6D07" w:rsidRPr="00433118">
        <w:rPr>
          <w:rFonts w:ascii="Times New Roman" w:hAnsi="Times New Roman" w:cs="Times New Roman"/>
          <w:sz w:val="24"/>
          <w:szCs w:val="24"/>
        </w:rPr>
        <w:t>Behaviour</w:t>
      </w:r>
      <w:r w:rsidRPr="00433118">
        <w:rPr>
          <w:rFonts w:ascii="Times New Roman" w:hAnsi="Times New Roman" w:cs="Times New Roman"/>
          <w:sz w:val="24"/>
          <w:szCs w:val="24"/>
        </w:rPr>
        <w:t xml:space="preserve"> in Core Land Birds</w:t>
      </w:r>
      <w:commentRangeEnd w:id="52"/>
      <w:r w:rsidR="00EC7BCD" w:rsidRPr="00433118">
        <w:rPr>
          <w:rStyle w:val="CommentReference"/>
        </w:rPr>
        <w:commentReference w:id="52"/>
      </w:r>
    </w:p>
    <w:p w14:paraId="126016E4" w14:textId="31B47F80" w:rsidR="001E6357" w:rsidRPr="00433118" w:rsidRDefault="001E6357" w:rsidP="00400095">
      <w:pPr>
        <w:spacing w:line="360" w:lineRule="auto"/>
        <w:jc w:val="both"/>
        <w:rPr>
          <w:rFonts w:ascii="Times New Roman" w:eastAsia="Times New Roman" w:hAnsi="Times New Roman" w:cs="Times New Roman"/>
          <w:i/>
          <w:iCs/>
          <w:sz w:val="24"/>
          <w:szCs w:val="24"/>
        </w:rPr>
      </w:pPr>
    </w:p>
    <w:p w14:paraId="542D9042" w14:textId="11234D7B" w:rsidR="00752FB8" w:rsidRPr="00433118" w:rsidRDefault="00752FB8" w:rsidP="00400095">
      <w:pPr>
        <w:spacing w:line="360" w:lineRule="auto"/>
        <w:jc w:val="both"/>
        <w:rPr>
          <w:rFonts w:ascii="Times New Roman" w:eastAsia="Times New Roman" w:hAnsi="Times New Roman" w:cs="Times New Roman"/>
          <w:i/>
          <w:iCs/>
          <w:sz w:val="24"/>
          <w:szCs w:val="24"/>
        </w:rPr>
      </w:pPr>
      <w:commentRangeStart w:id="53"/>
      <w:r w:rsidRPr="00433118">
        <w:rPr>
          <w:rFonts w:ascii="Times New Roman" w:eastAsia="Times New Roman" w:hAnsi="Times New Roman" w:cs="Times New Roman"/>
          <w:i/>
          <w:iCs/>
          <w:sz w:val="24"/>
          <w:szCs w:val="24"/>
        </w:rPr>
        <w:t>Biological variables and CRB</w:t>
      </w:r>
    </w:p>
    <w:p w14:paraId="5D57B124" w14:textId="30A71176" w:rsidR="00A6139E" w:rsidRPr="00752B43" w:rsidRDefault="00746459" w:rsidP="00400095">
      <w:pPr>
        <w:spacing w:line="360" w:lineRule="auto"/>
        <w:jc w:val="both"/>
        <w:rPr>
          <w:rFonts w:ascii="Times New Roman" w:eastAsia="Times New Roman" w:hAnsi="Times New Roman" w:cs="Times New Roman"/>
          <w:sz w:val="24"/>
          <w:szCs w:val="24"/>
        </w:rPr>
      </w:pPr>
      <w:r w:rsidRPr="00752B43">
        <w:rPr>
          <w:rFonts w:ascii="Times New Roman" w:eastAsia="Times New Roman" w:hAnsi="Times New Roman" w:cs="Times New Roman"/>
          <w:sz w:val="24"/>
          <w:szCs w:val="24"/>
        </w:rPr>
        <w:t>The first set of models favored the model with biological variables over the null model (</w:t>
      </w:r>
      <w:commentRangeStart w:id="54"/>
      <w:r w:rsidR="00A41FD7" w:rsidRPr="00752B43">
        <w:rPr>
          <w:rFonts w:ascii="Times New Roman" w:eastAsia="Times New Roman" w:hAnsi="Times New Roman" w:cs="Times New Roman"/>
          <w:sz w:val="24"/>
          <w:szCs w:val="24"/>
        </w:rPr>
        <w:t>259.</w:t>
      </w:r>
      <w:r w:rsidR="007803EA" w:rsidRPr="00752B43">
        <w:rPr>
          <w:rFonts w:ascii="Times New Roman" w:eastAsia="Times New Roman" w:hAnsi="Times New Roman" w:cs="Times New Roman"/>
          <w:sz w:val="24"/>
          <w:szCs w:val="24"/>
        </w:rPr>
        <w:t xml:space="preserve">5 </w:t>
      </w:r>
      <w:commentRangeEnd w:id="54"/>
      <w:r w:rsidR="00EC7BCD" w:rsidRPr="00433118">
        <w:rPr>
          <w:rStyle w:val="CommentReference"/>
        </w:rPr>
        <w:commentReference w:id="54"/>
      </w:r>
      <w:r w:rsidR="007803EA" w:rsidRPr="00752B43">
        <w:rPr>
          <w:rFonts w:ascii="Times New Roman" w:eastAsia="Times New Roman" w:hAnsi="Times New Roman" w:cs="Times New Roman"/>
          <w:sz w:val="24"/>
          <w:szCs w:val="24"/>
        </w:rPr>
        <w:t>Model_1 over null model, Figure 2.3)</w:t>
      </w:r>
      <w:r w:rsidRPr="00752B43">
        <w:rPr>
          <w:rFonts w:ascii="Times New Roman" w:eastAsia="Times New Roman" w:hAnsi="Times New Roman" w:cs="Times New Roman"/>
          <w:sz w:val="24"/>
          <w:szCs w:val="24"/>
        </w:rPr>
        <w:t>.</w:t>
      </w:r>
      <w:r w:rsidR="00A6139E" w:rsidRPr="00752B43">
        <w:rPr>
          <w:rFonts w:ascii="Times New Roman" w:eastAsia="Times New Roman" w:hAnsi="Times New Roman" w:cs="Times New Roman"/>
          <w:sz w:val="24"/>
          <w:szCs w:val="24"/>
        </w:rPr>
        <w:t xml:space="preserve"> These suggests that overall, </w:t>
      </w:r>
      <w:r w:rsidR="00BA5A11" w:rsidRPr="00752B43">
        <w:rPr>
          <w:rFonts w:ascii="Times New Roman" w:eastAsia="Times New Roman" w:hAnsi="Times New Roman" w:cs="Times New Roman"/>
          <w:sz w:val="24"/>
          <w:szCs w:val="24"/>
        </w:rPr>
        <w:t xml:space="preserve">phylogeny </w:t>
      </w:r>
      <w:r w:rsidR="001E6357" w:rsidRPr="00752B43">
        <w:rPr>
          <w:rFonts w:ascii="Times New Roman" w:eastAsia="Times New Roman" w:hAnsi="Times New Roman" w:cs="Times New Roman"/>
          <w:sz w:val="24"/>
          <w:szCs w:val="24"/>
        </w:rPr>
        <w:t xml:space="preserve">alone cannot explain the evolution of this </w:t>
      </w:r>
      <w:r w:rsidR="001D6D07" w:rsidRPr="00752B43">
        <w:rPr>
          <w:rFonts w:ascii="Times New Roman" w:eastAsia="Times New Roman" w:hAnsi="Times New Roman" w:cs="Times New Roman"/>
          <w:sz w:val="24"/>
          <w:szCs w:val="24"/>
        </w:rPr>
        <w:t>behaviour</w:t>
      </w:r>
      <w:r w:rsidR="00CE09EA" w:rsidRPr="00752B43">
        <w:rPr>
          <w:rFonts w:ascii="Times New Roman" w:eastAsia="Times New Roman" w:hAnsi="Times New Roman" w:cs="Times New Roman"/>
          <w:sz w:val="24"/>
          <w:szCs w:val="24"/>
        </w:rPr>
        <w:t xml:space="preserve">. However, </w:t>
      </w:r>
      <w:proofErr w:type="spellStart"/>
      <w:r w:rsidR="00CE09EA" w:rsidRPr="00752B43">
        <w:rPr>
          <w:rFonts w:ascii="Times New Roman" w:eastAsia="Times New Roman" w:hAnsi="Times New Roman" w:cs="Times New Roman"/>
          <w:sz w:val="24"/>
          <w:szCs w:val="24"/>
        </w:rPr>
        <w:t>Rhat</w:t>
      </w:r>
      <w:proofErr w:type="spellEnd"/>
      <w:r w:rsidR="00CE09EA" w:rsidRPr="00752B43">
        <w:rPr>
          <w:rFonts w:ascii="Times New Roman" w:eastAsia="Times New Roman" w:hAnsi="Times New Roman" w:cs="Times New Roman"/>
          <w:sz w:val="24"/>
          <w:szCs w:val="24"/>
        </w:rPr>
        <w:t xml:space="preserve"> values in my model </w:t>
      </w:r>
      <w:r w:rsidR="000B5E6A" w:rsidRPr="00752B43">
        <w:rPr>
          <w:rFonts w:ascii="Times New Roman" w:eastAsia="Times New Roman" w:hAnsi="Times New Roman" w:cs="Times New Roman"/>
          <w:sz w:val="24"/>
          <w:szCs w:val="24"/>
        </w:rPr>
        <w:t xml:space="preserve">are </w:t>
      </w:r>
      <w:r w:rsidR="001119AD" w:rsidRPr="00752B43">
        <w:rPr>
          <w:rFonts w:ascii="Times New Roman" w:eastAsia="Times New Roman" w:hAnsi="Times New Roman" w:cs="Times New Roman"/>
          <w:sz w:val="24"/>
          <w:szCs w:val="24"/>
        </w:rPr>
        <w:t xml:space="preserve">currently </w:t>
      </w:r>
      <w:r w:rsidR="000B5E6A" w:rsidRPr="00752B43">
        <w:rPr>
          <w:rFonts w:ascii="Times New Roman" w:eastAsia="Times New Roman" w:hAnsi="Times New Roman" w:cs="Times New Roman"/>
          <w:sz w:val="24"/>
          <w:szCs w:val="24"/>
        </w:rPr>
        <w:t xml:space="preserve">greater than </w:t>
      </w:r>
      <w:r w:rsidR="000B5E6A" w:rsidRPr="00752B43">
        <w:rPr>
          <w:rFonts w:ascii="Times New Roman" w:eastAsia="Times New Roman" w:hAnsi="Times New Roman" w:cs="Times New Roman"/>
          <w:sz w:val="24"/>
          <w:szCs w:val="24"/>
        </w:rPr>
        <w:lastRenderedPageBreak/>
        <w:t>1</w:t>
      </w:r>
      <w:r w:rsidR="00B058AF" w:rsidRPr="00752B43">
        <w:rPr>
          <w:rFonts w:ascii="Times New Roman" w:eastAsia="Times New Roman" w:hAnsi="Times New Roman" w:cs="Times New Roman"/>
          <w:sz w:val="24"/>
          <w:szCs w:val="24"/>
        </w:rPr>
        <w:t>(Figu</w:t>
      </w:r>
      <w:r w:rsidR="008A68B0" w:rsidRPr="00752B43">
        <w:rPr>
          <w:rFonts w:ascii="Times New Roman" w:eastAsia="Times New Roman" w:hAnsi="Times New Roman" w:cs="Times New Roman"/>
          <w:sz w:val="24"/>
          <w:szCs w:val="24"/>
        </w:rPr>
        <w:t xml:space="preserve">re </w:t>
      </w:r>
      <w:r w:rsidR="002C2A93" w:rsidRPr="00752B43">
        <w:rPr>
          <w:rFonts w:ascii="Times New Roman" w:eastAsia="Times New Roman" w:hAnsi="Times New Roman" w:cs="Times New Roman"/>
          <w:sz w:val="24"/>
          <w:szCs w:val="24"/>
        </w:rPr>
        <w:t>2.4</w:t>
      </w:r>
      <w:r w:rsidR="008A68B0" w:rsidRPr="00752B43">
        <w:rPr>
          <w:rFonts w:ascii="Times New Roman" w:eastAsia="Times New Roman" w:hAnsi="Times New Roman" w:cs="Times New Roman"/>
          <w:sz w:val="24"/>
          <w:szCs w:val="24"/>
        </w:rPr>
        <w:t>)</w:t>
      </w:r>
      <w:r w:rsidR="000B5E6A" w:rsidRPr="00752B43">
        <w:rPr>
          <w:rFonts w:ascii="Times New Roman" w:eastAsia="Times New Roman" w:hAnsi="Times New Roman" w:cs="Times New Roman"/>
          <w:sz w:val="24"/>
          <w:szCs w:val="24"/>
        </w:rPr>
        <w:t>, which suggest the model has not converged properly</w:t>
      </w:r>
      <w:r w:rsidR="000C67C1" w:rsidRPr="00752B43">
        <w:rPr>
          <w:rFonts w:ascii="Times New Roman" w:eastAsia="Times New Roman" w:hAnsi="Times New Roman" w:cs="Times New Roman"/>
          <w:sz w:val="24"/>
          <w:szCs w:val="24"/>
        </w:rPr>
        <w:t xml:space="preserve"> so results of the model should be cautiously interpreted. </w:t>
      </w:r>
      <w:r w:rsidR="00CE09EA" w:rsidRPr="00752B43" w:rsidDel="00CE09EA">
        <w:rPr>
          <w:rFonts w:ascii="Times New Roman" w:eastAsia="Times New Roman" w:hAnsi="Times New Roman" w:cs="Times New Roman"/>
          <w:sz w:val="24"/>
          <w:szCs w:val="24"/>
        </w:rPr>
        <w:t xml:space="preserve"> </w:t>
      </w:r>
      <w:commentRangeEnd w:id="53"/>
      <w:r w:rsidR="0006102A" w:rsidRPr="00433118">
        <w:rPr>
          <w:rStyle w:val="CommentReference"/>
        </w:rPr>
        <w:commentReference w:id="53"/>
      </w:r>
    </w:p>
    <w:p w14:paraId="4DBBA22F" w14:textId="209F560C" w:rsidR="005E4838" w:rsidRPr="00752B43" w:rsidRDefault="001B1A5F" w:rsidP="00400095">
      <w:pPr>
        <w:spacing w:line="360" w:lineRule="auto"/>
        <w:jc w:val="both"/>
        <w:rPr>
          <w:rFonts w:ascii="Times New Roman" w:eastAsia="Times New Roman" w:hAnsi="Times New Roman" w:cs="Times New Roman"/>
          <w:sz w:val="24"/>
          <w:szCs w:val="24"/>
        </w:rPr>
      </w:pPr>
      <w:r w:rsidRPr="00433118">
        <w:lastRenderedPageBreak/>
        <w:drawing>
          <wp:inline distT="0" distB="0" distL="0" distR="0" wp14:anchorId="1BB4D032" wp14:editId="3E3649AD">
            <wp:extent cx="15468600" cy="9979660"/>
            <wp:effectExtent l="0" t="0" r="0" b="2540"/>
            <wp:docPr id="17840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17769" name=""/>
                    <pic:cNvPicPr/>
                  </pic:nvPicPr>
                  <pic:blipFill rotWithShape="1">
                    <a:blip r:embed="rId15"/>
                    <a:srcRect l="-2960" t="-5197" r="-5739" b="2"/>
                    <a:stretch/>
                  </pic:blipFill>
                  <pic:spPr bwMode="auto">
                    <a:xfrm>
                      <a:off x="0" y="0"/>
                      <a:ext cx="15632236" cy="10085231"/>
                    </a:xfrm>
                    <a:prstGeom prst="rect">
                      <a:avLst/>
                    </a:prstGeom>
                    <a:ln>
                      <a:noFill/>
                    </a:ln>
                    <a:extLst>
                      <a:ext uri="{53640926-AAD7-44D8-BBD7-CCE9431645EC}">
                        <a14:shadowObscured xmlns:a14="http://schemas.microsoft.com/office/drawing/2010/main"/>
                      </a:ext>
                    </a:extLst>
                  </pic:spPr>
                </pic:pic>
              </a:graphicData>
            </a:graphic>
          </wp:inline>
        </w:drawing>
      </w:r>
    </w:p>
    <w:p w14:paraId="1E8EE872" w14:textId="798E5724" w:rsidR="002F710C" w:rsidRPr="00752B43" w:rsidRDefault="004E5FC9" w:rsidP="00400095">
      <w:pPr>
        <w:spacing w:line="360" w:lineRule="auto"/>
        <w:jc w:val="both"/>
        <w:rPr>
          <w:rFonts w:ascii="Times New Roman" w:eastAsia="Times New Roman" w:hAnsi="Times New Roman" w:cs="Times New Roman"/>
          <w:sz w:val="24"/>
          <w:szCs w:val="24"/>
        </w:rPr>
      </w:pPr>
      <w:commentRangeStart w:id="55"/>
      <w:r w:rsidRPr="00752B43">
        <w:rPr>
          <w:rFonts w:ascii="Times New Roman" w:eastAsia="Times New Roman" w:hAnsi="Times New Roman" w:cs="Times New Roman"/>
          <w:sz w:val="24"/>
          <w:szCs w:val="24"/>
        </w:rPr>
        <w:lastRenderedPageBreak/>
        <w:t>Figure 2.3 Model comparison between global (all data model) and null model</w:t>
      </w:r>
      <w:r w:rsidR="00A5475D" w:rsidRPr="00752B43">
        <w:rPr>
          <w:rFonts w:ascii="Times New Roman" w:eastAsia="Times New Roman" w:hAnsi="Times New Roman" w:cs="Times New Roman"/>
          <w:sz w:val="24"/>
          <w:szCs w:val="24"/>
        </w:rPr>
        <w:t xml:space="preserve">. </w:t>
      </w:r>
      <w:commentRangeEnd w:id="55"/>
      <w:r w:rsidR="00AB626A" w:rsidRPr="00433118">
        <w:rPr>
          <w:rStyle w:val="CommentReference"/>
        </w:rPr>
        <w:commentReference w:id="55"/>
      </w:r>
    </w:p>
    <w:p w14:paraId="0C0C4F66" w14:textId="77777777" w:rsidR="00A5475D" w:rsidRPr="00752B43" w:rsidRDefault="00A5475D" w:rsidP="00400095">
      <w:pPr>
        <w:spacing w:line="360" w:lineRule="auto"/>
        <w:jc w:val="both"/>
        <w:rPr>
          <w:rFonts w:ascii="Times New Roman" w:eastAsia="Times New Roman" w:hAnsi="Times New Roman" w:cs="Times New Roman"/>
          <w:sz w:val="24"/>
          <w:szCs w:val="24"/>
        </w:rPr>
      </w:pPr>
    </w:p>
    <w:p w14:paraId="64E73BAB" w14:textId="3A0EE479" w:rsidR="008A68B0" w:rsidRPr="00752B43" w:rsidRDefault="002266D9" w:rsidP="00400095">
      <w:pPr>
        <w:spacing w:line="360" w:lineRule="auto"/>
        <w:jc w:val="both"/>
        <w:rPr>
          <w:rFonts w:ascii="Times New Roman" w:eastAsia="Times New Roman" w:hAnsi="Times New Roman" w:cs="Times New Roman"/>
          <w:sz w:val="24"/>
          <w:szCs w:val="24"/>
        </w:rPr>
      </w:pPr>
      <w:r w:rsidRPr="00433118">
        <w:drawing>
          <wp:inline distT="0" distB="0" distL="0" distR="0" wp14:anchorId="685FD677" wp14:editId="04E01281">
            <wp:extent cx="10579100" cy="7162800"/>
            <wp:effectExtent l="0" t="0" r="0" b="0"/>
            <wp:docPr id="10068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2545" name=""/>
                    <pic:cNvPicPr/>
                  </pic:nvPicPr>
                  <pic:blipFill rotWithShape="1">
                    <a:blip r:embed="rId16"/>
                    <a:srcRect l="-2924" t="-1965" r="-1551" b="-4142"/>
                    <a:stretch/>
                  </pic:blipFill>
                  <pic:spPr bwMode="auto">
                    <a:xfrm>
                      <a:off x="0" y="0"/>
                      <a:ext cx="10648778" cy="7209977"/>
                    </a:xfrm>
                    <a:prstGeom prst="rect">
                      <a:avLst/>
                    </a:prstGeom>
                    <a:ln>
                      <a:noFill/>
                    </a:ln>
                    <a:extLst>
                      <a:ext uri="{53640926-AAD7-44D8-BBD7-CCE9431645EC}">
                        <a14:shadowObscured xmlns:a14="http://schemas.microsoft.com/office/drawing/2010/main"/>
                      </a:ext>
                    </a:extLst>
                  </pic:spPr>
                </pic:pic>
              </a:graphicData>
            </a:graphic>
          </wp:inline>
        </w:drawing>
      </w:r>
    </w:p>
    <w:p w14:paraId="1A7D8F56" w14:textId="1A1F42AC" w:rsidR="004A2E31" w:rsidRPr="00752B43" w:rsidRDefault="00A859E8" w:rsidP="00400095">
      <w:pPr>
        <w:spacing w:line="360" w:lineRule="auto"/>
        <w:jc w:val="both"/>
        <w:rPr>
          <w:rFonts w:ascii="Times New Roman" w:eastAsia="Times New Roman" w:hAnsi="Times New Roman" w:cs="Times New Roman"/>
          <w:sz w:val="24"/>
          <w:szCs w:val="24"/>
        </w:rPr>
      </w:pPr>
      <w:commentRangeStart w:id="56"/>
      <w:r w:rsidRPr="00752B43">
        <w:rPr>
          <w:rFonts w:ascii="Times New Roman" w:eastAsia="Times New Roman" w:hAnsi="Times New Roman" w:cs="Times New Roman"/>
          <w:sz w:val="24"/>
          <w:szCs w:val="24"/>
        </w:rPr>
        <w:lastRenderedPageBreak/>
        <w:t>Figure 2.</w:t>
      </w:r>
      <w:r w:rsidR="002F710C" w:rsidRPr="00752B43">
        <w:rPr>
          <w:rFonts w:ascii="Times New Roman" w:eastAsia="Times New Roman" w:hAnsi="Times New Roman" w:cs="Times New Roman"/>
          <w:sz w:val="24"/>
          <w:szCs w:val="24"/>
        </w:rPr>
        <w:t>4</w:t>
      </w:r>
      <w:r w:rsidRPr="00752B43">
        <w:rPr>
          <w:rFonts w:ascii="Times New Roman" w:eastAsia="Times New Roman" w:hAnsi="Times New Roman" w:cs="Times New Roman"/>
          <w:sz w:val="24"/>
          <w:szCs w:val="24"/>
        </w:rPr>
        <w:t xml:space="preserve">. Summary of </w:t>
      </w:r>
      <w:r w:rsidR="00A1480F" w:rsidRPr="00752B43">
        <w:rPr>
          <w:rFonts w:ascii="Times New Roman" w:eastAsia="Times New Roman" w:hAnsi="Times New Roman" w:cs="Times New Roman"/>
          <w:sz w:val="24"/>
          <w:szCs w:val="24"/>
        </w:rPr>
        <w:t>global model.</w:t>
      </w:r>
      <w:commentRangeEnd w:id="56"/>
      <w:r w:rsidR="00AB626A" w:rsidRPr="00433118">
        <w:rPr>
          <w:rStyle w:val="CommentReference"/>
        </w:rPr>
        <w:commentReference w:id="56"/>
      </w:r>
    </w:p>
    <w:p w14:paraId="2110574B" w14:textId="77777777" w:rsidR="007F68BA" w:rsidRPr="00752B43" w:rsidRDefault="007F68BA" w:rsidP="00400095">
      <w:pPr>
        <w:spacing w:line="360" w:lineRule="auto"/>
        <w:jc w:val="both"/>
        <w:rPr>
          <w:rFonts w:ascii="Times New Roman" w:eastAsia="Times New Roman" w:hAnsi="Times New Roman" w:cs="Times New Roman"/>
          <w:sz w:val="24"/>
          <w:szCs w:val="24"/>
        </w:rPr>
      </w:pPr>
    </w:p>
    <w:p w14:paraId="11C660FF" w14:textId="17406ED3" w:rsidR="007F68BA" w:rsidRPr="00752B43" w:rsidRDefault="007F68BA" w:rsidP="00400095">
      <w:pPr>
        <w:spacing w:line="360" w:lineRule="auto"/>
        <w:jc w:val="both"/>
        <w:rPr>
          <w:rFonts w:ascii="Times New Roman" w:eastAsia="Times New Roman" w:hAnsi="Times New Roman" w:cs="Times New Roman"/>
          <w:sz w:val="24"/>
          <w:szCs w:val="24"/>
        </w:rPr>
      </w:pPr>
    </w:p>
    <w:p w14:paraId="537E05E7" w14:textId="1455A9B8" w:rsidR="00FC1442" w:rsidRPr="00752B43" w:rsidRDefault="00C32A53" w:rsidP="00FC1442">
      <w:pPr>
        <w:spacing w:line="360" w:lineRule="auto"/>
        <w:jc w:val="both"/>
        <w:rPr>
          <w:rFonts w:ascii="Times New Roman" w:eastAsia="Times New Roman" w:hAnsi="Times New Roman" w:cs="Times New Roman"/>
          <w:sz w:val="24"/>
          <w:szCs w:val="24"/>
        </w:rPr>
      </w:pPr>
      <w:r w:rsidRPr="00752B43">
        <w:rPr>
          <w:rFonts w:ascii="Times New Roman" w:eastAsia="Times New Roman" w:hAnsi="Times New Roman" w:cs="Times New Roman"/>
          <w:i/>
          <w:iCs/>
          <w:sz w:val="24"/>
          <w:szCs w:val="24"/>
        </w:rPr>
        <w:t>Transition to CRB</w:t>
      </w:r>
      <w:r w:rsidR="00FC1442" w:rsidRPr="00752B43">
        <w:rPr>
          <w:rFonts w:ascii="Times New Roman" w:eastAsia="Times New Roman" w:hAnsi="Times New Roman" w:cs="Times New Roman"/>
          <w:i/>
          <w:iCs/>
          <w:sz w:val="24"/>
          <w:szCs w:val="24"/>
        </w:rPr>
        <w:t xml:space="preserve"> -</w:t>
      </w:r>
      <w:r w:rsidR="00FC1442" w:rsidRPr="00752B43">
        <w:rPr>
          <w:rFonts w:ascii="Times New Roman" w:eastAsia="Times New Roman" w:hAnsi="Times New Roman" w:cs="Times New Roman"/>
          <w:sz w:val="24"/>
          <w:szCs w:val="24"/>
        </w:rPr>
        <w:t xml:space="preserve"> Section on ancestry of the </w:t>
      </w:r>
      <w:r w:rsidR="001D6D07" w:rsidRPr="00752B43">
        <w:rPr>
          <w:rFonts w:ascii="Times New Roman" w:eastAsia="Times New Roman" w:hAnsi="Times New Roman" w:cs="Times New Roman"/>
          <w:sz w:val="24"/>
          <w:szCs w:val="24"/>
        </w:rPr>
        <w:t>behaviour</w:t>
      </w:r>
    </w:p>
    <w:p w14:paraId="3BD4129D" w14:textId="66E413D6" w:rsidR="00BC5AFD" w:rsidRPr="00752B43" w:rsidRDefault="00BC5AFD" w:rsidP="00FC1442">
      <w:pPr>
        <w:spacing w:line="360" w:lineRule="auto"/>
        <w:jc w:val="both"/>
        <w:rPr>
          <w:rFonts w:ascii="Times New Roman" w:eastAsia="Times New Roman" w:hAnsi="Times New Roman" w:cs="Times New Roman"/>
          <w:sz w:val="24"/>
          <w:szCs w:val="24"/>
        </w:rPr>
      </w:pPr>
      <w:r w:rsidRPr="00752B43">
        <w:rPr>
          <w:rFonts w:ascii="Times New Roman" w:eastAsia="Times New Roman" w:hAnsi="Times New Roman" w:cs="Times New Roman"/>
          <w:sz w:val="24"/>
          <w:szCs w:val="24"/>
        </w:rPr>
        <w:t>Include in the discussion</w:t>
      </w:r>
    </w:p>
    <w:p w14:paraId="66FBF670" w14:textId="77777777" w:rsidR="00BC5AFD" w:rsidRPr="00433118" w:rsidRDefault="00BC5AFD" w:rsidP="00BC5AFD">
      <w:pPr>
        <w:spacing w:line="360" w:lineRule="auto"/>
        <w:jc w:val="both"/>
        <w:rPr>
          <w:rFonts w:ascii="Times New Roman" w:eastAsia="Times New Roman" w:hAnsi="Times New Roman" w:cs="Times New Roman"/>
          <w:i/>
          <w:iCs/>
          <w:sz w:val="24"/>
          <w:szCs w:val="24"/>
        </w:rPr>
      </w:pPr>
      <w:r w:rsidRPr="00433118">
        <w:rPr>
          <w:rFonts w:ascii="Times New Roman" w:eastAsia="Times New Roman" w:hAnsi="Times New Roman" w:cs="Times New Roman"/>
          <w:i/>
          <w:iCs/>
          <w:sz w:val="24"/>
          <w:szCs w:val="24"/>
        </w:rPr>
        <w:t>Model assumptions</w:t>
      </w:r>
    </w:p>
    <w:p w14:paraId="6B2A1355" w14:textId="77777777" w:rsidR="00BC5AFD" w:rsidRPr="00433118" w:rsidRDefault="00BC5AFD" w:rsidP="00BC5AFD">
      <w:pPr>
        <w:pStyle w:val="ListParagraph"/>
        <w:numPr>
          <w:ilvl w:val="0"/>
          <w:numId w:val="6"/>
        </w:num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The model assumes that the probability of CRB follows a binomial distribution (hence the Bernoulli family in the link function).</w:t>
      </w:r>
    </w:p>
    <w:p w14:paraId="48348C41" w14:textId="77777777" w:rsidR="00BC5AFD" w:rsidRPr="00433118" w:rsidRDefault="00BC5AFD" w:rsidP="00BC5AFD">
      <w:pPr>
        <w:pStyle w:val="ListParagraph"/>
        <w:numPr>
          <w:ilvl w:val="0"/>
          <w:numId w:val="6"/>
        </w:num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HWI, mass and trophic guild are fixed effects and there are no changes in the slopes of each of these predictors (no interaction terms).</w:t>
      </w:r>
    </w:p>
    <w:p w14:paraId="22F57481" w14:textId="77777777" w:rsidR="00BC5AFD" w:rsidRPr="00433118" w:rsidRDefault="00BC5AFD" w:rsidP="00BC5AFD">
      <w:pPr>
        <w:pStyle w:val="ListParagraph"/>
        <w:numPr>
          <w:ilvl w:val="0"/>
          <w:numId w:val="6"/>
        </w:num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There is no collinearity between the predictor variables – this has been tested and therefore validated.</w:t>
      </w:r>
    </w:p>
    <w:p w14:paraId="3D833901" w14:textId="77777777" w:rsidR="00BC5AFD" w:rsidRPr="00433118" w:rsidRDefault="00BC5AFD" w:rsidP="00BC5AFD">
      <w:pPr>
        <w:pStyle w:val="ListParagraph"/>
        <w:numPr>
          <w:ilvl w:val="0"/>
          <w:numId w:val="6"/>
        </w:num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The only random effect in the data structure is phylogeny, and that the phylogenetic structure is properly modeled.</w:t>
      </w:r>
    </w:p>
    <w:p w14:paraId="6E2EA16B" w14:textId="77777777" w:rsidR="00BC5AFD" w:rsidRPr="00433118" w:rsidRDefault="00BC5AFD" w:rsidP="00BC5AFD">
      <w:pPr>
        <w:pStyle w:val="ListParagraph"/>
        <w:numPr>
          <w:ilvl w:val="0"/>
          <w:numId w:val="6"/>
        </w:numPr>
        <w:spacing w:line="360" w:lineRule="auto"/>
        <w:jc w:val="both"/>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The variables follow a linear function (e.g., not polynomial)</w:t>
      </w:r>
    </w:p>
    <w:p w14:paraId="18DB3B11" w14:textId="14B84EB5" w:rsidR="00C32A53" w:rsidRDefault="00C32A53" w:rsidP="00400095">
      <w:pPr>
        <w:spacing w:line="360" w:lineRule="auto"/>
        <w:jc w:val="both"/>
        <w:rPr>
          <w:rFonts w:ascii="Times New Roman" w:eastAsia="Times New Roman" w:hAnsi="Times New Roman" w:cs="Times New Roman"/>
          <w:i/>
          <w:iCs/>
          <w:sz w:val="24"/>
          <w:szCs w:val="24"/>
        </w:rPr>
      </w:pPr>
    </w:p>
    <w:p w14:paraId="0207CC43" w14:textId="77777777" w:rsidR="0014039A" w:rsidRDefault="0014039A" w:rsidP="00400095">
      <w:pPr>
        <w:spacing w:line="360" w:lineRule="auto"/>
        <w:jc w:val="both"/>
        <w:rPr>
          <w:rFonts w:ascii="Times New Roman" w:eastAsia="Times New Roman" w:hAnsi="Times New Roman" w:cs="Times New Roman"/>
          <w:i/>
          <w:iCs/>
          <w:sz w:val="24"/>
          <w:szCs w:val="24"/>
        </w:rPr>
      </w:pPr>
    </w:p>
    <w:p w14:paraId="1FE4C0C3" w14:textId="77777777" w:rsidR="0014039A" w:rsidRDefault="0014039A" w:rsidP="00400095">
      <w:pPr>
        <w:spacing w:line="360" w:lineRule="auto"/>
        <w:jc w:val="both"/>
        <w:rPr>
          <w:rFonts w:ascii="Times New Roman" w:eastAsia="Times New Roman" w:hAnsi="Times New Roman" w:cs="Times New Roman"/>
          <w:i/>
          <w:iCs/>
          <w:sz w:val="24"/>
          <w:szCs w:val="24"/>
        </w:rPr>
      </w:pPr>
    </w:p>
    <w:p w14:paraId="134C4210" w14:textId="77777777" w:rsidR="0014039A" w:rsidRDefault="0014039A" w:rsidP="00400095">
      <w:pPr>
        <w:spacing w:line="360" w:lineRule="auto"/>
        <w:jc w:val="both"/>
        <w:rPr>
          <w:rFonts w:ascii="Times New Roman" w:eastAsia="Times New Roman" w:hAnsi="Times New Roman" w:cs="Times New Roman"/>
          <w:i/>
          <w:iCs/>
          <w:sz w:val="24"/>
          <w:szCs w:val="24"/>
        </w:rPr>
      </w:pPr>
    </w:p>
    <w:p w14:paraId="49BE955D" w14:textId="77777777" w:rsidR="0014039A" w:rsidRDefault="0014039A" w:rsidP="00400095">
      <w:pPr>
        <w:spacing w:line="360" w:lineRule="auto"/>
        <w:jc w:val="both"/>
        <w:rPr>
          <w:rFonts w:ascii="Times New Roman" w:eastAsia="Times New Roman" w:hAnsi="Times New Roman" w:cs="Times New Roman"/>
          <w:i/>
          <w:iCs/>
          <w:sz w:val="24"/>
          <w:szCs w:val="24"/>
        </w:rPr>
      </w:pPr>
    </w:p>
    <w:p w14:paraId="6B52813B" w14:textId="77777777" w:rsidR="0014039A" w:rsidRDefault="0014039A" w:rsidP="00400095">
      <w:pPr>
        <w:spacing w:line="360" w:lineRule="auto"/>
        <w:jc w:val="both"/>
        <w:rPr>
          <w:rFonts w:ascii="Times New Roman" w:eastAsia="Times New Roman" w:hAnsi="Times New Roman" w:cs="Times New Roman"/>
          <w:i/>
          <w:iCs/>
          <w:sz w:val="24"/>
          <w:szCs w:val="24"/>
        </w:rPr>
      </w:pPr>
    </w:p>
    <w:p w14:paraId="44705F95" w14:textId="77777777" w:rsidR="0014039A" w:rsidRDefault="0014039A" w:rsidP="00400095">
      <w:pPr>
        <w:spacing w:line="360" w:lineRule="auto"/>
        <w:jc w:val="both"/>
        <w:rPr>
          <w:rFonts w:ascii="Times New Roman" w:eastAsia="Times New Roman" w:hAnsi="Times New Roman" w:cs="Times New Roman"/>
          <w:i/>
          <w:iCs/>
          <w:sz w:val="24"/>
          <w:szCs w:val="24"/>
        </w:rPr>
      </w:pPr>
    </w:p>
    <w:p w14:paraId="35BB6397" w14:textId="77777777" w:rsidR="0014039A" w:rsidRDefault="0014039A" w:rsidP="00400095">
      <w:pPr>
        <w:spacing w:line="360" w:lineRule="auto"/>
        <w:jc w:val="both"/>
        <w:rPr>
          <w:rFonts w:ascii="Times New Roman" w:eastAsia="Times New Roman" w:hAnsi="Times New Roman" w:cs="Times New Roman"/>
          <w:i/>
          <w:iCs/>
          <w:sz w:val="24"/>
          <w:szCs w:val="24"/>
        </w:rPr>
      </w:pPr>
    </w:p>
    <w:p w14:paraId="08D6B8DA" w14:textId="711E8B2F" w:rsidR="0014039A" w:rsidRDefault="0014039A" w:rsidP="00400095">
      <w:pPr>
        <w:spacing w:line="360" w:lineRule="auto"/>
        <w:jc w:val="both"/>
        <w:rPr>
          <w:rFonts w:ascii="Times New Roman" w:eastAsia="Times New Roman" w:hAnsi="Times New Roman" w:cs="Times New Roman"/>
          <w:i/>
          <w:iCs/>
          <w:sz w:val="24"/>
          <w:szCs w:val="24"/>
        </w:rPr>
      </w:pPr>
    </w:p>
    <w:p w14:paraId="5E0870C6" w14:textId="77777777" w:rsidR="0014039A" w:rsidRPr="00752B43" w:rsidRDefault="0014039A" w:rsidP="00400095">
      <w:pPr>
        <w:spacing w:line="360" w:lineRule="auto"/>
        <w:jc w:val="both"/>
        <w:rPr>
          <w:rFonts w:ascii="Times New Roman" w:eastAsia="Times New Roman" w:hAnsi="Times New Roman" w:cs="Times New Roman"/>
          <w:i/>
          <w:iCs/>
          <w:sz w:val="24"/>
          <w:szCs w:val="24"/>
        </w:rPr>
      </w:pPr>
    </w:p>
    <w:p w14:paraId="7006DE56" w14:textId="52B6CA8E" w:rsidR="00B1593E" w:rsidRPr="00433118" w:rsidRDefault="00B1593E" w:rsidP="00C936DF">
      <w:pPr>
        <w:rPr>
          <w:rFonts w:ascii="Times New Roman" w:hAnsi="Times New Roman" w:cs="Times New Roman"/>
          <w:b/>
          <w:bCs/>
          <w:sz w:val="24"/>
          <w:szCs w:val="24"/>
        </w:rPr>
      </w:pPr>
      <w:commentRangeStart w:id="57"/>
      <w:r w:rsidRPr="00433118">
        <w:rPr>
          <w:rFonts w:ascii="Times New Roman" w:hAnsi="Times New Roman" w:cs="Times New Roman"/>
          <w:b/>
          <w:bCs/>
          <w:sz w:val="24"/>
          <w:szCs w:val="24"/>
        </w:rPr>
        <w:lastRenderedPageBreak/>
        <w:t xml:space="preserve">Discussion </w:t>
      </w:r>
      <w:commentRangeEnd w:id="57"/>
      <w:r w:rsidR="0006102A" w:rsidRPr="00433118">
        <w:rPr>
          <w:rStyle w:val="CommentReference"/>
        </w:rPr>
        <w:commentReference w:id="57"/>
      </w:r>
    </w:p>
    <w:p w14:paraId="0E60CC1E" w14:textId="01E5BE36" w:rsidR="005E6789" w:rsidRPr="00433118" w:rsidRDefault="00315E09" w:rsidP="00EC1892">
      <w:pPr>
        <w:spacing w:line="360" w:lineRule="auto"/>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 xml:space="preserve">Communal Roosting </w:t>
      </w:r>
      <w:r w:rsidR="001D6D07" w:rsidRPr="00433118">
        <w:rPr>
          <w:rFonts w:ascii="Times New Roman" w:eastAsia="Times New Roman" w:hAnsi="Times New Roman" w:cs="Times New Roman"/>
          <w:sz w:val="24"/>
          <w:szCs w:val="24"/>
        </w:rPr>
        <w:t>Behaviour</w:t>
      </w:r>
      <w:r w:rsidRPr="00433118">
        <w:rPr>
          <w:rFonts w:ascii="Times New Roman" w:eastAsia="Times New Roman" w:hAnsi="Times New Roman" w:cs="Times New Roman"/>
          <w:sz w:val="24"/>
          <w:szCs w:val="24"/>
        </w:rPr>
        <w:t xml:space="preserve"> has been widely documented in different taxa with several explanations for this </w:t>
      </w:r>
      <w:r w:rsidR="001D6D07" w:rsidRPr="00433118">
        <w:rPr>
          <w:rFonts w:ascii="Times New Roman" w:eastAsia="Times New Roman" w:hAnsi="Times New Roman" w:cs="Times New Roman"/>
          <w:sz w:val="24"/>
          <w:szCs w:val="24"/>
        </w:rPr>
        <w:t>behaviour</w:t>
      </w:r>
      <w:r w:rsidRPr="00433118">
        <w:rPr>
          <w:rFonts w:ascii="Times New Roman" w:eastAsia="Times New Roman" w:hAnsi="Times New Roman" w:cs="Times New Roman"/>
          <w:sz w:val="24"/>
          <w:szCs w:val="24"/>
        </w:rPr>
        <w:t>.</w:t>
      </w:r>
      <w:r w:rsidR="00561C1A" w:rsidRPr="00433118">
        <w:rPr>
          <w:rFonts w:ascii="Times New Roman" w:eastAsia="Times New Roman" w:hAnsi="Times New Roman" w:cs="Times New Roman"/>
          <w:sz w:val="24"/>
          <w:szCs w:val="24"/>
        </w:rPr>
        <w:t xml:space="preserve"> Our results suggest that the ICH is </w:t>
      </w:r>
      <w:r w:rsidR="005E6789" w:rsidRPr="00433118">
        <w:rPr>
          <w:rFonts w:ascii="Times New Roman" w:eastAsia="Times New Roman" w:hAnsi="Times New Roman" w:cs="Times New Roman"/>
          <w:sz w:val="24"/>
          <w:szCs w:val="24"/>
        </w:rPr>
        <w:t>the most likely</w:t>
      </w:r>
      <w:r w:rsidR="00D0537F" w:rsidRPr="00433118">
        <w:rPr>
          <w:rFonts w:ascii="Times New Roman" w:eastAsia="Times New Roman" w:hAnsi="Times New Roman" w:cs="Times New Roman"/>
          <w:sz w:val="24"/>
          <w:szCs w:val="24"/>
        </w:rPr>
        <w:t xml:space="preserve"> hypothesis to explain this </w:t>
      </w:r>
      <w:r w:rsidR="001D6D07" w:rsidRPr="00433118">
        <w:rPr>
          <w:rFonts w:ascii="Times New Roman" w:eastAsia="Times New Roman" w:hAnsi="Times New Roman" w:cs="Times New Roman"/>
          <w:sz w:val="24"/>
          <w:szCs w:val="24"/>
        </w:rPr>
        <w:t>behaviour</w:t>
      </w:r>
      <w:r w:rsidR="00E64E59" w:rsidRPr="00433118">
        <w:rPr>
          <w:rFonts w:ascii="Times New Roman" w:eastAsia="Times New Roman" w:hAnsi="Times New Roman" w:cs="Times New Roman"/>
          <w:sz w:val="24"/>
          <w:szCs w:val="24"/>
        </w:rPr>
        <w:t xml:space="preserve"> given its predominance on species across all taxa</w:t>
      </w:r>
      <w:r w:rsidR="00B04096" w:rsidRPr="00433118">
        <w:rPr>
          <w:rFonts w:ascii="Times New Roman" w:eastAsia="Times New Roman" w:hAnsi="Times New Roman" w:cs="Times New Roman"/>
          <w:sz w:val="24"/>
          <w:szCs w:val="24"/>
        </w:rPr>
        <w:t xml:space="preserve"> and that inhabit </w:t>
      </w:r>
      <w:r w:rsidR="00E57F73" w:rsidRPr="00433118">
        <w:rPr>
          <w:rFonts w:ascii="Times New Roman" w:eastAsia="Times New Roman" w:hAnsi="Times New Roman" w:cs="Times New Roman"/>
          <w:sz w:val="24"/>
          <w:szCs w:val="24"/>
        </w:rPr>
        <w:t>a wide array</w:t>
      </w:r>
      <w:r w:rsidR="00B04096" w:rsidRPr="00433118">
        <w:rPr>
          <w:rFonts w:ascii="Times New Roman" w:eastAsia="Times New Roman" w:hAnsi="Times New Roman" w:cs="Times New Roman"/>
          <w:sz w:val="24"/>
          <w:szCs w:val="24"/>
        </w:rPr>
        <w:t xml:space="preserve"> of environments with </w:t>
      </w:r>
      <w:r w:rsidR="00E57F73" w:rsidRPr="00433118">
        <w:rPr>
          <w:rFonts w:ascii="Times New Roman" w:eastAsia="Times New Roman" w:hAnsi="Times New Roman" w:cs="Times New Roman"/>
          <w:sz w:val="24"/>
          <w:szCs w:val="24"/>
        </w:rPr>
        <w:t>contrasting</w:t>
      </w:r>
      <w:r w:rsidR="00B04096" w:rsidRPr="00433118">
        <w:rPr>
          <w:rFonts w:ascii="Times New Roman" w:eastAsia="Times New Roman" w:hAnsi="Times New Roman" w:cs="Times New Roman"/>
          <w:sz w:val="24"/>
          <w:szCs w:val="24"/>
        </w:rPr>
        <w:t xml:space="preserve"> weather conditions</w:t>
      </w:r>
      <w:r w:rsidR="00DF5279" w:rsidRPr="00433118">
        <w:rPr>
          <w:rFonts w:ascii="Times New Roman" w:eastAsia="Times New Roman" w:hAnsi="Times New Roman" w:cs="Times New Roman"/>
          <w:sz w:val="24"/>
          <w:szCs w:val="24"/>
        </w:rPr>
        <w:t xml:space="preserve"> (e.g., Mindt et al.</w:t>
      </w:r>
      <w:r w:rsidR="009E39A4" w:rsidRPr="00433118">
        <w:rPr>
          <w:rFonts w:ascii="Times New Roman" w:eastAsia="Times New Roman" w:hAnsi="Times New Roman" w:cs="Times New Roman"/>
          <w:sz w:val="24"/>
          <w:szCs w:val="24"/>
        </w:rPr>
        <w:t xml:space="preserve">, </w:t>
      </w:r>
      <w:r w:rsidR="00DF5279" w:rsidRPr="00433118">
        <w:rPr>
          <w:rFonts w:ascii="Times New Roman" w:eastAsia="Times New Roman" w:hAnsi="Times New Roman" w:cs="Times New Roman"/>
          <w:sz w:val="24"/>
          <w:szCs w:val="24"/>
        </w:rPr>
        <w:t xml:space="preserve">2024, </w:t>
      </w:r>
      <w:r w:rsidR="003A1058" w:rsidRPr="00433118">
        <w:rPr>
          <w:rFonts w:ascii="Times New Roman" w:eastAsia="Times New Roman" w:hAnsi="Times New Roman" w:cs="Times New Roman"/>
          <w:sz w:val="24"/>
          <w:szCs w:val="24"/>
        </w:rPr>
        <w:fldChar w:fldCharType="begin"/>
      </w:r>
      <w:r w:rsidR="004C250A" w:rsidRPr="00433118">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003A1058" w:rsidRPr="00433118">
        <w:rPr>
          <w:rFonts w:ascii="Times New Roman" w:eastAsia="Times New Roman" w:hAnsi="Times New Roman" w:cs="Times New Roman"/>
          <w:sz w:val="24"/>
          <w:szCs w:val="24"/>
        </w:rPr>
        <w:fldChar w:fldCharType="separate"/>
      </w:r>
      <w:r w:rsidR="00982970" w:rsidRPr="00433118">
        <w:rPr>
          <w:rFonts w:ascii="Times New Roman" w:hAnsi="Times New Roman" w:cs="Times New Roman"/>
          <w:sz w:val="24"/>
        </w:rPr>
        <w:t>Preston, 2005; Saldanha et al., 2019)</w:t>
      </w:r>
      <w:r w:rsidR="003A1058" w:rsidRPr="00433118">
        <w:rPr>
          <w:rFonts w:ascii="Times New Roman" w:eastAsia="Times New Roman" w:hAnsi="Times New Roman" w:cs="Times New Roman"/>
          <w:sz w:val="24"/>
          <w:szCs w:val="24"/>
        </w:rPr>
        <w:fldChar w:fldCharType="end"/>
      </w:r>
      <w:r w:rsidR="00395C03" w:rsidRPr="00433118">
        <w:rPr>
          <w:rFonts w:ascii="Times New Roman" w:eastAsia="Times New Roman" w:hAnsi="Times New Roman" w:cs="Times New Roman"/>
          <w:sz w:val="24"/>
          <w:szCs w:val="24"/>
        </w:rPr>
        <w:t>.</w:t>
      </w:r>
      <w:r w:rsidR="00E02920" w:rsidRPr="00433118">
        <w:rPr>
          <w:rFonts w:ascii="Times New Roman" w:eastAsia="Times New Roman" w:hAnsi="Times New Roman" w:cs="Times New Roman"/>
          <w:sz w:val="24"/>
          <w:szCs w:val="24"/>
        </w:rPr>
        <w:t xml:space="preserve"> </w:t>
      </w:r>
      <w:r w:rsidR="00A14ABD" w:rsidRPr="00433118">
        <w:rPr>
          <w:rFonts w:ascii="Times New Roman" w:eastAsia="Times New Roman" w:hAnsi="Times New Roman" w:cs="Times New Roman"/>
          <w:sz w:val="24"/>
          <w:szCs w:val="24"/>
        </w:rPr>
        <w:t xml:space="preserve"> </w:t>
      </w:r>
      <w:r w:rsidR="00A14ABD" w:rsidRPr="00433118">
        <w:rPr>
          <w:rFonts w:ascii="Times New Roman" w:eastAsia="Times New Roman" w:hAnsi="Times New Roman" w:cs="Times New Roman"/>
          <w:sz w:val="24"/>
          <w:szCs w:val="24"/>
        </w:rPr>
        <w:tab/>
      </w:r>
      <w:r w:rsidR="00020AA0" w:rsidRPr="00433118">
        <w:rPr>
          <w:rFonts w:ascii="Times New Roman" w:eastAsia="Times New Roman" w:hAnsi="Times New Roman" w:cs="Times New Roman"/>
          <w:sz w:val="24"/>
          <w:szCs w:val="24"/>
        </w:rPr>
        <w:t xml:space="preserve"> </w:t>
      </w:r>
    </w:p>
    <w:p w14:paraId="3E0EECB7" w14:textId="77777777" w:rsidR="00A77950" w:rsidRPr="00433118" w:rsidRDefault="00A77950" w:rsidP="00EC1892">
      <w:pPr>
        <w:spacing w:line="360" w:lineRule="auto"/>
        <w:rPr>
          <w:rFonts w:ascii="Times New Roman" w:eastAsia="Times New Roman" w:hAnsi="Times New Roman" w:cs="Times New Roman"/>
          <w:sz w:val="24"/>
          <w:szCs w:val="24"/>
        </w:rPr>
      </w:pPr>
    </w:p>
    <w:p w14:paraId="2355C4C5" w14:textId="65BEDC8E" w:rsidR="00395C03" w:rsidRPr="00433118" w:rsidRDefault="00285696" w:rsidP="00EC1892">
      <w:pPr>
        <w:spacing w:line="360" w:lineRule="auto"/>
        <w:rPr>
          <w:rFonts w:ascii="Times New Roman" w:eastAsia="Times New Roman" w:hAnsi="Times New Roman" w:cs="Times New Roman"/>
          <w:i/>
          <w:iCs/>
          <w:sz w:val="24"/>
          <w:szCs w:val="24"/>
        </w:rPr>
      </w:pPr>
      <w:r w:rsidRPr="00433118">
        <w:rPr>
          <w:rFonts w:ascii="Times New Roman" w:eastAsia="Times New Roman" w:hAnsi="Times New Roman" w:cs="Times New Roman"/>
          <w:i/>
          <w:iCs/>
          <w:sz w:val="24"/>
          <w:szCs w:val="24"/>
        </w:rPr>
        <w:t>H</w:t>
      </w:r>
      <w:r w:rsidR="007B07C6" w:rsidRPr="00433118">
        <w:rPr>
          <w:rFonts w:ascii="Times New Roman" w:eastAsia="Times New Roman" w:hAnsi="Times New Roman" w:cs="Times New Roman"/>
          <w:i/>
          <w:iCs/>
          <w:sz w:val="24"/>
          <w:szCs w:val="24"/>
        </w:rPr>
        <w:t xml:space="preserve">and </w:t>
      </w:r>
      <w:r w:rsidRPr="00433118">
        <w:rPr>
          <w:rFonts w:ascii="Times New Roman" w:eastAsia="Times New Roman" w:hAnsi="Times New Roman" w:cs="Times New Roman"/>
          <w:i/>
          <w:iCs/>
          <w:sz w:val="24"/>
          <w:szCs w:val="24"/>
        </w:rPr>
        <w:t>W</w:t>
      </w:r>
      <w:r w:rsidR="007B07C6" w:rsidRPr="00433118">
        <w:rPr>
          <w:rFonts w:ascii="Times New Roman" w:eastAsia="Times New Roman" w:hAnsi="Times New Roman" w:cs="Times New Roman"/>
          <w:i/>
          <w:iCs/>
          <w:sz w:val="24"/>
          <w:szCs w:val="24"/>
        </w:rPr>
        <w:t xml:space="preserve">ing </w:t>
      </w:r>
      <w:r w:rsidRPr="00433118">
        <w:rPr>
          <w:rFonts w:ascii="Times New Roman" w:eastAsia="Times New Roman" w:hAnsi="Times New Roman" w:cs="Times New Roman"/>
          <w:i/>
          <w:iCs/>
          <w:sz w:val="24"/>
          <w:szCs w:val="24"/>
        </w:rPr>
        <w:t>I</w:t>
      </w:r>
      <w:r w:rsidR="007B07C6" w:rsidRPr="00433118">
        <w:rPr>
          <w:rFonts w:ascii="Times New Roman" w:eastAsia="Times New Roman" w:hAnsi="Times New Roman" w:cs="Times New Roman"/>
          <w:i/>
          <w:iCs/>
          <w:sz w:val="24"/>
          <w:szCs w:val="24"/>
        </w:rPr>
        <w:t xml:space="preserve">ndex and </w:t>
      </w:r>
      <w:r w:rsidR="00395C03" w:rsidRPr="00433118">
        <w:rPr>
          <w:rFonts w:ascii="Times New Roman" w:hAnsi="Times New Roman" w:cs="Times New Roman"/>
          <w:i/>
          <w:iCs/>
          <w:sz w:val="24"/>
          <w:szCs w:val="24"/>
        </w:rPr>
        <w:t xml:space="preserve">Communal Roosting </w:t>
      </w:r>
      <w:r w:rsidR="001D6D07" w:rsidRPr="00433118">
        <w:rPr>
          <w:rFonts w:ascii="Times New Roman" w:hAnsi="Times New Roman" w:cs="Times New Roman"/>
          <w:i/>
          <w:iCs/>
          <w:sz w:val="24"/>
          <w:szCs w:val="24"/>
        </w:rPr>
        <w:t>Behaviour</w:t>
      </w:r>
      <w:r w:rsidR="00395C03" w:rsidRPr="00433118" w:rsidDel="00395C03">
        <w:rPr>
          <w:rFonts w:ascii="Times New Roman" w:eastAsia="Times New Roman" w:hAnsi="Times New Roman" w:cs="Times New Roman"/>
          <w:i/>
          <w:iCs/>
          <w:sz w:val="24"/>
          <w:szCs w:val="24"/>
        </w:rPr>
        <w:t xml:space="preserve"> </w:t>
      </w:r>
    </w:p>
    <w:p w14:paraId="45634F2E" w14:textId="7A02D0FD" w:rsidR="00DD3AA1" w:rsidRPr="00433118" w:rsidRDefault="00D97866" w:rsidP="00EC1892">
      <w:pPr>
        <w:spacing w:line="360" w:lineRule="auto"/>
        <w:rPr>
          <w:rFonts w:ascii="Times New Roman" w:eastAsia="Times New Roman" w:hAnsi="Times New Roman" w:cs="Times New Roman"/>
          <w:sz w:val="24"/>
          <w:szCs w:val="24"/>
        </w:rPr>
      </w:pPr>
      <w:r w:rsidRPr="00752B43">
        <w:rPr>
          <w:rFonts w:ascii="Times New Roman" w:eastAsia="Times New Roman" w:hAnsi="Times New Roman" w:cs="Times New Roman"/>
          <w:sz w:val="24"/>
          <w:szCs w:val="24"/>
        </w:rPr>
        <w:t xml:space="preserve">Our results supported the idea of a positive relationship between HWI and </w:t>
      </w:r>
      <w:proofErr w:type="spellStart"/>
      <w:r w:rsidRPr="00752B43">
        <w:rPr>
          <w:rFonts w:ascii="Times New Roman" w:eastAsia="Times New Roman" w:hAnsi="Times New Roman" w:cs="Times New Roman"/>
          <w:sz w:val="24"/>
          <w:szCs w:val="24"/>
        </w:rPr>
        <w:t>pCRB</w:t>
      </w:r>
      <w:proofErr w:type="spellEnd"/>
      <w:r w:rsidRPr="00752B43">
        <w:rPr>
          <w:rFonts w:ascii="Times New Roman" w:eastAsia="Times New Roman" w:hAnsi="Times New Roman" w:cs="Times New Roman"/>
          <w:sz w:val="24"/>
          <w:szCs w:val="24"/>
        </w:rPr>
        <w:t xml:space="preserve">. </w:t>
      </w:r>
      <w:r w:rsidRPr="00433118">
        <w:rPr>
          <w:rFonts w:ascii="Times New Roman" w:eastAsia="Times New Roman" w:hAnsi="Times New Roman" w:cs="Times New Roman"/>
          <w:sz w:val="24"/>
          <w:szCs w:val="24"/>
        </w:rPr>
        <w:t xml:space="preserve">These findings </w:t>
      </w:r>
      <w:r w:rsidR="002F47B6" w:rsidRPr="00433118">
        <w:rPr>
          <w:rFonts w:ascii="Times New Roman" w:eastAsia="Times New Roman" w:hAnsi="Times New Roman" w:cs="Times New Roman"/>
          <w:sz w:val="24"/>
          <w:szCs w:val="24"/>
        </w:rPr>
        <w:t>support</w:t>
      </w:r>
      <w:r w:rsidRPr="00433118">
        <w:rPr>
          <w:rFonts w:ascii="Times New Roman" w:eastAsia="Times New Roman" w:hAnsi="Times New Roman" w:cs="Times New Roman"/>
          <w:sz w:val="24"/>
          <w:szCs w:val="24"/>
        </w:rPr>
        <w:t xml:space="preserve"> the hypothesis </w:t>
      </w:r>
      <w:r w:rsidR="00985FC0" w:rsidRPr="00433118">
        <w:rPr>
          <w:rFonts w:ascii="Times New Roman" w:eastAsia="Times New Roman" w:hAnsi="Times New Roman" w:cs="Times New Roman"/>
          <w:sz w:val="24"/>
          <w:szCs w:val="24"/>
        </w:rPr>
        <w:t xml:space="preserve">of dispersing ability to promote this form of </w:t>
      </w:r>
      <w:r w:rsidR="001D6D07" w:rsidRPr="00433118">
        <w:rPr>
          <w:rFonts w:ascii="Times New Roman" w:eastAsia="Times New Roman" w:hAnsi="Times New Roman" w:cs="Times New Roman"/>
          <w:sz w:val="24"/>
          <w:szCs w:val="24"/>
        </w:rPr>
        <w:t>behaviour</w:t>
      </w:r>
      <w:r w:rsidR="0067313A" w:rsidRPr="00433118">
        <w:rPr>
          <w:rFonts w:ascii="Times New Roman" w:eastAsia="Times New Roman" w:hAnsi="Times New Roman" w:cs="Times New Roman"/>
          <w:sz w:val="24"/>
          <w:szCs w:val="24"/>
        </w:rPr>
        <w:t xml:space="preserve">, which has been discussed by other authors. For example, a study done </w:t>
      </w:r>
      <w:r w:rsidR="00D5410B" w:rsidRPr="00433118">
        <w:rPr>
          <w:rFonts w:ascii="Times New Roman" w:eastAsia="Times New Roman" w:hAnsi="Times New Roman" w:cs="Times New Roman"/>
          <w:sz w:val="24"/>
          <w:szCs w:val="24"/>
        </w:rPr>
        <w:t xml:space="preserve">by </w:t>
      </w:r>
      <w:r w:rsidR="00376B19" w:rsidRPr="00433118">
        <w:rPr>
          <w:rFonts w:ascii="Times New Roman" w:eastAsia="Times New Roman" w:hAnsi="Times New Roman" w:cs="Times New Roman"/>
          <w:sz w:val="24"/>
          <w:szCs w:val="24"/>
        </w:rPr>
        <w:fldChar w:fldCharType="begin"/>
      </w:r>
      <w:r w:rsidR="00376B19" w:rsidRPr="00433118">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376B19" w:rsidRPr="00433118">
        <w:rPr>
          <w:rFonts w:ascii="Times New Roman" w:eastAsia="Times New Roman" w:hAnsi="Times New Roman" w:cs="Times New Roman"/>
          <w:sz w:val="24"/>
          <w:szCs w:val="24"/>
        </w:rPr>
        <w:fldChar w:fldCharType="separate"/>
      </w:r>
      <w:r w:rsidR="00982970" w:rsidRPr="00433118">
        <w:rPr>
          <w:rFonts w:ascii="Times New Roman" w:hAnsi="Times New Roman" w:cs="Times New Roman"/>
          <w:sz w:val="24"/>
        </w:rPr>
        <w:t>(Caccamise &amp; Morrison, 1986)</w:t>
      </w:r>
      <w:r w:rsidR="00376B19" w:rsidRPr="00433118">
        <w:rPr>
          <w:rFonts w:ascii="Times New Roman" w:eastAsia="Times New Roman" w:hAnsi="Times New Roman" w:cs="Times New Roman"/>
          <w:sz w:val="24"/>
          <w:szCs w:val="24"/>
        </w:rPr>
        <w:fldChar w:fldCharType="end"/>
      </w:r>
      <w:r w:rsidR="007B07C6" w:rsidRPr="00433118">
        <w:rPr>
          <w:rFonts w:ascii="Times New Roman" w:eastAsia="Times New Roman" w:hAnsi="Times New Roman" w:cs="Times New Roman"/>
          <w:sz w:val="24"/>
          <w:szCs w:val="24"/>
        </w:rPr>
        <w:t>)</w:t>
      </w:r>
      <w:r w:rsidR="00D5410B" w:rsidRPr="00433118">
        <w:rPr>
          <w:rFonts w:ascii="Times New Roman" w:eastAsia="Times New Roman" w:hAnsi="Times New Roman" w:cs="Times New Roman"/>
          <w:sz w:val="24"/>
          <w:szCs w:val="24"/>
        </w:rPr>
        <w:t xml:space="preserve"> suggests that</w:t>
      </w:r>
      <w:r w:rsidR="000E2845" w:rsidRPr="00433118">
        <w:rPr>
          <w:rFonts w:ascii="Times New Roman" w:eastAsia="Times New Roman" w:hAnsi="Times New Roman" w:cs="Times New Roman"/>
          <w:sz w:val="24"/>
          <w:szCs w:val="24"/>
        </w:rPr>
        <w:t xml:space="preserve"> </w:t>
      </w:r>
      <w:r w:rsidR="00004D8A" w:rsidRPr="00433118">
        <w:rPr>
          <w:rFonts w:ascii="Times New Roman" w:eastAsia="Times New Roman" w:hAnsi="Times New Roman" w:cs="Times New Roman"/>
          <w:sz w:val="24"/>
          <w:szCs w:val="24"/>
        </w:rPr>
        <w:t xml:space="preserve">European </w:t>
      </w:r>
      <w:r w:rsidR="000E2845" w:rsidRPr="00433118">
        <w:rPr>
          <w:rFonts w:ascii="Times New Roman" w:eastAsia="Times New Roman" w:hAnsi="Times New Roman" w:cs="Times New Roman"/>
          <w:sz w:val="24"/>
          <w:szCs w:val="24"/>
        </w:rPr>
        <w:t xml:space="preserve">starlings </w:t>
      </w:r>
      <w:r w:rsidR="00004D8A" w:rsidRPr="00433118">
        <w:rPr>
          <w:rFonts w:ascii="Times New Roman" w:eastAsia="Times New Roman" w:hAnsi="Times New Roman" w:cs="Times New Roman"/>
          <w:sz w:val="24"/>
          <w:szCs w:val="24"/>
        </w:rPr>
        <w:t>(</w:t>
      </w:r>
      <w:r w:rsidR="00004D8A" w:rsidRPr="00433118">
        <w:rPr>
          <w:rFonts w:ascii="Times New Roman" w:eastAsia="Times New Roman" w:hAnsi="Times New Roman" w:cs="Times New Roman"/>
          <w:i/>
          <w:iCs/>
          <w:sz w:val="24"/>
          <w:szCs w:val="24"/>
        </w:rPr>
        <w:t>Sturnus vulgaris</w:t>
      </w:r>
      <w:r w:rsidR="00004D8A" w:rsidRPr="00433118">
        <w:rPr>
          <w:rFonts w:ascii="Times New Roman" w:eastAsia="Times New Roman" w:hAnsi="Times New Roman" w:cs="Times New Roman"/>
          <w:sz w:val="24"/>
          <w:szCs w:val="24"/>
        </w:rPr>
        <w:t xml:space="preserve">) </w:t>
      </w:r>
      <w:r w:rsidR="000E2845" w:rsidRPr="00433118">
        <w:rPr>
          <w:rFonts w:ascii="Times New Roman" w:eastAsia="Times New Roman" w:hAnsi="Times New Roman" w:cs="Times New Roman"/>
          <w:sz w:val="24"/>
          <w:szCs w:val="24"/>
        </w:rPr>
        <w:t>gather in aggregations near supplementary feeding areas (SFA) to reduce the energetic cost of traveling to</w:t>
      </w:r>
      <w:r w:rsidR="003942FC" w:rsidRPr="00433118">
        <w:rPr>
          <w:rFonts w:ascii="Times New Roman" w:eastAsia="Times New Roman" w:hAnsi="Times New Roman" w:cs="Times New Roman"/>
          <w:sz w:val="24"/>
          <w:szCs w:val="24"/>
        </w:rPr>
        <w:t xml:space="preserve"> food sources. The rationale is that</w:t>
      </w:r>
      <w:r w:rsidR="00336686" w:rsidRPr="00433118">
        <w:rPr>
          <w:rFonts w:ascii="Times New Roman" w:eastAsia="Times New Roman" w:hAnsi="Times New Roman" w:cs="Times New Roman"/>
          <w:sz w:val="24"/>
          <w:szCs w:val="24"/>
        </w:rPr>
        <w:t xml:space="preserve"> even</w:t>
      </w:r>
      <w:r w:rsidR="003942FC" w:rsidRPr="00433118">
        <w:rPr>
          <w:rFonts w:ascii="Times New Roman" w:eastAsia="Times New Roman" w:hAnsi="Times New Roman" w:cs="Times New Roman"/>
          <w:sz w:val="24"/>
          <w:szCs w:val="24"/>
        </w:rPr>
        <w:t xml:space="preserve"> if </w:t>
      </w:r>
      <w:r w:rsidR="00F43848" w:rsidRPr="00433118">
        <w:rPr>
          <w:rFonts w:ascii="Times New Roman" w:eastAsia="Times New Roman" w:hAnsi="Times New Roman" w:cs="Times New Roman"/>
          <w:sz w:val="24"/>
          <w:szCs w:val="24"/>
        </w:rPr>
        <w:t>the</w:t>
      </w:r>
      <w:r w:rsidR="00537C32" w:rsidRPr="00433118">
        <w:rPr>
          <w:rFonts w:ascii="Times New Roman" w:eastAsia="Times New Roman" w:hAnsi="Times New Roman" w:cs="Times New Roman"/>
          <w:sz w:val="24"/>
          <w:szCs w:val="24"/>
        </w:rPr>
        <w:t xml:space="preserve"> individuals</w:t>
      </w:r>
      <w:r w:rsidR="00F43848" w:rsidRPr="00433118">
        <w:rPr>
          <w:rFonts w:ascii="Times New Roman" w:eastAsia="Times New Roman" w:hAnsi="Times New Roman" w:cs="Times New Roman"/>
          <w:sz w:val="24"/>
          <w:szCs w:val="24"/>
        </w:rPr>
        <w:t xml:space="preserve"> </w:t>
      </w:r>
      <w:r w:rsidR="003942FC" w:rsidRPr="00433118">
        <w:rPr>
          <w:rFonts w:ascii="Times New Roman" w:eastAsia="Times New Roman" w:hAnsi="Times New Roman" w:cs="Times New Roman"/>
          <w:sz w:val="24"/>
          <w:szCs w:val="24"/>
        </w:rPr>
        <w:t>can commute long distances to feed</w:t>
      </w:r>
      <w:r w:rsidR="0041584D" w:rsidRPr="00433118">
        <w:rPr>
          <w:rFonts w:ascii="Times New Roman" w:eastAsia="Times New Roman" w:hAnsi="Times New Roman" w:cs="Times New Roman"/>
          <w:sz w:val="24"/>
          <w:szCs w:val="24"/>
        </w:rPr>
        <w:t xml:space="preserve"> in distant areas, they may benefit from roosting near the SFA</w:t>
      </w:r>
      <w:r w:rsidR="008E37CE" w:rsidRPr="00433118">
        <w:rPr>
          <w:rFonts w:ascii="Times New Roman" w:eastAsia="Times New Roman" w:hAnsi="Times New Roman" w:cs="Times New Roman"/>
          <w:sz w:val="24"/>
          <w:szCs w:val="24"/>
        </w:rPr>
        <w:t>. H</w:t>
      </w:r>
      <w:r w:rsidR="003569E0" w:rsidRPr="00433118">
        <w:rPr>
          <w:rFonts w:ascii="Times New Roman" w:eastAsia="Times New Roman" w:hAnsi="Times New Roman" w:cs="Times New Roman"/>
          <w:sz w:val="24"/>
          <w:szCs w:val="24"/>
        </w:rPr>
        <w:t>ence,</w:t>
      </w:r>
      <w:r w:rsidR="00537C32" w:rsidRPr="00433118">
        <w:rPr>
          <w:rFonts w:ascii="Times New Roman" w:eastAsia="Times New Roman" w:hAnsi="Times New Roman" w:cs="Times New Roman"/>
          <w:sz w:val="24"/>
          <w:szCs w:val="24"/>
        </w:rPr>
        <w:t xml:space="preserve"> it is plausible to suggest that species that have </w:t>
      </w:r>
      <w:r w:rsidR="003C0E97" w:rsidRPr="00433118">
        <w:rPr>
          <w:rFonts w:ascii="Times New Roman" w:eastAsia="Times New Roman" w:hAnsi="Times New Roman" w:cs="Times New Roman"/>
          <w:sz w:val="24"/>
          <w:szCs w:val="24"/>
        </w:rPr>
        <w:t xml:space="preserve">high dispersal ability used to find food sources have evolved communal roosting </w:t>
      </w:r>
      <w:r w:rsidR="001D6D07" w:rsidRPr="00433118">
        <w:rPr>
          <w:rFonts w:ascii="Times New Roman" w:eastAsia="Times New Roman" w:hAnsi="Times New Roman" w:cs="Times New Roman"/>
          <w:sz w:val="24"/>
          <w:szCs w:val="24"/>
        </w:rPr>
        <w:t>behaviour</w:t>
      </w:r>
      <w:r w:rsidR="003C0E97" w:rsidRPr="00433118">
        <w:rPr>
          <w:rFonts w:ascii="Times New Roman" w:eastAsia="Times New Roman" w:hAnsi="Times New Roman" w:cs="Times New Roman"/>
          <w:sz w:val="24"/>
          <w:szCs w:val="24"/>
        </w:rPr>
        <w:t xml:space="preserve"> to reduce the energetic cost of feeding.</w:t>
      </w:r>
      <w:r w:rsidR="00712D19" w:rsidRPr="00433118">
        <w:rPr>
          <w:rFonts w:ascii="Times New Roman" w:eastAsia="Times New Roman" w:hAnsi="Times New Roman" w:cs="Times New Roman"/>
          <w:sz w:val="24"/>
          <w:szCs w:val="24"/>
        </w:rPr>
        <w:t xml:space="preserve"> </w:t>
      </w:r>
      <w:r w:rsidR="00D8113D" w:rsidRPr="00433118">
        <w:rPr>
          <w:rFonts w:ascii="Times New Roman" w:eastAsia="Times New Roman" w:hAnsi="Times New Roman" w:cs="Times New Roman"/>
          <w:sz w:val="24"/>
          <w:szCs w:val="24"/>
        </w:rPr>
        <w:t>Indeed, the</w:t>
      </w:r>
      <w:r w:rsidR="00D3138C" w:rsidRPr="00433118">
        <w:rPr>
          <w:rFonts w:ascii="Times New Roman" w:eastAsia="Times New Roman" w:hAnsi="Times New Roman" w:cs="Times New Roman"/>
          <w:sz w:val="24"/>
          <w:szCs w:val="24"/>
        </w:rPr>
        <w:t xml:space="preserve"> sole idea of having supplemental feeding areas rests on the assumption that species can and have to disperse further away from their territories. </w:t>
      </w:r>
      <w:r w:rsidR="004E4E4C" w:rsidRPr="00433118">
        <w:rPr>
          <w:rFonts w:ascii="Times New Roman" w:eastAsia="Times New Roman" w:hAnsi="Times New Roman" w:cs="Times New Roman"/>
          <w:sz w:val="24"/>
          <w:szCs w:val="24"/>
        </w:rPr>
        <w:t xml:space="preserve">In this study, the authors propose that individuals are more faithful to roosts near SFA rather than a stable communal roost. </w:t>
      </w:r>
      <w:r w:rsidR="00EB4E9B" w:rsidRPr="00433118">
        <w:rPr>
          <w:rFonts w:ascii="Times New Roman" w:eastAsia="Times New Roman" w:hAnsi="Times New Roman" w:cs="Times New Roman"/>
          <w:sz w:val="24"/>
          <w:szCs w:val="24"/>
        </w:rPr>
        <w:t>Nevertheless, the benefits of roosting (regardless of which type of roost) are inherently the same</w:t>
      </w:r>
      <w:r w:rsidR="003D174B" w:rsidRPr="00433118">
        <w:rPr>
          <w:rFonts w:ascii="Times New Roman" w:eastAsia="Times New Roman" w:hAnsi="Times New Roman" w:cs="Times New Roman"/>
          <w:sz w:val="24"/>
          <w:szCs w:val="24"/>
        </w:rPr>
        <w:t xml:space="preserve"> (e.g., </w:t>
      </w:r>
      <w:r w:rsidR="00741405" w:rsidRPr="00433118">
        <w:rPr>
          <w:rFonts w:ascii="Times New Roman" w:eastAsia="Times New Roman" w:hAnsi="Times New Roman" w:cs="Times New Roman"/>
          <w:sz w:val="24"/>
          <w:szCs w:val="24"/>
        </w:rPr>
        <w:fldChar w:fldCharType="begin"/>
      </w:r>
      <w:r w:rsidR="00982970" w:rsidRPr="00433118">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741405" w:rsidRPr="00433118">
        <w:rPr>
          <w:rFonts w:ascii="Times New Roman" w:eastAsia="Times New Roman" w:hAnsi="Times New Roman" w:cs="Times New Roman"/>
          <w:sz w:val="24"/>
          <w:szCs w:val="24"/>
        </w:rPr>
        <w:fldChar w:fldCharType="separate"/>
      </w:r>
      <w:r w:rsidR="00741405" w:rsidRPr="00433118">
        <w:rPr>
          <w:rFonts w:ascii="Times New Roman" w:hAnsi="Times New Roman" w:cs="Times New Roman"/>
          <w:sz w:val="24"/>
        </w:rPr>
        <w:t>Sonerud et al. 2002)</w:t>
      </w:r>
      <w:r w:rsidR="00741405" w:rsidRPr="00433118">
        <w:rPr>
          <w:rFonts w:ascii="Times New Roman" w:eastAsia="Times New Roman" w:hAnsi="Times New Roman" w:cs="Times New Roman"/>
          <w:sz w:val="24"/>
          <w:szCs w:val="24"/>
        </w:rPr>
        <w:fldChar w:fldCharType="end"/>
      </w:r>
      <w:r w:rsidR="002434B7" w:rsidRPr="00433118">
        <w:rPr>
          <w:rFonts w:ascii="Times New Roman" w:eastAsia="Times New Roman" w:hAnsi="Times New Roman" w:cs="Times New Roman"/>
          <w:sz w:val="24"/>
          <w:szCs w:val="24"/>
        </w:rPr>
        <w:t xml:space="preserve"> support this hypothesis.</w:t>
      </w:r>
      <w:r w:rsidR="002B2DDB" w:rsidRPr="00433118">
        <w:rPr>
          <w:rFonts w:ascii="Times New Roman" w:eastAsia="Times New Roman" w:hAnsi="Times New Roman" w:cs="Times New Roman"/>
          <w:sz w:val="24"/>
          <w:szCs w:val="24"/>
        </w:rPr>
        <w:t xml:space="preserve"> </w:t>
      </w:r>
      <w:r w:rsidR="00827561" w:rsidRPr="00433118">
        <w:rPr>
          <w:rFonts w:ascii="Times New Roman" w:eastAsia="Times New Roman" w:hAnsi="Times New Roman" w:cs="Times New Roman"/>
          <w:sz w:val="24"/>
          <w:szCs w:val="24"/>
        </w:rPr>
        <w:t xml:space="preserve">In a recent study, </w:t>
      </w:r>
      <w:r w:rsidR="00192F7E" w:rsidRPr="00433118">
        <w:rPr>
          <w:rFonts w:ascii="Times New Roman" w:eastAsia="Times New Roman" w:hAnsi="Times New Roman" w:cs="Times New Roman"/>
          <w:sz w:val="24"/>
          <w:szCs w:val="24"/>
        </w:rPr>
        <w:fldChar w:fldCharType="begin"/>
      </w:r>
      <w:r w:rsidR="00982970" w:rsidRPr="00433118">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192F7E" w:rsidRPr="00433118">
        <w:rPr>
          <w:rFonts w:ascii="Times New Roman" w:eastAsia="Times New Roman" w:hAnsi="Times New Roman" w:cs="Times New Roman"/>
          <w:sz w:val="24"/>
          <w:szCs w:val="24"/>
        </w:rPr>
        <w:fldChar w:fldCharType="separate"/>
      </w:r>
      <w:r w:rsidR="00192F7E" w:rsidRPr="00433118">
        <w:rPr>
          <w:rFonts w:ascii="Times New Roman" w:hAnsi="Times New Roman" w:cs="Times New Roman"/>
          <w:sz w:val="24"/>
        </w:rPr>
        <w:t>Weeks et al.</w:t>
      </w:r>
      <w:r w:rsidR="00827561" w:rsidRPr="00433118">
        <w:rPr>
          <w:rFonts w:ascii="Times New Roman" w:hAnsi="Times New Roman" w:cs="Times New Roman"/>
          <w:sz w:val="24"/>
        </w:rPr>
        <w:t xml:space="preserve"> (</w:t>
      </w:r>
      <w:r w:rsidR="00192F7E" w:rsidRPr="00433118">
        <w:rPr>
          <w:rFonts w:ascii="Times New Roman" w:hAnsi="Times New Roman" w:cs="Times New Roman"/>
          <w:sz w:val="24"/>
        </w:rPr>
        <w:t>2022)</w:t>
      </w:r>
      <w:r w:rsidR="00192F7E" w:rsidRPr="00433118">
        <w:rPr>
          <w:rFonts w:ascii="Times New Roman" w:eastAsia="Times New Roman" w:hAnsi="Times New Roman" w:cs="Times New Roman"/>
          <w:sz w:val="24"/>
          <w:szCs w:val="24"/>
        </w:rPr>
        <w:fldChar w:fldCharType="end"/>
      </w:r>
      <w:r w:rsidR="00827561" w:rsidRPr="00433118">
        <w:rPr>
          <w:rFonts w:ascii="Times New Roman" w:eastAsia="Times New Roman" w:hAnsi="Times New Roman" w:cs="Times New Roman"/>
          <w:sz w:val="24"/>
          <w:szCs w:val="24"/>
        </w:rPr>
        <w:t xml:space="preserve"> reported a strong correlation in birds between </w:t>
      </w:r>
      <w:r w:rsidR="00363CD0" w:rsidRPr="00433118">
        <w:rPr>
          <w:rFonts w:ascii="Times New Roman" w:eastAsia="Times New Roman" w:hAnsi="Times New Roman" w:cs="Times New Roman"/>
          <w:sz w:val="24"/>
          <w:szCs w:val="24"/>
        </w:rPr>
        <w:t xml:space="preserve">species with aerial lifestyle and HWI, arguing that species that rely </w:t>
      </w:r>
      <w:r w:rsidR="005E11C1" w:rsidRPr="00433118">
        <w:rPr>
          <w:rFonts w:ascii="Times New Roman" w:eastAsia="Times New Roman" w:hAnsi="Times New Roman" w:cs="Times New Roman"/>
          <w:sz w:val="24"/>
          <w:szCs w:val="24"/>
        </w:rPr>
        <w:t xml:space="preserve">highly on aerial lifestyles (e.g., commuting between roosting sites and </w:t>
      </w:r>
      <w:r w:rsidR="0046633C" w:rsidRPr="00433118">
        <w:rPr>
          <w:rFonts w:ascii="Times New Roman" w:eastAsia="Times New Roman" w:hAnsi="Times New Roman" w:cs="Times New Roman"/>
          <w:sz w:val="24"/>
          <w:szCs w:val="24"/>
        </w:rPr>
        <w:t xml:space="preserve">foraging areas) have developed </w:t>
      </w:r>
      <w:r w:rsidR="008C67F8" w:rsidRPr="00433118">
        <w:rPr>
          <w:rFonts w:ascii="Times New Roman" w:eastAsia="Times New Roman" w:hAnsi="Times New Roman" w:cs="Times New Roman"/>
          <w:sz w:val="24"/>
          <w:szCs w:val="24"/>
        </w:rPr>
        <w:t>more efficient flight</w:t>
      </w:r>
      <w:r w:rsidR="002D7E6F" w:rsidRPr="00433118">
        <w:rPr>
          <w:rFonts w:ascii="Times New Roman" w:eastAsia="Times New Roman" w:hAnsi="Times New Roman" w:cs="Times New Roman"/>
          <w:sz w:val="24"/>
          <w:szCs w:val="24"/>
        </w:rPr>
        <w:t xml:space="preserve">. </w:t>
      </w:r>
      <w:commentRangeStart w:id="58"/>
      <w:r w:rsidR="002D7E6F" w:rsidRPr="00433118">
        <w:rPr>
          <w:rFonts w:ascii="Times New Roman" w:eastAsia="Times New Roman" w:hAnsi="Times New Roman" w:cs="Times New Roman"/>
          <w:sz w:val="24"/>
          <w:szCs w:val="24"/>
        </w:rPr>
        <w:t>Although they suggest that</w:t>
      </w:r>
      <w:r w:rsidR="00A45D4E" w:rsidRPr="00433118">
        <w:rPr>
          <w:rFonts w:ascii="Times New Roman" w:eastAsia="Times New Roman" w:hAnsi="Times New Roman" w:cs="Times New Roman"/>
          <w:sz w:val="24"/>
          <w:szCs w:val="24"/>
        </w:rPr>
        <w:t xml:space="preserve"> aerial lifestyle and</w:t>
      </w:r>
      <w:r w:rsidR="0044128C" w:rsidRPr="00433118">
        <w:rPr>
          <w:rFonts w:ascii="Times New Roman" w:eastAsia="Times New Roman" w:hAnsi="Times New Roman" w:cs="Times New Roman"/>
          <w:sz w:val="24"/>
          <w:szCs w:val="24"/>
        </w:rPr>
        <w:t xml:space="preserve"> efficient flight coevolve, here I propose that </w:t>
      </w:r>
      <w:r w:rsidR="002B0B41" w:rsidRPr="00433118">
        <w:rPr>
          <w:rFonts w:ascii="Times New Roman" w:eastAsia="Times New Roman" w:hAnsi="Times New Roman" w:cs="Times New Roman"/>
          <w:sz w:val="24"/>
          <w:szCs w:val="24"/>
        </w:rPr>
        <w:t>efficient flight</w:t>
      </w:r>
      <w:r w:rsidR="000674FC" w:rsidRPr="00433118">
        <w:rPr>
          <w:rFonts w:ascii="Times New Roman" w:eastAsia="Times New Roman" w:hAnsi="Times New Roman" w:cs="Times New Roman"/>
          <w:sz w:val="24"/>
          <w:szCs w:val="24"/>
        </w:rPr>
        <w:t xml:space="preserve"> mode</w:t>
      </w:r>
      <w:r w:rsidR="002B0B41" w:rsidRPr="00433118">
        <w:rPr>
          <w:rFonts w:ascii="Times New Roman" w:eastAsia="Times New Roman" w:hAnsi="Times New Roman" w:cs="Times New Roman"/>
          <w:sz w:val="24"/>
          <w:szCs w:val="24"/>
        </w:rPr>
        <w:t xml:space="preserve"> is the driver of </w:t>
      </w:r>
      <w:r w:rsidR="0044128C" w:rsidRPr="00433118">
        <w:rPr>
          <w:rFonts w:ascii="Times New Roman" w:eastAsia="Times New Roman" w:hAnsi="Times New Roman" w:cs="Times New Roman"/>
          <w:sz w:val="24"/>
          <w:szCs w:val="24"/>
        </w:rPr>
        <w:t>aerial lifestyle</w:t>
      </w:r>
      <w:r w:rsidR="002B0B41" w:rsidRPr="00433118">
        <w:rPr>
          <w:rFonts w:ascii="Times New Roman" w:eastAsia="Times New Roman" w:hAnsi="Times New Roman" w:cs="Times New Roman"/>
          <w:sz w:val="24"/>
          <w:szCs w:val="24"/>
        </w:rPr>
        <w:t xml:space="preserve"> (e.g., Reliance on CRB)</w:t>
      </w:r>
      <w:r w:rsidR="0044128C" w:rsidRPr="00433118">
        <w:rPr>
          <w:rFonts w:ascii="Times New Roman" w:eastAsia="Times New Roman" w:hAnsi="Times New Roman" w:cs="Times New Roman"/>
          <w:sz w:val="24"/>
          <w:szCs w:val="24"/>
        </w:rPr>
        <w:t xml:space="preserve"> </w:t>
      </w:r>
      <w:commentRangeEnd w:id="58"/>
      <w:r w:rsidR="00F67212" w:rsidRPr="00433118">
        <w:rPr>
          <w:rStyle w:val="CommentReference"/>
        </w:rPr>
        <w:commentReference w:id="58"/>
      </w:r>
      <w:r w:rsidR="00624F59" w:rsidRPr="00433118">
        <w:rPr>
          <w:rFonts w:ascii="Times New Roman" w:eastAsia="Times New Roman" w:hAnsi="Times New Roman" w:cs="Times New Roman"/>
          <w:sz w:val="24"/>
          <w:szCs w:val="24"/>
        </w:rPr>
        <w:t xml:space="preserve">and not </w:t>
      </w:r>
      <w:r w:rsidR="00B3073B" w:rsidRPr="00433118">
        <w:rPr>
          <w:rFonts w:ascii="Times New Roman" w:eastAsia="Times New Roman" w:hAnsi="Times New Roman" w:cs="Times New Roman"/>
          <w:sz w:val="24"/>
          <w:szCs w:val="24"/>
        </w:rPr>
        <w:t>vice versa</w:t>
      </w:r>
      <w:r w:rsidR="00624F59" w:rsidRPr="00433118">
        <w:rPr>
          <w:rFonts w:ascii="Times New Roman" w:eastAsia="Times New Roman" w:hAnsi="Times New Roman" w:cs="Times New Roman"/>
          <w:sz w:val="24"/>
          <w:szCs w:val="24"/>
        </w:rPr>
        <w:t>.</w:t>
      </w:r>
    </w:p>
    <w:p w14:paraId="3AD0E60B" w14:textId="77777777" w:rsidR="002B2DDB" w:rsidRPr="00433118" w:rsidRDefault="002B2DDB" w:rsidP="00EC1892">
      <w:pPr>
        <w:spacing w:line="360" w:lineRule="auto"/>
        <w:rPr>
          <w:rFonts w:ascii="Times New Roman" w:eastAsia="Times New Roman" w:hAnsi="Times New Roman" w:cs="Times New Roman"/>
          <w:sz w:val="24"/>
          <w:szCs w:val="24"/>
        </w:rPr>
      </w:pPr>
    </w:p>
    <w:p w14:paraId="4732EE48" w14:textId="59187863" w:rsidR="00395C03" w:rsidRPr="00433118" w:rsidRDefault="00395C03" w:rsidP="00EC1892">
      <w:pPr>
        <w:spacing w:line="360" w:lineRule="auto"/>
        <w:rPr>
          <w:rFonts w:ascii="Times New Roman" w:hAnsi="Times New Roman" w:cs="Times New Roman"/>
          <w:i/>
          <w:iCs/>
          <w:sz w:val="24"/>
          <w:szCs w:val="24"/>
        </w:rPr>
      </w:pPr>
      <w:r w:rsidRPr="00433118">
        <w:rPr>
          <w:rFonts w:ascii="Times New Roman" w:eastAsia="Times New Roman" w:hAnsi="Times New Roman" w:cs="Times New Roman"/>
          <w:i/>
          <w:iCs/>
          <w:sz w:val="24"/>
          <w:szCs w:val="24"/>
        </w:rPr>
        <w:t xml:space="preserve">Mass and </w:t>
      </w:r>
      <w:r w:rsidRPr="00433118">
        <w:rPr>
          <w:rFonts w:ascii="Times New Roman" w:hAnsi="Times New Roman" w:cs="Times New Roman"/>
          <w:i/>
          <w:iCs/>
          <w:sz w:val="24"/>
          <w:szCs w:val="24"/>
        </w:rPr>
        <w:t xml:space="preserve">Communal Roosting </w:t>
      </w:r>
      <w:r w:rsidR="001D6D07" w:rsidRPr="00433118">
        <w:rPr>
          <w:rFonts w:ascii="Times New Roman" w:hAnsi="Times New Roman" w:cs="Times New Roman"/>
          <w:i/>
          <w:iCs/>
          <w:sz w:val="24"/>
          <w:szCs w:val="24"/>
        </w:rPr>
        <w:t>Behaviour</w:t>
      </w:r>
    </w:p>
    <w:p w14:paraId="1877DC05" w14:textId="691A1180" w:rsidR="00D238CC" w:rsidRPr="00433118" w:rsidRDefault="000C652D" w:rsidP="00957914">
      <w:pPr>
        <w:spacing w:line="360" w:lineRule="auto"/>
        <w:rPr>
          <w:rFonts w:ascii="Times New Roman" w:hAnsi="Times New Roman" w:cs="Times New Roman"/>
          <w:sz w:val="24"/>
          <w:szCs w:val="24"/>
        </w:rPr>
      </w:pPr>
      <w:r w:rsidRPr="00433118">
        <w:rPr>
          <w:rFonts w:ascii="Times New Roman" w:hAnsi="Times New Roman" w:cs="Times New Roman"/>
          <w:sz w:val="24"/>
          <w:szCs w:val="24"/>
        </w:rPr>
        <w:lastRenderedPageBreak/>
        <w:t>Body mass has long been recognized to affect lifespan</w:t>
      </w:r>
      <w:r w:rsidR="00B64668" w:rsidRPr="00433118">
        <w:rPr>
          <w:rFonts w:ascii="Times New Roman" w:hAnsi="Times New Roman" w:cs="Times New Roman"/>
          <w:sz w:val="24"/>
          <w:szCs w:val="24"/>
        </w:rPr>
        <w:t xml:space="preserve"> </w:t>
      </w:r>
      <w:r w:rsidR="009A2AC6" w:rsidRPr="00433118">
        <w:rPr>
          <w:rFonts w:ascii="Times New Roman" w:hAnsi="Times New Roman" w:cs="Times New Roman"/>
          <w:sz w:val="24"/>
          <w:szCs w:val="24"/>
        </w:rPr>
        <w:fldChar w:fldCharType="begin"/>
      </w:r>
      <w:r w:rsidR="009A2AC6" w:rsidRPr="00433118">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009A2AC6" w:rsidRPr="00433118">
        <w:rPr>
          <w:rFonts w:ascii="Times New Roman" w:hAnsi="Times New Roman" w:cs="Times New Roman"/>
          <w:sz w:val="24"/>
          <w:szCs w:val="24"/>
        </w:rPr>
        <w:fldChar w:fldCharType="separate"/>
      </w:r>
      <w:r w:rsidR="009A2AC6" w:rsidRPr="00433118">
        <w:rPr>
          <w:rFonts w:ascii="Times New Roman" w:hAnsi="Times New Roman" w:cs="Times New Roman"/>
          <w:sz w:val="24"/>
        </w:rPr>
        <w:t>(Healy et al., 2014)</w:t>
      </w:r>
      <w:r w:rsidR="009A2AC6" w:rsidRPr="00433118">
        <w:rPr>
          <w:rFonts w:ascii="Times New Roman" w:hAnsi="Times New Roman" w:cs="Times New Roman"/>
          <w:sz w:val="24"/>
          <w:szCs w:val="24"/>
        </w:rPr>
        <w:fldChar w:fldCharType="end"/>
      </w:r>
      <w:r w:rsidR="00EE4218" w:rsidRPr="00433118">
        <w:rPr>
          <w:rFonts w:ascii="Times New Roman" w:hAnsi="Times New Roman" w:cs="Times New Roman"/>
          <w:sz w:val="24"/>
          <w:szCs w:val="24"/>
        </w:rPr>
        <w:t xml:space="preserve"> and therefore metabolic rate </w:t>
      </w:r>
      <w:r w:rsidR="001B0210" w:rsidRPr="00433118">
        <w:rPr>
          <w:rFonts w:ascii="Times New Roman" w:hAnsi="Times New Roman" w:cs="Times New Roman"/>
          <w:sz w:val="24"/>
          <w:szCs w:val="24"/>
        </w:rPr>
        <w:t>(Kleiber </w:t>
      </w:r>
      <w:r w:rsidR="00027548" w:rsidRPr="00433118">
        <w:rPr>
          <w:rFonts w:ascii="Times New Roman" w:hAnsi="Times New Roman" w:cs="Times New Roman"/>
          <w:sz w:val="24"/>
          <w:szCs w:val="24"/>
        </w:rPr>
        <w:t>1932</w:t>
      </w:r>
      <w:r w:rsidR="001B0210" w:rsidRPr="00433118">
        <w:rPr>
          <w:rFonts w:ascii="Times New Roman" w:hAnsi="Times New Roman" w:cs="Times New Roman"/>
          <w:sz w:val="24"/>
          <w:szCs w:val="24"/>
        </w:rPr>
        <w:t>;</w:t>
      </w:r>
      <w:r w:rsidR="002E7A3E" w:rsidRPr="00433118">
        <w:rPr>
          <w:rFonts w:ascii="Times New Roman" w:hAnsi="Times New Roman" w:cs="Times New Roman"/>
          <w:sz w:val="24"/>
          <w:szCs w:val="24"/>
        </w:rPr>
        <w:fldChar w:fldCharType="begin"/>
      </w:r>
      <w:r w:rsidR="004C250A" w:rsidRPr="00433118">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002E7A3E" w:rsidRPr="00433118">
        <w:rPr>
          <w:rFonts w:ascii="Times New Roman" w:hAnsi="Times New Roman" w:cs="Times New Roman"/>
          <w:sz w:val="24"/>
          <w:szCs w:val="24"/>
        </w:rPr>
        <w:fldChar w:fldCharType="separate"/>
      </w:r>
      <w:r w:rsidR="00EE4218" w:rsidRPr="00433118">
        <w:rPr>
          <w:rFonts w:ascii="Times New Roman" w:hAnsi="Times New Roman" w:cs="Times New Roman"/>
          <w:sz w:val="24"/>
        </w:rPr>
        <w:t xml:space="preserve"> </w:t>
      </w:r>
      <w:r w:rsidR="004178BC" w:rsidRPr="00433118">
        <w:rPr>
          <w:rFonts w:ascii="Times New Roman" w:hAnsi="Times New Roman" w:cs="Times New Roman"/>
          <w:sz w:val="24"/>
        </w:rPr>
        <w:t>Peters, 1983)</w:t>
      </w:r>
      <w:r w:rsidR="002E7A3E" w:rsidRPr="00433118">
        <w:rPr>
          <w:rFonts w:ascii="Times New Roman" w:hAnsi="Times New Roman" w:cs="Times New Roman"/>
          <w:sz w:val="24"/>
          <w:szCs w:val="24"/>
        </w:rPr>
        <w:fldChar w:fldCharType="end"/>
      </w:r>
      <w:r w:rsidR="001B0210" w:rsidRPr="00433118">
        <w:rPr>
          <w:rFonts w:ascii="Times New Roman" w:hAnsi="Times New Roman" w:cs="Times New Roman"/>
          <w:sz w:val="24"/>
          <w:szCs w:val="24"/>
        </w:rPr>
        <w:t>;</w:t>
      </w:r>
      <w:r w:rsidR="00711E4F" w:rsidRPr="00433118">
        <w:rPr>
          <w:rFonts w:ascii="Times New Roman" w:hAnsi="Times New Roman" w:cs="Times New Roman"/>
          <w:sz w:val="24"/>
          <w:szCs w:val="24"/>
        </w:rPr>
        <w:t xml:space="preserve"> </w:t>
      </w:r>
      <w:r w:rsidR="001F2338" w:rsidRPr="00433118">
        <w:rPr>
          <w:rFonts w:ascii="Times New Roman" w:hAnsi="Times New Roman" w:cs="Times New Roman"/>
          <w:sz w:val="24"/>
          <w:szCs w:val="24"/>
        </w:rPr>
        <w:fldChar w:fldCharType="begin"/>
      </w:r>
      <w:r w:rsidR="004178BC" w:rsidRPr="00433118">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001F2338" w:rsidRPr="00433118">
        <w:rPr>
          <w:rFonts w:ascii="Times New Roman" w:hAnsi="Times New Roman" w:cs="Times New Roman"/>
          <w:sz w:val="24"/>
          <w:szCs w:val="24"/>
        </w:rPr>
        <w:fldChar w:fldCharType="separate"/>
      </w:r>
      <w:r w:rsidR="004268BF" w:rsidRPr="00433118">
        <w:rPr>
          <w:rFonts w:ascii="Times New Roman" w:hAnsi="Times New Roman" w:cs="Times New Roman"/>
          <w:sz w:val="24"/>
        </w:rPr>
        <w:t>Hudson et al., 2013; Nagy et al., 1999)</w:t>
      </w:r>
      <w:r w:rsidR="001F2338" w:rsidRPr="00433118">
        <w:rPr>
          <w:rFonts w:ascii="Times New Roman" w:hAnsi="Times New Roman" w:cs="Times New Roman"/>
          <w:sz w:val="24"/>
          <w:szCs w:val="24"/>
        </w:rPr>
        <w:fldChar w:fldCharType="end"/>
      </w:r>
      <w:r w:rsidR="00957914" w:rsidRPr="00433118">
        <w:rPr>
          <w:rFonts w:ascii="Times New Roman" w:hAnsi="Times New Roman" w:cs="Times New Roman"/>
          <w:sz w:val="24"/>
          <w:szCs w:val="24"/>
        </w:rPr>
        <w:t xml:space="preserve">. </w:t>
      </w:r>
      <w:r w:rsidR="00437854" w:rsidRPr="00433118">
        <w:rPr>
          <w:rFonts w:ascii="Times New Roman" w:hAnsi="Times New Roman" w:cs="Times New Roman"/>
          <w:sz w:val="24"/>
          <w:szCs w:val="24"/>
        </w:rPr>
        <w:t xml:space="preserve">A </w:t>
      </w:r>
      <w:r w:rsidR="00982970" w:rsidRPr="00433118">
        <w:rPr>
          <w:rFonts w:ascii="Times New Roman" w:hAnsi="Times New Roman" w:cs="Times New Roman"/>
          <w:sz w:val="24"/>
          <w:szCs w:val="24"/>
        </w:rPr>
        <w:t xml:space="preserve">comprehensive literature review done by </w:t>
      </w:r>
      <w:r w:rsidR="00982970" w:rsidRPr="00433118">
        <w:rPr>
          <w:rFonts w:ascii="Times New Roman" w:hAnsi="Times New Roman" w:cs="Times New Roman"/>
          <w:sz w:val="24"/>
          <w:szCs w:val="24"/>
        </w:rPr>
        <w:fldChar w:fldCharType="begin"/>
      </w:r>
      <w:r w:rsidR="00982970" w:rsidRPr="00433118">
        <w:rPr>
          <w:rFonts w:ascii="Times New Roman" w:hAnsi="Times New Roman" w:cs="Times New Roman"/>
          <w:sz w:val="24"/>
          <w:szCs w:val="24"/>
        </w:rPr>
        <w:instrText xml:space="preserve"> ADDIN ZOTERO_ITEM CSL_CITATION {"citationID":"kIjADmia","properties":{"formattedCitation":"(Hudson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00982970" w:rsidRPr="00433118">
        <w:rPr>
          <w:rFonts w:ascii="Times New Roman" w:hAnsi="Times New Roman" w:cs="Times New Roman"/>
          <w:sz w:val="24"/>
          <w:szCs w:val="24"/>
        </w:rPr>
        <w:fldChar w:fldCharType="separate"/>
      </w:r>
      <w:r w:rsidR="00982970" w:rsidRPr="00433118">
        <w:rPr>
          <w:rFonts w:ascii="Times New Roman" w:hAnsi="Times New Roman" w:cs="Times New Roman"/>
          <w:sz w:val="24"/>
        </w:rPr>
        <w:t>(Hudson et al., 2013)</w:t>
      </w:r>
      <w:r w:rsidR="00982970" w:rsidRPr="00433118">
        <w:rPr>
          <w:rFonts w:ascii="Times New Roman" w:hAnsi="Times New Roman" w:cs="Times New Roman"/>
          <w:sz w:val="24"/>
          <w:szCs w:val="24"/>
        </w:rPr>
        <w:fldChar w:fldCharType="end"/>
      </w:r>
      <w:r w:rsidR="00982970" w:rsidRPr="00433118">
        <w:rPr>
          <w:rFonts w:ascii="Times New Roman" w:hAnsi="Times New Roman" w:cs="Times New Roman"/>
          <w:sz w:val="24"/>
          <w:szCs w:val="24"/>
        </w:rPr>
        <w:t xml:space="preserve"> </w:t>
      </w:r>
      <w:r w:rsidR="00BF7BD4" w:rsidRPr="00433118">
        <w:rPr>
          <w:rFonts w:ascii="Times New Roman" w:hAnsi="Times New Roman" w:cs="Times New Roman"/>
          <w:sz w:val="24"/>
          <w:szCs w:val="24"/>
        </w:rPr>
        <w:t xml:space="preserve">outlines the studies done on this matter, </w:t>
      </w:r>
      <w:r w:rsidR="00DD1AE4" w:rsidRPr="00433118">
        <w:rPr>
          <w:rFonts w:ascii="Times New Roman" w:hAnsi="Times New Roman" w:cs="Times New Roman"/>
          <w:sz w:val="24"/>
          <w:szCs w:val="24"/>
        </w:rPr>
        <w:t xml:space="preserve">highlighting the </w:t>
      </w:r>
      <w:r w:rsidR="00957914" w:rsidRPr="00433118">
        <w:rPr>
          <w:rFonts w:ascii="Times New Roman" w:hAnsi="Times New Roman" w:cs="Times New Roman"/>
          <w:sz w:val="24"/>
          <w:szCs w:val="24"/>
        </w:rPr>
        <w:t>idea that there is</w:t>
      </w:r>
      <w:r w:rsidR="00B730A0" w:rsidRPr="00433118">
        <w:rPr>
          <w:rFonts w:ascii="Times New Roman" w:hAnsi="Times New Roman" w:cs="Times New Roman"/>
          <w:sz w:val="24"/>
          <w:szCs w:val="24"/>
        </w:rPr>
        <w:t xml:space="preserve"> </w:t>
      </w:r>
      <w:r w:rsidR="00DD1AE4" w:rsidRPr="00433118">
        <w:rPr>
          <w:rFonts w:ascii="Times New Roman" w:hAnsi="Times New Roman" w:cs="Times New Roman"/>
          <w:sz w:val="24"/>
          <w:szCs w:val="24"/>
        </w:rPr>
        <w:t xml:space="preserve">variation </w:t>
      </w:r>
      <w:r w:rsidR="00B730A0" w:rsidRPr="00433118">
        <w:rPr>
          <w:rFonts w:ascii="Times New Roman" w:hAnsi="Times New Roman" w:cs="Times New Roman"/>
          <w:sz w:val="24"/>
          <w:szCs w:val="24"/>
        </w:rPr>
        <w:t xml:space="preserve">on how the relationship scales </w:t>
      </w:r>
      <w:r w:rsidR="00DD1AE4" w:rsidRPr="00433118">
        <w:rPr>
          <w:rFonts w:ascii="Times New Roman" w:hAnsi="Times New Roman" w:cs="Times New Roman"/>
          <w:sz w:val="24"/>
          <w:szCs w:val="24"/>
        </w:rPr>
        <w:t>between clades (e.g., birds, mammals, amphibians). While the scale at which body mass and metabolic rate</w:t>
      </w:r>
      <w:r w:rsidR="00B730A0" w:rsidRPr="00433118">
        <w:rPr>
          <w:rFonts w:ascii="Times New Roman" w:hAnsi="Times New Roman" w:cs="Times New Roman"/>
          <w:sz w:val="24"/>
          <w:szCs w:val="24"/>
        </w:rPr>
        <w:t xml:space="preserve"> relate</w:t>
      </w:r>
      <w:r w:rsidR="00DD1AE4" w:rsidRPr="00433118">
        <w:rPr>
          <w:rFonts w:ascii="Times New Roman" w:hAnsi="Times New Roman" w:cs="Times New Roman"/>
          <w:sz w:val="24"/>
          <w:szCs w:val="24"/>
        </w:rPr>
        <w:t xml:space="preserve"> is still being </w:t>
      </w:r>
      <w:r w:rsidR="000E208B" w:rsidRPr="00433118">
        <w:rPr>
          <w:rFonts w:ascii="Times New Roman" w:hAnsi="Times New Roman" w:cs="Times New Roman"/>
          <w:sz w:val="24"/>
          <w:szCs w:val="24"/>
        </w:rPr>
        <w:t>debated</w:t>
      </w:r>
      <w:r w:rsidR="00DD1AE4" w:rsidRPr="00433118">
        <w:rPr>
          <w:rFonts w:ascii="Times New Roman" w:hAnsi="Times New Roman" w:cs="Times New Roman"/>
          <w:sz w:val="24"/>
          <w:szCs w:val="24"/>
        </w:rPr>
        <w:t xml:space="preserve">, </w:t>
      </w:r>
      <w:r w:rsidR="00A83376" w:rsidRPr="00433118">
        <w:rPr>
          <w:rFonts w:ascii="Times New Roman" w:hAnsi="Times New Roman" w:cs="Times New Roman"/>
          <w:sz w:val="24"/>
          <w:szCs w:val="24"/>
        </w:rPr>
        <w:t xml:space="preserve">it </w:t>
      </w:r>
      <w:r w:rsidR="00E03E46" w:rsidRPr="00433118">
        <w:rPr>
          <w:rFonts w:ascii="Times New Roman" w:hAnsi="Times New Roman" w:cs="Times New Roman"/>
          <w:sz w:val="24"/>
          <w:szCs w:val="24"/>
        </w:rPr>
        <w:t>is reasonable to say that the greater the body size, the higher metabolic rates needed to sustain that amount of mass</w:t>
      </w:r>
      <w:r w:rsidR="004178BC" w:rsidRPr="00433118">
        <w:rPr>
          <w:rFonts w:ascii="Times New Roman" w:hAnsi="Times New Roman" w:cs="Times New Roman"/>
          <w:sz w:val="24"/>
          <w:szCs w:val="24"/>
        </w:rPr>
        <w:t xml:space="preserve"> </w:t>
      </w:r>
      <w:r w:rsidR="004178BC" w:rsidRPr="00433118">
        <w:rPr>
          <w:rFonts w:ascii="Times New Roman" w:hAnsi="Times New Roman" w:cs="Times New Roman"/>
          <w:sz w:val="24"/>
          <w:szCs w:val="24"/>
        </w:rPr>
        <w:fldChar w:fldCharType="begin"/>
      </w:r>
      <w:r w:rsidR="004178BC" w:rsidRPr="00433118">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004178BC" w:rsidRPr="00433118">
        <w:rPr>
          <w:rFonts w:ascii="Times New Roman" w:hAnsi="Times New Roman" w:cs="Times New Roman"/>
          <w:sz w:val="24"/>
          <w:szCs w:val="24"/>
        </w:rPr>
        <w:fldChar w:fldCharType="separate"/>
      </w:r>
      <w:r w:rsidR="004178BC" w:rsidRPr="00433118">
        <w:rPr>
          <w:rFonts w:ascii="Times New Roman" w:hAnsi="Times New Roman" w:cs="Times New Roman"/>
          <w:sz w:val="24"/>
        </w:rPr>
        <w:t>(Gillooly et al., 2001)</w:t>
      </w:r>
      <w:r w:rsidR="004178BC" w:rsidRPr="00433118">
        <w:rPr>
          <w:rFonts w:ascii="Times New Roman" w:hAnsi="Times New Roman" w:cs="Times New Roman"/>
          <w:sz w:val="24"/>
          <w:szCs w:val="24"/>
        </w:rPr>
        <w:fldChar w:fldCharType="end"/>
      </w:r>
      <w:r w:rsidR="00E03E46" w:rsidRPr="00433118">
        <w:rPr>
          <w:rFonts w:ascii="Times New Roman" w:hAnsi="Times New Roman" w:cs="Times New Roman"/>
          <w:sz w:val="24"/>
          <w:szCs w:val="24"/>
        </w:rPr>
        <w:t xml:space="preserve">. </w:t>
      </w:r>
      <w:r w:rsidR="00A83376" w:rsidRPr="00433118">
        <w:rPr>
          <w:rFonts w:ascii="Times New Roman" w:hAnsi="Times New Roman" w:cs="Times New Roman"/>
          <w:sz w:val="24"/>
          <w:szCs w:val="24"/>
        </w:rPr>
        <w:t xml:space="preserve"> </w:t>
      </w:r>
      <w:r w:rsidR="008F6F39" w:rsidRPr="00433118">
        <w:rPr>
          <w:rFonts w:ascii="Times New Roman" w:hAnsi="Times New Roman" w:cs="Times New Roman"/>
          <w:sz w:val="24"/>
          <w:szCs w:val="24"/>
        </w:rPr>
        <w:t>For instance, high metabolic rates has been correlated to</w:t>
      </w:r>
      <w:r w:rsidR="00163C5E" w:rsidRPr="00433118">
        <w:rPr>
          <w:rFonts w:ascii="Times New Roman" w:hAnsi="Times New Roman" w:cs="Times New Roman"/>
          <w:sz w:val="24"/>
          <w:szCs w:val="24"/>
        </w:rPr>
        <w:t xml:space="preserve"> </w:t>
      </w:r>
      <w:r w:rsidR="001D6D07" w:rsidRPr="00433118">
        <w:rPr>
          <w:rFonts w:ascii="Times New Roman" w:hAnsi="Times New Roman" w:cs="Times New Roman"/>
          <w:sz w:val="24"/>
          <w:szCs w:val="24"/>
        </w:rPr>
        <w:t>behaviour</w:t>
      </w:r>
      <w:r w:rsidR="00163C5E" w:rsidRPr="00433118">
        <w:rPr>
          <w:rFonts w:ascii="Times New Roman" w:hAnsi="Times New Roman" w:cs="Times New Roman"/>
          <w:sz w:val="24"/>
          <w:szCs w:val="24"/>
        </w:rPr>
        <w:t>s like torpor in hummingbirds, and food hoarding in several birds</w:t>
      </w:r>
      <w:r w:rsidR="00AB1890" w:rsidRPr="00433118">
        <w:rPr>
          <w:rFonts w:ascii="Times New Roman" w:hAnsi="Times New Roman" w:cs="Times New Roman"/>
          <w:sz w:val="24"/>
          <w:szCs w:val="24"/>
        </w:rPr>
        <w:t xml:space="preserve"> </w:t>
      </w:r>
      <w:r w:rsidR="00163C5E" w:rsidRPr="00433118">
        <w:rPr>
          <w:rFonts w:ascii="Times New Roman" w:hAnsi="Times New Roman" w:cs="Times New Roman"/>
          <w:sz w:val="24"/>
          <w:szCs w:val="24"/>
        </w:rPr>
        <w:t xml:space="preserve"> and mammals (</w:t>
      </w:r>
      <w:r w:rsidR="00FA54ED" w:rsidRPr="00433118">
        <w:rPr>
          <w:rFonts w:ascii="Times New Roman" w:hAnsi="Times New Roman" w:cs="Times New Roman"/>
          <w:sz w:val="24"/>
          <w:szCs w:val="24"/>
        </w:rPr>
        <w:fldChar w:fldCharType="begin"/>
      </w:r>
      <w:r w:rsidR="004178BC" w:rsidRPr="00433118">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00FA54ED" w:rsidRPr="00433118">
        <w:rPr>
          <w:rFonts w:ascii="Times New Roman" w:hAnsi="Times New Roman" w:cs="Times New Roman"/>
          <w:sz w:val="24"/>
          <w:szCs w:val="24"/>
        </w:rPr>
        <w:fldChar w:fldCharType="separate"/>
      </w:r>
      <w:r w:rsidR="00FA54ED" w:rsidRPr="00433118">
        <w:rPr>
          <w:rFonts w:ascii="Times New Roman" w:hAnsi="Times New Roman" w:cs="Times New Roman"/>
          <w:sz w:val="24"/>
        </w:rPr>
        <w:t>Day &amp; Bartness, 2003)</w:t>
      </w:r>
      <w:r w:rsidR="00FA54ED" w:rsidRPr="00433118">
        <w:rPr>
          <w:rFonts w:ascii="Times New Roman" w:hAnsi="Times New Roman" w:cs="Times New Roman"/>
          <w:sz w:val="24"/>
          <w:szCs w:val="24"/>
        </w:rPr>
        <w:fldChar w:fldCharType="end"/>
      </w:r>
      <w:r w:rsidR="00435F9C" w:rsidRPr="00433118">
        <w:rPr>
          <w:rFonts w:ascii="Times New Roman" w:hAnsi="Times New Roman" w:cs="Times New Roman"/>
          <w:sz w:val="24"/>
          <w:szCs w:val="24"/>
        </w:rPr>
        <w:t xml:space="preserve">. </w:t>
      </w:r>
      <w:r w:rsidR="00AC58ED" w:rsidRPr="00752B43">
        <w:rPr>
          <w:rFonts w:ascii="Times New Roman" w:hAnsi="Times New Roman" w:cs="Times New Roman"/>
          <w:sz w:val="24"/>
          <w:szCs w:val="24"/>
        </w:rPr>
        <w:t>The results of this study show that c</w:t>
      </w:r>
      <w:r w:rsidR="00436A36" w:rsidRPr="00752B43">
        <w:rPr>
          <w:rFonts w:ascii="Times New Roman" w:hAnsi="Times New Roman" w:cs="Times New Roman"/>
          <w:sz w:val="24"/>
          <w:szCs w:val="24"/>
        </w:rPr>
        <w:t xml:space="preserve">ommunal roosting </w:t>
      </w:r>
      <w:r w:rsidR="001D6D07" w:rsidRPr="00752B43">
        <w:rPr>
          <w:rFonts w:ascii="Times New Roman" w:hAnsi="Times New Roman" w:cs="Times New Roman"/>
          <w:sz w:val="24"/>
          <w:szCs w:val="24"/>
        </w:rPr>
        <w:t>behaviour</w:t>
      </w:r>
      <w:r w:rsidR="009A1FB8" w:rsidRPr="00752B43">
        <w:rPr>
          <w:rFonts w:ascii="Times New Roman" w:hAnsi="Times New Roman" w:cs="Times New Roman"/>
          <w:sz w:val="24"/>
          <w:szCs w:val="24"/>
        </w:rPr>
        <w:t xml:space="preserve"> is positively correlated to body mass</w:t>
      </w:r>
      <w:r w:rsidR="00305800" w:rsidRPr="00752B43">
        <w:rPr>
          <w:rFonts w:ascii="Times New Roman" w:hAnsi="Times New Roman" w:cs="Times New Roman"/>
          <w:sz w:val="24"/>
          <w:szCs w:val="24"/>
        </w:rPr>
        <w:t xml:space="preserve">, perhaps </w:t>
      </w:r>
      <w:r w:rsidR="0036048B" w:rsidRPr="00433118">
        <w:rPr>
          <w:rFonts w:ascii="Times New Roman" w:hAnsi="Times New Roman" w:cs="Times New Roman"/>
          <w:sz w:val="24"/>
          <w:szCs w:val="24"/>
        </w:rPr>
        <w:t>since by increasing foraging efficiency</w:t>
      </w:r>
      <w:r w:rsidR="003A2CC6" w:rsidRPr="00433118">
        <w:rPr>
          <w:rFonts w:ascii="Times New Roman" w:hAnsi="Times New Roman" w:cs="Times New Roman"/>
          <w:sz w:val="24"/>
          <w:szCs w:val="24"/>
        </w:rPr>
        <w:t xml:space="preserve">, communal roosting acts as a mechanism to </w:t>
      </w:r>
      <w:r w:rsidR="00666965" w:rsidRPr="00433118">
        <w:rPr>
          <w:rFonts w:ascii="Times New Roman" w:hAnsi="Times New Roman" w:cs="Times New Roman"/>
          <w:sz w:val="24"/>
          <w:szCs w:val="24"/>
        </w:rPr>
        <w:t xml:space="preserve">reduce energetic costs </w:t>
      </w:r>
      <w:r w:rsidR="002F26D0" w:rsidRPr="00433118">
        <w:rPr>
          <w:rFonts w:ascii="Times New Roman" w:hAnsi="Times New Roman" w:cs="Times New Roman"/>
          <w:sz w:val="24"/>
          <w:szCs w:val="24"/>
        </w:rPr>
        <w:t>(</w:t>
      </w:r>
      <w:r w:rsidR="00666965" w:rsidRPr="00433118">
        <w:rPr>
          <w:rFonts w:ascii="Times New Roman" w:hAnsi="Times New Roman" w:cs="Times New Roman"/>
          <w:sz w:val="24"/>
          <w:szCs w:val="24"/>
        </w:rPr>
        <w:t>metabolic rate</w:t>
      </w:r>
      <w:r w:rsidR="002F26D0" w:rsidRPr="00433118">
        <w:rPr>
          <w:rFonts w:ascii="Times New Roman" w:hAnsi="Times New Roman" w:cs="Times New Roman"/>
          <w:sz w:val="24"/>
          <w:szCs w:val="24"/>
        </w:rPr>
        <w:t>)</w:t>
      </w:r>
      <w:r w:rsidR="00666965" w:rsidRPr="00433118">
        <w:rPr>
          <w:rFonts w:ascii="Times New Roman" w:hAnsi="Times New Roman" w:cs="Times New Roman"/>
          <w:sz w:val="24"/>
          <w:szCs w:val="24"/>
        </w:rPr>
        <w:t xml:space="preserve">. </w:t>
      </w:r>
      <w:r w:rsidR="006D4296" w:rsidRPr="00433118">
        <w:rPr>
          <w:rFonts w:ascii="Times New Roman" w:hAnsi="Times New Roman" w:cs="Times New Roman"/>
          <w:sz w:val="24"/>
          <w:szCs w:val="24"/>
        </w:rPr>
        <w:t xml:space="preserve">There is evidence that suggests that communal roosting </w:t>
      </w:r>
      <w:r w:rsidR="001D6D07" w:rsidRPr="00433118">
        <w:rPr>
          <w:rFonts w:ascii="Times New Roman" w:hAnsi="Times New Roman" w:cs="Times New Roman"/>
          <w:sz w:val="24"/>
          <w:szCs w:val="24"/>
        </w:rPr>
        <w:t>behaviour</w:t>
      </w:r>
      <w:r w:rsidR="00CE7309" w:rsidRPr="00433118">
        <w:rPr>
          <w:rFonts w:ascii="Times New Roman" w:hAnsi="Times New Roman" w:cs="Times New Roman"/>
          <w:sz w:val="24"/>
          <w:szCs w:val="24"/>
        </w:rPr>
        <w:t xml:space="preserve"> is positively related to longevity in parrots </w:t>
      </w:r>
      <w:r w:rsidR="0021796D" w:rsidRPr="00433118">
        <w:rPr>
          <w:rFonts w:ascii="Times New Roman" w:hAnsi="Times New Roman" w:cs="Times New Roman"/>
          <w:sz w:val="24"/>
          <w:szCs w:val="24"/>
        </w:rPr>
        <w:fldChar w:fldCharType="begin"/>
      </w:r>
      <w:r w:rsidR="0021796D" w:rsidRPr="00433118">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21796D" w:rsidRPr="00433118">
        <w:rPr>
          <w:rFonts w:ascii="Times New Roman" w:hAnsi="Times New Roman" w:cs="Times New Roman"/>
          <w:sz w:val="24"/>
          <w:szCs w:val="24"/>
        </w:rPr>
        <w:fldChar w:fldCharType="separate"/>
      </w:r>
      <w:r w:rsidR="0021796D" w:rsidRPr="00433118">
        <w:rPr>
          <w:rFonts w:ascii="Times New Roman" w:hAnsi="Times New Roman" w:cs="Times New Roman"/>
          <w:sz w:val="24"/>
        </w:rPr>
        <w:t>(Munshi-South &amp; Wilkinson, 2006)</w:t>
      </w:r>
      <w:r w:rsidR="0021796D" w:rsidRPr="00433118">
        <w:rPr>
          <w:rFonts w:ascii="Times New Roman" w:hAnsi="Times New Roman" w:cs="Times New Roman"/>
          <w:sz w:val="24"/>
          <w:szCs w:val="24"/>
        </w:rPr>
        <w:fldChar w:fldCharType="end"/>
      </w:r>
      <w:r w:rsidR="00480FCC" w:rsidRPr="00433118">
        <w:rPr>
          <w:rFonts w:ascii="Times New Roman" w:hAnsi="Times New Roman" w:cs="Times New Roman"/>
          <w:sz w:val="24"/>
          <w:szCs w:val="24"/>
        </w:rPr>
        <w:t>.</w:t>
      </w:r>
      <w:r w:rsidR="00834DEC" w:rsidRPr="00433118">
        <w:rPr>
          <w:rFonts w:ascii="Times New Roman" w:hAnsi="Times New Roman" w:cs="Times New Roman"/>
          <w:sz w:val="24"/>
          <w:szCs w:val="24"/>
        </w:rPr>
        <w:t xml:space="preserve"> Likewise, longevity is positively related to body mass </w:t>
      </w:r>
      <w:r w:rsidR="00986F9E" w:rsidRPr="00433118">
        <w:rPr>
          <w:rFonts w:ascii="Times New Roman" w:hAnsi="Times New Roman" w:cs="Times New Roman"/>
          <w:sz w:val="24"/>
          <w:szCs w:val="24"/>
        </w:rPr>
        <w:fldChar w:fldCharType="begin"/>
      </w:r>
      <w:r w:rsidR="00986F9E" w:rsidRPr="00433118">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00986F9E" w:rsidRPr="00433118">
        <w:rPr>
          <w:rFonts w:ascii="Times New Roman" w:hAnsi="Times New Roman" w:cs="Times New Roman"/>
          <w:sz w:val="24"/>
          <w:szCs w:val="24"/>
        </w:rPr>
        <w:fldChar w:fldCharType="separate"/>
      </w:r>
      <w:r w:rsidR="00986F9E" w:rsidRPr="00433118">
        <w:rPr>
          <w:rFonts w:ascii="Times New Roman" w:hAnsi="Times New Roman" w:cs="Times New Roman"/>
          <w:sz w:val="24"/>
        </w:rPr>
        <w:t>(Healy et al., 2014)</w:t>
      </w:r>
      <w:r w:rsidR="00986F9E" w:rsidRPr="00433118">
        <w:rPr>
          <w:rFonts w:ascii="Times New Roman" w:hAnsi="Times New Roman" w:cs="Times New Roman"/>
          <w:sz w:val="24"/>
          <w:szCs w:val="24"/>
        </w:rPr>
        <w:fldChar w:fldCharType="end"/>
      </w:r>
      <w:r w:rsidR="00750A7C" w:rsidRPr="00433118">
        <w:rPr>
          <w:rFonts w:ascii="Times New Roman" w:hAnsi="Times New Roman" w:cs="Times New Roman"/>
          <w:sz w:val="24"/>
          <w:szCs w:val="24"/>
        </w:rPr>
        <w:t xml:space="preserve">. Therefore, </w:t>
      </w:r>
      <w:r w:rsidR="00D238CC" w:rsidRPr="00433118">
        <w:rPr>
          <w:rFonts w:ascii="Times New Roman" w:hAnsi="Times New Roman" w:cs="Times New Roman"/>
          <w:sz w:val="24"/>
          <w:szCs w:val="24"/>
        </w:rPr>
        <w:t>it is possible to extend these results to suggest</w:t>
      </w:r>
      <w:r w:rsidR="00CB3A9E" w:rsidRPr="00433118">
        <w:rPr>
          <w:rFonts w:ascii="Times New Roman" w:hAnsi="Times New Roman" w:cs="Times New Roman"/>
          <w:sz w:val="24"/>
          <w:szCs w:val="24"/>
        </w:rPr>
        <w:t xml:space="preserve"> communal roosting </w:t>
      </w:r>
      <w:r w:rsidR="00604AE0" w:rsidRPr="00433118">
        <w:rPr>
          <w:rFonts w:ascii="Times New Roman" w:hAnsi="Times New Roman" w:cs="Times New Roman"/>
          <w:sz w:val="24"/>
          <w:szCs w:val="24"/>
        </w:rPr>
        <w:t xml:space="preserve">is </w:t>
      </w:r>
      <w:r w:rsidR="00AD3053" w:rsidRPr="00433118">
        <w:rPr>
          <w:rFonts w:ascii="Times New Roman" w:hAnsi="Times New Roman" w:cs="Times New Roman"/>
          <w:sz w:val="24"/>
          <w:szCs w:val="24"/>
        </w:rPr>
        <w:t xml:space="preserve">positively correlated to </w:t>
      </w:r>
      <w:r w:rsidR="00B83104" w:rsidRPr="00433118">
        <w:rPr>
          <w:rFonts w:ascii="Times New Roman" w:hAnsi="Times New Roman" w:cs="Times New Roman"/>
          <w:sz w:val="24"/>
          <w:szCs w:val="24"/>
        </w:rPr>
        <w:t xml:space="preserve">body mass as shown by my results. </w:t>
      </w:r>
      <w:r w:rsidR="007E2CAD" w:rsidRPr="00433118">
        <w:rPr>
          <w:rFonts w:ascii="Times New Roman" w:hAnsi="Times New Roman" w:cs="Times New Roman"/>
          <w:sz w:val="24"/>
          <w:szCs w:val="24"/>
        </w:rPr>
        <w:t xml:space="preserve">An extension of this idea could be </w:t>
      </w:r>
      <w:r w:rsidR="004C32A0" w:rsidRPr="00433118">
        <w:rPr>
          <w:rFonts w:ascii="Times New Roman" w:hAnsi="Times New Roman" w:cs="Times New Roman"/>
          <w:sz w:val="24"/>
          <w:szCs w:val="24"/>
        </w:rPr>
        <w:t>tested by measuring metabolic rate in particular, rather than</w:t>
      </w:r>
      <w:r w:rsidR="00B775FC" w:rsidRPr="00433118">
        <w:rPr>
          <w:rFonts w:ascii="Times New Roman" w:hAnsi="Times New Roman" w:cs="Times New Roman"/>
          <w:sz w:val="24"/>
          <w:szCs w:val="24"/>
        </w:rPr>
        <w:t xml:space="preserve"> body mass. Specifically, mass-specific metabolic rate </w:t>
      </w:r>
      <w:r w:rsidR="0056069D" w:rsidRPr="00433118">
        <w:rPr>
          <w:rFonts w:ascii="Times New Roman" w:hAnsi="Times New Roman" w:cs="Times New Roman"/>
          <w:sz w:val="24"/>
          <w:szCs w:val="24"/>
        </w:rPr>
        <w:fldChar w:fldCharType="begin"/>
      </w:r>
      <w:r w:rsidR="0056069D" w:rsidRPr="00433118">
        <w:rPr>
          <w:rFonts w:ascii="Times New Roman" w:hAnsi="Times New Roman" w:cs="Times New Roman"/>
          <w:sz w:val="24"/>
          <w:szCs w:val="24"/>
        </w:rPr>
        <w:instrText xml:space="preserve"> ADDIN ZOTERO_ITEM CSL_CITATION {"citationID":"m17eSGre","properties":{"formattedCitation":"(Suarez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0056069D" w:rsidRPr="00433118">
        <w:rPr>
          <w:rFonts w:ascii="Times New Roman" w:hAnsi="Times New Roman" w:cs="Times New Roman"/>
          <w:sz w:val="24"/>
          <w:szCs w:val="24"/>
        </w:rPr>
        <w:fldChar w:fldCharType="separate"/>
      </w:r>
      <w:r w:rsidR="0056069D" w:rsidRPr="00433118">
        <w:rPr>
          <w:rFonts w:ascii="Times New Roman" w:hAnsi="Times New Roman" w:cs="Times New Roman"/>
          <w:sz w:val="24"/>
        </w:rPr>
        <w:t>(Suarez &amp; Gass, 2002)</w:t>
      </w:r>
      <w:r w:rsidR="0056069D" w:rsidRPr="00433118">
        <w:rPr>
          <w:rFonts w:ascii="Times New Roman" w:hAnsi="Times New Roman" w:cs="Times New Roman"/>
          <w:sz w:val="24"/>
          <w:szCs w:val="24"/>
        </w:rPr>
        <w:fldChar w:fldCharType="end"/>
      </w:r>
      <w:r w:rsidR="00AD2D96" w:rsidRPr="00433118">
        <w:rPr>
          <w:rFonts w:ascii="Times New Roman" w:hAnsi="Times New Roman" w:cs="Times New Roman"/>
          <w:sz w:val="24"/>
          <w:szCs w:val="24"/>
        </w:rPr>
        <w:t xml:space="preserve"> </w:t>
      </w:r>
      <w:r w:rsidR="00CD3218" w:rsidRPr="00433118">
        <w:rPr>
          <w:rFonts w:ascii="Times New Roman" w:hAnsi="Times New Roman" w:cs="Times New Roman"/>
          <w:sz w:val="24"/>
          <w:szCs w:val="24"/>
        </w:rPr>
        <w:t>could shed light into more accurate relationship. However, th</w:t>
      </w:r>
      <w:r w:rsidR="0056069D" w:rsidRPr="00433118">
        <w:rPr>
          <w:rFonts w:ascii="Times New Roman" w:hAnsi="Times New Roman" w:cs="Times New Roman"/>
          <w:sz w:val="24"/>
          <w:szCs w:val="24"/>
        </w:rPr>
        <w:t xml:space="preserve">ese </w:t>
      </w:r>
      <w:r w:rsidR="00CD3218" w:rsidRPr="00433118">
        <w:rPr>
          <w:rFonts w:ascii="Times New Roman" w:hAnsi="Times New Roman" w:cs="Times New Roman"/>
          <w:sz w:val="24"/>
          <w:szCs w:val="24"/>
        </w:rPr>
        <w:t>measures are not available for the vast majority of species.</w:t>
      </w:r>
    </w:p>
    <w:p w14:paraId="1A8D027E" w14:textId="77777777" w:rsidR="00F2788D" w:rsidRPr="00433118" w:rsidRDefault="00F2788D" w:rsidP="00957914">
      <w:pPr>
        <w:spacing w:line="360" w:lineRule="auto"/>
        <w:rPr>
          <w:rFonts w:ascii="Times New Roman" w:hAnsi="Times New Roman" w:cs="Times New Roman"/>
          <w:sz w:val="24"/>
          <w:szCs w:val="24"/>
        </w:rPr>
      </w:pPr>
    </w:p>
    <w:p w14:paraId="55C9D029" w14:textId="281E51E3" w:rsidR="00B27BE1" w:rsidRPr="00433118" w:rsidRDefault="00B27BE1" w:rsidP="00B27BE1">
      <w:pPr>
        <w:spacing w:line="360" w:lineRule="auto"/>
        <w:rPr>
          <w:rFonts w:ascii="Times New Roman" w:hAnsi="Times New Roman" w:cs="Times New Roman"/>
          <w:i/>
          <w:iCs/>
          <w:sz w:val="24"/>
          <w:szCs w:val="24"/>
        </w:rPr>
      </w:pPr>
      <w:r w:rsidRPr="00433118">
        <w:rPr>
          <w:rFonts w:ascii="Times New Roman" w:eastAsia="Times New Roman" w:hAnsi="Times New Roman" w:cs="Times New Roman"/>
          <w:i/>
          <w:iCs/>
          <w:sz w:val="24"/>
          <w:szCs w:val="24"/>
        </w:rPr>
        <w:t xml:space="preserve">Trophic level and </w:t>
      </w:r>
      <w:r w:rsidRPr="00433118">
        <w:rPr>
          <w:rFonts w:ascii="Times New Roman" w:hAnsi="Times New Roman" w:cs="Times New Roman"/>
          <w:i/>
          <w:iCs/>
          <w:sz w:val="24"/>
          <w:szCs w:val="24"/>
        </w:rPr>
        <w:t xml:space="preserve">Communal Roosting </w:t>
      </w:r>
      <w:r w:rsidR="001D6D07" w:rsidRPr="00433118">
        <w:rPr>
          <w:rFonts w:ascii="Times New Roman" w:hAnsi="Times New Roman" w:cs="Times New Roman"/>
          <w:i/>
          <w:iCs/>
          <w:sz w:val="24"/>
          <w:szCs w:val="24"/>
        </w:rPr>
        <w:t>Behaviour</w:t>
      </w:r>
    </w:p>
    <w:p w14:paraId="3A5D6A32" w14:textId="2E384B01" w:rsidR="00B27BE1" w:rsidRPr="00752B43" w:rsidRDefault="00401BC4" w:rsidP="00EC1892">
      <w:pPr>
        <w:spacing w:line="360" w:lineRule="auto"/>
        <w:rPr>
          <w:rFonts w:ascii="Times New Roman" w:eastAsia="Times New Roman" w:hAnsi="Times New Roman" w:cs="Times New Roman"/>
          <w:sz w:val="24"/>
          <w:szCs w:val="24"/>
        </w:rPr>
      </w:pPr>
      <w:r w:rsidRPr="00752B43">
        <w:rPr>
          <w:rFonts w:ascii="Times New Roman" w:eastAsia="Times New Roman" w:hAnsi="Times New Roman" w:cs="Times New Roman"/>
          <w:sz w:val="24"/>
          <w:szCs w:val="24"/>
        </w:rPr>
        <w:t>My model shows that trophic level</w:t>
      </w:r>
      <w:r w:rsidR="000059AC" w:rsidRPr="00752B43">
        <w:rPr>
          <w:rFonts w:ascii="Times New Roman" w:eastAsia="Times New Roman" w:hAnsi="Times New Roman" w:cs="Times New Roman"/>
          <w:sz w:val="24"/>
          <w:szCs w:val="24"/>
        </w:rPr>
        <w:t xml:space="preserve"> scavenger</w:t>
      </w:r>
      <w:r w:rsidRPr="00752B43">
        <w:rPr>
          <w:rFonts w:ascii="Times New Roman" w:eastAsia="Times New Roman" w:hAnsi="Times New Roman" w:cs="Times New Roman"/>
          <w:sz w:val="24"/>
          <w:szCs w:val="24"/>
        </w:rPr>
        <w:t xml:space="preserve"> has a</w:t>
      </w:r>
      <w:r w:rsidR="008140D4" w:rsidRPr="00752B43">
        <w:rPr>
          <w:rFonts w:ascii="Times New Roman" w:eastAsia="Times New Roman" w:hAnsi="Times New Roman" w:cs="Times New Roman"/>
          <w:sz w:val="24"/>
          <w:szCs w:val="24"/>
        </w:rPr>
        <w:t xml:space="preserve"> significant effect on CRB</w:t>
      </w:r>
      <w:r w:rsidR="000059AC" w:rsidRPr="00752B43">
        <w:rPr>
          <w:rFonts w:ascii="Times New Roman" w:eastAsia="Times New Roman" w:hAnsi="Times New Roman" w:cs="Times New Roman"/>
          <w:sz w:val="24"/>
          <w:szCs w:val="24"/>
        </w:rPr>
        <w:t xml:space="preserve"> (although not any of the other trophic levels)</w:t>
      </w:r>
      <w:r w:rsidR="008140D4" w:rsidRPr="00752B43">
        <w:rPr>
          <w:rFonts w:ascii="Times New Roman" w:eastAsia="Times New Roman" w:hAnsi="Times New Roman" w:cs="Times New Roman"/>
          <w:sz w:val="24"/>
          <w:szCs w:val="24"/>
        </w:rPr>
        <w:t>. T</w:t>
      </w:r>
      <w:r w:rsidR="005C5BB2" w:rsidRPr="00752B43">
        <w:rPr>
          <w:rFonts w:ascii="Times New Roman" w:eastAsia="Times New Roman" w:hAnsi="Times New Roman" w:cs="Times New Roman"/>
          <w:sz w:val="24"/>
          <w:szCs w:val="24"/>
        </w:rPr>
        <w:t xml:space="preserve">his is not surprising considering the vast </w:t>
      </w:r>
      <w:r w:rsidR="008D098D" w:rsidRPr="00752B43">
        <w:rPr>
          <w:rFonts w:ascii="Times New Roman" w:eastAsia="Times New Roman" w:hAnsi="Times New Roman" w:cs="Times New Roman"/>
          <w:sz w:val="24"/>
          <w:szCs w:val="24"/>
        </w:rPr>
        <w:t>number</w:t>
      </w:r>
      <w:r w:rsidR="005C5BB2" w:rsidRPr="00752B43">
        <w:rPr>
          <w:rFonts w:ascii="Times New Roman" w:eastAsia="Times New Roman" w:hAnsi="Times New Roman" w:cs="Times New Roman"/>
          <w:sz w:val="24"/>
          <w:szCs w:val="24"/>
        </w:rPr>
        <w:t xml:space="preserve"> of scavengers that have been</w:t>
      </w:r>
      <w:r w:rsidR="0053185F" w:rsidRPr="00752B43">
        <w:rPr>
          <w:rFonts w:ascii="Times New Roman" w:eastAsia="Times New Roman" w:hAnsi="Times New Roman" w:cs="Times New Roman"/>
          <w:sz w:val="24"/>
          <w:szCs w:val="24"/>
        </w:rPr>
        <w:t xml:space="preserve"> documented to exhibit </w:t>
      </w:r>
      <w:r w:rsidR="0053185F" w:rsidRPr="00433118">
        <w:rPr>
          <w:rFonts w:ascii="Times New Roman" w:eastAsia="Times New Roman" w:hAnsi="Times New Roman" w:cs="Times New Roman"/>
          <w:sz w:val="24"/>
          <w:szCs w:val="24"/>
        </w:rPr>
        <w:t xml:space="preserve">communal </w:t>
      </w:r>
      <w:r w:rsidR="001F7E59" w:rsidRPr="00433118">
        <w:rPr>
          <w:rFonts w:ascii="Times New Roman" w:eastAsia="Times New Roman" w:hAnsi="Times New Roman" w:cs="Times New Roman"/>
          <w:sz w:val="24"/>
          <w:szCs w:val="24"/>
        </w:rPr>
        <w:t>roosting</w:t>
      </w:r>
      <w:r w:rsidR="0053185F" w:rsidRPr="00433118">
        <w:rPr>
          <w:rFonts w:ascii="Times New Roman" w:eastAsia="Times New Roman" w:hAnsi="Times New Roman" w:cs="Times New Roman"/>
          <w:sz w:val="24"/>
          <w:szCs w:val="24"/>
        </w:rPr>
        <w:t xml:space="preserve"> (e.g., ravens, vultures</w:t>
      </w:r>
      <w:r w:rsidR="00E06AA7" w:rsidRPr="00433118">
        <w:rPr>
          <w:rFonts w:ascii="Times New Roman" w:eastAsia="Times New Roman" w:hAnsi="Times New Roman" w:cs="Times New Roman"/>
          <w:sz w:val="24"/>
          <w:szCs w:val="24"/>
        </w:rPr>
        <w:t xml:space="preserve">). Because communal roosting has been found to increase foraging efficiency, it is </w:t>
      </w:r>
      <w:r w:rsidR="00857DE6" w:rsidRPr="00433118">
        <w:rPr>
          <w:rFonts w:ascii="Times New Roman" w:eastAsia="Times New Roman" w:hAnsi="Times New Roman" w:cs="Times New Roman"/>
          <w:sz w:val="24"/>
          <w:szCs w:val="24"/>
        </w:rPr>
        <w:t xml:space="preserve">reasonable to suggest that species that rely on ephemeral and unpredictable </w:t>
      </w:r>
      <w:r w:rsidR="001F7E59" w:rsidRPr="00433118">
        <w:rPr>
          <w:rFonts w:ascii="Times New Roman" w:eastAsia="Times New Roman" w:hAnsi="Times New Roman" w:cs="Times New Roman"/>
          <w:sz w:val="24"/>
          <w:szCs w:val="24"/>
        </w:rPr>
        <w:t>spatial</w:t>
      </w:r>
      <w:r w:rsidR="00857DE6" w:rsidRPr="00433118">
        <w:rPr>
          <w:rFonts w:ascii="Times New Roman" w:eastAsia="Times New Roman" w:hAnsi="Times New Roman" w:cs="Times New Roman"/>
          <w:sz w:val="24"/>
          <w:szCs w:val="24"/>
        </w:rPr>
        <w:t>-temporal f</w:t>
      </w:r>
      <w:r w:rsidR="00697DDC" w:rsidRPr="00433118">
        <w:rPr>
          <w:rFonts w:ascii="Times New Roman" w:eastAsia="Times New Roman" w:hAnsi="Times New Roman" w:cs="Times New Roman"/>
          <w:sz w:val="24"/>
          <w:szCs w:val="24"/>
        </w:rPr>
        <w:t>ood sources are particularly prone to take advantage of communal roosting</w:t>
      </w:r>
      <w:r w:rsidR="008D098D" w:rsidRPr="00433118">
        <w:rPr>
          <w:rFonts w:ascii="Times New Roman" w:eastAsia="Times New Roman" w:hAnsi="Times New Roman" w:cs="Times New Roman"/>
          <w:sz w:val="24"/>
          <w:szCs w:val="24"/>
        </w:rPr>
        <w:t xml:space="preserve"> </w:t>
      </w:r>
      <w:r w:rsidR="0066031B" w:rsidRPr="00433118">
        <w:rPr>
          <w:rFonts w:ascii="Times New Roman" w:eastAsia="Times New Roman" w:hAnsi="Times New Roman" w:cs="Times New Roman"/>
          <w:sz w:val="24"/>
          <w:szCs w:val="24"/>
        </w:rPr>
        <w:fldChar w:fldCharType="begin"/>
      </w:r>
      <w:r w:rsidR="0066031B" w:rsidRPr="00433118">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66031B" w:rsidRPr="00433118">
        <w:rPr>
          <w:rFonts w:ascii="Times New Roman" w:eastAsia="Times New Roman" w:hAnsi="Times New Roman" w:cs="Times New Roman"/>
          <w:sz w:val="24"/>
          <w:szCs w:val="24"/>
        </w:rPr>
        <w:fldChar w:fldCharType="separate"/>
      </w:r>
      <w:r w:rsidR="0066031B" w:rsidRPr="00433118">
        <w:rPr>
          <w:rFonts w:ascii="Times New Roman" w:hAnsi="Times New Roman" w:cs="Times New Roman"/>
          <w:sz w:val="24"/>
        </w:rPr>
        <w:t>(Kohles et al., 2022)</w:t>
      </w:r>
      <w:r w:rsidR="0066031B" w:rsidRPr="00433118">
        <w:rPr>
          <w:rFonts w:ascii="Times New Roman" w:eastAsia="Times New Roman" w:hAnsi="Times New Roman" w:cs="Times New Roman"/>
          <w:sz w:val="24"/>
          <w:szCs w:val="24"/>
        </w:rPr>
        <w:fldChar w:fldCharType="end"/>
      </w:r>
      <w:r w:rsidR="00697DDC" w:rsidRPr="00433118">
        <w:rPr>
          <w:rFonts w:ascii="Times New Roman" w:eastAsia="Times New Roman" w:hAnsi="Times New Roman" w:cs="Times New Roman"/>
          <w:sz w:val="24"/>
          <w:szCs w:val="24"/>
        </w:rPr>
        <w:t xml:space="preserve">. </w:t>
      </w:r>
      <w:r w:rsidR="008D098D" w:rsidRPr="00433118">
        <w:rPr>
          <w:rFonts w:ascii="Times New Roman" w:eastAsia="Times New Roman" w:hAnsi="Times New Roman" w:cs="Times New Roman"/>
          <w:sz w:val="24"/>
          <w:szCs w:val="24"/>
        </w:rPr>
        <w:t>However, communal roosting has evolved in other trophic levels as well. For instance, s</w:t>
      </w:r>
      <w:r w:rsidR="0009418D" w:rsidRPr="00433118">
        <w:rPr>
          <w:rFonts w:ascii="Times New Roman" w:eastAsia="Times New Roman" w:hAnsi="Times New Roman" w:cs="Times New Roman"/>
          <w:sz w:val="24"/>
          <w:szCs w:val="24"/>
        </w:rPr>
        <w:t xml:space="preserve">everal seed </w:t>
      </w:r>
      <w:r w:rsidR="0001656E" w:rsidRPr="00433118">
        <w:rPr>
          <w:rFonts w:ascii="Times New Roman" w:eastAsia="Times New Roman" w:hAnsi="Times New Roman" w:cs="Times New Roman"/>
          <w:sz w:val="24"/>
          <w:szCs w:val="24"/>
        </w:rPr>
        <w:t>parrots</w:t>
      </w:r>
      <w:r w:rsidR="0009418D" w:rsidRPr="00433118">
        <w:rPr>
          <w:rFonts w:ascii="Times New Roman" w:eastAsia="Times New Roman" w:hAnsi="Times New Roman" w:cs="Times New Roman"/>
          <w:sz w:val="24"/>
          <w:szCs w:val="24"/>
        </w:rPr>
        <w:t xml:space="preserve"> also show communal roosting</w:t>
      </w:r>
      <w:r w:rsidR="0001656E" w:rsidRPr="00433118">
        <w:rPr>
          <w:rFonts w:ascii="Times New Roman" w:eastAsia="Times New Roman" w:hAnsi="Times New Roman" w:cs="Times New Roman"/>
          <w:sz w:val="24"/>
          <w:szCs w:val="24"/>
        </w:rPr>
        <w:t xml:space="preserve"> </w:t>
      </w:r>
      <w:r w:rsidR="003C14DB" w:rsidRPr="00433118">
        <w:rPr>
          <w:rFonts w:ascii="Times New Roman" w:eastAsia="Times New Roman" w:hAnsi="Times New Roman" w:cs="Times New Roman"/>
          <w:sz w:val="24"/>
          <w:szCs w:val="24"/>
        </w:rPr>
        <w:fldChar w:fldCharType="begin"/>
      </w:r>
      <w:r w:rsidR="003C14DB" w:rsidRPr="00433118">
        <w:rPr>
          <w:rFonts w:ascii="Times New Roman" w:eastAsia="Times New Roman" w:hAnsi="Times New Roman" w:cs="Times New Roman"/>
          <w:sz w:val="24"/>
          <w:szCs w:val="24"/>
        </w:rPr>
        <w:instrText xml:space="preserve"> ADDIN ZOTERO_ITEM CSL_CITATION {"citationID":"5K82IHqs","properties":{"formattedCitation":"(Munshi-South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3C14DB" w:rsidRPr="00433118">
        <w:rPr>
          <w:rFonts w:ascii="Times New Roman" w:eastAsia="Times New Roman" w:hAnsi="Times New Roman" w:cs="Times New Roman"/>
          <w:sz w:val="24"/>
          <w:szCs w:val="24"/>
        </w:rPr>
        <w:fldChar w:fldCharType="separate"/>
      </w:r>
      <w:r w:rsidR="003C14DB" w:rsidRPr="00433118">
        <w:rPr>
          <w:rFonts w:ascii="Times New Roman" w:hAnsi="Times New Roman" w:cs="Times New Roman"/>
          <w:sz w:val="24"/>
        </w:rPr>
        <w:t>(Munshi-South &amp; Wilkinson, 2006)</w:t>
      </w:r>
      <w:r w:rsidR="003C14DB" w:rsidRPr="00433118">
        <w:rPr>
          <w:rFonts w:ascii="Times New Roman" w:eastAsia="Times New Roman" w:hAnsi="Times New Roman" w:cs="Times New Roman"/>
          <w:sz w:val="24"/>
          <w:szCs w:val="24"/>
        </w:rPr>
        <w:fldChar w:fldCharType="end"/>
      </w:r>
      <w:r w:rsidR="0009418D" w:rsidRPr="00433118">
        <w:rPr>
          <w:rFonts w:ascii="Times New Roman" w:eastAsia="Times New Roman" w:hAnsi="Times New Roman" w:cs="Times New Roman"/>
          <w:sz w:val="24"/>
          <w:szCs w:val="24"/>
        </w:rPr>
        <w:t xml:space="preserve">. This may be indeed to increase group-foraging efficiency, but additional benefits may arise from this </w:t>
      </w:r>
      <w:r w:rsidR="001D6D07" w:rsidRPr="00433118">
        <w:rPr>
          <w:rFonts w:ascii="Times New Roman" w:eastAsia="Times New Roman" w:hAnsi="Times New Roman" w:cs="Times New Roman"/>
          <w:sz w:val="24"/>
          <w:szCs w:val="24"/>
        </w:rPr>
        <w:t>behaviour</w:t>
      </w:r>
      <w:r w:rsidR="0009418D" w:rsidRPr="00433118">
        <w:rPr>
          <w:rFonts w:ascii="Times New Roman" w:eastAsia="Times New Roman" w:hAnsi="Times New Roman" w:cs="Times New Roman"/>
          <w:sz w:val="24"/>
          <w:szCs w:val="24"/>
        </w:rPr>
        <w:t xml:space="preserve">. </w:t>
      </w:r>
      <w:r w:rsidR="00E06AA7" w:rsidRPr="00433118">
        <w:rPr>
          <w:rFonts w:ascii="Times New Roman" w:eastAsia="Times New Roman" w:hAnsi="Times New Roman" w:cs="Times New Roman"/>
          <w:sz w:val="24"/>
          <w:szCs w:val="24"/>
        </w:rPr>
        <w:t xml:space="preserve">A study conducted </w:t>
      </w:r>
      <w:r w:rsidR="00541906" w:rsidRPr="00433118">
        <w:rPr>
          <w:rFonts w:ascii="Times New Roman" w:eastAsia="Times New Roman" w:hAnsi="Times New Roman" w:cs="Times New Roman"/>
          <w:sz w:val="24"/>
          <w:szCs w:val="24"/>
        </w:rPr>
        <w:t xml:space="preserve">on </w:t>
      </w:r>
      <w:r w:rsidR="00D962CA" w:rsidRPr="00433118">
        <w:rPr>
          <w:rFonts w:ascii="Times New Roman" w:eastAsia="Times New Roman" w:hAnsi="Times New Roman" w:cs="Times New Roman"/>
          <w:sz w:val="24"/>
          <w:szCs w:val="24"/>
        </w:rPr>
        <w:t xml:space="preserve">starlings </w:t>
      </w:r>
      <w:r w:rsidR="00D962CA" w:rsidRPr="00433118">
        <w:rPr>
          <w:rFonts w:ascii="Times New Roman" w:eastAsia="Times New Roman" w:hAnsi="Times New Roman" w:cs="Times New Roman"/>
          <w:sz w:val="24"/>
          <w:szCs w:val="24"/>
        </w:rPr>
        <w:lastRenderedPageBreak/>
        <w:t>(</w:t>
      </w:r>
      <w:r w:rsidR="00D962CA" w:rsidRPr="00433118">
        <w:rPr>
          <w:rFonts w:ascii="Times New Roman" w:eastAsia="Times New Roman" w:hAnsi="Times New Roman" w:cs="Times New Roman"/>
          <w:i/>
          <w:iCs/>
          <w:sz w:val="24"/>
          <w:szCs w:val="24"/>
        </w:rPr>
        <w:t>Sturnus vulgaris</w:t>
      </w:r>
      <w:r w:rsidR="00D962CA" w:rsidRPr="00433118">
        <w:rPr>
          <w:rFonts w:ascii="Times New Roman" w:eastAsia="Times New Roman" w:hAnsi="Times New Roman" w:cs="Times New Roman"/>
          <w:sz w:val="24"/>
          <w:szCs w:val="24"/>
        </w:rPr>
        <w:t>) where</w:t>
      </w:r>
      <w:r w:rsidR="006D59EE" w:rsidRPr="00433118">
        <w:rPr>
          <w:rFonts w:ascii="Times New Roman" w:eastAsia="Times New Roman" w:hAnsi="Times New Roman" w:cs="Times New Roman"/>
          <w:sz w:val="24"/>
          <w:szCs w:val="24"/>
        </w:rPr>
        <w:t xml:space="preserve"> access to food was manipulated showed that </w:t>
      </w:r>
      <w:r w:rsidR="003B5FF4" w:rsidRPr="00433118">
        <w:rPr>
          <w:rFonts w:ascii="Times New Roman" w:eastAsia="Times New Roman" w:hAnsi="Times New Roman" w:cs="Times New Roman"/>
          <w:sz w:val="24"/>
          <w:szCs w:val="24"/>
        </w:rPr>
        <w:t>receivers (</w:t>
      </w:r>
      <w:r w:rsidR="00C74911" w:rsidRPr="00433118">
        <w:rPr>
          <w:rFonts w:ascii="Times New Roman" w:eastAsia="Times New Roman" w:hAnsi="Times New Roman" w:cs="Times New Roman"/>
          <w:sz w:val="24"/>
          <w:szCs w:val="24"/>
        </w:rPr>
        <w:t xml:space="preserve">naïve </w:t>
      </w:r>
      <w:r w:rsidR="003B5FF4" w:rsidRPr="00433118">
        <w:rPr>
          <w:rFonts w:ascii="Times New Roman" w:eastAsia="Times New Roman" w:hAnsi="Times New Roman" w:cs="Times New Roman"/>
          <w:sz w:val="24"/>
          <w:szCs w:val="24"/>
        </w:rPr>
        <w:t>individuals</w:t>
      </w:r>
      <w:r w:rsidR="00C74911" w:rsidRPr="00433118">
        <w:rPr>
          <w:rFonts w:ascii="Times New Roman" w:eastAsia="Times New Roman" w:hAnsi="Times New Roman" w:cs="Times New Roman"/>
          <w:sz w:val="24"/>
          <w:szCs w:val="24"/>
        </w:rPr>
        <w:t xml:space="preserve">) </w:t>
      </w:r>
      <w:r w:rsidR="00D55724" w:rsidRPr="00433118">
        <w:rPr>
          <w:rFonts w:ascii="Times New Roman" w:eastAsia="Times New Roman" w:hAnsi="Times New Roman" w:cs="Times New Roman"/>
          <w:sz w:val="24"/>
          <w:szCs w:val="24"/>
        </w:rPr>
        <w:t>reacted to</w:t>
      </w:r>
      <w:r w:rsidR="003B5FF4" w:rsidRPr="00433118">
        <w:rPr>
          <w:rFonts w:ascii="Times New Roman" w:eastAsia="Times New Roman" w:hAnsi="Times New Roman" w:cs="Times New Roman"/>
          <w:sz w:val="24"/>
          <w:szCs w:val="24"/>
        </w:rPr>
        <w:t xml:space="preserve"> </w:t>
      </w:r>
      <w:r w:rsidR="006D59EE" w:rsidRPr="00433118">
        <w:rPr>
          <w:rFonts w:ascii="Times New Roman" w:eastAsia="Times New Roman" w:hAnsi="Times New Roman" w:cs="Times New Roman"/>
          <w:sz w:val="24"/>
          <w:szCs w:val="24"/>
        </w:rPr>
        <w:t xml:space="preserve">senders (e.g., individuals with access to food) </w:t>
      </w:r>
      <w:r w:rsidR="00F271F7" w:rsidRPr="00433118">
        <w:rPr>
          <w:rFonts w:ascii="Times New Roman" w:eastAsia="Times New Roman" w:hAnsi="Times New Roman" w:cs="Times New Roman"/>
          <w:sz w:val="24"/>
          <w:szCs w:val="24"/>
        </w:rPr>
        <w:t xml:space="preserve">by changing their foraging effort, as well as </w:t>
      </w:r>
      <w:r w:rsidR="001A752D" w:rsidRPr="00433118">
        <w:rPr>
          <w:rFonts w:ascii="Times New Roman" w:eastAsia="Times New Roman" w:hAnsi="Times New Roman" w:cs="Times New Roman"/>
          <w:sz w:val="24"/>
          <w:szCs w:val="24"/>
        </w:rPr>
        <w:t xml:space="preserve">their vigilant activity. Therefore, species that have natural predators also benefit from </w:t>
      </w:r>
      <w:r w:rsidR="00695F81" w:rsidRPr="00433118">
        <w:rPr>
          <w:rFonts w:ascii="Times New Roman" w:eastAsia="Times New Roman" w:hAnsi="Times New Roman" w:cs="Times New Roman"/>
          <w:sz w:val="24"/>
          <w:szCs w:val="24"/>
        </w:rPr>
        <w:t>CRB</w:t>
      </w:r>
      <w:r w:rsidR="001F1945" w:rsidRPr="00433118">
        <w:rPr>
          <w:rFonts w:ascii="Times New Roman" w:eastAsia="Times New Roman" w:hAnsi="Times New Roman" w:cs="Times New Roman"/>
          <w:sz w:val="24"/>
          <w:szCs w:val="24"/>
        </w:rPr>
        <w:t xml:space="preserve"> </w:t>
      </w:r>
      <w:r w:rsidR="00AD05B3" w:rsidRPr="00433118">
        <w:rPr>
          <w:rFonts w:ascii="Times New Roman" w:eastAsia="Times New Roman" w:hAnsi="Times New Roman" w:cs="Times New Roman"/>
          <w:sz w:val="24"/>
          <w:szCs w:val="24"/>
        </w:rPr>
        <w:fldChar w:fldCharType="begin"/>
      </w:r>
      <w:r w:rsidR="00AD05B3" w:rsidRPr="00433118">
        <w:rPr>
          <w:rFonts w:ascii="Times New Roman" w:eastAsia="Times New Roman" w:hAnsi="Times New Roman" w:cs="Times New Roman"/>
          <w:sz w:val="24"/>
          <w:szCs w:val="24"/>
        </w:rPr>
        <w:instrText xml:space="preserve"> ADDIN ZOTERO_ITEM CSL_CITATION {"citationID":"AXBuUqlu","properties":{"formattedCitation":"(Fern\\uc0\\u65533{}ndez-Juricic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00AD05B3" w:rsidRPr="00433118">
        <w:rPr>
          <w:rFonts w:ascii="Times New Roman" w:eastAsia="Times New Roman" w:hAnsi="Times New Roman" w:cs="Times New Roman"/>
          <w:sz w:val="24"/>
          <w:szCs w:val="24"/>
        </w:rPr>
        <w:fldChar w:fldCharType="separate"/>
      </w:r>
      <w:r w:rsidR="00AD05B3" w:rsidRPr="00433118">
        <w:rPr>
          <w:rFonts w:ascii="Times New Roman" w:hAnsi="Times New Roman" w:cs="Times New Roman"/>
          <w:sz w:val="24"/>
        </w:rPr>
        <w:t>(Fern�ndez-Juricic &amp; Kacelnik, 2004)</w:t>
      </w:r>
      <w:r w:rsidR="00AD05B3" w:rsidRPr="00433118">
        <w:rPr>
          <w:rFonts w:ascii="Times New Roman" w:eastAsia="Times New Roman" w:hAnsi="Times New Roman" w:cs="Times New Roman"/>
          <w:sz w:val="24"/>
          <w:szCs w:val="24"/>
        </w:rPr>
        <w:fldChar w:fldCharType="end"/>
      </w:r>
      <w:r w:rsidR="00695F81" w:rsidRPr="00433118">
        <w:rPr>
          <w:rFonts w:ascii="Times New Roman" w:eastAsia="Times New Roman" w:hAnsi="Times New Roman" w:cs="Times New Roman"/>
          <w:sz w:val="24"/>
          <w:szCs w:val="24"/>
        </w:rPr>
        <w:t>.</w:t>
      </w:r>
    </w:p>
    <w:p w14:paraId="080445EA" w14:textId="77777777" w:rsidR="00401BC4" w:rsidRPr="00433118" w:rsidRDefault="00401BC4" w:rsidP="00EC1892">
      <w:pPr>
        <w:spacing w:line="360" w:lineRule="auto"/>
        <w:rPr>
          <w:rFonts w:ascii="Times New Roman" w:eastAsia="Times New Roman" w:hAnsi="Times New Roman" w:cs="Times New Roman"/>
          <w:i/>
          <w:iCs/>
          <w:sz w:val="24"/>
          <w:szCs w:val="24"/>
        </w:rPr>
      </w:pPr>
    </w:p>
    <w:p w14:paraId="1AE7C22E" w14:textId="40A24186" w:rsidR="00EC1892" w:rsidRPr="00433118" w:rsidRDefault="00EC1892" w:rsidP="00EC1892">
      <w:pPr>
        <w:spacing w:line="360" w:lineRule="auto"/>
        <w:rPr>
          <w:rFonts w:ascii="Times New Roman" w:hAnsi="Times New Roman" w:cs="Times New Roman"/>
          <w:i/>
          <w:iCs/>
          <w:sz w:val="24"/>
          <w:szCs w:val="24"/>
        </w:rPr>
      </w:pPr>
      <w:r w:rsidRPr="00433118">
        <w:rPr>
          <w:rFonts w:ascii="Times New Roman" w:hAnsi="Times New Roman" w:cs="Times New Roman"/>
          <w:i/>
          <w:iCs/>
          <w:sz w:val="24"/>
          <w:szCs w:val="24"/>
        </w:rPr>
        <w:t xml:space="preserve">Brain size and Communal Roosting </w:t>
      </w:r>
      <w:r w:rsidR="001D6D07" w:rsidRPr="00433118">
        <w:rPr>
          <w:rFonts w:ascii="Times New Roman" w:hAnsi="Times New Roman" w:cs="Times New Roman"/>
          <w:i/>
          <w:iCs/>
          <w:sz w:val="24"/>
          <w:szCs w:val="24"/>
        </w:rPr>
        <w:t>Behaviour</w:t>
      </w:r>
    </w:p>
    <w:p w14:paraId="533B3E5E" w14:textId="64346350" w:rsidR="00EC1892" w:rsidRPr="00433118" w:rsidRDefault="00C9675B" w:rsidP="00EC1892">
      <w:pPr>
        <w:pStyle w:val="ListParagraph"/>
        <w:spacing w:line="360" w:lineRule="auto"/>
        <w:ind w:left="0"/>
        <w:rPr>
          <w:rFonts w:ascii="Times New Roman" w:hAnsi="Times New Roman" w:cs="Times New Roman"/>
          <w:sz w:val="24"/>
          <w:szCs w:val="24"/>
        </w:rPr>
      </w:pPr>
      <w:r w:rsidRPr="00433118">
        <w:rPr>
          <w:rFonts w:ascii="Times New Roman" w:hAnsi="Times New Roman" w:cs="Times New Roman"/>
          <w:sz w:val="24"/>
          <w:szCs w:val="24"/>
        </w:rPr>
        <w:t xml:space="preserve">Social </w:t>
      </w:r>
      <w:r w:rsidR="001D6D07" w:rsidRPr="00433118">
        <w:rPr>
          <w:rFonts w:ascii="Times New Roman" w:hAnsi="Times New Roman" w:cs="Times New Roman"/>
          <w:sz w:val="24"/>
          <w:szCs w:val="24"/>
        </w:rPr>
        <w:t>behaviour</w:t>
      </w:r>
      <w:r w:rsidRPr="00433118">
        <w:rPr>
          <w:rFonts w:ascii="Times New Roman" w:hAnsi="Times New Roman" w:cs="Times New Roman"/>
          <w:sz w:val="24"/>
          <w:szCs w:val="24"/>
        </w:rPr>
        <w:t xml:space="preserve">s that rely on memory have been widely documented for birds (e.g., </w:t>
      </w:r>
      <w:r w:rsidR="00730A74" w:rsidRPr="00433118">
        <w:rPr>
          <w:rFonts w:ascii="Times New Roman" w:hAnsi="Times New Roman" w:cs="Times New Roman"/>
          <w:sz w:val="24"/>
          <w:szCs w:val="24"/>
        </w:rPr>
        <w:fldChar w:fldCharType="begin"/>
      </w:r>
      <w:r w:rsidR="002E68D8" w:rsidRPr="00433118">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00730A74" w:rsidRPr="00433118">
        <w:rPr>
          <w:rFonts w:ascii="Times New Roman" w:hAnsi="Times New Roman" w:cs="Times New Roman"/>
          <w:sz w:val="24"/>
          <w:szCs w:val="24"/>
        </w:rPr>
        <w:fldChar w:fldCharType="separate"/>
      </w:r>
      <w:r w:rsidR="004D10CC" w:rsidRPr="00433118">
        <w:rPr>
          <w:rFonts w:ascii="Times New Roman" w:hAnsi="Times New Roman" w:cs="Times New Roman"/>
          <w:sz w:val="24"/>
        </w:rPr>
        <w:t>Boeckle &amp; Bugnyar, 2012; Penndorf et al., 2023)</w:t>
      </w:r>
      <w:r w:rsidR="00730A74" w:rsidRPr="00433118">
        <w:rPr>
          <w:rFonts w:ascii="Times New Roman" w:hAnsi="Times New Roman" w:cs="Times New Roman"/>
          <w:sz w:val="24"/>
          <w:szCs w:val="24"/>
        </w:rPr>
        <w:fldChar w:fldCharType="end"/>
      </w:r>
      <w:r w:rsidR="004D10CC" w:rsidRPr="00433118">
        <w:rPr>
          <w:rFonts w:ascii="Times New Roman" w:hAnsi="Times New Roman" w:cs="Times New Roman"/>
          <w:sz w:val="24"/>
          <w:szCs w:val="24"/>
        </w:rPr>
        <w:t>.</w:t>
      </w:r>
      <w:r w:rsidR="004D10CC" w:rsidRPr="00752B43">
        <w:rPr>
          <w:rFonts w:ascii="Times New Roman" w:hAnsi="Times New Roman" w:cs="Times New Roman"/>
          <w:sz w:val="24"/>
          <w:szCs w:val="24"/>
        </w:rPr>
        <w:t xml:space="preserve"> </w:t>
      </w:r>
      <w:r w:rsidR="002B27AA" w:rsidRPr="00752B43">
        <w:rPr>
          <w:rFonts w:ascii="Times New Roman" w:hAnsi="Times New Roman" w:cs="Times New Roman"/>
          <w:sz w:val="24"/>
          <w:szCs w:val="24"/>
        </w:rPr>
        <w:t xml:space="preserve">The results of this study suggest that memory is positively correlated with Communal Roosting </w:t>
      </w:r>
      <w:r w:rsidR="001D6D07" w:rsidRPr="00752B43">
        <w:rPr>
          <w:rFonts w:ascii="Times New Roman" w:hAnsi="Times New Roman" w:cs="Times New Roman"/>
          <w:sz w:val="24"/>
          <w:szCs w:val="24"/>
        </w:rPr>
        <w:t>Behaviour</w:t>
      </w:r>
      <w:r w:rsidR="002B27AA" w:rsidRPr="00752B43">
        <w:rPr>
          <w:rFonts w:ascii="Times New Roman" w:hAnsi="Times New Roman" w:cs="Times New Roman"/>
          <w:sz w:val="24"/>
          <w:szCs w:val="24"/>
        </w:rPr>
        <w:t xml:space="preserve">. </w:t>
      </w:r>
      <w:r w:rsidR="00EC1892" w:rsidRPr="00433118">
        <w:rPr>
          <w:rFonts w:ascii="Times New Roman" w:hAnsi="Times New Roman" w:cs="Times New Roman"/>
          <w:sz w:val="24"/>
          <w:szCs w:val="24"/>
        </w:rPr>
        <w:t>Memory, in particular spatial memory, is important for individuals to be able to benefit from CRB efficiently since they require the capacity to remember the locations of food items</w:t>
      </w:r>
      <w:r w:rsidR="009E615C" w:rsidRPr="00433118">
        <w:rPr>
          <w:rFonts w:ascii="Times New Roman" w:hAnsi="Times New Roman" w:cs="Times New Roman"/>
          <w:sz w:val="24"/>
          <w:szCs w:val="24"/>
        </w:rPr>
        <w:t>,</w:t>
      </w:r>
      <w:r w:rsidR="00EC1892" w:rsidRPr="00433118">
        <w:rPr>
          <w:rFonts w:ascii="Times New Roman" w:hAnsi="Times New Roman" w:cs="Times New Roman"/>
          <w:sz w:val="24"/>
          <w:szCs w:val="24"/>
        </w:rPr>
        <w:t xml:space="preserve"> and return to those sits on subsequent foraging trips (Ward and Zahavi 1973, </w:t>
      </w:r>
      <w:proofErr w:type="spellStart"/>
      <w:r w:rsidR="00EC1892" w:rsidRPr="00433118">
        <w:rPr>
          <w:rFonts w:ascii="Times New Roman" w:hAnsi="Times New Roman" w:cs="Times New Roman"/>
          <w:sz w:val="24"/>
          <w:szCs w:val="24"/>
        </w:rPr>
        <w:t>Dywer</w:t>
      </w:r>
      <w:proofErr w:type="spellEnd"/>
      <w:r w:rsidR="00EC1892" w:rsidRPr="00433118">
        <w:rPr>
          <w:rFonts w:ascii="Times New Roman" w:hAnsi="Times New Roman" w:cs="Times New Roman"/>
          <w:sz w:val="24"/>
          <w:szCs w:val="24"/>
        </w:rPr>
        <w:t xml:space="preserve"> et al. 2018)</w:t>
      </w:r>
      <w:r w:rsidR="009E615C" w:rsidRPr="00433118">
        <w:rPr>
          <w:rFonts w:ascii="Times New Roman" w:hAnsi="Times New Roman" w:cs="Times New Roman"/>
          <w:sz w:val="24"/>
          <w:szCs w:val="24"/>
        </w:rPr>
        <w:t>, as well as</w:t>
      </w:r>
      <w:r w:rsidR="00D83C40" w:rsidRPr="00433118">
        <w:rPr>
          <w:rFonts w:ascii="Times New Roman" w:hAnsi="Times New Roman" w:cs="Times New Roman"/>
          <w:sz w:val="24"/>
          <w:szCs w:val="24"/>
        </w:rPr>
        <w:t xml:space="preserve"> returning back to their communal roosts</w:t>
      </w:r>
      <w:r w:rsidR="00EC1892" w:rsidRPr="00433118">
        <w:rPr>
          <w:rFonts w:ascii="Times New Roman" w:hAnsi="Times New Roman" w:cs="Times New Roman"/>
          <w:sz w:val="24"/>
          <w:szCs w:val="24"/>
        </w:rPr>
        <w:t xml:space="preserve">. </w:t>
      </w:r>
      <w:r w:rsidR="00BD74EA" w:rsidRPr="00433118">
        <w:rPr>
          <w:rFonts w:ascii="Times New Roman" w:hAnsi="Times New Roman" w:cs="Times New Roman"/>
          <w:sz w:val="24"/>
          <w:szCs w:val="24"/>
        </w:rPr>
        <w:t xml:space="preserve">A study conducted on bats showed that spatial memory </w:t>
      </w:r>
      <w:r w:rsidR="00C428B9" w:rsidRPr="00433118">
        <w:rPr>
          <w:rFonts w:ascii="Times New Roman" w:hAnsi="Times New Roman" w:cs="Times New Roman"/>
          <w:sz w:val="24"/>
          <w:szCs w:val="24"/>
        </w:rPr>
        <w:t>together with social cues were</w:t>
      </w:r>
      <w:r w:rsidR="00BD74EA" w:rsidRPr="00433118">
        <w:rPr>
          <w:rFonts w:ascii="Times New Roman" w:hAnsi="Times New Roman" w:cs="Times New Roman"/>
          <w:sz w:val="24"/>
          <w:szCs w:val="24"/>
        </w:rPr>
        <w:t xml:space="preserve"> key </w:t>
      </w:r>
      <w:r w:rsidR="00275DFC" w:rsidRPr="00433118">
        <w:rPr>
          <w:rFonts w:ascii="Times New Roman" w:hAnsi="Times New Roman" w:cs="Times New Roman"/>
          <w:sz w:val="24"/>
          <w:szCs w:val="24"/>
        </w:rPr>
        <w:t>for individuals to track the resources</w:t>
      </w:r>
      <w:r w:rsidR="00C428B9" w:rsidRPr="00433118">
        <w:rPr>
          <w:rFonts w:ascii="Times New Roman" w:hAnsi="Times New Roman" w:cs="Times New Roman"/>
          <w:sz w:val="24"/>
          <w:szCs w:val="24"/>
        </w:rPr>
        <w:t xml:space="preserve"> efficiently </w:t>
      </w:r>
      <w:r w:rsidR="001E6B08" w:rsidRPr="00433118">
        <w:rPr>
          <w:rFonts w:ascii="Times New Roman" w:hAnsi="Times New Roman" w:cs="Times New Roman"/>
          <w:sz w:val="24"/>
          <w:szCs w:val="24"/>
        </w:rPr>
        <w:fldChar w:fldCharType="begin"/>
      </w:r>
      <w:r w:rsidR="001E6B08" w:rsidRPr="00433118">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001E6B08" w:rsidRPr="00433118">
        <w:rPr>
          <w:rFonts w:ascii="Times New Roman" w:hAnsi="Times New Roman" w:cs="Times New Roman"/>
          <w:sz w:val="24"/>
          <w:szCs w:val="24"/>
        </w:rPr>
        <w:fldChar w:fldCharType="separate"/>
      </w:r>
      <w:r w:rsidR="001E6B08" w:rsidRPr="00433118">
        <w:rPr>
          <w:rFonts w:ascii="Times New Roman" w:hAnsi="Times New Roman" w:cs="Times New Roman"/>
          <w:sz w:val="24"/>
        </w:rPr>
        <w:t>(Lourie et al., 2024)</w:t>
      </w:r>
      <w:r w:rsidR="001E6B08" w:rsidRPr="00433118">
        <w:rPr>
          <w:rFonts w:ascii="Times New Roman" w:hAnsi="Times New Roman" w:cs="Times New Roman"/>
          <w:sz w:val="24"/>
          <w:szCs w:val="24"/>
        </w:rPr>
        <w:fldChar w:fldCharType="end"/>
      </w:r>
      <w:r w:rsidR="007F6214" w:rsidRPr="00433118">
        <w:rPr>
          <w:rFonts w:ascii="Times New Roman" w:hAnsi="Times New Roman" w:cs="Times New Roman"/>
          <w:sz w:val="24"/>
          <w:szCs w:val="24"/>
        </w:rPr>
        <w:t xml:space="preserve">. </w:t>
      </w:r>
      <w:r w:rsidR="00E624F6" w:rsidRPr="00433118">
        <w:rPr>
          <w:rFonts w:ascii="Times New Roman" w:hAnsi="Times New Roman" w:cs="Times New Roman"/>
          <w:sz w:val="24"/>
          <w:szCs w:val="24"/>
        </w:rPr>
        <w:t xml:space="preserve">Other study in bats </w:t>
      </w:r>
      <w:r w:rsidR="009E615C" w:rsidRPr="00433118">
        <w:rPr>
          <w:rFonts w:ascii="Times New Roman" w:hAnsi="Times New Roman" w:cs="Times New Roman"/>
          <w:sz w:val="24"/>
          <w:szCs w:val="24"/>
        </w:rPr>
        <w:t xml:space="preserve">showed how </w:t>
      </w:r>
      <w:r w:rsidR="00D83C40" w:rsidRPr="00433118">
        <w:rPr>
          <w:rFonts w:ascii="Times New Roman" w:hAnsi="Times New Roman" w:cs="Times New Roman"/>
          <w:sz w:val="24"/>
          <w:szCs w:val="24"/>
        </w:rPr>
        <w:t>they relied on s</w:t>
      </w:r>
      <w:r w:rsidR="009E615C" w:rsidRPr="00433118">
        <w:rPr>
          <w:rFonts w:ascii="Times New Roman" w:hAnsi="Times New Roman" w:cs="Times New Roman"/>
          <w:sz w:val="24"/>
          <w:szCs w:val="24"/>
        </w:rPr>
        <w:t>patial memory</w:t>
      </w:r>
      <w:r w:rsidR="00D83C40" w:rsidRPr="00433118">
        <w:rPr>
          <w:rFonts w:ascii="Times New Roman" w:hAnsi="Times New Roman" w:cs="Times New Roman"/>
          <w:sz w:val="24"/>
          <w:szCs w:val="24"/>
        </w:rPr>
        <w:t xml:space="preserve"> </w:t>
      </w:r>
      <w:r w:rsidR="00FB6AD5" w:rsidRPr="00433118">
        <w:rPr>
          <w:rFonts w:ascii="Times New Roman" w:hAnsi="Times New Roman" w:cs="Times New Roman"/>
          <w:sz w:val="24"/>
          <w:szCs w:val="24"/>
        </w:rPr>
        <w:t xml:space="preserve">to find their communal roosts </w:t>
      </w:r>
      <w:r w:rsidR="00FB6AD5" w:rsidRPr="00433118">
        <w:rPr>
          <w:rFonts w:ascii="Times New Roman" w:hAnsi="Times New Roman" w:cs="Times New Roman"/>
          <w:sz w:val="24"/>
          <w:szCs w:val="24"/>
        </w:rPr>
        <w:fldChar w:fldCharType="begin"/>
      </w:r>
      <w:r w:rsidR="00FB6AD5" w:rsidRPr="00433118">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00FB6AD5" w:rsidRPr="00433118">
        <w:rPr>
          <w:rFonts w:ascii="Times New Roman" w:hAnsi="Times New Roman" w:cs="Times New Roman"/>
          <w:sz w:val="24"/>
          <w:szCs w:val="24"/>
        </w:rPr>
        <w:fldChar w:fldCharType="separate"/>
      </w:r>
      <w:r w:rsidR="00FB6AD5" w:rsidRPr="00433118">
        <w:rPr>
          <w:rFonts w:ascii="Times New Roman" w:hAnsi="Times New Roman" w:cs="Times New Roman"/>
          <w:sz w:val="24"/>
        </w:rPr>
        <w:t>(Hernández-Montero et al., 2020)</w:t>
      </w:r>
      <w:r w:rsidR="00FB6AD5" w:rsidRPr="00433118">
        <w:rPr>
          <w:rFonts w:ascii="Times New Roman" w:hAnsi="Times New Roman" w:cs="Times New Roman"/>
          <w:sz w:val="24"/>
          <w:szCs w:val="24"/>
        </w:rPr>
        <w:fldChar w:fldCharType="end"/>
      </w:r>
      <w:r w:rsidR="00093056" w:rsidRPr="00433118">
        <w:rPr>
          <w:rFonts w:ascii="Times New Roman" w:hAnsi="Times New Roman" w:cs="Times New Roman"/>
          <w:sz w:val="24"/>
          <w:szCs w:val="24"/>
        </w:rPr>
        <w:t>.</w:t>
      </w:r>
      <w:r w:rsidR="00C64596" w:rsidRPr="00433118">
        <w:rPr>
          <w:rFonts w:ascii="Times New Roman" w:hAnsi="Times New Roman" w:cs="Times New Roman"/>
          <w:sz w:val="24"/>
          <w:szCs w:val="24"/>
        </w:rPr>
        <w:t xml:space="preserve"> Clearly, spatial memo</w:t>
      </w:r>
      <w:r w:rsidR="005A5310" w:rsidRPr="00433118">
        <w:rPr>
          <w:rFonts w:ascii="Times New Roman" w:hAnsi="Times New Roman" w:cs="Times New Roman"/>
          <w:sz w:val="24"/>
          <w:szCs w:val="24"/>
        </w:rPr>
        <w:t xml:space="preserve">ry has been well established as a mechanism for food finding in wildlife </w:t>
      </w:r>
      <w:r w:rsidR="00E9255A" w:rsidRPr="00433118">
        <w:rPr>
          <w:rFonts w:ascii="Times New Roman" w:hAnsi="Times New Roman" w:cs="Times New Roman"/>
          <w:sz w:val="24"/>
          <w:szCs w:val="24"/>
        </w:rPr>
        <w:fldChar w:fldCharType="begin"/>
      </w:r>
      <w:r w:rsidR="00BD04AC" w:rsidRPr="00433118">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00E9255A" w:rsidRPr="00433118">
        <w:rPr>
          <w:rFonts w:ascii="Times New Roman" w:hAnsi="Times New Roman" w:cs="Times New Roman"/>
          <w:sz w:val="24"/>
          <w:szCs w:val="24"/>
        </w:rPr>
        <w:fldChar w:fldCharType="separate"/>
      </w:r>
      <w:r w:rsidR="00BD04AC" w:rsidRPr="00433118">
        <w:rPr>
          <w:rFonts w:ascii="Times New Roman" w:hAnsi="Times New Roman" w:cs="Times New Roman"/>
          <w:sz w:val="24"/>
        </w:rPr>
        <w:t>(Brodbeck, 1994; Marzluff, 2010; McGREGOR &amp; Healy, 1999)</w:t>
      </w:r>
      <w:r w:rsidR="00E9255A" w:rsidRPr="00433118">
        <w:rPr>
          <w:rFonts w:ascii="Times New Roman" w:hAnsi="Times New Roman" w:cs="Times New Roman"/>
          <w:sz w:val="24"/>
          <w:szCs w:val="24"/>
        </w:rPr>
        <w:fldChar w:fldCharType="end"/>
      </w:r>
      <w:r w:rsidR="00371198" w:rsidRPr="00433118">
        <w:rPr>
          <w:rFonts w:ascii="Times New Roman" w:hAnsi="Times New Roman" w:cs="Times New Roman"/>
          <w:sz w:val="24"/>
          <w:szCs w:val="24"/>
        </w:rPr>
        <w:t>.</w:t>
      </w:r>
      <w:r w:rsidR="00813758" w:rsidRPr="00433118">
        <w:rPr>
          <w:rFonts w:ascii="Times New Roman" w:hAnsi="Times New Roman" w:cs="Times New Roman"/>
          <w:sz w:val="24"/>
          <w:szCs w:val="24"/>
        </w:rPr>
        <w:t xml:space="preserve"> </w:t>
      </w:r>
      <w:r w:rsidR="00EC1892" w:rsidRPr="00433118">
        <w:rPr>
          <w:rFonts w:ascii="Times New Roman" w:hAnsi="Times New Roman" w:cs="Times New Roman"/>
          <w:sz w:val="24"/>
          <w:szCs w:val="24"/>
        </w:rPr>
        <w:t>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00EC1892" w:rsidRPr="00433118">
        <w:rPr>
          <w:rFonts w:ascii="Times New Roman" w:hAnsi="Times New Roman" w:cs="Times New Roman"/>
          <w:sz w:val="24"/>
          <w:szCs w:val="24"/>
        </w:rPr>
        <w:t>Garamszegi</w:t>
      </w:r>
      <w:proofErr w:type="spellEnd"/>
      <w:r w:rsidR="00EC1892" w:rsidRPr="00433118">
        <w:rPr>
          <w:rFonts w:ascii="Times New Roman" w:hAnsi="Times New Roman" w:cs="Times New Roman"/>
          <w:sz w:val="24"/>
          <w:szCs w:val="24"/>
        </w:rPr>
        <w:t xml:space="preserve"> and Ens 2004). However, data on </w:t>
      </w:r>
      <w:r w:rsidR="00EC1892" w:rsidRPr="00433118">
        <w:rPr>
          <w:rFonts w:ascii="Times New Roman" w:eastAsia="Times New Roman" w:hAnsi="Times New Roman" w:cs="Times New Roman"/>
          <w:sz w:val="24"/>
          <w:szCs w:val="24"/>
        </w:rPr>
        <w:t>hippocampus volume</w:t>
      </w:r>
      <w:r w:rsidR="00EC1892" w:rsidRPr="00433118">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w:t>
      </w:r>
      <w:proofErr w:type="spellStart"/>
      <w:r w:rsidR="00EC1892" w:rsidRPr="00433118">
        <w:rPr>
          <w:rFonts w:ascii="Times New Roman" w:hAnsi="Times New Roman" w:cs="Times New Roman"/>
          <w:sz w:val="24"/>
          <w:szCs w:val="24"/>
        </w:rPr>
        <w:t>Smaers</w:t>
      </w:r>
      <w:proofErr w:type="spellEnd"/>
      <w:r w:rsidR="00EC1892" w:rsidRPr="00433118">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00EC1892" w:rsidRPr="00433118">
        <w:rPr>
          <w:rFonts w:ascii="Times New Roman" w:hAnsi="Times New Roman" w:cs="Times New Roman"/>
          <w:sz w:val="24"/>
          <w:szCs w:val="24"/>
        </w:rPr>
        <w:t>Garamszegi</w:t>
      </w:r>
      <w:proofErr w:type="spellEnd"/>
      <w:r w:rsidR="00EC1892" w:rsidRPr="00433118">
        <w:rPr>
          <w:rFonts w:ascii="Times New Roman" w:hAnsi="Times New Roman" w:cs="Times New Roman"/>
          <w:sz w:val="24"/>
          <w:szCs w:val="24"/>
        </w:rPr>
        <w:t xml:space="preserve"> and Ens 2004). Collectively, these lines of </w:t>
      </w:r>
      <w:r w:rsidR="00EC1892" w:rsidRPr="00433118">
        <w:rPr>
          <w:rFonts w:ascii="Times New Roman" w:hAnsi="Times New Roman" w:cs="Times New Roman"/>
          <w:sz w:val="24"/>
          <w:szCs w:val="24"/>
        </w:rPr>
        <w:lastRenderedPageBreak/>
        <w:t>evidence support the use of the brain mass to body mass residuals as a robust proxy for memory in birds.</w:t>
      </w:r>
    </w:p>
    <w:p w14:paraId="674756DD" w14:textId="77777777" w:rsidR="00163EC2" w:rsidRPr="00433118" w:rsidRDefault="00163EC2" w:rsidP="00EC1892">
      <w:pPr>
        <w:pStyle w:val="ListParagraph"/>
        <w:spacing w:line="360" w:lineRule="auto"/>
        <w:ind w:left="0"/>
        <w:rPr>
          <w:rFonts w:ascii="Times New Roman" w:hAnsi="Times New Roman" w:cs="Times New Roman"/>
          <w:sz w:val="24"/>
          <w:szCs w:val="24"/>
        </w:rPr>
      </w:pPr>
    </w:p>
    <w:p w14:paraId="78C8D943" w14:textId="0618FAC2" w:rsidR="00650637" w:rsidRPr="00433118" w:rsidRDefault="003F6DCA" w:rsidP="00650637">
      <w:pPr>
        <w:spacing w:line="360" w:lineRule="auto"/>
        <w:rPr>
          <w:rFonts w:ascii="Times New Roman" w:eastAsia="Times New Roman" w:hAnsi="Times New Roman" w:cs="Times New Roman"/>
          <w:i/>
          <w:iCs/>
          <w:sz w:val="24"/>
          <w:szCs w:val="24"/>
        </w:rPr>
      </w:pPr>
      <w:r w:rsidRPr="00433118">
        <w:rPr>
          <w:rFonts w:ascii="Times New Roman" w:eastAsia="Times New Roman" w:hAnsi="Times New Roman" w:cs="Times New Roman"/>
          <w:i/>
          <w:iCs/>
          <w:sz w:val="24"/>
          <w:szCs w:val="24"/>
        </w:rPr>
        <w:t xml:space="preserve">Alternative predictors: </w:t>
      </w:r>
      <w:r w:rsidR="00650637" w:rsidRPr="00433118">
        <w:rPr>
          <w:rFonts w:ascii="Times New Roman" w:eastAsia="Times New Roman" w:hAnsi="Times New Roman" w:cs="Times New Roman"/>
          <w:i/>
          <w:iCs/>
          <w:sz w:val="24"/>
          <w:szCs w:val="24"/>
        </w:rPr>
        <w:t xml:space="preserve">Predictability of food sources and food abundance </w:t>
      </w:r>
    </w:p>
    <w:p w14:paraId="4C43DC2C" w14:textId="5A31E897" w:rsidR="00650637" w:rsidRPr="00433118" w:rsidRDefault="00650637" w:rsidP="00650637">
      <w:pPr>
        <w:pStyle w:val="ListParagraph"/>
        <w:spacing w:line="360" w:lineRule="auto"/>
        <w:ind w:left="0"/>
        <w:rPr>
          <w:rFonts w:ascii="Times New Roman" w:hAnsi="Times New Roman" w:cs="Times New Roman"/>
          <w:sz w:val="24"/>
        </w:rPr>
      </w:pPr>
      <w:r w:rsidRPr="00433118">
        <w:rPr>
          <w:rFonts w:ascii="Times New Roman" w:hAnsi="Times New Roman" w:cs="Times New Roman"/>
          <w:sz w:val="24"/>
        </w:rPr>
        <w:t xml:space="preserve">Access to regular food sources is a determinant factor on populations fitness. It is not surprising therefore that species that feed on </w:t>
      </w:r>
      <w:r w:rsidR="001F7D2F" w:rsidRPr="00433118">
        <w:rPr>
          <w:rFonts w:ascii="Times New Roman" w:hAnsi="Times New Roman" w:cs="Times New Roman"/>
          <w:sz w:val="24"/>
        </w:rPr>
        <w:t>ephemeral</w:t>
      </w:r>
      <w:r w:rsidR="00687C9A" w:rsidRPr="00433118">
        <w:rPr>
          <w:rFonts w:ascii="Times New Roman" w:hAnsi="Times New Roman" w:cs="Times New Roman"/>
          <w:sz w:val="24"/>
        </w:rPr>
        <w:t xml:space="preserve"> food sources </w:t>
      </w:r>
      <w:r w:rsidRPr="00433118">
        <w:rPr>
          <w:rFonts w:ascii="Times New Roman" w:hAnsi="Times New Roman" w:cs="Times New Roman"/>
          <w:sz w:val="24"/>
        </w:rPr>
        <w:t xml:space="preserve">tend to exhibit communal roosting </w:t>
      </w:r>
      <w:r w:rsidR="001D6D07" w:rsidRPr="00433118">
        <w:rPr>
          <w:rFonts w:ascii="Times New Roman" w:hAnsi="Times New Roman" w:cs="Times New Roman"/>
          <w:sz w:val="24"/>
        </w:rPr>
        <w:t>behaviour</w:t>
      </w:r>
      <w:r w:rsidRPr="00433118">
        <w:rPr>
          <w:rFonts w:ascii="Times New Roman" w:hAnsi="Times New Roman" w:cs="Times New Roman"/>
          <w:sz w:val="24"/>
        </w:rPr>
        <w:t xml:space="preserve">. This can be explained to the fact that their food source is limited and unpredictable, which makes it impossible for these species to defend a territory. Therefore, as proposed by the ICH, sharing information on food sources is especially beneficial for </w:t>
      </w:r>
      <w:r w:rsidR="00687C9A" w:rsidRPr="00433118">
        <w:rPr>
          <w:rFonts w:ascii="Times New Roman" w:hAnsi="Times New Roman" w:cs="Times New Roman"/>
          <w:sz w:val="24"/>
        </w:rPr>
        <w:t>such species</w:t>
      </w:r>
      <w:r w:rsidRPr="00433118">
        <w:rPr>
          <w:rFonts w:ascii="Times New Roman" w:hAnsi="Times New Roman" w:cs="Times New Roman"/>
          <w:sz w:val="24"/>
        </w:rPr>
        <w:t xml:space="preserve">. </w:t>
      </w:r>
      <w:r w:rsidR="00687C9A" w:rsidRPr="00433118">
        <w:rPr>
          <w:rFonts w:ascii="Times New Roman" w:hAnsi="Times New Roman" w:cs="Times New Roman"/>
          <w:sz w:val="24"/>
        </w:rPr>
        <w:t>T</w:t>
      </w:r>
      <w:r w:rsidRPr="00433118">
        <w:rPr>
          <w:rFonts w:ascii="Times New Roman" w:hAnsi="Times New Roman" w:cs="Times New Roman"/>
          <w:sz w:val="24"/>
        </w:rPr>
        <w:t xml:space="preserve">his phenomenon has been observed in species with different feeding strategies. For instance, a study by </w:t>
      </w:r>
      <w:r w:rsidRPr="00433118">
        <w:rPr>
          <w:rFonts w:ascii="Times New Roman" w:hAnsi="Times New Roman" w:cs="Times New Roman"/>
          <w:sz w:val="24"/>
        </w:rPr>
        <w:fldChar w:fldCharType="begin"/>
      </w:r>
      <w:r w:rsidRPr="00433118">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433118">
        <w:rPr>
          <w:rFonts w:ascii="Times New Roman" w:hAnsi="Times New Roman" w:cs="Times New Roman"/>
          <w:sz w:val="24"/>
        </w:rPr>
        <w:fldChar w:fldCharType="separate"/>
      </w:r>
      <w:r w:rsidRPr="00433118">
        <w:rPr>
          <w:rFonts w:ascii="Times New Roman" w:hAnsi="Times New Roman" w:cs="Times New Roman"/>
          <w:sz w:val="24"/>
        </w:rPr>
        <w:t>(Farquhar et al., 2018)</w:t>
      </w:r>
      <w:r w:rsidRPr="00433118">
        <w:rPr>
          <w:rFonts w:ascii="Times New Roman" w:hAnsi="Times New Roman" w:cs="Times New Roman"/>
          <w:sz w:val="24"/>
        </w:rPr>
        <w:fldChar w:fldCharType="end"/>
      </w:r>
      <w:r w:rsidRPr="00433118">
        <w:rPr>
          <w:rFonts w:ascii="Times New Roman" w:hAnsi="Times New Roman" w:cs="Times New Roman"/>
          <w:sz w:val="24"/>
        </w:rPr>
        <w:t xml:space="preserve"> showed that the increase in probability in communal roosting (huddling) of Chimney swifts (</w:t>
      </w:r>
      <w:r w:rsidRPr="00433118">
        <w:rPr>
          <w:rFonts w:ascii="Times New Roman" w:hAnsi="Times New Roman" w:cs="Times New Roman"/>
          <w:i/>
          <w:iCs/>
          <w:sz w:val="24"/>
        </w:rPr>
        <w:t xml:space="preserve">Chaetura </w:t>
      </w:r>
      <w:proofErr w:type="spellStart"/>
      <w:r w:rsidRPr="00433118">
        <w:rPr>
          <w:rFonts w:ascii="Times New Roman" w:hAnsi="Times New Roman" w:cs="Times New Roman"/>
          <w:i/>
          <w:iCs/>
          <w:sz w:val="24"/>
        </w:rPr>
        <w:t>pelagica</w:t>
      </w:r>
      <w:proofErr w:type="spellEnd"/>
      <w:r w:rsidRPr="00433118">
        <w:rPr>
          <w:rFonts w:ascii="Times New Roman" w:hAnsi="Times New Roman" w:cs="Times New Roman"/>
          <w:sz w:val="24"/>
        </w:rPr>
        <w:t>) was associated to higher temperatures, which was correlated to lower prey availability.</w:t>
      </w:r>
      <w:r w:rsidR="009E5FA5" w:rsidRPr="00433118">
        <w:rPr>
          <w:rFonts w:ascii="Times New Roman" w:hAnsi="Times New Roman" w:cs="Times New Roman"/>
          <w:sz w:val="24"/>
        </w:rPr>
        <w:t xml:space="preserve"> Similarly, </w:t>
      </w:r>
      <w:r w:rsidR="004A634F" w:rsidRPr="00433118">
        <w:rPr>
          <w:rFonts w:ascii="Times New Roman" w:hAnsi="Times New Roman" w:cs="Times New Roman"/>
          <w:sz w:val="24"/>
        </w:rPr>
        <w:t>Brown &amp; Brown (1996)</w:t>
      </w:r>
      <w:r w:rsidR="00EE16DE" w:rsidRPr="00433118">
        <w:rPr>
          <w:rFonts w:ascii="Times New Roman" w:hAnsi="Times New Roman" w:cs="Times New Roman"/>
          <w:sz w:val="24"/>
        </w:rPr>
        <w:t xml:space="preserve"> showed that cliff swallows (</w:t>
      </w:r>
      <w:proofErr w:type="spellStart"/>
      <w:r w:rsidR="00EE16DE" w:rsidRPr="00433118">
        <w:rPr>
          <w:rFonts w:ascii="Times New Roman" w:hAnsi="Times New Roman" w:cs="Times New Roman"/>
          <w:i/>
          <w:iCs/>
          <w:sz w:val="24"/>
        </w:rPr>
        <w:t>Petrochelidon</w:t>
      </w:r>
      <w:proofErr w:type="spellEnd"/>
      <w:r w:rsidR="00EE16DE" w:rsidRPr="00433118">
        <w:rPr>
          <w:rFonts w:ascii="Times New Roman" w:hAnsi="Times New Roman" w:cs="Times New Roman"/>
          <w:i/>
          <w:iCs/>
          <w:sz w:val="24"/>
        </w:rPr>
        <w:t xml:space="preserve"> </w:t>
      </w:r>
      <w:proofErr w:type="spellStart"/>
      <w:r w:rsidR="00EE16DE" w:rsidRPr="00433118">
        <w:rPr>
          <w:rFonts w:ascii="Times New Roman" w:hAnsi="Times New Roman" w:cs="Times New Roman"/>
          <w:i/>
          <w:iCs/>
          <w:sz w:val="24"/>
        </w:rPr>
        <w:t>pyrrhonota</w:t>
      </w:r>
      <w:proofErr w:type="spellEnd"/>
      <w:r w:rsidR="00EE16DE" w:rsidRPr="00433118">
        <w:rPr>
          <w:rFonts w:ascii="Times New Roman" w:hAnsi="Times New Roman" w:cs="Times New Roman"/>
          <w:sz w:val="24"/>
        </w:rPr>
        <w:t>)</w:t>
      </w:r>
      <w:r w:rsidR="002F310E" w:rsidRPr="00433118">
        <w:rPr>
          <w:rFonts w:ascii="Times New Roman" w:hAnsi="Times New Roman" w:cs="Times New Roman"/>
          <w:sz w:val="24"/>
        </w:rPr>
        <w:t xml:space="preserve"> tend to form large aggregations near</w:t>
      </w:r>
      <w:r w:rsidR="0030215E" w:rsidRPr="00433118">
        <w:rPr>
          <w:rFonts w:ascii="Times New Roman" w:hAnsi="Times New Roman" w:cs="Times New Roman"/>
          <w:sz w:val="24"/>
        </w:rPr>
        <w:t xml:space="preserve"> ephemeral but abundant insect patches.</w:t>
      </w:r>
      <w:r w:rsidRPr="00433118">
        <w:rPr>
          <w:rFonts w:ascii="Times New Roman" w:hAnsi="Times New Roman" w:cs="Times New Roman"/>
          <w:sz w:val="24"/>
        </w:rPr>
        <w:t xml:space="preserve"> </w:t>
      </w:r>
      <w:r w:rsidR="00171C4C" w:rsidRPr="00433118">
        <w:rPr>
          <w:rFonts w:ascii="Times New Roman" w:hAnsi="Times New Roman" w:cs="Times New Roman"/>
          <w:sz w:val="24"/>
        </w:rPr>
        <w:t>P</w:t>
      </w:r>
      <w:r w:rsidRPr="00433118">
        <w:rPr>
          <w:rFonts w:ascii="Times New Roman" w:hAnsi="Times New Roman" w:cs="Times New Roman"/>
          <w:sz w:val="24"/>
        </w:rPr>
        <w:t xml:space="preserve">redictability of food sources expands beyond the nature of the trophic guild itself and suggests that for example, for a given scavenger species, if their food source is predictable (e.g., dumpsites), the need to exhibit communal roosting might decrease. Yet, </w:t>
      </w:r>
      <w:r w:rsidR="00D076D6" w:rsidRPr="00433118">
        <w:rPr>
          <w:rFonts w:ascii="Times New Roman" w:hAnsi="Times New Roman" w:cs="Times New Roman"/>
          <w:sz w:val="24"/>
        </w:rPr>
        <w:t xml:space="preserve">using opportunistic more reliable food sources </w:t>
      </w:r>
      <w:r w:rsidR="00CB47FB" w:rsidRPr="00433118">
        <w:rPr>
          <w:rFonts w:ascii="Times New Roman" w:hAnsi="Times New Roman" w:cs="Times New Roman"/>
          <w:sz w:val="24"/>
        </w:rPr>
        <w:t xml:space="preserve">has seldom evolved in </w:t>
      </w:r>
      <w:r w:rsidRPr="00433118">
        <w:rPr>
          <w:rFonts w:ascii="Times New Roman" w:hAnsi="Times New Roman" w:cs="Times New Roman"/>
          <w:sz w:val="24"/>
        </w:rPr>
        <w:t xml:space="preserve">geologic timescales. Thus, while some plasticity of CRB may be observed in recent years for some species, the origin </w:t>
      </w:r>
      <w:r w:rsidR="00534A4B" w:rsidRPr="00433118">
        <w:rPr>
          <w:rFonts w:ascii="Times New Roman" w:hAnsi="Times New Roman" w:cs="Times New Roman"/>
          <w:sz w:val="24"/>
        </w:rPr>
        <w:t xml:space="preserve">of the </w:t>
      </w:r>
      <w:r w:rsidR="001D6D07" w:rsidRPr="00433118">
        <w:rPr>
          <w:rFonts w:ascii="Times New Roman" w:hAnsi="Times New Roman" w:cs="Times New Roman"/>
          <w:sz w:val="24"/>
        </w:rPr>
        <w:t>behaviour</w:t>
      </w:r>
      <w:r w:rsidR="00534A4B" w:rsidRPr="00433118">
        <w:rPr>
          <w:rFonts w:ascii="Times New Roman" w:hAnsi="Times New Roman" w:cs="Times New Roman"/>
          <w:sz w:val="24"/>
        </w:rPr>
        <w:t xml:space="preserve"> </w:t>
      </w:r>
      <w:r w:rsidRPr="00433118">
        <w:rPr>
          <w:rFonts w:ascii="Times New Roman" w:hAnsi="Times New Roman" w:cs="Times New Roman"/>
          <w:sz w:val="24"/>
        </w:rPr>
        <w:t xml:space="preserve">or lack </w:t>
      </w:r>
      <w:r w:rsidR="001F05BE" w:rsidRPr="00433118">
        <w:rPr>
          <w:rFonts w:ascii="Times New Roman" w:hAnsi="Times New Roman" w:cs="Times New Roman"/>
          <w:sz w:val="24"/>
        </w:rPr>
        <w:t>thereof</w:t>
      </w:r>
      <w:r w:rsidRPr="00433118">
        <w:rPr>
          <w:rFonts w:ascii="Times New Roman" w:hAnsi="Times New Roman" w:cs="Times New Roman"/>
          <w:sz w:val="24"/>
        </w:rPr>
        <w:t xml:space="preserve"> cannot be attributed to the</w:t>
      </w:r>
      <w:r w:rsidR="000B1253" w:rsidRPr="00433118">
        <w:rPr>
          <w:rFonts w:ascii="Times New Roman" w:hAnsi="Times New Roman" w:cs="Times New Roman"/>
          <w:sz w:val="24"/>
        </w:rPr>
        <w:t xml:space="preserve">se </w:t>
      </w:r>
      <w:r w:rsidR="00F8285D" w:rsidRPr="00433118">
        <w:rPr>
          <w:rFonts w:ascii="Times New Roman" w:hAnsi="Times New Roman" w:cs="Times New Roman"/>
          <w:sz w:val="24"/>
        </w:rPr>
        <w:t>human-induced scenarios</w:t>
      </w:r>
      <w:r w:rsidRPr="00433118">
        <w:rPr>
          <w:rFonts w:ascii="Times New Roman" w:hAnsi="Times New Roman" w:cs="Times New Roman"/>
          <w:sz w:val="24"/>
        </w:rPr>
        <w:t>.</w:t>
      </w:r>
    </w:p>
    <w:p w14:paraId="62624F23" w14:textId="77777777" w:rsidR="00650637" w:rsidRPr="00433118" w:rsidRDefault="00650637" w:rsidP="00650637">
      <w:pPr>
        <w:pStyle w:val="ListParagraph"/>
        <w:spacing w:line="360" w:lineRule="auto"/>
        <w:ind w:left="0"/>
        <w:rPr>
          <w:rFonts w:ascii="Times New Roman" w:hAnsi="Times New Roman" w:cs="Times New Roman"/>
          <w:sz w:val="24"/>
        </w:rPr>
      </w:pPr>
    </w:p>
    <w:p w14:paraId="7C2A8567" w14:textId="47B4C23F" w:rsidR="004D23BD" w:rsidRPr="00433118" w:rsidRDefault="00650637" w:rsidP="00650637">
      <w:pPr>
        <w:spacing w:line="360" w:lineRule="auto"/>
        <w:jc w:val="both"/>
        <w:rPr>
          <w:rFonts w:ascii="Times New Roman" w:hAnsi="Times New Roman" w:cs="Times New Roman"/>
          <w:sz w:val="24"/>
        </w:rPr>
      </w:pPr>
      <w:r w:rsidRPr="00433118">
        <w:rPr>
          <w:rFonts w:ascii="Times New Roman" w:hAnsi="Times New Roman" w:cs="Times New Roman"/>
          <w:sz w:val="24"/>
        </w:rPr>
        <w:t>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w:t>
      </w:r>
      <w:r w:rsidR="007915BD" w:rsidRPr="00433118">
        <w:rPr>
          <w:rFonts w:ascii="Times New Roman" w:hAnsi="Times New Roman" w:cs="Times New Roman"/>
          <w:sz w:val="24"/>
        </w:rPr>
        <w:t xml:space="preserve"> (as long as all individuals can access the resource)</w:t>
      </w:r>
      <w:r w:rsidRPr="00433118">
        <w:rPr>
          <w:rFonts w:ascii="Times New Roman" w:hAnsi="Times New Roman" w:cs="Times New Roman"/>
          <w:sz w:val="24"/>
        </w:rPr>
        <w:t xml:space="preserve">. For example, it has been documented that food availability may induce communal roosting </w:t>
      </w:r>
      <w:r w:rsidR="001D6D07" w:rsidRPr="00433118">
        <w:rPr>
          <w:rFonts w:ascii="Times New Roman" w:hAnsi="Times New Roman" w:cs="Times New Roman"/>
          <w:sz w:val="24"/>
        </w:rPr>
        <w:t>behaviour</w:t>
      </w:r>
      <w:r w:rsidRPr="00433118">
        <w:rPr>
          <w:rFonts w:ascii="Times New Roman" w:hAnsi="Times New Roman" w:cs="Times New Roman"/>
          <w:sz w:val="24"/>
        </w:rPr>
        <w:t xml:space="preserve"> in highly territorial species (Great-Horned Owl). This is because high</w:t>
      </w:r>
      <w:r w:rsidR="004D5A79" w:rsidRPr="00433118">
        <w:rPr>
          <w:rFonts w:ascii="Times New Roman" w:hAnsi="Times New Roman" w:cs="Times New Roman"/>
          <w:sz w:val="24"/>
        </w:rPr>
        <w:t xml:space="preserve"> </w:t>
      </w:r>
      <w:r w:rsidRPr="00433118">
        <w:rPr>
          <w:rFonts w:ascii="Times New Roman" w:hAnsi="Times New Roman" w:cs="Times New Roman"/>
          <w:sz w:val="24"/>
        </w:rPr>
        <w:t xml:space="preserve">availability of food in a farm location makes it easy for everyone to access resources without the need to compete for </w:t>
      </w:r>
      <w:r w:rsidR="00205D00" w:rsidRPr="00433118">
        <w:rPr>
          <w:rFonts w:ascii="Times New Roman" w:hAnsi="Times New Roman" w:cs="Times New Roman"/>
          <w:sz w:val="24"/>
        </w:rPr>
        <w:t>it</w:t>
      </w:r>
      <w:r w:rsidRPr="00433118">
        <w:rPr>
          <w:rFonts w:ascii="Times New Roman" w:hAnsi="Times New Roman" w:cs="Times New Roman"/>
          <w:sz w:val="24"/>
        </w:rPr>
        <w:t xml:space="preserve"> (</w:t>
      </w:r>
      <w:r w:rsidRPr="00433118">
        <w:rPr>
          <w:rFonts w:ascii="Times New Roman" w:hAnsi="Times New Roman" w:cs="Times New Roman"/>
          <w:sz w:val="24"/>
        </w:rPr>
        <w:fldChar w:fldCharType="begin"/>
      </w:r>
      <w:r w:rsidRPr="00433118">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433118">
        <w:rPr>
          <w:rFonts w:ascii="Times New Roman" w:hAnsi="Times New Roman" w:cs="Times New Roman"/>
          <w:sz w:val="24"/>
        </w:rPr>
        <w:fldChar w:fldCharType="separate"/>
      </w:r>
      <w:r w:rsidRPr="00433118">
        <w:rPr>
          <w:rFonts w:ascii="Times New Roman" w:hAnsi="Times New Roman" w:cs="Times New Roman"/>
          <w:sz w:val="24"/>
        </w:rPr>
        <w:t>(Robinson &amp; Davis, 2014)</w:t>
      </w:r>
      <w:r w:rsidRPr="00433118">
        <w:rPr>
          <w:rFonts w:ascii="Times New Roman" w:hAnsi="Times New Roman" w:cs="Times New Roman"/>
          <w:sz w:val="24"/>
        </w:rPr>
        <w:fldChar w:fldCharType="end"/>
      </w:r>
      <w:r w:rsidRPr="00433118">
        <w:rPr>
          <w:rFonts w:ascii="Times New Roman" w:hAnsi="Times New Roman" w:cs="Times New Roman"/>
          <w:sz w:val="24"/>
        </w:rPr>
        <w:t xml:space="preserve">.  </w:t>
      </w:r>
      <w:r w:rsidR="00992D8D" w:rsidRPr="00433118">
        <w:rPr>
          <w:rFonts w:ascii="Times New Roman" w:hAnsi="Times New Roman" w:cs="Times New Roman"/>
          <w:sz w:val="24"/>
        </w:rPr>
        <w:t xml:space="preserve">One could argue that a greater </w:t>
      </w:r>
      <w:r w:rsidR="002625B6" w:rsidRPr="00433118">
        <w:rPr>
          <w:rFonts w:ascii="Times New Roman" w:hAnsi="Times New Roman" w:cs="Times New Roman"/>
          <w:sz w:val="24"/>
        </w:rPr>
        <w:t>amount</w:t>
      </w:r>
      <w:r w:rsidR="00992D8D" w:rsidRPr="00433118">
        <w:rPr>
          <w:rFonts w:ascii="Times New Roman" w:hAnsi="Times New Roman" w:cs="Times New Roman"/>
          <w:sz w:val="24"/>
        </w:rPr>
        <w:t xml:space="preserve"> of food resources may mean less need to communal roost</w:t>
      </w:r>
      <w:r w:rsidR="004D23BD" w:rsidRPr="00433118">
        <w:rPr>
          <w:rFonts w:ascii="Times New Roman" w:hAnsi="Times New Roman" w:cs="Times New Roman"/>
          <w:sz w:val="24"/>
        </w:rPr>
        <w:t xml:space="preserve"> since the food is available for everyone. This </w:t>
      </w:r>
      <w:r w:rsidR="004D23BD" w:rsidRPr="00433118">
        <w:rPr>
          <w:rFonts w:ascii="Times New Roman" w:hAnsi="Times New Roman" w:cs="Times New Roman"/>
          <w:sz w:val="24"/>
        </w:rPr>
        <w:lastRenderedPageBreak/>
        <w:t>may hold</w:t>
      </w:r>
      <w:r w:rsidR="0047716F" w:rsidRPr="00433118">
        <w:rPr>
          <w:rFonts w:ascii="Times New Roman" w:hAnsi="Times New Roman" w:cs="Times New Roman"/>
          <w:sz w:val="24"/>
        </w:rPr>
        <w:t xml:space="preserve"> true to some extent, in which case perhaps communal roosting is favored only after </w:t>
      </w:r>
      <w:r w:rsidR="00B936A7" w:rsidRPr="00433118">
        <w:rPr>
          <w:rFonts w:ascii="Times New Roman" w:hAnsi="Times New Roman" w:cs="Times New Roman"/>
          <w:sz w:val="24"/>
        </w:rPr>
        <w:t xml:space="preserve">a threshold </w:t>
      </w:r>
      <w:r w:rsidR="00AF400F" w:rsidRPr="00433118">
        <w:rPr>
          <w:rFonts w:ascii="Times New Roman" w:hAnsi="Times New Roman" w:cs="Times New Roman"/>
          <w:sz w:val="24"/>
        </w:rPr>
        <w:t xml:space="preserve">is reached </w:t>
      </w:r>
      <w:r w:rsidR="00B936A7" w:rsidRPr="00433118">
        <w:rPr>
          <w:rFonts w:ascii="Times New Roman" w:hAnsi="Times New Roman" w:cs="Times New Roman"/>
          <w:sz w:val="24"/>
        </w:rPr>
        <w:t>in which every individual has enough</w:t>
      </w:r>
      <w:r w:rsidR="00A7073D" w:rsidRPr="00433118">
        <w:rPr>
          <w:rFonts w:ascii="Times New Roman" w:hAnsi="Times New Roman" w:cs="Times New Roman"/>
          <w:sz w:val="24"/>
        </w:rPr>
        <w:t xml:space="preserve"> access to</w:t>
      </w:r>
      <w:r w:rsidR="00B936A7" w:rsidRPr="00433118">
        <w:rPr>
          <w:rFonts w:ascii="Times New Roman" w:hAnsi="Times New Roman" w:cs="Times New Roman"/>
          <w:sz w:val="24"/>
        </w:rPr>
        <w:t xml:space="preserve"> the resource</w:t>
      </w:r>
      <w:r w:rsidR="00D1704F" w:rsidRPr="00433118">
        <w:rPr>
          <w:rFonts w:ascii="Times New Roman" w:hAnsi="Times New Roman" w:cs="Times New Roman"/>
          <w:sz w:val="24"/>
        </w:rPr>
        <w:t xml:space="preserve"> (e.g., </w:t>
      </w:r>
      <w:r w:rsidR="005D78F8" w:rsidRPr="00433118">
        <w:rPr>
          <w:rFonts w:ascii="Times New Roman" w:hAnsi="Times New Roman" w:cs="Times New Roman"/>
          <w:sz w:val="24"/>
        </w:rPr>
        <w:fldChar w:fldCharType="begin"/>
      </w:r>
      <w:r w:rsidR="002E68D8" w:rsidRPr="00433118">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005D78F8" w:rsidRPr="00433118">
        <w:rPr>
          <w:rFonts w:ascii="Times New Roman" w:hAnsi="Times New Roman" w:cs="Times New Roman"/>
          <w:sz w:val="24"/>
        </w:rPr>
        <w:fldChar w:fldCharType="separate"/>
      </w:r>
      <w:r w:rsidR="005D78F8" w:rsidRPr="00433118">
        <w:rPr>
          <w:rFonts w:ascii="Times New Roman" w:hAnsi="Times New Roman" w:cs="Times New Roman"/>
          <w:sz w:val="24"/>
        </w:rPr>
        <w:t>Buckley, 1997)</w:t>
      </w:r>
      <w:r w:rsidR="005D78F8" w:rsidRPr="00433118">
        <w:rPr>
          <w:rFonts w:ascii="Times New Roman" w:hAnsi="Times New Roman" w:cs="Times New Roman"/>
          <w:sz w:val="24"/>
        </w:rPr>
        <w:fldChar w:fldCharType="end"/>
      </w:r>
      <w:r w:rsidR="00B936A7" w:rsidRPr="00433118">
        <w:rPr>
          <w:rFonts w:ascii="Times New Roman" w:hAnsi="Times New Roman" w:cs="Times New Roman"/>
          <w:sz w:val="24"/>
        </w:rPr>
        <w:t>, and</w:t>
      </w:r>
      <w:r w:rsidR="00291181" w:rsidRPr="00433118">
        <w:rPr>
          <w:rFonts w:ascii="Times New Roman" w:hAnsi="Times New Roman" w:cs="Times New Roman"/>
          <w:sz w:val="24"/>
        </w:rPr>
        <w:t xml:space="preserve"> in which case communal roosting may be bringing other benefits than </w:t>
      </w:r>
      <w:r w:rsidR="006059B6" w:rsidRPr="00433118">
        <w:rPr>
          <w:rFonts w:ascii="Times New Roman" w:hAnsi="Times New Roman" w:cs="Times New Roman"/>
          <w:sz w:val="24"/>
        </w:rPr>
        <w:t>information sharing</w:t>
      </w:r>
      <w:r w:rsidR="00E73DB4" w:rsidRPr="00433118">
        <w:rPr>
          <w:rFonts w:ascii="Times New Roman" w:hAnsi="Times New Roman" w:cs="Times New Roman"/>
          <w:sz w:val="24"/>
        </w:rPr>
        <w:t xml:space="preserve"> (e.g., a quadratic relationship)</w:t>
      </w:r>
      <w:r w:rsidR="006059B6" w:rsidRPr="00433118">
        <w:rPr>
          <w:rFonts w:ascii="Times New Roman" w:hAnsi="Times New Roman" w:cs="Times New Roman"/>
          <w:sz w:val="24"/>
        </w:rPr>
        <w:t>.</w:t>
      </w:r>
      <w:r w:rsidR="00991E6A" w:rsidRPr="00433118">
        <w:rPr>
          <w:rFonts w:ascii="Times New Roman" w:hAnsi="Times New Roman" w:cs="Times New Roman"/>
          <w:sz w:val="24"/>
        </w:rPr>
        <w:t xml:space="preserve"> A comprehensive </w:t>
      </w:r>
      <w:r w:rsidR="00AE17D0" w:rsidRPr="00433118">
        <w:rPr>
          <w:rFonts w:ascii="Times New Roman" w:hAnsi="Times New Roman" w:cs="Times New Roman"/>
          <w:sz w:val="24"/>
        </w:rPr>
        <w:t>review was done by</w:t>
      </w:r>
      <w:r w:rsidR="005C449D" w:rsidRPr="00433118">
        <w:rPr>
          <w:rFonts w:ascii="Times New Roman" w:hAnsi="Times New Roman" w:cs="Times New Roman"/>
          <w:sz w:val="24"/>
        </w:rPr>
        <w:t xml:space="preserve"> </w:t>
      </w:r>
      <w:r w:rsidR="005C449D" w:rsidRPr="00433118">
        <w:rPr>
          <w:rFonts w:ascii="Times New Roman" w:hAnsi="Times New Roman" w:cs="Times New Roman"/>
          <w:sz w:val="24"/>
        </w:rPr>
        <w:fldChar w:fldCharType="begin"/>
      </w:r>
      <w:r w:rsidR="002E68D8" w:rsidRPr="00433118">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5C449D" w:rsidRPr="00433118">
        <w:rPr>
          <w:rFonts w:ascii="Times New Roman" w:hAnsi="Times New Roman" w:cs="Times New Roman"/>
          <w:sz w:val="24"/>
        </w:rPr>
        <w:fldChar w:fldCharType="separate"/>
      </w:r>
      <w:r w:rsidR="005C449D" w:rsidRPr="00433118">
        <w:rPr>
          <w:rFonts w:ascii="Times New Roman" w:hAnsi="Times New Roman" w:cs="Times New Roman"/>
          <w:sz w:val="24"/>
        </w:rPr>
        <w:t xml:space="preserve">Kohles et al. </w:t>
      </w:r>
      <w:r w:rsidR="00041435" w:rsidRPr="00433118">
        <w:rPr>
          <w:rFonts w:ascii="Times New Roman" w:hAnsi="Times New Roman" w:cs="Times New Roman"/>
          <w:sz w:val="24"/>
        </w:rPr>
        <w:t>(</w:t>
      </w:r>
      <w:r w:rsidR="005C449D" w:rsidRPr="00433118">
        <w:rPr>
          <w:rFonts w:ascii="Times New Roman" w:hAnsi="Times New Roman" w:cs="Times New Roman"/>
          <w:sz w:val="24"/>
        </w:rPr>
        <w:t>2022)</w:t>
      </w:r>
      <w:r w:rsidR="005C449D" w:rsidRPr="00433118">
        <w:rPr>
          <w:rFonts w:ascii="Times New Roman" w:hAnsi="Times New Roman" w:cs="Times New Roman"/>
          <w:sz w:val="24"/>
        </w:rPr>
        <w:fldChar w:fldCharType="end"/>
      </w:r>
      <w:r w:rsidR="00AE17D0" w:rsidRPr="00433118">
        <w:rPr>
          <w:rFonts w:ascii="Times New Roman" w:hAnsi="Times New Roman" w:cs="Times New Roman"/>
          <w:sz w:val="24"/>
        </w:rPr>
        <w:t xml:space="preserve"> and they propose a framework in which social information benefits can be tested</w:t>
      </w:r>
      <w:r w:rsidR="00F43A9B" w:rsidRPr="00433118">
        <w:rPr>
          <w:rFonts w:ascii="Times New Roman" w:hAnsi="Times New Roman" w:cs="Times New Roman"/>
          <w:sz w:val="24"/>
        </w:rPr>
        <w:t xml:space="preserve"> </w:t>
      </w:r>
      <w:r w:rsidR="00507829" w:rsidRPr="00433118">
        <w:rPr>
          <w:rFonts w:ascii="Times New Roman" w:hAnsi="Times New Roman" w:cs="Times New Roman"/>
          <w:sz w:val="24"/>
        </w:rPr>
        <w:t xml:space="preserve">as a function of the type or </w:t>
      </w:r>
      <w:r w:rsidR="0049039D" w:rsidRPr="00433118">
        <w:rPr>
          <w:rFonts w:ascii="Times New Roman" w:hAnsi="Times New Roman" w:cs="Times New Roman"/>
          <w:sz w:val="24"/>
        </w:rPr>
        <w:t xml:space="preserve">abundance and predictability of resource </w:t>
      </w:r>
      <w:r w:rsidR="00B37C8B" w:rsidRPr="00433118">
        <w:rPr>
          <w:rFonts w:ascii="Times New Roman" w:hAnsi="Times New Roman" w:cs="Times New Roman"/>
          <w:sz w:val="24"/>
        </w:rPr>
        <w:t xml:space="preserve">that was tested on bats. This framework may be useful to test </w:t>
      </w:r>
      <w:r w:rsidR="00041435" w:rsidRPr="00433118">
        <w:rPr>
          <w:rFonts w:ascii="Times New Roman" w:hAnsi="Times New Roman" w:cs="Times New Roman"/>
          <w:sz w:val="24"/>
        </w:rPr>
        <w:t>birds’</w:t>
      </w:r>
      <w:r w:rsidR="00B37C8B" w:rsidRPr="00433118">
        <w:rPr>
          <w:rFonts w:ascii="Times New Roman" w:hAnsi="Times New Roman" w:cs="Times New Roman"/>
          <w:sz w:val="24"/>
        </w:rPr>
        <w:t xml:space="preserve"> sociality in the same fashion</w:t>
      </w:r>
      <w:r w:rsidR="001C331F" w:rsidRPr="00433118">
        <w:rPr>
          <w:rFonts w:ascii="Times New Roman" w:hAnsi="Times New Roman" w:cs="Times New Roman"/>
          <w:sz w:val="24"/>
        </w:rPr>
        <w:t xml:space="preserve"> to complement my research.</w:t>
      </w:r>
    </w:p>
    <w:p w14:paraId="3B2DCC96" w14:textId="77777777" w:rsidR="00992D8D" w:rsidRPr="00433118" w:rsidRDefault="00992D8D" w:rsidP="00650637">
      <w:pPr>
        <w:spacing w:line="360" w:lineRule="auto"/>
        <w:jc w:val="both"/>
        <w:rPr>
          <w:rFonts w:ascii="Times New Roman" w:hAnsi="Times New Roman" w:cs="Times New Roman"/>
          <w:sz w:val="24"/>
        </w:rPr>
      </w:pPr>
    </w:p>
    <w:p w14:paraId="65D8EBF8" w14:textId="02CDB815" w:rsidR="00650637" w:rsidRPr="00433118" w:rsidRDefault="00650637" w:rsidP="00650637">
      <w:pPr>
        <w:spacing w:line="360" w:lineRule="auto"/>
        <w:jc w:val="both"/>
        <w:rPr>
          <w:rFonts w:ascii="Times New Roman" w:hAnsi="Times New Roman" w:cs="Times New Roman"/>
          <w:sz w:val="24"/>
        </w:rPr>
      </w:pPr>
      <w:r w:rsidRPr="00433118">
        <w:rPr>
          <w:rFonts w:ascii="Times New Roman" w:hAnsi="Times New Roman" w:cs="Times New Roman"/>
          <w:sz w:val="24"/>
        </w:rPr>
        <w:t xml:space="preserve">Noteworthy, ambient temperature seems to be an important </w:t>
      </w:r>
      <w:r w:rsidR="00B602E4" w:rsidRPr="00433118">
        <w:rPr>
          <w:rFonts w:ascii="Times New Roman" w:hAnsi="Times New Roman" w:cs="Times New Roman"/>
          <w:sz w:val="24"/>
        </w:rPr>
        <w:t xml:space="preserve">predictor </w:t>
      </w:r>
      <w:r w:rsidRPr="00433118">
        <w:rPr>
          <w:rFonts w:ascii="Times New Roman" w:hAnsi="Times New Roman" w:cs="Times New Roman"/>
          <w:sz w:val="24"/>
        </w:rPr>
        <w:t xml:space="preserve">variable as well, where CRB might be beneficial during the winter in higher latitudes for temperature regulation. For instance, when there is food scarcity, communal roosting might be induced as a way to reduce heat loss </w:t>
      </w:r>
      <w:r w:rsidRPr="00433118">
        <w:rPr>
          <w:rFonts w:ascii="Times New Roman" w:hAnsi="Times New Roman" w:cs="Times New Roman"/>
          <w:sz w:val="24"/>
        </w:rPr>
        <w:fldChar w:fldCharType="begin"/>
      </w:r>
      <w:r w:rsidRPr="00433118">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433118">
        <w:rPr>
          <w:rFonts w:ascii="Times New Roman" w:hAnsi="Times New Roman" w:cs="Times New Roman"/>
          <w:sz w:val="24"/>
        </w:rPr>
        <w:fldChar w:fldCharType="separate"/>
      </w:r>
      <w:r w:rsidRPr="00433118">
        <w:rPr>
          <w:rFonts w:ascii="Times New Roman" w:hAnsi="Times New Roman" w:cs="Times New Roman"/>
          <w:sz w:val="24"/>
        </w:rPr>
        <w:t>(Lubbe et al., 2018)</w:t>
      </w:r>
      <w:r w:rsidRPr="00433118">
        <w:rPr>
          <w:rFonts w:ascii="Times New Roman" w:hAnsi="Times New Roman" w:cs="Times New Roman"/>
          <w:sz w:val="24"/>
        </w:rPr>
        <w:fldChar w:fldCharType="end"/>
      </w:r>
      <w:r w:rsidRPr="00433118">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0085029C" w:rsidRPr="00433118">
        <w:rPr>
          <w:rFonts w:ascii="Times New Roman" w:hAnsi="Times New Roman" w:cs="Times New Roman"/>
          <w:sz w:val="24"/>
        </w:rPr>
        <w:fldChar w:fldCharType="begin"/>
      </w:r>
      <w:r w:rsidR="0085029C" w:rsidRPr="00433118">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0085029C" w:rsidRPr="00433118">
        <w:rPr>
          <w:rFonts w:ascii="Times New Roman" w:hAnsi="Times New Roman" w:cs="Times New Roman"/>
          <w:sz w:val="24"/>
        </w:rPr>
        <w:fldChar w:fldCharType="separate"/>
      </w:r>
      <w:r w:rsidR="0085029C" w:rsidRPr="00433118">
        <w:rPr>
          <w:rFonts w:ascii="Times New Roman" w:hAnsi="Times New Roman" w:cs="Times New Roman"/>
          <w:sz w:val="24"/>
        </w:rPr>
        <w:t>(Alley &amp; Agustsdottir, 2005)</w:t>
      </w:r>
      <w:r w:rsidR="0085029C" w:rsidRPr="00433118">
        <w:rPr>
          <w:rFonts w:ascii="Times New Roman" w:hAnsi="Times New Roman" w:cs="Times New Roman"/>
          <w:sz w:val="24"/>
        </w:rPr>
        <w:fldChar w:fldCharType="end"/>
      </w:r>
      <w:r w:rsidRPr="00433118">
        <w:rPr>
          <w:rFonts w:ascii="Times New Roman" w:hAnsi="Times New Roman" w:cs="Times New Roman"/>
          <w:sz w:val="24"/>
        </w:rPr>
        <w:t xml:space="preserve">, so we cannot assume that current environmental conditions drove the evolution of CRB in species </w:t>
      </w:r>
      <w:r w:rsidR="00F82C6A" w:rsidRPr="00433118">
        <w:rPr>
          <w:rFonts w:ascii="Times New Roman" w:hAnsi="Times New Roman" w:cs="Times New Roman"/>
          <w:sz w:val="24"/>
        </w:rPr>
        <w:t xml:space="preserve">seen </w:t>
      </w:r>
      <w:r w:rsidRPr="00433118">
        <w:rPr>
          <w:rFonts w:ascii="Times New Roman" w:hAnsi="Times New Roman" w:cs="Times New Roman"/>
          <w:sz w:val="24"/>
        </w:rPr>
        <w:t>today.</w:t>
      </w:r>
    </w:p>
    <w:p w14:paraId="3F2BA24B" w14:textId="77777777" w:rsidR="00650637" w:rsidRPr="00433118" w:rsidRDefault="00650637" w:rsidP="00650637">
      <w:pPr>
        <w:pStyle w:val="ListParagraph"/>
        <w:spacing w:line="360" w:lineRule="auto"/>
        <w:ind w:left="0" w:firstLine="720"/>
        <w:rPr>
          <w:rFonts w:ascii="Times New Roman" w:hAnsi="Times New Roman" w:cs="Times New Roman"/>
          <w:sz w:val="24"/>
        </w:rPr>
      </w:pPr>
    </w:p>
    <w:p w14:paraId="07FDFB5B" w14:textId="7C8CB91C" w:rsidR="00650637" w:rsidRPr="00433118" w:rsidRDefault="00650637" w:rsidP="00650637">
      <w:pPr>
        <w:pStyle w:val="ListParagraph"/>
        <w:spacing w:line="360" w:lineRule="auto"/>
        <w:ind w:left="0" w:firstLine="720"/>
        <w:rPr>
          <w:rFonts w:ascii="Times New Roman" w:eastAsia="Times New Roman" w:hAnsi="Times New Roman" w:cs="Times New Roman"/>
          <w:sz w:val="24"/>
          <w:szCs w:val="24"/>
        </w:rPr>
      </w:pPr>
      <w:r w:rsidRPr="00433118">
        <w:rPr>
          <w:rFonts w:ascii="Times New Roman" w:eastAsia="Times New Roman" w:hAnsi="Times New Roman" w:cs="Times New Roman"/>
          <w:sz w:val="24"/>
          <w:szCs w:val="24"/>
        </w:rPr>
        <w:t>Finally, while communal roosting has most likely evolved to increase foraging efficiency in flock-living birds (</w:t>
      </w:r>
      <w:proofErr w:type="spellStart"/>
      <w:r w:rsidRPr="00433118">
        <w:rPr>
          <w:rFonts w:ascii="Times New Roman" w:hAnsi="Times New Roman" w:cs="Times New Roman"/>
          <w:sz w:val="24"/>
        </w:rPr>
        <w:t>Sonerud</w:t>
      </w:r>
      <w:proofErr w:type="spellEnd"/>
      <w:r w:rsidRPr="00433118">
        <w:rPr>
          <w:rFonts w:ascii="Times New Roman" w:hAnsi="Times New Roman" w:cs="Times New Roman"/>
          <w:sz w:val="24"/>
        </w:rPr>
        <w:t xml:space="preserve"> et al., 2002)</w:t>
      </w:r>
      <w:r w:rsidRPr="00433118">
        <w:rPr>
          <w:rFonts w:ascii="Times New Roman" w:eastAsia="Times New Roman" w:hAnsi="Times New Roman" w:cs="Times New Roman"/>
          <w:sz w:val="24"/>
          <w:szCs w:val="24"/>
        </w:rPr>
        <w:t xml:space="preserve">, we cannot discard that the </w:t>
      </w:r>
      <w:r w:rsidR="001D6D07" w:rsidRPr="00433118">
        <w:rPr>
          <w:rFonts w:ascii="Times New Roman" w:eastAsia="Times New Roman" w:hAnsi="Times New Roman" w:cs="Times New Roman"/>
          <w:sz w:val="24"/>
          <w:szCs w:val="24"/>
        </w:rPr>
        <w:t>behaviour</w:t>
      </w:r>
      <w:r w:rsidRPr="00433118">
        <w:rPr>
          <w:rFonts w:ascii="Times New Roman" w:eastAsia="Times New Roman" w:hAnsi="Times New Roman" w:cs="Times New Roman"/>
          <w:sz w:val="24"/>
          <w:szCs w:val="24"/>
        </w:rPr>
        <w:t xml:space="preserve"> has been maintained because it also may decrease predation risk </w:t>
      </w:r>
      <w:r w:rsidRPr="00433118">
        <w:rPr>
          <w:rFonts w:ascii="Times New Roman" w:eastAsia="Times New Roman" w:hAnsi="Times New Roman" w:cs="Times New Roman"/>
          <w:sz w:val="24"/>
          <w:szCs w:val="24"/>
        </w:rPr>
        <w:fldChar w:fldCharType="begin"/>
      </w:r>
      <w:r w:rsidRPr="00433118">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433118">
        <w:rPr>
          <w:rFonts w:ascii="Times New Roman" w:eastAsia="Times New Roman" w:hAnsi="Times New Roman" w:cs="Times New Roman"/>
          <w:sz w:val="24"/>
          <w:szCs w:val="24"/>
        </w:rPr>
        <w:fldChar w:fldCharType="separate"/>
      </w:r>
      <w:r w:rsidRPr="00433118">
        <w:rPr>
          <w:rFonts w:ascii="Times New Roman" w:hAnsi="Times New Roman" w:cs="Times New Roman"/>
          <w:sz w:val="24"/>
        </w:rPr>
        <w:t>(Gilbert et al., 2010)</w:t>
      </w:r>
      <w:r w:rsidRPr="00433118">
        <w:rPr>
          <w:rFonts w:ascii="Times New Roman" w:eastAsia="Times New Roman" w:hAnsi="Times New Roman" w:cs="Times New Roman"/>
          <w:sz w:val="24"/>
          <w:szCs w:val="24"/>
        </w:rPr>
        <w:fldChar w:fldCharType="end"/>
      </w:r>
      <w:r w:rsidRPr="00433118">
        <w:rPr>
          <w:rFonts w:ascii="Times New Roman" w:eastAsia="Times New Roman" w:hAnsi="Times New Roman" w:cs="Times New Roman"/>
          <w:sz w:val="24"/>
          <w:szCs w:val="24"/>
        </w:rPr>
        <w:t xml:space="preserve">, thermal stress (e.g., </w:t>
      </w:r>
      <w:r w:rsidRPr="00433118">
        <w:rPr>
          <w:rFonts w:ascii="Times New Roman" w:eastAsia="Times New Roman" w:hAnsi="Times New Roman" w:cs="Times New Roman"/>
          <w:sz w:val="24"/>
          <w:szCs w:val="24"/>
        </w:rPr>
        <w:fldChar w:fldCharType="begin"/>
      </w:r>
      <w:r w:rsidRPr="00433118">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433118">
        <w:rPr>
          <w:rFonts w:ascii="Times New Roman" w:eastAsia="Times New Roman" w:hAnsi="Times New Roman" w:cs="Times New Roman"/>
          <w:sz w:val="24"/>
          <w:szCs w:val="24"/>
        </w:rPr>
        <w:fldChar w:fldCharType="separate"/>
      </w:r>
      <w:r w:rsidRPr="00433118">
        <w:rPr>
          <w:rFonts w:ascii="Times New Roman" w:hAnsi="Times New Roman" w:cs="Times New Roman"/>
          <w:sz w:val="24"/>
        </w:rPr>
        <w:t>Wojciechowski et al., 2011)</w:t>
      </w:r>
      <w:r w:rsidRPr="00433118">
        <w:rPr>
          <w:rFonts w:ascii="Times New Roman" w:eastAsia="Times New Roman" w:hAnsi="Times New Roman" w:cs="Times New Roman"/>
          <w:sz w:val="24"/>
          <w:szCs w:val="24"/>
        </w:rPr>
        <w:fldChar w:fldCharType="end"/>
      </w:r>
      <w:r w:rsidRPr="00433118">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4FF70319" w14:textId="77777777" w:rsidR="0028328A" w:rsidRPr="00433118" w:rsidRDefault="0028328A" w:rsidP="00EC1892">
      <w:pPr>
        <w:pStyle w:val="ListParagraph"/>
        <w:spacing w:line="360" w:lineRule="auto"/>
        <w:ind w:left="0"/>
        <w:rPr>
          <w:rFonts w:ascii="Times New Roman" w:hAnsi="Times New Roman" w:cs="Times New Roman"/>
          <w:sz w:val="24"/>
          <w:szCs w:val="24"/>
        </w:rPr>
      </w:pPr>
    </w:p>
    <w:p w14:paraId="7C7C78F5" w14:textId="50B4C472" w:rsidR="00041564" w:rsidRPr="00433118" w:rsidRDefault="006E53D9" w:rsidP="00041564">
      <w:pPr>
        <w:pStyle w:val="ListParagraph"/>
        <w:spacing w:line="360" w:lineRule="auto"/>
        <w:ind w:left="0"/>
        <w:rPr>
          <w:rFonts w:ascii="Times New Roman" w:hAnsi="Times New Roman" w:cs="Times New Roman"/>
          <w:i/>
          <w:iCs/>
          <w:sz w:val="24"/>
          <w:szCs w:val="24"/>
          <w:u w:val="single"/>
        </w:rPr>
      </w:pPr>
      <w:r w:rsidRPr="00433118">
        <w:rPr>
          <w:rFonts w:ascii="Times New Roman" w:hAnsi="Times New Roman" w:cs="Times New Roman"/>
          <w:i/>
          <w:iCs/>
          <w:sz w:val="24"/>
          <w:szCs w:val="24"/>
        </w:rPr>
        <w:t>Limitations</w:t>
      </w:r>
      <w:r w:rsidR="00961256" w:rsidRPr="00433118">
        <w:rPr>
          <w:rFonts w:ascii="Times New Roman" w:hAnsi="Times New Roman" w:cs="Times New Roman"/>
          <w:i/>
          <w:iCs/>
          <w:sz w:val="24"/>
          <w:szCs w:val="24"/>
        </w:rPr>
        <w:t xml:space="preserve"> </w:t>
      </w:r>
    </w:p>
    <w:p w14:paraId="67BDB457" w14:textId="1CBAB3AD" w:rsidR="00FE4924" w:rsidRPr="00433118" w:rsidRDefault="008F0110" w:rsidP="00FE4924">
      <w:pPr>
        <w:pStyle w:val="ListParagraph"/>
        <w:spacing w:line="360" w:lineRule="auto"/>
        <w:ind w:left="0"/>
        <w:rPr>
          <w:rFonts w:ascii="Times New Roman" w:hAnsi="Times New Roman" w:cs="Times New Roman"/>
          <w:sz w:val="24"/>
          <w:szCs w:val="24"/>
        </w:rPr>
      </w:pPr>
      <w:r w:rsidRPr="00433118">
        <w:rPr>
          <w:rFonts w:ascii="Times New Roman" w:hAnsi="Times New Roman" w:cs="Times New Roman"/>
          <w:sz w:val="24"/>
        </w:rPr>
        <w:t xml:space="preserve">Although the aforementioned variables are suggested important drivers of CRB, other confounding variables may influence in the evolution of this </w:t>
      </w:r>
      <w:r w:rsidR="001D6D07" w:rsidRPr="00433118">
        <w:rPr>
          <w:rFonts w:ascii="Times New Roman" w:hAnsi="Times New Roman" w:cs="Times New Roman"/>
          <w:sz w:val="24"/>
        </w:rPr>
        <w:t>behaviour</w:t>
      </w:r>
      <w:r w:rsidRPr="00433118">
        <w:rPr>
          <w:rFonts w:ascii="Times New Roman" w:hAnsi="Times New Roman" w:cs="Times New Roman"/>
          <w:sz w:val="24"/>
        </w:rPr>
        <w:t xml:space="preserve">. For instance, while it is true that the ICH may hold true for several scavenger species, prey species may also benefit from this phenomenon to share information of potential predators. </w:t>
      </w:r>
      <w:r w:rsidR="00FE4924" w:rsidRPr="00433118">
        <w:rPr>
          <w:rFonts w:ascii="Times New Roman" w:hAnsi="Times New Roman" w:cs="Times New Roman"/>
          <w:sz w:val="24"/>
        </w:rPr>
        <w:t xml:space="preserve">Similarly, </w:t>
      </w:r>
      <w:r w:rsidR="00FE4924" w:rsidRPr="00433118">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w:t>
      </w:r>
      <w:r w:rsidR="00FE4924" w:rsidRPr="00433118">
        <w:rPr>
          <w:rFonts w:ascii="Times New Roman" w:hAnsi="Times New Roman" w:cs="Times New Roman"/>
          <w:sz w:val="24"/>
          <w:szCs w:val="24"/>
        </w:rPr>
        <w:lastRenderedPageBreak/>
        <w:t xml:space="preserve">memory and cognitive abilities for problem solving (Weir et al. 2002, Lefebvre et al. 2004, </w:t>
      </w:r>
      <w:r w:rsidR="00FE4924" w:rsidRPr="00433118">
        <w:rPr>
          <w:rFonts w:ascii="Times New Roman" w:eastAsia="Times New Roman" w:hAnsi="Times New Roman" w:cs="Times New Roman"/>
          <w:sz w:val="24"/>
          <w:szCs w:val="24"/>
        </w:rPr>
        <w:t>Van Overveld et al. 2022</w:t>
      </w:r>
      <w:r w:rsidR="00FE4924" w:rsidRPr="00433118">
        <w:rPr>
          <w:rFonts w:ascii="Times New Roman" w:hAnsi="Times New Roman" w:cs="Times New Roman"/>
          <w:sz w:val="24"/>
          <w:szCs w:val="24"/>
        </w:rPr>
        <w:t xml:space="preserve">). Because all vultures and many corvids (e.g., ravens, crows, magpies) are also scavengers, the coincidence (or correlation) between trophic guild and cognitive abilities </w:t>
      </w:r>
      <w:r w:rsidR="007079A4" w:rsidRPr="00433118">
        <w:rPr>
          <w:rFonts w:ascii="Times New Roman" w:hAnsi="Times New Roman" w:cs="Times New Roman"/>
          <w:sz w:val="24"/>
          <w:szCs w:val="24"/>
        </w:rPr>
        <w:t>m</w:t>
      </w:r>
      <w:r w:rsidR="00FE4924" w:rsidRPr="00433118">
        <w:rPr>
          <w:rFonts w:ascii="Times New Roman" w:hAnsi="Times New Roman" w:cs="Times New Roman"/>
          <w:sz w:val="24"/>
          <w:szCs w:val="24"/>
        </w:rPr>
        <w:t xml:space="preserve">ay hinder my capacity to link memory and communal roosting </w:t>
      </w:r>
      <w:r w:rsidR="001D6D07" w:rsidRPr="00433118">
        <w:rPr>
          <w:rFonts w:ascii="Times New Roman" w:hAnsi="Times New Roman" w:cs="Times New Roman"/>
          <w:sz w:val="24"/>
          <w:szCs w:val="24"/>
        </w:rPr>
        <w:t>behaviour</w:t>
      </w:r>
      <w:r w:rsidR="00FE4924" w:rsidRPr="00433118">
        <w:rPr>
          <w:rFonts w:ascii="Times New Roman" w:hAnsi="Times New Roman" w:cs="Times New Roman"/>
          <w:sz w:val="24"/>
          <w:szCs w:val="24"/>
        </w:rPr>
        <w:t>.</w:t>
      </w:r>
    </w:p>
    <w:p w14:paraId="7A409DAF" w14:textId="77777777" w:rsidR="00A33CDD" w:rsidRPr="00433118" w:rsidRDefault="00A33CDD" w:rsidP="00FE4924">
      <w:pPr>
        <w:pStyle w:val="ListParagraph"/>
        <w:spacing w:line="360" w:lineRule="auto"/>
        <w:ind w:left="0"/>
        <w:rPr>
          <w:rFonts w:ascii="Times New Roman" w:hAnsi="Times New Roman" w:cs="Times New Roman"/>
          <w:sz w:val="24"/>
          <w:szCs w:val="24"/>
        </w:rPr>
      </w:pPr>
    </w:p>
    <w:p w14:paraId="14B8C513" w14:textId="231BDDD7" w:rsidR="007A3C09" w:rsidRPr="00433118" w:rsidRDefault="005F07F1" w:rsidP="007A3C09">
      <w:pPr>
        <w:pStyle w:val="ListParagraph"/>
        <w:spacing w:line="360" w:lineRule="auto"/>
        <w:ind w:left="0"/>
        <w:rPr>
          <w:rFonts w:ascii="Times New Roman" w:hAnsi="Times New Roman" w:cs="Times New Roman"/>
          <w:sz w:val="24"/>
          <w:szCs w:val="24"/>
        </w:rPr>
      </w:pPr>
      <w:r w:rsidRPr="00433118">
        <w:rPr>
          <w:rFonts w:ascii="Times New Roman" w:hAnsi="Times New Roman" w:cs="Times New Roman"/>
          <w:sz w:val="24"/>
          <w:szCs w:val="24"/>
        </w:rPr>
        <w:t>Another limiting factor</w:t>
      </w:r>
      <w:r w:rsidR="00041564" w:rsidRPr="00433118">
        <w:rPr>
          <w:rFonts w:ascii="Times New Roman" w:hAnsi="Times New Roman" w:cs="Times New Roman"/>
          <w:sz w:val="24"/>
          <w:szCs w:val="24"/>
        </w:rPr>
        <w:t xml:space="preserve"> is the </w:t>
      </w:r>
      <w:r w:rsidR="00BA67E5" w:rsidRPr="00433118">
        <w:rPr>
          <w:rFonts w:ascii="Times New Roman" w:hAnsi="Times New Roman" w:cs="Times New Roman"/>
          <w:sz w:val="24"/>
          <w:szCs w:val="24"/>
        </w:rPr>
        <w:t>use of</w:t>
      </w:r>
      <w:r w:rsidR="00041564" w:rsidRPr="00433118">
        <w:rPr>
          <w:rFonts w:ascii="Times New Roman" w:eastAsia="Times New Roman" w:hAnsi="Times New Roman" w:cs="Times New Roman"/>
          <w:sz w:val="24"/>
          <w:szCs w:val="24"/>
        </w:rPr>
        <w:t xml:space="preserve"> brain size residuals as a proxy for memory</w:t>
      </w:r>
      <w:r w:rsidR="00713153" w:rsidRPr="00433118">
        <w:rPr>
          <w:rFonts w:ascii="Times New Roman" w:eastAsia="Times New Roman" w:hAnsi="Times New Roman" w:cs="Times New Roman"/>
          <w:sz w:val="24"/>
          <w:szCs w:val="24"/>
        </w:rPr>
        <w:t xml:space="preserve"> since</w:t>
      </w:r>
      <w:r w:rsidR="00041564" w:rsidRPr="00433118">
        <w:rPr>
          <w:rFonts w:ascii="Times New Roman" w:eastAsia="Times New Roman" w:hAnsi="Times New Roman" w:cs="Times New Roman"/>
          <w:sz w:val="24"/>
          <w:szCs w:val="24"/>
        </w:rPr>
        <w:t xml:space="preserve"> these are also related to other aspects such as cognition (</w:t>
      </w:r>
      <w:r w:rsidR="00BF6441" w:rsidRPr="00433118">
        <w:rPr>
          <w:rFonts w:ascii="Times New Roman" w:eastAsia="Times New Roman" w:hAnsi="Times New Roman" w:cs="Times New Roman"/>
          <w:sz w:val="24"/>
          <w:szCs w:val="24"/>
        </w:rPr>
        <w:t xml:space="preserve">Biegler et al. 2001, </w:t>
      </w:r>
      <w:r w:rsidR="00041564" w:rsidRPr="00433118">
        <w:rPr>
          <w:rFonts w:ascii="Times New Roman" w:hAnsi="Times New Roman" w:cs="Times New Roman"/>
          <w:sz w:val="24"/>
          <w:szCs w:val="24"/>
        </w:rPr>
        <w:t>Burns et al. 2008, Benson-Amram et al. 2016</w:t>
      </w:r>
      <w:r w:rsidR="00041564" w:rsidRPr="00433118">
        <w:rPr>
          <w:rFonts w:ascii="Times New Roman" w:eastAsia="Times New Roman" w:hAnsi="Times New Roman" w:cs="Times New Roman"/>
          <w:sz w:val="24"/>
          <w:szCs w:val="24"/>
        </w:rPr>
        <w:t>), intelligence (Dickie &amp; Roth 2016) or other biological traits like life expectancy (Smeele et al. 2022). T</w:t>
      </w:r>
      <w:r w:rsidR="00041564" w:rsidRPr="00433118">
        <w:rPr>
          <w:rFonts w:ascii="Times New Roman" w:hAnsi="Times New Roman" w:cs="Times New Roman"/>
          <w:sz w:val="24"/>
          <w:szCs w:val="24"/>
        </w:rPr>
        <w:t xml:space="preserve">hus, there is a risk that a relationship between </w:t>
      </w:r>
      <w:r w:rsidR="00041564" w:rsidRPr="00433118">
        <w:rPr>
          <w:rFonts w:ascii="Times New Roman" w:eastAsia="Times New Roman" w:hAnsi="Times New Roman" w:cs="Times New Roman"/>
          <w:sz w:val="24"/>
          <w:szCs w:val="24"/>
        </w:rPr>
        <w:t xml:space="preserve">brain size residuals and roosting </w:t>
      </w:r>
      <w:r w:rsidR="001D6D07" w:rsidRPr="00433118">
        <w:rPr>
          <w:rFonts w:ascii="Times New Roman" w:eastAsia="Times New Roman" w:hAnsi="Times New Roman" w:cs="Times New Roman"/>
          <w:sz w:val="24"/>
          <w:szCs w:val="24"/>
        </w:rPr>
        <w:t>behaviour</w:t>
      </w:r>
      <w:r w:rsidR="00041564" w:rsidRPr="00433118">
        <w:rPr>
          <w:rFonts w:ascii="Times New Roman" w:eastAsia="Times New Roman" w:hAnsi="Times New Roman" w:cs="Times New Roman"/>
          <w:sz w:val="24"/>
          <w:szCs w:val="24"/>
        </w:rPr>
        <w:t xml:space="preserve"> may be due to correlates with other variables other than memory </w:t>
      </w:r>
      <w:r w:rsidR="00041564" w:rsidRPr="00433118">
        <w:rPr>
          <w:rFonts w:ascii="Times New Roman" w:eastAsia="Times New Roman" w:hAnsi="Times New Roman" w:cs="Times New Roman"/>
          <w:i/>
          <w:iCs/>
          <w:sz w:val="24"/>
          <w:szCs w:val="24"/>
        </w:rPr>
        <w:t>per se</w:t>
      </w:r>
      <w:r w:rsidR="00041564" w:rsidRPr="00433118">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00041564" w:rsidRPr="00433118">
        <w:rPr>
          <w:rFonts w:ascii="Times New Roman" w:hAnsi="Times New Roman" w:cs="Times New Roman"/>
          <w:sz w:val="24"/>
          <w:szCs w:val="24"/>
        </w:rPr>
        <w:t>brain mass to body mass residuals, which would limit the use of the latter as a proxy. Albeit,</w:t>
      </w:r>
      <w:r w:rsidR="00041564" w:rsidRPr="00433118">
        <w:rPr>
          <w:rFonts w:ascii="Times New Roman" w:eastAsia="Times New Roman" w:hAnsi="Times New Roman" w:cs="Times New Roman"/>
          <w:sz w:val="24"/>
          <w:szCs w:val="24"/>
        </w:rPr>
        <w:t xml:space="preserve"> </w:t>
      </w:r>
      <w:r w:rsidR="00041564" w:rsidRPr="00433118">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w:t>
      </w:r>
      <w:r w:rsidR="001D6D07" w:rsidRPr="00433118">
        <w:rPr>
          <w:rFonts w:ascii="Times New Roman" w:hAnsi="Times New Roman" w:cs="Times New Roman"/>
          <w:sz w:val="24"/>
          <w:szCs w:val="24"/>
        </w:rPr>
        <w:t>behaviour</w:t>
      </w:r>
      <w:r w:rsidR="00041564" w:rsidRPr="00433118">
        <w:rPr>
          <w:rFonts w:ascii="Times New Roman" w:hAnsi="Times New Roman" w:cs="Times New Roman"/>
          <w:sz w:val="24"/>
          <w:szCs w:val="24"/>
        </w:rPr>
        <w:t>s that are not necessarily communal roosting under the foraging efficiency hypothesis. For instance, greater memory could lead to food hoarding (Clayton &amp; Krebs 1995). Here, individuals do not rely on sociality to successfully access foraging sites, although they do rely on memory.</w:t>
      </w:r>
      <w:r w:rsidR="003C149E" w:rsidRPr="00433118">
        <w:rPr>
          <w:rFonts w:ascii="Times New Roman" w:hAnsi="Times New Roman" w:cs="Times New Roman"/>
          <w:sz w:val="24"/>
          <w:szCs w:val="24"/>
        </w:rPr>
        <w:t xml:space="preserve"> Alternatively, memory (or </w:t>
      </w:r>
      <w:r w:rsidR="00166EF1" w:rsidRPr="00433118">
        <w:rPr>
          <w:rFonts w:ascii="Times New Roman" w:hAnsi="Times New Roman" w:cs="Times New Roman"/>
          <w:sz w:val="24"/>
          <w:szCs w:val="24"/>
        </w:rPr>
        <w:t xml:space="preserve">intelligence) could increase the ability to rely on local enhancement </w:t>
      </w:r>
      <w:r w:rsidR="00166EF1" w:rsidRPr="00433118">
        <w:rPr>
          <w:rFonts w:ascii="Times New Roman" w:hAnsi="Times New Roman" w:cs="Times New Roman"/>
          <w:sz w:val="24"/>
          <w:szCs w:val="24"/>
        </w:rPr>
        <w:fldChar w:fldCharType="begin"/>
      </w:r>
      <w:r w:rsidR="00166EF1" w:rsidRPr="00433118">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166EF1" w:rsidRPr="00433118">
        <w:rPr>
          <w:rFonts w:ascii="Times New Roman" w:hAnsi="Times New Roman" w:cs="Times New Roman"/>
          <w:sz w:val="24"/>
          <w:szCs w:val="24"/>
        </w:rPr>
        <w:fldChar w:fldCharType="separate"/>
      </w:r>
      <w:r w:rsidR="00166EF1" w:rsidRPr="00433118">
        <w:rPr>
          <w:rFonts w:ascii="Times New Roman" w:hAnsi="Times New Roman" w:cs="Times New Roman"/>
          <w:sz w:val="24"/>
        </w:rPr>
        <w:t>(Everding &amp; Jones, 2006)</w:t>
      </w:r>
      <w:r w:rsidR="00166EF1" w:rsidRPr="00433118">
        <w:rPr>
          <w:rFonts w:ascii="Times New Roman" w:hAnsi="Times New Roman" w:cs="Times New Roman"/>
          <w:sz w:val="24"/>
          <w:szCs w:val="24"/>
        </w:rPr>
        <w:fldChar w:fldCharType="end"/>
      </w:r>
      <w:r w:rsidR="00166EF1" w:rsidRPr="00433118">
        <w:rPr>
          <w:rFonts w:ascii="Times New Roman" w:hAnsi="Times New Roman" w:cs="Times New Roman"/>
          <w:sz w:val="24"/>
          <w:szCs w:val="24"/>
        </w:rPr>
        <w:t xml:space="preserve">, where individuals don’t exhibit communal </w:t>
      </w:r>
      <w:r w:rsidR="009815BE" w:rsidRPr="00433118">
        <w:rPr>
          <w:rFonts w:ascii="Times New Roman" w:hAnsi="Times New Roman" w:cs="Times New Roman"/>
          <w:sz w:val="24"/>
          <w:szCs w:val="24"/>
        </w:rPr>
        <w:t>roosting</w:t>
      </w:r>
      <w:r w:rsidR="00166EF1" w:rsidRPr="00433118">
        <w:rPr>
          <w:rFonts w:ascii="Times New Roman" w:hAnsi="Times New Roman" w:cs="Times New Roman"/>
          <w:sz w:val="24"/>
          <w:szCs w:val="24"/>
        </w:rPr>
        <w:t xml:space="preserve"> but rather loose </w:t>
      </w:r>
      <w:r w:rsidR="009815BE" w:rsidRPr="00433118">
        <w:rPr>
          <w:rFonts w:ascii="Times New Roman" w:hAnsi="Times New Roman" w:cs="Times New Roman"/>
          <w:sz w:val="24"/>
          <w:szCs w:val="24"/>
        </w:rPr>
        <w:t>aggregation</w:t>
      </w:r>
      <w:r w:rsidR="00166EF1" w:rsidRPr="00433118">
        <w:rPr>
          <w:rFonts w:ascii="Times New Roman" w:hAnsi="Times New Roman" w:cs="Times New Roman"/>
          <w:sz w:val="24"/>
          <w:szCs w:val="24"/>
        </w:rPr>
        <w:t xml:space="preserve"> that rely on visual cues </w:t>
      </w:r>
      <w:r w:rsidR="009815BE" w:rsidRPr="00433118">
        <w:rPr>
          <w:rFonts w:ascii="Times New Roman" w:hAnsi="Times New Roman" w:cs="Times New Roman"/>
          <w:sz w:val="24"/>
          <w:szCs w:val="24"/>
        </w:rPr>
        <w:t>of conspecifics to find food.</w:t>
      </w:r>
      <w:r w:rsidR="00041564" w:rsidRPr="00433118">
        <w:rPr>
          <w:rFonts w:ascii="Times New Roman" w:hAnsi="Times New Roman" w:cs="Times New Roman"/>
          <w:sz w:val="24"/>
          <w:szCs w:val="24"/>
        </w:rPr>
        <w:t xml:space="preserve"> Hence, greater memory might not necessarily correlate to communal roosting </w:t>
      </w:r>
      <w:r w:rsidR="001D6D07" w:rsidRPr="00433118">
        <w:rPr>
          <w:rFonts w:ascii="Times New Roman" w:hAnsi="Times New Roman" w:cs="Times New Roman"/>
          <w:sz w:val="24"/>
          <w:szCs w:val="24"/>
        </w:rPr>
        <w:t>behaviour</w:t>
      </w:r>
      <w:r w:rsidR="00041564" w:rsidRPr="00433118">
        <w:rPr>
          <w:rFonts w:ascii="Times New Roman" w:hAnsi="Times New Roman" w:cs="Times New Roman"/>
          <w:sz w:val="24"/>
          <w:szCs w:val="24"/>
        </w:rPr>
        <w:t xml:space="preserve"> </w:t>
      </w:r>
      <w:r w:rsidR="008740A9" w:rsidRPr="00433118">
        <w:rPr>
          <w:rFonts w:ascii="Times New Roman" w:hAnsi="Times New Roman" w:cs="Times New Roman"/>
          <w:sz w:val="24"/>
          <w:szCs w:val="24"/>
        </w:rPr>
        <w:t>alone</w:t>
      </w:r>
      <w:r w:rsidR="00041564" w:rsidRPr="00433118">
        <w:rPr>
          <w:rFonts w:ascii="Times New Roman" w:hAnsi="Times New Roman" w:cs="Times New Roman"/>
          <w:sz w:val="24"/>
          <w:szCs w:val="24"/>
        </w:rPr>
        <w:t xml:space="preserve">. </w:t>
      </w:r>
      <w:r w:rsidR="008740A9" w:rsidRPr="00433118">
        <w:rPr>
          <w:rFonts w:ascii="Times New Roman" w:hAnsi="Times New Roman" w:cs="Times New Roman"/>
          <w:sz w:val="24"/>
          <w:szCs w:val="24"/>
        </w:rPr>
        <w:t>Further research should expand on this hypothesis using the data collected</w:t>
      </w:r>
      <w:r w:rsidR="008E0569" w:rsidRPr="00433118">
        <w:rPr>
          <w:rFonts w:ascii="Times New Roman" w:hAnsi="Times New Roman" w:cs="Times New Roman"/>
          <w:sz w:val="24"/>
          <w:szCs w:val="24"/>
        </w:rPr>
        <w:t xml:space="preserve"> as part of this research.</w:t>
      </w:r>
      <w:r w:rsidR="007A3C09" w:rsidRPr="00433118">
        <w:rPr>
          <w:rFonts w:ascii="Times New Roman" w:hAnsi="Times New Roman" w:cs="Times New Roman"/>
          <w:sz w:val="24"/>
          <w:szCs w:val="24"/>
        </w:rPr>
        <w:t xml:space="preserve"> </w:t>
      </w:r>
    </w:p>
    <w:p w14:paraId="5D3A73F3" w14:textId="77777777" w:rsidR="003B2899" w:rsidRPr="00433118" w:rsidRDefault="003B2899" w:rsidP="007A3C09">
      <w:pPr>
        <w:pStyle w:val="ListParagraph"/>
        <w:spacing w:line="360" w:lineRule="auto"/>
        <w:ind w:left="0"/>
        <w:rPr>
          <w:rFonts w:ascii="Times New Roman" w:hAnsi="Times New Roman" w:cs="Times New Roman"/>
          <w:sz w:val="24"/>
          <w:szCs w:val="24"/>
        </w:rPr>
      </w:pPr>
    </w:p>
    <w:p w14:paraId="69DD4EF0" w14:textId="31D56AD8" w:rsidR="00583269" w:rsidRPr="00433118" w:rsidRDefault="007A3C09" w:rsidP="007A3C09">
      <w:pPr>
        <w:pStyle w:val="ListParagraph"/>
        <w:spacing w:line="360" w:lineRule="auto"/>
        <w:ind w:left="0"/>
        <w:rPr>
          <w:rFonts w:ascii="Times New Roman" w:eastAsia="Times New Roman" w:hAnsi="Times New Roman" w:cs="Times New Roman"/>
          <w:sz w:val="24"/>
          <w:szCs w:val="24"/>
        </w:rPr>
      </w:pPr>
      <w:r w:rsidRPr="00433118">
        <w:rPr>
          <w:rFonts w:ascii="Times New Roman" w:hAnsi="Times New Roman" w:cs="Times New Roman"/>
          <w:sz w:val="24"/>
          <w:szCs w:val="24"/>
        </w:rPr>
        <w:t xml:space="preserve">Finally, </w:t>
      </w:r>
      <w:r w:rsidR="00344D07" w:rsidRPr="00433118">
        <w:rPr>
          <w:rFonts w:ascii="Times New Roman" w:hAnsi="Times New Roman" w:cs="Times New Roman"/>
          <w:sz w:val="24"/>
          <w:szCs w:val="24"/>
        </w:rPr>
        <w:t xml:space="preserve">there is a limitation </w:t>
      </w:r>
      <w:r w:rsidR="004F3C0D" w:rsidRPr="00433118">
        <w:rPr>
          <w:rFonts w:ascii="Times New Roman" w:hAnsi="Times New Roman" w:cs="Times New Roman"/>
          <w:sz w:val="24"/>
          <w:szCs w:val="24"/>
        </w:rPr>
        <w:t>in</w:t>
      </w:r>
      <w:r w:rsidR="00344D07" w:rsidRPr="00433118">
        <w:rPr>
          <w:rFonts w:ascii="Times New Roman" w:hAnsi="Times New Roman" w:cs="Times New Roman"/>
          <w:sz w:val="24"/>
          <w:szCs w:val="24"/>
        </w:rPr>
        <w:t xml:space="preserve"> my ability to </w:t>
      </w:r>
      <w:r w:rsidR="004F3C0D" w:rsidRPr="00433118">
        <w:rPr>
          <w:rFonts w:ascii="Times New Roman" w:hAnsi="Times New Roman" w:cs="Times New Roman"/>
          <w:sz w:val="24"/>
          <w:szCs w:val="24"/>
        </w:rPr>
        <w:t>detect</w:t>
      </w:r>
      <w:r w:rsidR="00344D07" w:rsidRPr="00433118">
        <w:rPr>
          <w:rFonts w:ascii="Times New Roman" w:hAnsi="Times New Roman" w:cs="Times New Roman"/>
          <w:sz w:val="24"/>
          <w:szCs w:val="24"/>
        </w:rPr>
        <w:t xml:space="preserve"> CRB</w:t>
      </w:r>
      <w:r w:rsidR="004F3C0D" w:rsidRPr="00433118">
        <w:rPr>
          <w:rFonts w:ascii="Times New Roman" w:hAnsi="Times New Roman" w:cs="Times New Roman"/>
          <w:sz w:val="24"/>
          <w:szCs w:val="24"/>
        </w:rPr>
        <w:t xml:space="preserve">. </w:t>
      </w:r>
      <w:r w:rsidRPr="00433118">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433118">
        <w:rPr>
          <w:rFonts w:ascii="Times New Roman" w:eastAsia="Times New Roman" w:hAnsi="Times New Roman" w:cs="Times New Roman"/>
          <w:sz w:val="24"/>
          <w:szCs w:val="24"/>
        </w:rPr>
        <w:fldChar w:fldCharType="begin"/>
      </w:r>
      <w:r w:rsidRPr="00433118">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433118">
        <w:rPr>
          <w:rFonts w:ascii="Times New Roman" w:eastAsia="Times New Roman" w:hAnsi="Times New Roman" w:cs="Times New Roman"/>
          <w:sz w:val="24"/>
          <w:szCs w:val="24"/>
        </w:rPr>
        <w:fldChar w:fldCharType="separate"/>
      </w:r>
      <w:r w:rsidRPr="00433118">
        <w:rPr>
          <w:rFonts w:ascii="Times New Roman" w:hAnsi="Times New Roman" w:cs="Times New Roman"/>
          <w:sz w:val="24"/>
        </w:rPr>
        <w:t>(Killen et al., 2016)</w:t>
      </w:r>
      <w:r w:rsidRPr="00433118">
        <w:rPr>
          <w:rFonts w:ascii="Times New Roman" w:eastAsia="Times New Roman" w:hAnsi="Times New Roman" w:cs="Times New Roman"/>
          <w:sz w:val="24"/>
          <w:szCs w:val="24"/>
        </w:rPr>
        <w:fldChar w:fldCharType="end"/>
      </w:r>
      <w:r w:rsidRPr="00433118">
        <w:rPr>
          <w:rFonts w:ascii="Times New Roman" w:eastAsia="Times New Roman" w:hAnsi="Times New Roman" w:cs="Times New Roman"/>
          <w:sz w:val="24"/>
          <w:szCs w:val="24"/>
        </w:rPr>
        <w:t xml:space="preserve">. This suggests that the tendency to exhibit a social </w:t>
      </w:r>
      <w:r w:rsidR="001D6D07" w:rsidRPr="00433118">
        <w:rPr>
          <w:rFonts w:ascii="Times New Roman" w:eastAsia="Times New Roman" w:hAnsi="Times New Roman" w:cs="Times New Roman"/>
          <w:sz w:val="24"/>
          <w:szCs w:val="24"/>
        </w:rPr>
        <w:t>behaviour</w:t>
      </w:r>
      <w:r w:rsidR="0056454B" w:rsidRPr="00433118">
        <w:rPr>
          <w:rFonts w:ascii="Times New Roman" w:eastAsia="Times New Roman" w:hAnsi="Times New Roman" w:cs="Times New Roman"/>
          <w:sz w:val="24"/>
          <w:szCs w:val="24"/>
        </w:rPr>
        <w:t xml:space="preserve"> state</w:t>
      </w:r>
      <w:r w:rsidRPr="00433118">
        <w:rPr>
          <w:rFonts w:ascii="Times New Roman" w:eastAsia="Times New Roman" w:hAnsi="Times New Roman" w:cs="Times New Roman"/>
          <w:sz w:val="24"/>
          <w:szCs w:val="24"/>
        </w:rPr>
        <w:t xml:space="preserve"> that increases foraging efficiency (e.g., communal roosting) may also be determined by the degree of </w:t>
      </w:r>
      <w:r w:rsidRPr="00433118">
        <w:rPr>
          <w:rFonts w:ascii="Times New Roman" w:eastAsia="Times New Roman" w:hAnsi="Times New Roman" w:cs="Times New Roman"/>
          <w:sz w:val="24"/>
          <w:szCs w:val="24"/>
        </w:rPr>
        <w:lastRenderedPageBreak/>
        <w:t xml:space="preserve">urgency of feeding. </w:t>
      </w:r>
      <w:r w:rsidR="00225F43" w:rsidRPr="00433118">
        <w:rPr>
          <w:rFonts w:ascii="Times New Roman" w:eastAsia="Times New Roman" w:hAnsi="Times New Roman" w:cs="Times New Roman"/>
          <w:sz w:val="24"/>
          <w:szCs w:val="24"/>
        </w:rPr>
        <w:t xml:space="preserve">A study conducted on </w:t>
      </w:r>
      <w:r w:rsidR="00492F44" w:rsidRPr="00433118">
        <w:rPr>
          <w:rFonts w:ascii="Times New Roman" w:eastAsia="Times New Roman" w:hAnsi="Times New Roman" w:cs="Times New Roman"/>
          <w:sz w:val="24"/>
          <w:szCs w:val="24"/>
        </w:rPr>
        <w:t>American Robins found that</w:t>
      </w:r>
      <w:r w:rsidR="006D02F7" w:rsidRPr="00433118">
        <w:rPr>
          <w:rFonts w:ascii="Times New Roman" w:eastAsia="Times New Roman" w:hAnsi="Times New Roman" w:cs="Times New Roman"/>
          <w:sz w:val="24"/>
          <w:szCs w:val="24"/>
        </w:rPr>
        <w:t xml:space="preserve"> the patterns of</w:t>
      </w:r>
      <w:r w:rsidR="00492F44" w:rsidRPr="00433118">
        <w:rPr>
          <w:rFonts w:ascii="Times New Roman" w:eastAsia="Times New Roman" w:hAnsi="Times New Roman" w:cs="Times New Roman"/>
          <w:sz w:val="24"/>
          <w:szCs w:val="24"/>
        </w:rPr>
        <w:t xml:space="preserve"> communal roosting </w:t>
      </w:r>
      <w:r w:rsidR="001D6D07" w:rsidRPr="00433118">
        <w:rPr>
          <w:rFonts w:ascii="Times New Roman" w:eastAsia="Times New Roman" w:hAnsi="Times New Roman" w:cs="Times New Roman"/>
          <w:sz w:val="24"/>
          <w:szCs w:val="24"/>
        </w:rPr>
        <w:t>behaviour</w:t>
      </w:r>
      <w:r w:rsidR="00492F44" w:rsidRPr="00433118">
        <w:rPr>
          <w:rFonts w:ascii="Times New Roman" w:eastAsia="Times New Roman" w:hAnsi="Times New Roman" w:cs="Times New Roman"/>
          <w:sz w:val="24"/>
          <w:szCs w:val="24"/>
        </w:rPr>
        <w:t xml:space="preserve"> w</w:t>
      </w:r>
      <w:r w:rsidR="006D02F7" w:rsidRPr="00433118">
        <w:rPr>
          <w:rFonts w:ascii="Times New Roman" w:eastAsia="Times New Roman" w:hAnsi="Times New Roman" w:cs="Times New Roman"/>
          <w:sz w:val="24"/>
          <w:szCs w:val="24"/>
        </w:rPr>
        <w:t>ere consistent with food finding (</w:t>
      </w:r>
      <w:r w:rsidR="001528B9" w:rsidRPr="00433118">
        <w:rPr>
          <w:rFonts w:ascii="Times New Roman" w:eastAsia="Times New Roman" w:hAnsi="Times New Roman" w:cs="Times New Roman"/>
          <w:sz w:val="24"/>
          <w:szCs w:val="24"/>
        </w:rPr>
        <w:t xml:space="preserve">more communal roosting by juveniles, more communal roosting later in the season, foraging areas used on consecutive days were farther apart after robins roosted communally, and home ranges were bigger for robins that used the communal roost more, </w:t>
      </w:r>
      <w:r w:rsidR="0054334B" w:rsidRPr="00433118">
        <w:rPr>
          <w:rFonts w:ascii="Times New Roman" w:eastAsia="Times New Roman" w:hAnsi="Times New Roman" w:cs="Times New Roman"/>
          <w:sz w:val="24"/>
          <w:szCs w:val="24"/>
        </w:rPr>
        <w:fldChar w:fldCharType="begin"/>
      </w:r>
      <w:r w:rsidR="004C250A" w:rsidRPr="00433118">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0054334B" w:rsidRPr="00433118">
        <w:rPr>
          <w:rFonts w:ascii="Times New Roman" w:eastAsia="Times New Roman" w:hAnsi="Times New Roman" w:cs="Times New Roman"/>
          <w:sz w:val="24"/>
          <w:szCs w:val="24"/>
        </w:rPr>
        <w:fldChar w:fldCharType="separate"/>
      </w:r>
      <w:r w:rsidR="0054334B" w:rsidRPr="00433118">
        <w:rPr>
          <w:rFonts w:ascii="Times New Roman" w:hAnsi="Times New Roman" w:cs="Times New Roman"/>
          <w:sz w:val="24"/>
        </w:rPr>
        <w:t>Benson et al., 2012)</w:t>
      </w:r>
      <w:r w:rsidR="0054334B" w:rsidRPr="00433118">
        <w:rPr>
          <w:rFonts w:ascii="Times New Roman" w:eastAsia="Times New Roman" w:hAnsi="Times New Roman" w:cs="Times New Roman"/>
          <w:sz w:val="24"/>
          <w:szCs w:val="24"/>
        </w:rPr>
        <w:fldChar w:fldCharType="end"/>
      </w:r>
      <w:r w:rsidR="0054334B" w:rsidRPr="00433118">
        <w:rPr>
          <w:rFonts w:ascii="Times New Roman" w:eastAsia="Times New Roman" w:hAnsi="Times New Roman" w:cs="Times New Roman"/>
          <w:sz w:val="24"/>
          <w:szCs w:val="24"/>
        </w:rPr>
        <w:t xml:space="preserve">. </w:t>
      </w:r>
      <w:r w:rsidRPr="00433118">
        <w:rPr>
          <w:rFonts w:ascii="Times New Roman" w:eastAsia="Times New Roman" w:hAnsi="Times New Roman" w:cs="Times New Roman"/>
          <w:sz w:val="24"/>
          <w:szCs w:val="24"/>
        </w:rPr>
        <w:t xml:space="preserve">It is worth noting that this condition does not suffice to drive the evolution of the </w:t>
      </w:r>
      <w:r w:rsidR="001D6D07" w:rsidRPr="00433118">
        <w:rPr>
          <w:rFonts w:ascii="Times New Roman" w:eastAsia="Times New Roman" w:hAnsi="Times New Roman" w:cs="Times New Roman"/>
          <w:sz w:val="24"/>
          <w:szCs w:val="24"/>
        </w:rPr>
        <w:t>behaviour</w:t>
      </w:r>
      <w:r w:rsidR="0007261C" w:rsidRPr="00433118">
        <w:rPr>
          <w:rFonts w:ascii="Times New Roman" w:eastAsia="Times New Roman" w:hAnsi="Times New Roman" w:cs="Times New Roman"/>
          <w:sz w:val="24"/>
          <w:szCs w:val="24"/>
        </w:rPr>
        <w:t xml:space="preserve"> itself</w:t>
      </w:r>
      <w:r w:rsidR="00583269" w:rsidRPr="00433118">
        <w:rPr>
          <w:rFonts w:ascii="Times New Roman" w:eastAsia="Times New Roman" w:hAnsi="Times New Roman" w:cs="Times New Roman"/>
          <w:sz w:val="24"/>
          <w:szCs w:val="24"/>
        </w:rPr>
        <w:t xml:space="preserve"> in a species</w:t>
      </w:r>
      <w:r w:rsidRPr="00433118">
        <w:rPr>
          <w:rFonts w:ascii="Times New Roman" w:eastAsia="Times New Roman" w:hAnsi="Times New Roman" w:cs="Times New Roman"/>
          <w:sz w:val="24"/>
          <w:szCs w:val="24"/>
        </w:rPr>
        <w:t xml:space="preserve">, </w:t>
      </w:r>
      <w:r w:rsidR="00AF38F1" w:rsidRPr="00433118">
        <w:rPr>
          <w:rFonts w:ascii="Times New Roman" w:eastAsia="Times New Roman" w:hAnsi="Times New Roman" w:cs="Times New Roman"/>
          <w:sz w:val="24"/>
          <w:szCs w:val="24"/>
        </w:rPr>
        <w:t xml:space="preserve">but instead affect the frequency of the </w:t>
      </w:r>
      <w:r w:rsidR="001D6D07" w:rsidRPr="00433118">
        <w:rPr>
          <w:rFonts w:ascii="Times New Roman" w:eastAsia="Times New Roman" w:hAnsi="Times New Roman" w:cs="Times New Roman"/>
          <w:sz w:val="24"/>
          <w:szCs w:val="24"/>
        </w:rPr>
        <w:t>behaviour</w:t>
      </w:r>
      <w:r w:rsidR="00AF38F1" w:rsidRPr="00433118">
        <w:rPr>
          <w:rFonts w:ascii="Times New Roman" w:eastAsia="Times New Roman" w:hAnsi="Times New Roman" w:cs="Times New Roman"/>
          <w:sz w:val="24"/>
          <w:szCs w:val="24"/>
        </w:rPr>
        <w:t>, which may hinder ability to detect it, which would ultimately impact the outcome of my model</w:t>
      </w:r>
      <w:r w:rsidR="00CA6DB8" w:rsidRPr="00433118">
        <w:rPr>
          <w:rFonts w:ascii="Times New Roman" w:eastAsia="Times New Roman" w:hAnsi="Times New Roman" w:cs="Times New Roman"/>
          <w:sz w:val="24"/>
          <w:szCs w:val="24"/>
        </w:rPr>
        <w:t>.</w:t>
      </w:r>
      <w:r w:rsidR="00605140" w:rsidRPr="00433118">
        <w:rPr>
          <w:rFonts w:ascii="Times New Roman" w:eastAsia="Times New Roman" w:hAnsi="Times New Roman" w:cs="Times New Roman"/>
          <w:sz w:val="24"/>
          <w:szCs w:val="24"/>
        </w:rPr>
        <w:t xml:space="preserve"> In my model, CRB was classified as a binary response variable (0,1), however, as data becomes more available, it would be interesting to test biological (and ecological) variables against the frequency of CRB (as a percentage). Yet again, this information is not</w:t>
      </w:r>
      <w:r w:rsidR="00961256" w:rsidRPr="00433118">
        <w:rPr>
          <w:rFonts w:ascii="Times New Roman" w:eastAsia="Times New Roman" w:hAnsi="Times New Roman" w:cs="Times New Roman"/>
          <w:sz w:val="24"/>
          <w:szCs w:val="24"/>
        </w:rPr>
        <w:t xml:space="preserve"> currently available for the vast majority of species.</w:t>
      </w:r>
    </w:p>
    <w:p w14:paraId="7CBBD31C" w14:textId="16C6063F" w:rsidR="008740A9" w:rsidRPr="00433118" w:rsidRDefault="008740A9" w:rsidP="00C24AC9">
      <w:pPr>
        <w:pStyle w:val="ListParagraph"/>
        <w:spacing w:line="360" w:lineRule="auto"/>
        <w:ind w:left="0"/>
        <w:rPr>
          <w:rFonts w:ascii="Times New Roman" w:hAnsi="Times New Roman" w:cs="Times New Roman"/>
          <w:sz w:val="24"/>
          <w:szCs w:val="24"/>
        </w:rPr>
      </w:pPr>
    </w:p>
    <w:p w14:paraId="36888690" w14:textId="4DA1C9D8" w:rsidR="00205964" w:rsidRPr="00433118" w:rsidRDefault="00041564" w:rsidP="00041564">
      <w:pPr>
        <w:spacing w:line="360" w:lineRule="auto"/>
        <w:jc w:val="both"/>
        <w:rPr>
          <w:rFonts w:ascii="Times New Roman" w:hAnsi="Times New Roman" w:cs="Times New Roman"/>
          <w:b/>
          <w:bCs/>
          <w:sz w:val="24"/>
          <w:szCs w:val="24"/>
        </w:rPr>
      </w:pPr>
      <w:r w:rsidRPr="00433118">
        <w:rPr>
          <w:rFonts w:ascii="Times New Roman" w:hAnsi="Times New Roman" w:cs="Times New Roman"/>
          <w:i/>
          <w:iCs/>
          <w:sz w:val="24"/>
          <w:szCs w:val="24"/>
        </w:rPr>
        <w:t>Future work</w:t>
      </w:r>
    </w:p>
    <w:p w14:paraId="1DDAA147" w14:textId="68DD932B" w:rsidR="0035279C" w:rsidRPr="00433118" w:rsidRDefault="0035279C" w:rsidP="00041564">
      <w:pPr>
        <w:spacing w:line="360" w:lineRule="auto"/>
        <w:jc w:val="both"/>
        <w:rPr>
          <w:rFonts w:ascii="Times New Roman" w:hAnsi="Times New Roman" w:cs="Times New Roman"/>
          <w:sz w:val="24"/>
          <w:szCs w:val="24"/>
        </w:rPr>
      </w:pPr>
      <w:r w:rsidRPr="00433118">
        <w:rPr>
          <w:rFonts w:ascii="Times New Roman" w:hAnsi="Times New Roman" w:cs="Times New Roman"/>
          <w:sz w:val="24"/>
          <w:szCs w:val="24"/>
        </w:rPr>
        <w:t>One of the major limitations of this study is the available information on communal roosting for several bird species.</w:t>
      </w:r>
      <w:r w:rsidR="000C5B55" w:rsidRPr="00433118">
        <w:rPr>
          <w:rFonts w:ascii="Times New Roman" w:hAnsi="Times New Roman" w:cs="Times New Roman"/>
          <w:sz w:val="24"/>
          <w:szCs w:val="24"/>
        </w:rPr>
        <w:t xml:space="preserve"> A large volume of research is conducted on a handful few species only.</w:t>
      </w:r>
      <w:r w:rsidR="00E230EF" w:rsidRPr="00433118">
        <w:rPr>
          <w:rFonts w:ascii="Times New Roman" w:hAnsi="Times New Roman" w:cs="Times New Roman"/>
          <w:sz w:val="24"/>
          <w:szCs w:val="24"/>
        </w:rPr>
        <w:t xml:space="preserve"> Conducting more field observations on understudied species may help to bridge that information gap. Another approach to do so would be </w:t>
      </w:r>
      <w:r w:rsidR="007A4FCD" w:rsidRPr="00433118">
        <w:rPr>
          <w:rFonts w:ascii="Times New Roman" w:hAnsi="Times New Roman" w:cs="Times New Roman"/>
          <w:sz w:val="24"/>
          <w:szCs w:val="24"/>
        </w:rPr>
        <w:t xml:space="preserve">the use of weather radar data (e.g., </w:t>
      </w:r>
      <w:r w:rsidR="004268BF" w:rsidRPr="00433118">
        <w:rPr>
          <w:rFonts w:ascii="Times New Roman" w:hAnsi="Times New Roman" w:cs="Times New Roman"/>
          <w:sz w:val="24"/>
          <w:szCs w:val="24"/>
        </w:rPr>
        <w:fldChar w:fldCharType="begin"/>
      </w:r>
      <w:r w:rsidR="00FA54ED" w:rsidRPr="00433118">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004268BF" w:rsidRPr="00433118">
        <w:rPr>
          <w:rFonts w:ascii="Times New Roman" w:hAnsi="Times New Roman" w:cs="Times New Roman"/>
          <w:sz w:val="24"/>
          <w:szCs w:val="24"/>
        </w:rPr>
        <w:fldChar w:fldCharType="separate"/>
      </w:r>
      <w:r w:rsidR="004268BF" w:rsidRPr="00433118">
        <w:rPr>
          <w:rFonts w:ascii="Times New Roman" w:hAnsi="Times New Roman" w:cs="Times New Roman"/>
          <w:sz w:val="24"/>
        </w:rPr>
        <w:t>Cheng et al., 2020)</w:t>
      </w:r>
      <w:r w:rsidR="004268BF" w:rsidRPr="00433118">
        <w:rPr>
          <w:rFonts w:ascii="Times New Roman" w:hAnsi="Times New Roman" w:cs="Times New Roman"/>
          <w:sz w:val="24"/>
          <w:szCs w:val="24"/>
        </w:rPr>
        <w:fldChar w:fldCharType="end"/>
      </w:r>
      <w:r w:rsidR="007C797F" w:rsidRPr="00433118">
        <w:rPr>
          <w:rFonts w:ascii="Times New Roman" w:hAnsi="Times New Roman" w:cs="Times New Roman"/>
          <w:sz w:val="24"/>
          <w:szCs w:val="24"/>
        </w:rPr>
        <w:t>, but this approach is limited to where weather radars are available.</w:t>
      </w:r>
      <w:r w:rsidR="00351CE3" w:rsidRPr="00433118">
        <w:rPr>
          <w:rFonts w:ascii="Times New Roman" w:hAnsi="Times New Roman" w:cs="Times New Roman"/>
          <w:sz w:val="24"/>
          <w:szCs w:val="24"/>
        </w:rPr>
        <w:t xml:space="preserve"> </w:t>
      </w:r>
    </w:p>
    <w:p w14:paraId="4B5163DE" w14:textId="77777777" w:rsidR="00D443FE" w:rsidRPr="00433118" w:rsidRDefault="00D443FE" w:rsidP="00041564">
      <w:pPr>
        <w:spacing w:line="360" w:lineRule="auto"/>
        <w:jc w:val="both"/>
        <w:rPr>
          <w:rFonts w:ascii="Times New Roman" w:hAnsi="Times New Roman" w:cs="Times New Roman"/>
          <w:sz w:val="24"/>
          <w:szCs w:val="24"/>
        </w:rPr>
      </w:pPr>
    </w:p>
    <w:p w14:paraId="162C254F" w14:textId="23EA0F49" w:rsidR="00F16D09" w:rsidRPr="00433118" w:rsidRDefault="00345CF6" w:rsidP="00041564">
      <w:pPr>
        <w:spacing w:line="360" w:lineRule="auto"/>
        <w:jc w:val="both"/>
        <w:rPr>
          <w:rFonts w:ascii="Times New Roman" w:hAnsi="Times New Roman" w:cs="Times New Roman"/>
          <w:sz w:val="24"/>
          <w:szCs w:val="24"/>
        </w:rPr>
      </w:pPr>
      <w:r w:rsidRPr="00433118">
        <w:rPr>
          <w:rFonts w:ascii="Times New Roman" w:hAnsi="Times New Roman" w:cs="Times New Roman"/>
          <w:sz w:val="24"/>
          <w:szCs w:val="24"/>
        </w:rPr>
        <w:t>Additionally, w</w:t>
      </w:r>
      <w:r w:rsidR="007172A2" w:rsidRPr="00433118">
        <w:rPr>
          <w:rFonts w:ascii="Times New Roman" w:hAnsi="Times New Roman" w:cs="Times New Roman"/>
          <w:sz w:val="24"/>
          <w:szCs w:val="24"/>
        </w:rPr>
        <w:t>hilst the current research shed light on relevant drivers of CRB, further examination of the</w:t>
      </w:r>
      <w:r w:rsidR="00831AAB" w:rsidRPr="00433118">
        <w:rPr>
          <w:rFonts w:ascii="Times New Roman" w:hAnsi="Times New Roman" w:cs="Times New Roman"/>
          <w:sz w:val="24"/>
          <w:szCs w:val="24"/>
        </w:rPr>
        <w:t xml:space="preserve"> proposed variables should be tested to </w:t>
      </w:r>
      <w:r w:rsidR="006F2BE0" w:rsidRPr="00433118">
        <w:rPr>
          <w:rFonts w:ascii="Times New Roman" w:hAnsi="Times New Roman" w:cs="Times New Roman"/>
          <w:sz w:val="24"/>
          <w:szCs w:val="24"/>
        </w:rPr>
        <w:t>increase the accuracy of the predictions and better understand the bi</w:t>
      </w:r>
      <w:r w:rsidR="00E837A9" w:rsidRPr="00433118">
        <w:rPr>
          <w:rFonts w:ascii="Times New Roman" w:hAnsi="Times New Roman" w:cs="Times New Roman"/>
          <w:sz w:val="24"/>
          <w:szCs w:val="24"/>
        </w:rPr>
        <w:t>ological processes behind the correlation. For instance, we acknowledge that the proxy used for memory is a limiting factor. Assessing the same correlation with other measures of memory (e.g.</w:t>
      </w:r>
      <w:r w:rsidR="00A359AF" w:rsidRPr="00433118">
        <w:rPr>
          <w:rFonts w:ascii="Times New Roman" w:hAnsi="Times New Roman" w:cs="Times New Roman"/>
          <w:sz w:val="24"/>
          <w:szCs w:val="24"/>
        </w:rPr>
        <w:t>,</w:t>
      </w:r>
      <w:r w:rsidR="00E837A9" w:rsidRPr="00433118">
        <w:rPr>
          <w:rFonts w:ascii="Times New Roman" w:hAnsi="Times New Roman" w:cs="Times New Roman"/>
          <w:sz w:val="24"/>
          <w:szCs w:val="24"/>
        </w:rPr>
        <w:t xml:space="preserve"> hippocampus</w:t>
      </w:r>
      <w:r w:rsidR="007C4AE6" w:rsidRPr="00433118">
        <w:rPr>
          <w:rFonts w:ascii="Times New Roman" w:hAnsi="Times New Roman" w:cs="Times New Roman"/>
          <w:sz w:val="24"/>
          <w:szCs w:val="24"/>
        </w:rPr>
        <w:t xml:space="preserve"> size) may provide more accurate results. Furthermore, </w:t>
      </w:r>
      <w:r w:rsidR="009C1B56" w:rsidRPr="00433118">
        <w:rPr>
          <w:rFonts w:ascii="Times New Roman" w:hAnsi="Times New Roman" w:cs="Times New Roman"/>
          <w:sz w:val="24"/>
          <w:szCs w:val="24"/>
        </w:rPr>
        <w:t>testing these models with empirical data from a random sample of species may also help to validate the models proposed. Significant work has been done on corvids</w:t>
      </w:r>
      <w:r w:rsidR="0089039B" w:rsidRPr="00433118">
        <w:rPr>
          <w:rFonts w:ascii="Times New Roman" w:hAnsi="Times New Roman" w:cs="Times New Roman"/>
          <w:sz w:val="24"/>
          <w:szCs w:val="24"/>
        </w:rPr>
        <w:t xml:space="preserve"> and parrots, </w:t>
      </w:r>
      <w:r w:rsidR="00B03B91" w:rsidRPr="00433118">
        <w:rPr>
          <w:rFonts w:ascii="Times New Roman" w:hAnsi="Times New Roman" w:cs="Times New Roman"/>
          <w:sz w:val="24"/>
          <w:szCs w:val="24"/>
        </w:rPr>
        <w:t xml:space="preserve">but other species remain underrepresented in the study of memory. </w:t>
      </w:r>
    </w:p>
    <w:p w14:paraId="51902BF6" w14:textId="77777777" w:rsidR="00D443FE" w:rsidRPr="00433118" w:rsidRDefault="00D443FE" w:rsidP="00041564">
      <w:pPr>
        <w:spacing w:line="360" w:lineRule="auto"/>
        <w:jc w:val="both"/>
        <w:rPr>
          <w:rFonts w:ascii="Times New Roman" w:hAnsi="Times New Roman" w:cs="Times New Roman"/>
          <w:sz w:val="24"/>
          <w:szCs w:val="24"/>
        </w:rPr>
      </w:pPr>
    </w:p>
    <w:p w14:paraId="7140A58C" w14:textId="2F651323" w:rsidR="00AB19AE" w:rsidRPr="00433118" w:rsidRDefault="00AB19AE" w:rsidP="00AB19AE">
      <w:pPr>
        <w:pStyle w:val="ListParagraph"/>
        <w:spacing w:line="360" w:lineRule="auto"/>
        <w:ind w:left="0"/>
        <w:rPr>
          <w:rFonts w:ascii="Times New Roman" w:hAnsi="Times New Roman" w:cs="Times New Roman"/>
          <w:sz w:val="24"/>
        </w:rPr>
      </w:pPr>
      <w:r w:rsidRPr="00433118">
        <w:rPr>
          <w:rFonts w:ascii="Times New Roman" w:hAnsi="Times New Roman" w:cs="Times New Roman"/>
          <w:sz w:val="24"/>
        </w:rPr>
        <w:lastRenderedPageBreak/>
        <w:t xml:space="preserve">Testing the effects of ecological drivers (e.g., food abundance and predictability) </w:t>
      </w:r>
      <w:r w:rsidR="002000F4" w:rsidRPr="00433118">
        <w:rPr>
          <w:rFonts w:ascii="Times New Roman" w:hAnsi="Times New Roman" w:cs="Times New Roman"/>
          <w:sz w:val="24"/>
        </w:rPr>
        <w:t>is also</w:t>
      </w:r>
      <w:r w:rsidR="00245B6A" w:rsidRPr="00433118">
        <w:rPr>
          <w:rFonts w:ascii="Times New Roman" w:hAnsi="Times New Roman" w:cs="Times New Roman"/>
          <w:sz w:val="24"/>
        </w:rPr>
        <w:t xml:space="preserve"> a relevant task.</w:t>
      </w:r>
      <w:r w:rsidR="00291A31" w:rsidRPr="00433118">
        <w:rPr>
          <w:rFonts w:ascii="Times New Roman" w:hAnsi="Times New Roman" w:cs="Times New Roman"/>
          <w:sz w:val="24"/>
        </w:rPr>
        <w:t xml:space="preserve"> </w:t>
      </w:r>
      <w:r w:rsidRPr="00433118">
        <w:rPr>
          <w:rFonts w:ascii="Times New Roman" w:hAnsi="Times New Roman" w:cs="Times New Roman"/>
          <w:sz w:val="24"/>
        </w:rPr>
        <w:t xml:space="preserve">Although terrestrial productivity at a global scale can be measured through NDVI </w:t>
      </w:r>
      <w:r w:rsidR="00291A31" w:rsidRPr="00433118">
        <w:rPr>
          <w:rFonts w:ascii="Times New Roman" w:hAnsi="Times New Roman" w:cs="Times New Roman"/>
          <w:sz w:val="24"/>
        </w:rPr>
        <w:t xml:space="preserve">and </w:t>
      </w:r>
      <w:r w:rsidRPr="00433118">
        <w:rPr>
          <w:rFonts w:ascii="Times New Roman" w:hAnsi="Times New Roman" w:cs="Times New Roman"/>
          <w:sz w:val="24"/>
        </w:rPr>
        <w:t>this measure can act as a proxy for abundance of food sources, that measure is seldom useful for the current research since several species exist on a vast geographic range with contrasting productivities. For instance, Peregrine falcons (</w:t>
      </w:r>
      <w:r w:rsidRPr="00433118">
        <w:rPr>
          <w:rFonts w:ascii="Times New Roman" w:hAnsi="Times New Roman" w:cs="Times New Roman"/>
          <w:i/>
          <w:iCs/>
          <w:sz w:val="24"/>
        </w:rPr>
        <w:t>Falco peregrinus</w:t>
      </w:r>
      <w:r w:rsidRPr="00433118">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61C66360" w14:textId="77777777" w:rsidR="00291A31" w:rsidRPr="00433118" w:rsidRDefault="00291A31" w:rsidP="00AB19AE">
      <w:pPr>
        <w:pStyle w:val="ListParagraph"/>
        <w:spacing w:line="360" w:lineRule="auto"/>
        <w:ind w:left="0"/>
        <w:rPr>
          <w:rFonts w:ascii="Times New Roman" w:hAnsi="Times New Roman" w:cs="Times New Roman"/>
          <w:sz w:val="24"/>
        </w:rPr>
      </w:pPr>
    </w:p>
    <w:p w14:paraId="3E95BDAA" w14:textId="40BE5B6E" w:rsidR="00AB19AE" w:rsidRPr="00433118" w:rsidRDefault="00AB19AE" w:rsidP="00AB19AE">
      <w:pPr>
        <w:pStyle w:val="ListParagraph"/>
        <w:spacing w:line="360" w:lineRule="auto"/>
        <w:ind w:left="0"/>
        <w:rPr>
          <w:rFonts w:ascii="Times New Roman" w:hAnsi="Times New Roman" w:cs="Times New Roman"/>
          <w:sz w:val="24"/>
        </w:rPr>
      </w:pPr>
      <w:r w:rsidRPr="00433118">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5891CD9" w14:textId="77777777" w:rsidR="00291A31" w:rsidRPr="00433118" w:rsidRDefault="00291A31" w:rsidP="00AB19AE">
      <w:pPr>
        <w:pStyle w:val="ListParagraph"/>
        <w:spacing w:line="360" w:lineRule="auto"/>
        <w:ind w:left="0"/>
        <w:rPr>
          <w:rFonts w:ascii="Times New Roman" w:hAnsi="Times New Roman" w:cs="Times New Roman"/>
          <w:sz w:val="24"/>
        </w:rPr>
      </w:pPr>
    </w:p>
    <w:p w14:paraId="56ADD6F6" w14:textId="6370AA6C" w:rsidR="00831AAB" w:rsidRPr="00433118" w:rsidRDefault="001D2B7A" w:rsidP="00041564">
      <w:pPr>
        <w:spacing w:line="360" w:lineRule="auto"/>
        <w:jc w:val="both"/>
        <w:rPr>
          <w:rFonts w:ascii="Times New Roman" w:hAnsi="Times New Roman" w:cs="Times New Roman"/>
          <w:sz w:val="24"/>
          <w:szCs w:val="24"/>
        </w:rPr>
      </w:pPr>
      <w:r w:rsidRPr="00433118">
        <w:rPr>
          <w:rFonts w:ascii="Times New Roman" w:hAnsi="Times New Roman" w:cs="Times New Roman"/>
          <w:sz w:val="24"/>
          <w:szCs w:val="24"/>
        </w:rPr>
        <w:t xml:space="preserve">Finally, testing the idea that </w:t>
      </w:r>
      <w:r w:rsidR="00AA3D24" w:rsidRPr="00433118">
        <w:rPr>
          <w:rFonts w:ascii="Times New Roman" w:hAnsi="Times New Roman" w:cs="Times New Roman"/>
          <w:sz w:val="24"/>
          <w:szCs w:val="24"/>
        </w:rPr>
        <w:t xml:space="preserve">species exhibiting </w:t>
      </w:r>
      <w:r w:rsidRPr="00433118">
        <w:rPr>
          <w:rFonts w:ascii="Times New Roman" w:hAnsi="Times New Roman" w:cs="Times New Roman"/>
          <w:sz w:val="24"/>
          <w:szCs w:val="24"/>
        </w:rPr>
        <w:t xml:space="preserve">communal roosting </w:t>
      </w:r>
      <w:r w:rsidR="001D6D07" w:rsidRPr="00433118">
        <w:rPr>
          <w:rFonts w:ascii="Times New Roman" w:hAnsi="Times New Roman" w:cs="Times New Roman"/>
          <w:sz w:val="24"/>
          <w:szCs w:val="24"/>
        </w:rPr>
        <w:t>behaviour</w:t>
      </w:r>
      <w:r w:rsidR="00AA3D24" w:rsidRPr="00433118">
        <w:rPr>
          <w:rFonts w:ascii="Times New Roman" w:hAnsi="Times New Roman" w:cs="Times New Roman"/>
          <w:sz w:val="24"/>
          <w:szCs w:val="24"/>
        </w:rPr>
        <w:t xml:space="preserve"> are more efficient at finding food sources </w:t>
      </w:r>
      <w:r w:rsidR="009E7512" w:rsidRPr="00433118">
        <w:rPr>
          <w:rFonts w:ascii="Times New Roman" w:hAnsi="Times New Roman" w:cs="Times New Roman"/>
          <w:sz w:val="24"/>
          <w:szCs w:val="24"/>
        </w:rPr>
        <w:t xml:space="preserve">would provide valuable information to expand the current research. This can be feasibly done with movement data </w:t>
      </w:r>
      <w:r w:rsidR="0095362F" w:rsidRPr="00433118">
        <w:rPr>
          <w:rFonts w:ascii="Times New Roman" w:hAnsi="Times New Roman" w:cs="Times New Roman"/>
          <w:sz w:val="24"/>
          <w:szCs w:val="24"/>
        </w:rPr>
        <w:t xml:space="preserve">using ballistic </w:t>
      </w:r>
      <w:r w:rsidR="006F4CE6" w:rsidRPr="00433118">
        <w:rPr>
          <w:rFonts w:ascii="Times New Roman" w:hAnsi="Times New Roman" w:cs="Times New Roman"/>
          <w:sz w:val="24"/>
          <w:szCs w:val="24"/>
        </w:rPr>
        <w:t>length scales</w:t>
      </w:r>
      <w:r w:rsidR="0095362F" w:rsidRPr="00433118">
        <w:rPr>
          <w:rFonts w:ascii="Times New Roman" w:hAnsi="Times New Roman" w:cs="Times New Roman"/>
          <w:sz w:val="24"/>
          <w:szCs w:val="24"/>
        </w:rPr>
        <w:t xml:space="preserve"> as a proxy for foraging efficiency, or experimental designs placing feeding stations in the landscape</w:t>
      </w:r>
      <w:r w:rsidR="008116E1" w:rsidRPr="00433118">
        <w:rPr>
          <w:rFonts w:ascii="Times New Roman" w:hAnsi="Times New Roman" w:cs="Times New Roman"/>
          <w:sz w:val="24"/>
          <w:szCs w:val="24"/>
        </w:rPr>
        <w:t xml:space="preserve"> coupled with movement data</w:t>
      </w:r>
      <w:r w:rsidR="00111320" w:rsidRPr="00433118">
        <w:rPr>
          <w:rFonts w:ascii="Times New Roman" w:hAnsi="Times New Roman" w:cs="Times New Roman"/>
          <w:sz w:val="24"/>
          <w:szCs w:val="24"/>
        </w:rPr>
        <w:t xml:space="preserve">. </w:t>
      </w:r>
    </w:p>
    <w:p w14:paraId="3C54A5EC" w14:textId="77777777" w:rsidR="00041564" w:rsidRPr="00752B43" w:rsidRDefault="00041564" w:rsidP="00041564">
      <w:pPr>
        <w:pStyle w:val="ListParagraph"/>
        <w:spacing w:line="360" w:lineRule="auto"/>
        <w:ind w:left="0" w:firstLine="720"/>
        <w:rPr>
          <w:rFonts w:ascii="Times New Roman" w:eastAsia="Times New Roman" w:hAnsi="Times New Roman" w:cs="Times New Roman"/>
          <w:sz w:val="24"/>
          <w:szCs w:val="24"/>
          <w:u w:val="single"/>
        </w:rPr>
      </w:pPr>
    </w:p>
    <w:p w14:paraId="1903872A" w14:textId="77777777" w:rsidR="00291A31" w:rsidRPr="00752B43" w:rsidRDefault="00291A31" w:rsidP="00041564">
      <w:pPr>
        <w:pStyle w:val="ListParagraph"/>
        <w:spacing w:line="360" w:lineRule="auto"/>
        <w:ind w:left="0" w:firstLine="720"/>
        <w:rPr>
          <w:rFonts w:ascii="Times New Roman" w:eastAsia="Times New Roman" w:hAnsi="Times New Roman" w:cs="Times New Roman"/>
          <w:sz w:val="24"/>
          <w:szCs w:val="24"/>
          <w:u w:val="single"/>
        </w:rPr>
      </w:pPr>
    </w:p>
    <w:p w14:paraId="3E24D6ED" w14:textId="77777777" w:rsidR="00291A31" w:rsidRPr="00752B43" w:rsidRDefault="00291A31" w:rsidP="00041564">
      <w:pPr>
        <w:pStyle w:val="ListParagraph"/>
        <w:spacing w:line="360" w:lineRule="auto"/>
        <w:ind w:left="0" w:firstLine="720"/>
        <w:rPr>
          <w:rFonts w:ascii="Times New Roman" w:eastAsia="Times New Roman" w:hAnsi="Times New Roman" w:cs="Times New Roman"/>
          <w:sz w:val="24"/>
          <w:szCs w:val="24"/>
          <w:u w:val="single"/>
        </w:rPr>
      </w:pPr>
    </w:p>
    <w:p w14:paraId="4778F680" w14:textId="77777777" w:rsidR="00291A31" w:rsidRPr="00752B43" w:rsidRDefault="00291A31" w:rsidP="00041564">
      <w:pPr>
        <w:pStyle w:val="ListParagraph"/>
        <w:spacing w:line="360" w:lineRule="auto"/>
        <w:ind w:left="0" w:firstLine="720"/>
        <w:rPr>
          <w:rFonts w:ascii="Times New Roman" w:eastAsia="Times New Roman" w:hAnsi="Times New Roman" w:cs="Times New Roman"/>
          <w:sz w:val="24"/>
          <w:szCs w:val="24"/>
          <w:u w:val="single"/>
        </w:rPr>
      </w:pPr>
    </w:p>
    <w:p w14:paraId="0662ADEB" w14:textId="77777777" w:rsidR="00291A31" w:rsidRPr="00752B43" w:rsidRDefault="00291A31" w:rsidP="00041564">
      <w:pPr>
        <w:pStyle w:val="ListParagraph"/>
        <w:spacing w:line="360" w:lineRule="auto"/>
        <w:ind w:left="0" w:firstLine="720"/>
        <w:rPr>
          <w:rFonts w:ascii="Times New Roman" w:eastAsia="Times New Roman" w:hAnsi="Times New Roman" w:cs="Times New Roman"/>
          <w:sz w:val="24"/>
          <w:szCs w:val="24"/>
          <w:u w:val="single"/>
        </w:rPr>
      </w:pPr>
    </w:p>
    <w:p w14:paraId="1AC9C492" w14:textId="77777777" w:rsidR="00041564" w:rsidRPr="00433118" w:rsidRDefault="00041564" w:rsidP="00041564">
      <w:pPr>
        <w:pStyle w:val="ListParagraph"/>
        <w:spacing w:line="360" w:lineRule="auto"/>
        <w:rPr>
          <w:rFonts w:ascii="Times New Roman" w:hAnsi="Times New Roman" w:cs="Times New Roman"/>
          <w:b/>
          <w:bCs/>
          <w:sz w:val="28"/>
          <w:szCs w:val="28"/>
        </w:rPr>
      </w:pPr>
      <w:r w:rsidRPr="00433118">
        <w:rPr>
          <w:rFonts w:ascii="Times New Roman" w:hAnsi="Times New Roman" w:cs="Times New Roman"/>
          <w:b/>
          <w:bCs/>
          <w:sz w:val="28"/>
          <w:szCs w:val="28"/>
        </w:rPr>
        <w:t>Bibliography</w:t>
      </w:r>
    </w:p>
    <w:p w14:paraId="56C1340F" w14:textId="77777777" w:rsidR="00FC1442" w:rsidRPr="00433118" w:rsidRDefault="00FC1442" w:rsidP="00FC1442">
      <w:pPr>
        <w:spacing w:line="360" w:lineRule="auto"/>
        <w:rPr>
          <w:rFonts w:ascii="Times New Roman" w:eastAsia="Times New Roman" w:hAnsi="Times New Roman" w:cs="Times New Roman"/>
          <w:sz w:val="24"/>
          <w:szCs w:val="24"/>
        </w:rPr>
      </w:pPr>
    </w:p>
    <w:p w14:paraId="5B98D7DD" w14:textId="77777777" w:rsidR="00F73AF0" w:rsidRDefault="00FC1442" w:rsidP="00F73AF0">
      <w:pPr>
        <w:pStyle w:val="Bibliography"/>
      </w:pPr>
      <w:r w:rsidRPr="00752B43">
        <w:rPr>
          <w:rFonts w:eastAsia="Times New Roman"/>
          <w:sz w:val="24"/>
          <w:szCs w:val="24"/>
        </w:rPr>
        <w:fldChar w:fldCharType="begin"/>
      </w:r>
      <w:r w:rsidR="00F73AF0">
        <w:rPr>
          <w:rFonts w:eastAsia="Times New Roman"/>
          <w:sz w:val="24"/>
          <w:szCs w:val="24"/>
        </w:rPr>
        <w:instrText xml:space="preserve"> ADDIN ZOTERO_BIBL {"uncited":[],"omitted":[],"custom":[]} CSL_BIBLIOGRAPHY </w:instrText>
      </w:r>
      <w:r w:rsidRPr="00752B43">
        <w:rPr>
          <w:rFonts w:eastAsia="Times New Roman"/>
          <w:sz w:val="24"/>
          <w:szCs w:val="24"/>
        </w:rPr>
        <w:fldChar w:fldCharType="separate"/>
      </w:r>
      <w:r w:rsidR="00F73AF0">
        <w:t xml:space="preserve">Alley, R., &amp; Agustsdottir, A. (2005). The 8k event: Cause and consequences of a major Holocene abrupt climate change. </w:t>
      </w:r>
      <w:r w:rsidR="00F73AF0">
        <w:rPr>
          <w:i/>
          <w:iCs/>
        </w:rPr>
        <w:t>Quaternary Science Reviews</w:t>
      </w:r>
      <w:r w:rsidR="00F73AF0">
        <w:t xml:space="preserve">, </w:t>
      </w:r>
      <w:r w:rsidR="00F73AF0">
        <w:rPr>
          <w:i/>
          <w:iCs/>
        </w:rPr>
        <w:t>24</w:t>
      </w:r>
      <w:r w:rsidR="00F73AF0">
        <w:t>(10–11), 1123–1149. https://doi.org/10.1016/j.quascirev.2004.12.004</w:t>
      </w:r>
    </w:p>
    <w:p w14:paraId="119E2B8E" w14:textId="77777777" w:rsidR="00F73AF0" w:rsidRDefault="00F73AF0" w:rsidP="00F73AF0">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7BF99A22" w14:textId="77777777" w:rsidR="00F73AF0" w:rsidRDefault="00F73AF0" w:rsidP="00F73AF0">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319B095B" w14:textId="77777777" w:rsidR="00F73AF0" w:rsidRDefault="00F73AF0" w:rsidP="00F73AF0">
      <w:pPr>
        <w:pStyle w:val="Bibliography"/>
      </w:pPr>
      <w:r>
        <w:t xml:space="preserve">Arango, A., Pinto-Ledezma, J., Rojas-Soto, O., Lindsay, A. M., Mendenhall, C. D., &amp; Villalobos, F. (2022). 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23C2BD67" w14:textId="77777777" w:rsidR="00F73AF0" w:rsidRDefault="00F73AF0" w:rsidP="00F73AF0">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00E8EDFE" w14:textId="77777777" w:rsidR="00F73AF0" w:rsidRDefault="00F73AF0" w:rsidP="00F73AF0">
      <w:pPr>
        <w:pStyle w:val="Bibliography"/>
      </w:pPr>
      <w:r>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02FEC706" w14:textId="77777777" w:rsidR="00F73AF0" w:rsidRDefault="00F73AF0" w:rsidP="00F73AF0">
      <w:pPr>
        <w:pStyle w:val="Bibliography"/>
      </w:pPr>
      <w:proofErr w:type="spellStart"/>
      <w:r>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0325E8EE" w14:textId="77777777" w:rsidR="00F73AF0" w:rsidRDefault="00F73AF0" w:rsidP="00F73AF0">
      <w:pPr>
        <w:pStyle w:val="Bibliography"/>
      </w:pPr>
      <w:r>
        <w:lastRenderedPageBreak/>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6065B6D4" w14:textId="77777777" w:rsidR="00F73AF0" w:rsidRDefault="00F73AF0" w:rsidP="00F73AF0">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3923D5B4" w14:textId="77777777" w:rsidR="00F73AF0" w:rsidRDefault="00F73AF0" w:rsidP="00F73AF0">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2ECA3056" w14:textId="77777777" w:rsidR="00F73AF0" w:rsidRDefault="00F73AF0" w:rsidP="00F73AF0">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1DAD13D5" w14:textId="77777777" w:rsidR="00F73AF0" w:rsidRDefault="00F73AF0" w:rsidP="00F73AF0">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13DE9BE3" w14:textId="77777777" w:rsidR="00F73AF0" w:rsidRDefault="00F73AF0" w:rsidP="00F73AF0">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5E0F0E35" w14:textId="77777777" w:rsidR="00F73AF0" w:rsidRDefault="00F73AF0" w:rsidP="00F73AF0">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02A0F0AF" w14:textId="77777777" w:rsidR="00F73AF0" w:rsidRDefault="00F73AF0" w:rsidP="00F73AF0">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733E0C7D" w14:textId="77777777" w:rsidR="00F73AF0" w:rsidRDefault="00F73AF0" w:rsidP="00F73AF0">
      <w:pPr>
        <w:pStyle w:val="Bibliography"/>
      </w:pPr>
      <w:proofErr w:type="spellStart"/>
      <w:r>
        <w:lastRenderedPageBreak/>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2E7209FB" w14:textId="77777777" w:rsidR="00F73AF0" w:rsidRDefault="00F73AF0" w:rsidP="00F73AF0">
      <w:pPr>
        <w:pStyle w:val="Bibliography"/>
      </w:pPr>
      <w:r>
        <w:t xml:space="preserve">Franklin, D. C., Garnett, S. T., Luck, G. W., Gutierrez-Ibanez, C., &amp; Iwaniuk, A. N. (2014). Relative brain size in Australian birds. </w:t>
      </w:r>
      <w:r>
        <w:rPr>
          <w:i/>
          <w:iCs/>
        </w:rPr>
        <w:t>Emu</w:t>
      </w:r>
      <w:r>
        <w:t>. https://doi.org/10.1071/MU13034</w:t>
      </w:r>
    </w:p>
    <w:p w14:paraId="67F5A23F" w14:textId="77777777" w:rsidR="00F73AF0" w:rsidRDefault="00F73AF0" w:rsidP="00F73AF0">
      <w:pPr>
        <w:pStyle w:val="Bibliography"/>
      </w:pPr>
      <w:r>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555E3057" w14:textId="77777777" w:rsidR="00F73AF0" w:rsidRDefault="00F73AF0" w:rsidP="00F73AF0">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19715133" w14:textId="77777777" w:rsidR="00F73AF0" w:rsidRDefault="00F73AF0" w:rsidP="00F73AF0">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2B44D1F8" w14:textId="77777777" w:rsidR="00F73AF0" w:rsidRDefault="00F73AF0" w:rsidP="00F73AF0">
      <w:pPr>
        <w:pStyle w:val="Bibliography"/>
      </w:pPr>
      <w:proofErr w:type="spellStart"/>
      <w:r>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0A37D2AA" w14:textId="77777777" w:rsidR="00F73AF0" w:rsidRDefault="00F73AF0" w:rsidP="00F73AF0">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1A9986BF" w14:textId="77777777" w:rsidR="00F73AF0" w:rsidRDefault="00F73AF0" w:rsidP="00F73AF0">
      <w:pPr>
        <w:pStyle w:val="Bibliography"/>
      </w:pPr>
      <w:r>
        <w:t xml:space="preserve">Haslam, M., Hernandez-Aguilar, A., Ling, V., Carvalho, S., De La Torre, I., DeStefano, A., Du, A., Hardy, B., Harris, J., Marchant, L., Matsuzawa, T., McGrew, W., Mercader, J., Mora, R., Petraglia, M., Roche, H., </w:t>
      </w:r>
      <w:proofErr w:type="spellStart"/>
      <w:r>
        <w:t>Visalberghi</w:t>
      </w:r>
      <w:proofErr w:type="spellEnd"/>
      <w:r>
        <w:t xml:space="preserve">, E., &amp; Warren, R. (2009). Primate archaeology. </w:t>
      </w:r>
      <w:r>
        <w:rPr>
          <w:i/>
          <w:iCs/>
        </w:rPr>
        <w:t>Nature</w:t>
      </w:r>
      <w:r>
        <w:t xml:space="preserve">, </w:t>
      </w:r>
      <w:r>
        <w:rPr>
          <w:i/>
          <w:iCs/>
        </w:rPr>
        <w:t>460</w:t>
      </w:r>
      <w:r>
        <w:t>(7253), 339–344. https://doi.org/10.1038/nature08188</w:t>
      </w:r>
    </w:p>
    <w:p w14:paraId="0ED30FB4" w14:textId="77777777" w:rsidR="00F73AF0" w:rsidRDefault="00F73AF0" w:rsidP="00F73AF0">
      <w:pPr>
        <w:pStyle w:val="Bibliography"/>
      </w:pPr>
      <w:r>
        <w:lastRenderedPageBreak/>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520E165A" w14:textId="77777777" w:rsidR="00F73AF0" w:rsidRPr="00F73AF0" w:rsidRDefault="00F73AF0" w:rsidP="00F73AF0">
      <w:pPr>
        <w:pStyle w:val="Bibliography"/>
        <w:rPr>
          <w:lang w:val="es-ES"/>
          <w:rPrChange w:id="59" w:author="sandra cuadros" w:date="2025-05-12T18:24:00Z" w16du:dateUtc="2025-05-13T01:24:00Z">
            <w:rPr/>
          </w:rPrChange>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r w:rsidRPr="00F73AF0">
        <w:rPr>
          <w:i/>
          <w:iCs/>
          <w:lang w:val="es-ES"/>
          <w:rPrChange w:id="60" w:author="sandra cuadros" w:date="2025-05-12T18:24:00Z" w16du:dateUtc="2025-05-13T01:24:00Z">
            <w:rPr>
              <w:i/>
              <w:iCs/>
            </w:rPr>
          </w:rPrChange>
        </w:rPr>
        <w:t>Oecologia</w:t>
      </w:r>
      <w:r w:rsidRPr="00F73AF0">
        <w:rPr>
          <w:lang w:val="es-ES"/>
          <w:rPrChange w:id="61" w:author="sandra cuadros" w:date="2025-05-12T18:24:00Z" w16du:dateUtc="2025-05-13T01:24:00Z">
            <w:rPr/>
          </w:rPrChange>
        </w:rPr>
        <w:t xml:space="preserve">, </w:t>
      </w:r>
      <w:r w:rsidRPr="00F73AF0">
        <w:rPr>
          <w:i/>
          <w:iCs/>
          <w:lang w:val="es-ES"/>
          <w:rPrChange w:id="62" w:author="sandra cuadros" w:date="2025-05-12T18:24:00Z" w16du:dateUtc="2025-05-13T01:24:00Z">
            <w:rPr>
              <w:i/>
              <w:iCs/>
            </w:rPr>
          </w:rPrChange>
        </w:rPr>
        <w:t>192</w:t>
      </w:r>
      <w:r w:rsidRPr="00F73AF0">
        <w:rPr>
          <w:lang w:val="es-ES"/>
          <w:rPrChange w:id="63" w:author="sandra cuadros" w:date="2025-05-12T18:24:00Z" w16du:dateUtc="2025-05-13T01:24:00Z">
            <w:rPr/>
          </w:rPrChange>
        </w:rPr>
        <w:t>(4), 979–988. https://doi.org/10.1007/s00442-020-04634-8</w:t>
      </w:r>
    </w:p>
    <w:p w14:paraId="017C49C0" w14:textId="77777777" w:rsidR="00F73AF0" w:rsidRDefault="00F73AF0" w:rsidP="00F73AF0">
      <w:pPr>
        <w:pStyle w:val="Bibliography"/>
      </w:pPr>
      <w:r w:rsidRPr="00F73AF0">
        <w:rPr>
          <w:lang w:val="es-ES"/>
          <w:rPrChange w:id="64" w:author="sandra cuadros" w:date="2025-05-12T18:24:00Z" w16du:dateUtc="2025-05-13T01:24:00Z">
            <w:rPr/>
          </w:rPrChange>
        </w:rPr>
        <w:t xml:space="preserve">Hudson, L. N., Isaac, N. J. B., &amp; Reuman, D. C. (2013). </w:t>
      </w:r>
      <w:r>
        <w:t xml:space="preserve">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1825F011" w14:textId="77777777" w:rsidR="00F73AF0" w:rsidRDefault="00F73AF0" w:rsidP="00F73AF0">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02778131" w14:textId="77777777" w:rsidR="00F73AF0" w:rsidRDefault="00F73AF0" w:rsidP="00F73AF0">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3DA3D894" w14:textId="77777777" w:rsidR="00F73AF0" w:rsidRDefault="00F73AF0" w:rsidP="00F73AF0">
      <w:pPr>
        <w:pStyle w:val="Bibliography"/>
      </w:pPr>
      <w:r>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51B8888F" w14:textId="77777777" w:rsidR="00F73AF0" w:rsidRDefault="00F73AF0" w:rsidP="00F73AF0">
      <w:pPr>
        <w:pStyle w:val="Bibliography"/>
      </w:pPr>
      <w:r>
        <w:t xml:space="preserve">Kunz, T. H. (Ed.). (1982). </w:t>
      </w:r>
      <w:r>
        <w:rPr>
          <w:i/>
          <w:iCs/>
        </w:rPr>
        <w:t>Ecology of Bats</w:t>
      </w:r>
      <w:r>
        <w:t>. Springer US. https://doi.org/10.1007/978-1-4613-3421-7</w:t>
      </w:r>
    </w:p>
    <w:p w14:paraId="2F5BC67E" w14:textId="77777777" w:rsidR="00F73AF0" w:rsidRDefault="00F73AF0" w:rsidP="00F73AF0">
      <w:pPr>
        <w:pStyle w:val="Bibliography"/>
      </w:pPr>
      <w:r>
        <w:t xml:space="preserve">Lewis, S. E. (1995). Roost Fidelity of Bats: A Review. </w:t>
      </w:r>
      <w:r>
        <w:rPr>
          <w:i/>
          <w:iCs/>
        </w:rPr>
        <w:t>Journal of Mammalogy</w:t>
      </w:r>
      <w:r>
        <w:t xml:space="preserve">, </w:t>
      </w:r>
      <w:r>
        <w:rPr>
          <w:i/>
          <w:iCs/>
        </w:rPr>
        <w:t>76</w:t>
      </w:r>
      <w:r>
        <w:t>(2), 481–496. https://doi.org/10.2307/1382357</w:t>
      </w:r>
    </w:p>
    <w:p w14:paraId="6EDAA2DE" w14:textId="77777777" w:rsidR="00F73AF0" w:rsidRDefault="00F73AF0" w:rsidP="00F73AF0">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54A70958" w14:textId="77777777" w:rsidR="00F73AF0" w:rsidRDefault="00F73AF0" w:rsidP="00F73AF0">
      <w:pPr>
        <w:pStyle w:val="Bibliography"/>
      </w:pPr>
      <w:r>
        <w:lastRenderedPageBreak/>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271E67FC" w14:textId="77777777" w:rsidR="00F73AF0" w:rsidRDefault="00F73AF0" w:rsidP="00F73AF0">
      <w:pPr>
        <w:pStyle w:val="Bibliography"/>
      </w:pPr>
      <w:r>
        <w:t xml:space="preserve">Lubbe, N., </w:t>
      </w:r>
      <w:proofErr w:type="spellStart"/>
      <w:r>
        <w:t>Czenze</w:t>
      </w:r>
      <w:proofErr w:type="spellEnd"/>
      <w:r>
        <w:t xml:space="preserv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5488016B" w14:textId="77777777" w:rsidR="00F73AF0" w:rsidRDefault="00F73AF0" w:rsidP="00F73AF0">
      <w:pPr>
        <w:pStyle w:val="Bibliography"/>
      </w:pPr>
      <w:r>
        <w:t xml:space="preserve">Luncz, L. V., Wittig, R. M., &amp; Boesch, C. (2015). Primate archaeology reveals cultural transmission in wild chimpanzees </w:t>
      </w:r>
      <w:proofErr w:type="gramStart"/>
      <w:r>
        <w:t xml:space="preserve">( </w:t>
      </w:r>
      <w:r>
        <w:rPr>
          <w:i/>
          <w:iCs/>
        </w:rPr>
        <w:t>Pan</w:t>
      </w:r>
      <w:proofErr w:type="gramEnd"/>
      <w:r>
        <w:rPr>
          <w:i/>
          <w:iCs/>
        </w:rPr>
        <w:t xml:space="preserve"> troglodytes </w:t>
      </w:r>
      <w:proofErr w:type="spellStart"/>
      <w:proofErr w:type="gramStart"/>
      <w:r>
        <w:rPr>
          <w:i/>
          <w:iCs/>
        </w:rPr>
        <w:t>verus</w:t>
      </w:r>
      <w:proofErr w:type="spellEnd"/>
      <w:r>
        <w:t xml:space="preserve"> )</w:t>
      </w:r>
      <w:proofErr w:type="gramEnd"/>
      <w:r>
        <w:t xml:space="preserve">. </w:t>
      </w:r>
      <w:r>
        <w:rPr>
          <w:i/>
          <w:iCs/>
        </w:rPr>
        <w:t>Philosophical Transactions of the Royal Society B: Biological Sciences</w:t>
      </w:r>
      <w:r>
        <w:t xml:space="preserve">, </w:t>
      </w:r>
      <w:r>
        <w:rPr>
          <w:i/>
          <w:iCs/>
        </w:rPr>
        <w:t>370</w:t>
      </w:r>
      <w:r>
        <w:t>(1682), 20140348. https://doi.org/10.1098/rstb.2014.0348</w:t>
      </w:r>
    </w:p>
    <w:p w14:paraId="00AB3BAB" w14:textId="77777777" w:rsidR="00F73AF0" w:rsidRDefault="00F73AF0" w:rsidP="00F73AF0">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441CC1C6" w14:textId="77777777" w:rsidR="00F73AF0" w:rsidRDefault="00F73AF0" w:rsidP="00F73AF0">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1E429AAE" w14:textId="77777777" w:rsidR="00F73AF0" w:rsidRDefault="00F73AF0" w:rsidP="00F73AF0">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7C34CAAB" w14:textId="77777777" w:rsidR="00F73AF0" w:rsidRDefault="00F73AF0" w:rsidP="00F73AF0">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104FEA93" w14:textId="77777777" w:rsidR="00F73AF0" w:rsidRDefault="00F73AF0" w:rsidP="00F73AF0">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64E6C4F8" w14:textId="77777777" w:rsidR="00F73AF0" w:rsidRDefault="00F73AF0" w:rsidP="00F73AF0">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041F4772" w14:textId="77777777" w:rsidR="00F73AF0" w:rsidRDefault="00F73AF0" w:rsidP="00F73AF0">
      <w:pPr>
        <w:pStyle w:val="Bibliography"/>
      </w:pPr>
      <w:r>
        <w:lastRenderedPageBreak/>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3F04A2BA" w14:textId="77777777" w:rsidR="00F73AF0" w:rsidRDefault="00F73AF0" w:rsidP="00F73AF0">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2FE389E5" w14:textId="77777777" w:rsidR="00F73AF0" w:rsidRDefault="00F73AF0" w:rsidP="00F73AF0">
      <w:pPr>
        <w:pStyle w:val="Bibliography"/>
      </w:pPr>
      <w:r>
        <w:t xml:space="preserve">Peters, R. H. (1983). </w:t>
      </w:r>
      <w:r>
        <w:rPr>
          <w:i/>
          <w:iCs/>
        </w:rPr>
        <w:t>The Ecological Implications of Body Size</w:t>
      </w:r>
      <w:r>
        <w:t xml:space="preserve"> (1st ed.). Cambridge University Press. https://doi.org/10.1017/CBO9780511608551</w:t>
      </w:r>
    </w:p>
    <w:p w14:paraId="472DE53E" w14:textId="77777777" w:rsidR="00F73AF0" w:rsidRDefault="00F73AF0" w:rsidP="00F73AF0">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46C04733" w14:textId="77777777" w:rsidR="00F73AF0" w:rsidRDefault="00F73AF0" w:rsidP="00F73AF0">
      <w:pPr>
        <w:pStyle w:val="Bibliography"/>
      </w:pPr>
      <w:r>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59785AE6" w14:textId="77777777" w:rsidR="00F73AF0" w:rsidRDefault="00F73AF0" w:rsidP="00F73AF0">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79440E8E" w14:textId="77777777" w:rsidR="00F73AF0" w:rsidRDefault="00F73AF0" w:rsidP="00F73AF0">
      <w:pPr>
        <w:pStyle w:val="Bibliography"/>
      </w:pPr>
      <w:r>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42EF5818" w14:textId="77777777" w:rsidR="00F73AF0" w:rsidRDefault="00F73AF0" w:rsidP="00F73AF0">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gatherings to roost sites. </w:t>
      </w:r>
      <w:r>
        <w:rPr>
          <w:i/>
          <w:iCs/>
        </w:rPr>
        <w:t>Behavioral Ecology and Sociobiology</w:t>
      </w:r>
      <w:r>
        <w:t xml:space="preserve">, </w:t>
      </w:r>
      <w:r>
        <w:rPr>
          <w:i/>
          <w:iCs/>
        </w:rPr>
        <w:t>51</w:t>
      </w:r>
      <w:r>
        <w:t>(4), 309–318. https://doi.org/10.1007/s00265-001-0440-4</w:t>
      </w:r>
    </w:p>
    <w:p w14:paraId="731369F5" w14:textId="77777777" w:rsidR="00F73AF0" w:rsidRDefault="00F73AF0" w:rsidP="00F73AF0">
      <w:pPr>
        <w:pStyle w:val="Bibliography"/>
      </w:pPr>
      <w:r>
        <w:lastRenderedPageBreak/>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4AD4C2A8" w14:textId="77777777" w:rsidR="00F73AF0" w:rsidRPr="00F73AF0" w:rsidRDefault="00F73AF0" w:rsidP="00F73AF0">
      <w:pPr>
        <w:pStyle w:val="Bibliography"/>
        <w:rPr>
          <w:lang w:val="es-ES"/>
          <w:rPrChange w:id="65" w:author="sandra cuadros" w:date="2025-05-12T18:24:00Z" w16du:dateUtc="2025-05-13T01:24:00Z">
            <w:rPr/>
          </w:rPrChange>
        </w:rPr>
      </w:pPr>
      <w:r>
        <w:t xml:space="preserve">Twining, C. W., Brenna, J. T., Lawrence, P., Winkler, D. W., Flecker, A. S., &amp; Hairston, N. G. (2019). Aquatic and terrestrial resources are not nutritionally reciprocal for consumers. </w:t>
      </w:r>
      <w:r w:rsidRPr="00F73AF0">
        <w:rPr>
          <w:i/>
          <w:iCs/>
          <w:lang w:val="es-ES"/>
          <w:rPrChange w:id="66" w:author="sandra cuadros" w:date="2025-05-12T18:24:00Z" w16du:dateUtc="2025-05-13T01:24:00Z">
            <w:rPr>
              <w:i/>
              <w:iCs/>
            </w:rPr>
          </w:rPrChange>
        </w:rPr>
        <w:t>Functional Ecology</w:t>
      </w:r>
      <w:r w:rsidRPr="00F73AF0">
        <w:rPr>
          <w:lang w:val="es-ES"/>
          <w:rPrChange w:id="67" w:author="sandra cuadros" w:date="2025-05-12T18:24:00Z" w16du:dateUtc="2025-05-13T01:24:00Z">
            <w:rPr/>
          </w:rPrChange>
        </w:rPr>
        <w:t xml:space="preserve">, </w:t>
      </w:r>
      <w:r w:rsidRPr="00F73AF0">
        <w:rPr>
          <w:i/>
          <w:iCs/>
          <w:lang w:val="es-ES"/>
          <w:rPrChange w:id="68" w:author="sandra cuadros" w:date="2025-05-12T18:24:00Z" w16du:dateUtc="2025-05-13T01:24:00Z">
            <w:rPr>
              <w:i/>
              <w:iCs/>
            </w:rPr>
          </w:rPrChange>
        </w:rPr>
        <w:t>33</w:t>
      </w:r>
      <w:r w:rsidRPr="00F73AF0">
        <w:rPr>
          <w:lang w:val="es-ES"/>
          <w:rPrChange w:id="69" w:author="sandra cuadros" w:date="2025-05-12T18:24:00Z" w16du:dateUtc="2025-05-13T01:24:00Z">
            <w:rPr/>
          </w:rPrChange>
        </w:rPr>
        <w:t>(10), 2042–2052. https://doi.org/10.1111/1365-2435.13401</w:t>
      </w:r>
    </w:p>
    <w:p w14:paraId="5F3C7B2D" w14:textId="77777777" w:rsidR="00F73AF0" w:rsidRDefault="00F73AF0" w:rsidP="00F73AF0">
      <w:pPr>
        <w:pStyle w:val="Bibliography"/>
      </w:pPr>
      <w:r w:rsidRPr="00F73AF0">
        <w:rPr>
          <w:lang w:val="es-ES"/>
          <w:rPrChange w:id="70" w:author="sandra cuadros" w:date="2025-05-12T18:24:00Z" w16du:dateUtc="2025-05-13T01:24:00Z">
            <w:rPr/>
          </w:rPrChange>
        </w:rPr>
        <w:t xml:space="preserve">Van Overveld, T., Sol, D., Blanco, G., Margalida, A., De La Riva, M., &amp; Donázar, J. A. (2022). </w:t>
      </w:r>
      <w:r>
        <w:t xml:space="preserve">Vultures as an overlooked model in cognitive ecology. </w:t>
      </w:r>
      <w:r>
        <w:rPr>
          <w:i/>
          <w:iCs/>
        </w:rPr>
        <w:t>Animal Cognition</w:t>
      </w:r>
      <w:r>
        <w:t xml:space="preserve">, </w:t>
      </w:r>
      <w:r>
        <w:rPr>
          <w:i/>
          <w:iCs/>
        </w:rPr>
        <w:t>25</w:t>
      </w:r>
      <w:r>
        <w:t>(3), 495–507. https://doi.org/10.1007/s10071-021-01585-2</w:t>
      </w:r>
    </w:p>
    <w:p w14:paraId="2E4E4684" w14:textId="77777777" w:rsidR="00F73AF0" w:rsidRDefault="00F73AF0" w:rsidP="00F73AF0">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0BF3EF47" w14:textId="77777777" w:rsidR="00F73AF0" w:rsidRDefault="00F73AF0" w:rsidP="00F73AF0">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282F288C" w14:textId="77777777" w:rsidR="00F73AF0" w:rsidRDefault="00F73AF0" w:rsidP="00F73AF0">
      <w:pPr>
        <w:pStyle w:val="Bibliography"/>
      </w:pPr>
      <w:r>
        <w:t xml:space="preserve">Wilkinson, G. S. (1985). 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34334DB7" w14:textId="77777777" w:rsidR="00F73AF0" w:rsidRDefault="00F73AF0" w:rsidP="00F73AF0">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2F392A91" w14:textId="77777777" w:rsidR="00F73AF0" w:rsidRDefault="00F73AF0" w:rsidP="00F73AF0">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157A29D5" w14:textId="33843A8B" w:rsidR="00FC1442" w:rsidRPr="00752B43" w:rsidRDefault="00FC1442" w:rsidP="00FC1442">
      <w:pPr>
        <w:spacing w:line="360" w:lineRule="auto"/>
        <w:rPr>
          <w:rFonts w:ascii="Times New Roman" w:eastAsia="Times New Roman" w:hAnsi="Times New Roman" w:cs="Times New Roman"/>
          <w:sz w:val="24"/>
          <w:szCs w:val="24"/>
        </w:rPr>
      </w:pPr>
      <w:r w:rsidRPr="00752B43">
        <w:rPr>
          <w:rFonts w:ascii="Times New Roman" w:eastAsia="Times New Roman" w:hAnsi="Times New Roman" w:cs="Times New Roman"/>
          <w:sz w:val="24"/>
          <w:szCs w:val="24"/>
        </w:rPr>
        <w:fldChar w:fldCharType="end"/>
      </w:r>
    </w:p>
    <w:p w14:paraId="0AA38701" w14:textId="77777777" w:rsidR="00FC1442" w:rsidRPr="00752B43" w:rsidRDefault="00FC1442" w:rsidP="00FC1442">
      <w:pPr>
        <w:spacing w:line="360" w:lineRule="auto"/>
        <w:rPr>
          <w:rFonts w:ascii="Times New Roman" w:eastAsia="Times New Roman" w:hAnsi="Times New Roman" w:cs="Times New Roman"/>
          <w:sz w:val="24"/>
          <w:szCs w:val="24"/>
        </w:rPr>
      </w:pPr>
    </w:p>
    <w:p w14:paraId="53E551F5" w14:textId="77777777" w:rsidR="00FC1442" w:rsidRPr="00433118" w:rsidRDefault="00FC1442" w:rsidP="00041564">
      <w:pPr>
        <w:pStyle w:val="ListParagraph"/>
        <w:spacing w:line="360" w:lineRule="auto"/>
        <w:rPr>
          <w:rFonts w:ascii="Times New Roman" w:hAnsi="Times New Roman" w:cs="Times New Roman"/>
          <w:b/>
          <w:bCs/>
          <w:sz w:val="28"/>
          <w:szCs w:val="28"/>
        </w:rPr>
      </w:pPr>
    </w:p>
    <w:p w14:paraId="4986C43E"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17" w:history="1">
        <w:r w:rsidRPr="00752B43">
          <w:rPr>
            <w:rStyle w:val="Hyperlink"/>
            <w:rFonts w:ascii="Times New Roman" w:hAnsi="Times New Roman" w:cs="Times New Roman"/>
            <w:color w:val="auto"/>
            <w:sz w:val="24"/>
            <w:szCs w:val="24"/>
          </w:rPr>
          <w:t>https://doi.org/10.1073/pnas.1505913113</w:t>
        </w:r>
      </w:hyperlink>
    </w:p>
    <w:p w14:paraId="522368FF"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Biegler, R., McGregor, A., Krebs, J. R., &amp; Healy, S. D. (2001). A larger hippocampus is associated with longer-lasting spatial memory. </w:t>
      </w:r>
      <w:r w:rsidRPr="00433118">
        <w:rPr>
          <w:rFonts w:ascii="Times New Roman" w:hAnsi="Times New Roman" w:cs="Times New Roman"/>
          <w:i/>
          <w:iCs/>
          <w:sz w:val="24"/>
          <w:szCs w:val="24"/>
        </w:rPr>
        <w:t>Proceedings of the National Academy of Sciences</w:t>
      </w:r>
      <w:r w:rsidRPr="00433118">
        <w:rPr>
          <w:rFonts w:ascii="Times New Roman" w:hAnsi="Times New Roman" w:cs="Times New Roman"/>
          <w:sz w:val="24"/>
          <w:szCs w:val="24"/>
        </w:rPr>
        <w:t xml:space="preserve">, </w:t>
      </w:r>
      <w:r w:rsidRPr="00433118">
        <w:rPr>
          <w:rFonts w:ascii="Times New Roman" w:hAnsi="Times New Roman" w:cs="Times New Roman"/>
          <w:i/>
          <w:iCs/>
          <w:sz w:val="24"/>
          <w:szCs w:val="24"/>
        </w:rPr>
        <w:t>98</w:t>
      </w:r>
      <w:r w:rsidRPr="00433118">
        <w:rPr>
          <w:rFonts w:ascii="Times New Roman" w:hAnsi="Times New Roman" w:cs="Times New Roman"/>
          <w:sz w:val="24"/>
          <w:szCs w:val="24"/>
        </w:rPr>
        <w:t>(12), 6941–6944. https://doi.org/10.1073/pnas.121034798</w:t>
      </w:r>
    </w:p>
    <w:p w14:paraId="337FDCBF"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4B446A9F"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1ABB2A6F"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Clayton, N. S., &amp; Krebs, J. R. (1995). Memory in food-storing birds: From behaviour to brain. </w:t>
      </w:r>
      <w:r w:rsidRPr="00433118">
        <w:rPr>
          <w:rFonts w:ascii="Times New Roman" w:hAnsi="Times New Roman" w:cs="Times New Roman"/>
          <w:i/>
          <w:iCs/>
          <w:sz w:val="24"/>
          <w:szCs w:val="24"/>
        </w:rPr>
        <w:t>Current Opinion in Neurobiology</w:t>
      </w:r>
      <w:r w:rsidRPr="00433118">
        <w:rPr>
          <w:rFonts w:ascii="Times New Roman" w:hAnsi="Times New Roman" w:cs="Times New Roman"/>
          <w:sz w:val="24"/>
          <w:szCs w:val="24"/>
        </w:rPr>
        <w:t xml:space="preserve">, </w:t>
      </w:r>
      <w:r w:rsidRPr="00433118">
        <w:rPr>
          <w:rFonts w:ascii="Times New Roman" w:hAnsi="Times New Roman" w:cs="Times New Roman"/>
          <w:i/>
          <w:iCs/>
          <w:sz w:val="24"/>
          <w:szCs w:val="24"/>
        </w:rPr>
        <w:t>5</w:t>
      </w:r>
      <w:r w:rsidRPr="00433118">
        <w:rPr>
          <w:rFonts w:ascii="Times New Roman" w:hAnsi="Times New Roman" w:cs="Times New Roman"/>
          <w:sz w:val="24"/>
          <w:szCs w:val="24"/>
        </w:rPr>
        <w:t>(2), 149–154. https://doi.org/10.1016/0959-4388(95)80020-4</w:t>
      </w:r>
    </w:p>
    <w:p w14:paraId="1957A18B"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Dicke, U., &amp; Roth, G. (2016). Neuronal factors determining high intelligence. </w:t>
      </w:r>
      <w:r w:rsidRPr="00433118">
        <w:rPr>
          <w:rFonts w:ascii="Times New Roman" w:hAnsi="Times New Roman" w:cs="Times New Roman"/>
          <w:i/>
          <w:iCs/>
          <w:sz w:val="24"/>
          <w:szCs w:val="24"/>
        </w:rPr>
        <w:t>Philosophical Transactions of the Royal Society B: Biological Sciences</w:t>
      </w:r>
      <w:r w:rsidRPr="00433118">
        <w:rPr>
          <w:rFonts w:ascii="Times New Roman" w:hAnsi="Times New Roman" w:cs="Times New Roman"/>
          <w:sz w:val="24"/>
          <w:szCs w:val="24"/>
        </w:rPr>
        <w:t xml:space="preserve">, </w:t>
      </w:r>
      <w:r w:rsidRPr="00433118">
        <w:rPr>
          <w:rFonts w:ascii="Times New Roman" w:hAnsi="Times New Roman" w:cs="Times New Roman"/>
          <w:i/>
          <w:iCs/>
          <w:sz w:val="24"/>
          <w:szCs w:val="24"/>
        </w:rPr>
        <w:t>371</w:t>
      </w:r>
      <w:r w:rsidRPr="00433118">
        <w:rPr>
          <w:rFonts w:ascii="Times New Roman" w:hAnsi="Times New Roman" w:cs="Times New Roman"/>
          <w:sz w:val="24"/>
          <w:szCs w:val="24"/>
        </w:rPr>
        <w:t>(1685), 20150180. https://doi.org/10.1098/rstb.2015.0180</w:t>
      </w:r>
    </w:p>
    <w:p w14:paraId="51DD1455"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433118">
        <w:rPr>
          <w:rFonts w:ascii="Times New Roman" w:hAnsi="Times New Roman" w:cs="Times New Roman"/>
          <w:sz w:val="24"/>
          <w:szCs w:val="24"/>
        </w:rPr>
        <w:t>Ecography</w:t>
      </w:r>
      <w:proofErr w:type="spellEnd"/>
      <w:r w:rsidRPr="00433118">
        <w:rPr>
          <w:rFonts w:ascii="Times New Roman" w:hAnsi="Times New Roman" w:cs="Times New Roman"/>
          <w:sz w:val="24"/>
          <w:szCs w:val="24"/>
        </w:rPr>
        <w:t>, 36(1), 27-46.</w:t>
      </w:r>
    </w:p>
    <w:p w14:paraId="2961DB9E" w14:textId="77777777" w:rsidR="00041564" w:rsidRPr="00433118" w:rsidRDefault="00041564" w:rsidP="00041564">
      <w:pPr>
        <w:widowControl w:val="0"/>
        <w:autoSpaceDE w:val="0"/>
        <w:autoSpaceDN w:val="0"/>
        <w:adjustRightInd w:val="0"/>
        <w:spacing w:after="0" w:line="48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Dwyer, J. F., Fraser, J. D., &amp; Morrison, J. L. (2018). Evolution of Communal Roosting: A Social Refuge–Territory Prospecting Hypothesis. </w:t>
      </w:r>
      <w:r w:rsidRPr="00433118">
        <w:rPr>
          <w:rFonts w:ascii="Times New Roman" w:hAnsi="Times New Roman" w:cs="Times New Roman"/>
          <w:i/>
          <w:iCs/>
          <w:sz w:val="24"/>
          <w:szCs w:val="24"/>
        </w:rPr>
        <w:t>Journal of Raptor Research</w:t>
      </w:r>
      <w:r w:rsidRPr="00433118">
        <w:rPr>
          <w:rFonts w:ascii="Times New Roman" w:hAnsi="Times New Roman" w:cs="Times New Roman"/>
          <w:sz w:val="24"/>
          <w:szCs w:val="24"/>
        </w:rPr>
        <w:t xml:space="preserve">, </w:t>
      </w:r>
      <w:r w:rsidRPr="00433118">
        <w:rPr>
          <w:rFonts w:ascii="Times New Roman" w:hAnsi="Times New Roman" w:cs="Times New Roman"/>
          <w:i/>
          <w:iCs/>
          <w:sz w:val="24"/>
          <w:szCs w:val="24"/>
        </w:rPr>
        <w:t>52</w:t>
      </w:r>
      <w:r w:rsidRPr="00433118">
        <w:rPr>
          <w:rFonts w:ascii="Times New Roman" w:hAnsi="Times New Roman" w:cs="Times New Roman"/>
          <w:sz w:val="24"/>
          <w:szCs w:val="24"/>
        </w:rPr>
        <w:t>(4), 407–419. https://doi.org/10.3356/JRR-17-101.1</w:t>
      </w:r>
    </w:p>
    <w:p w14:paraId="2A3314F7"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proofErr w:type="spellStart"/>
      <w:r w:rsidRPr="00433118">
        <w:rPr>
          <w:rFonts w:ascii="Times New Roman" w:hAnsi="Times New Roman" w:cs="Times New Roman"/>
          <w:sz w:val="24"/>
          <w:szCs w:val="24"/>
        </w:rPr>
        <w:t>Garamszegi</w:t>
      </w:r>
      <w:proofErr w:type="spellEnd"/>
      <w:r w:rsidRPr="00433118">
        <w:rPr>
          <w:rFonts w:ascii="Times New Roman" w:hAnsi="Times New Roman" w:cs="Times New Roman"/>
          <w:sz w:val="24"/>
          <w:szCs w:val="24"/>
        </w:rPr>
        <w:t xml:space="preserve">, L. Z., &amp; </w:t>
      </w:r>
      <w:proofErr w:type="spellStart"/>
      <w:r w:rsidRPr="00433118">
        <w:rPr>
          <w:rFonts w:ascii="Times New Roman" w:hAnsi="Times New Roman" w:cs="Times New Roman"/>
          <w:sz w:val="24"/>
          <w:szCs w:val="24"/>
        </w:rPr>
        <w:t>Eens</w:t>
      </w:r>
      <w:proofErr w:type="spellEnd"/>
      <w:r w:rsidRPr="00433118">
        <w:rPr>
          <w:rFonts w:ascii="Times New Roman" w:hAnsi="Times New Roman" w:cs="Times New Roman"/>
          <w:sz w:val="24"/>
          <w:szCs w:val="24"/>
        </w:rPr>
        <w:t>, M. (2004). The evolution of hippocampus volume and brain size in relation to food hoarding in birds. Ecology letters, 7(12), 1216-1224.</w:t>
      </w:r>
    </w:p>
    <w:p w14:paraId="04B81609"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lastRenderedPageBreak/>
        <w:t>Gould, S. J., &amp; Vrba, E. S. (1982). Exaptation—a missing term in the science of form. Paleobiology, 8(1), 4-15.</w:t>
      </w:r>
    </w:p>
    <w:p w14:paraId="253203A1"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Lefebvre L, Reader SM, Sol D (2004). Brains, innovations and evolution in birds and primates. Brain </w:t>
      </w:r>
      <w:proofErr w:type="spellStart"/>
      <w:r w:rsidRPr="00433118">
        <w:rPr>
          <w:rFonts w:ascii="Times New Roman" w:hAnsi="Times New Roman" w:cs="Times New Roman"/>
          <w:sz w:val="24"/>
          <w:szCs w:val="24"/>
        </w:rPr>
        <w:t>Behav</w:t>
      </w:r>
      <w:proofErr w:type="spellEnd"/>
      <w:r w:rsidRPr="00433118">
        <w:rPr>
          <w:rFonts w:ascii="Times New Roman" w:hAnsi="Times New Roman" w:cs="Times New Roman"/>
          <w:sz w:val="24"/>
          <w:szCs w:val="24"/>
        </w:rPr>
        <w:t xml:space="preserve"> Evol 63:233–246</w:t>
      </w:r>
    </w:p>
    <w:p w14:paraId="0AC1FF59" w14:textId="5C847714"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Logan, C. J., Avin, S., </w:t>
      </w:r>
      <w:proofErr w:type="spellStart"/>
      <w:r w:rsidRPr="00433118">
        <w:rPr>
          <w:rFonts w:ascii="Times New Roman" w:hAnsi="Times New Roman" w:cs="Times New Roman"/>
          <w:sz w:val="24"/>
          <w:szCs w:val="24"/>
        </w:rPr>
        <w:t>Boogert</w:t>
      </w:r>
      <w:proofErr w:type="spellEnd"/>
      <w:r w:rsidRPr="00433118">
        <w:rPr>
          <w:rFonts w:ascii="Times New Roman" w:hAnsi="Times New Roman" w:cs="Times New Roman"/>
          <w:sz w:val="24"/>
          <w:szCs w:val="24"/>
        </w:rPr>
        <w:t xml:space="preserve">, N., </w:t>
      </w:r>
      <w:proofErr w:type="spellStart"/>
      <w:r w:rsidRPr="00433118">
        <w:rPr>
          <w:rFonts w:ascii="Times New Roman" w:hAnsi="Times New Roman" w:cs="Times New Roman"/>
          <w:sz w:val="24"/>
          <w:szCs w:val="24"/>
        </w:rPr>
        <w:t>Buskell</w:t>
      </w:r>
      <w:proofErr w:type="spellEnd"/>
      <w:r w:rsidRPr="00433118">
        <w:rPr>
          <w:rFonts w:ascii="Times New Roman" w:hAnsi="Times New Roman" w:cs="Times New Roman"/>
          <w:sz w:val="24"/>
          <w:szCs w:val="24"/>
        </w:rPr>
        <w:t xml:space="preserve">, A., Cross, F. R., Currie, A., Jelbert, S., Lukas, D., Mares, R., Navarrete, A. F., Shigeno, S., &amp; Montgomery, S. H. (2018). Beyond brain size: Uncovering the neural correlates of </w:t>
      </w:r>
      <w:r w:rsidR="001D6D07" w:rsidRPr="00433118">
        <w:rPr>
          <w:rFonts w:ascii="Times New Roman" w:hAnsi="Times New Roman" w:cs="Times New Roman"/>
          <w:sz w:val="24"/>
          <w:szCs w:val="24"/>
        </w:rPr>
        <w:t>behaviour</w:t>
      </w:r>
      <w:r w:rsidRPr="00433118">
        <w:rPr>
          <w:rFonts w:ascii="Times New Roman" w:hAnsi="Times New Roman" w:cs="Times New Roman"/>
          <w:sz w:val="24"/>
          <w:szCs w:val="24"/>
        </w:rPr>
        <w:t xml:space="preserve">al and cognitive specialization. </w:t>
      </w:r>
      <w:r w:rsidRPr="00433118">
        <w:rPr>
          <w:rFonts w:ascii="Times New Roman" w:hAnsi="Times New Roman" w:cs="Times New Roman"/>
          <w:i/>
          <w:iCs/>
          <w:sz w:val="24"/>
          <w:szCs w:val="24"/>
        </w:rPr>
        <w:t xml:space="preserve">Comparative Cognition &amp; </w:t>
      </w:r>
      <w:r w:rsidR="001D6D07" w:rsidRPr="00433118">
        <w:rPr>
          <w:rFonts w:ascii="Times New Roman" w:hAnsi="Times New Roman" w:cs="Times New Roman"/>
          <w:i/>
          <w:iCs/>
          <w:sz w:val="24"/>
          <w:szCs w:val="24"/>
        </w:rPr>
        <w:t>Behaviour</w:t>
      </w:r>
      <w:r w:rsidRPr="00433118">
        <w:rPr>
          <w:rFonts w:ascii="Times New Roman" w:hAnsi="Times New Roman" w:cs="Times New Roman"/>
          <w:i/>
          <w:iCs/>
          <w:sz w:val="24"/>
          <w:szCs w:val="24"/>
        </w:rPr>
        <w:t xml:space="preserve"> Reviews</w:t>
      </w:r>
      <w:r w:rsidRPr="00433118">
        <w:rPr>
          <w:rFonts w:ascii="Times New Roman" w:hAnsi="Times New Roman" w:cs="Times New Roman"/>
          <w:sz w:val="24"/>
          <w:szCs w:val="24"/>
        </w:rPr>
        <w:t xml:space="preserve">, </w:t>
      </w:r>
      <w:r w:rsidRPr="00433118">
        <w:rPr>
          <w:rFonts w:ascii="Times New Roman" w:hAnsi="Times New Roman" w:cs="Times New Roman"/>
          <w:i/>
          <w:iCs/>
          <w:sz w:val="24"/>
          <w:szCs w:val="24"/>
        </w:rPr>
        <w:t>13</w:t>
      </w:r>
      <w:r w:rsidRPr="00433118">
        <w:rPr>
          <w:rFonts w:ascii="Times New Roman" w:hAnsi="Times New Roman" w:cs="Times New Roman"/>
          <w:sz w:val="24"/>
          <w:szCs w:val="24"/>
        </w:rPr>
        <w:t xml:space="preserve">, 55–89. </w:t>
      </w:r>
      <w:hyperlink r:id="rId18" w:history="1">
        <w:r w:rsidR="005071C9" w:rsidRPr="00752B43">
          <w:rPr>
            <w:rStyle w:val="Hyperlink"/>
            <w:rFonts w:ascii="Times New Roman" w:hAnsi="Times New Roman" w:cs="Times New Roman"/>
            <w:color w:val="auto"/>
            <w:sz w:val="24"/>
            <w:szCs w:val="24"/>
          </w:rPr>
          <w:t>https://doi.org/10.3819/CCBR.2018.130008</w:t>
        </w:r>
      </w:hyperlink>
    </w:p>
    <w:p w14:paraId="72B15BD1" w14:textId="1416084D" w:rsidR="005071C9" w:rsidRPr="00433118" w:rsidRDefault="005071C9"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Mindt, L. P., </w:t>
      </w:r>
      <w:proofErr w:type="spellStart"/>
      <w:r w:rsidRPr="00433118">
        <w:rPr>
          <w:rFonts w:ascii="Times New Roman" w:hAnsi="Times New Roman" w:cs="Times New Roman"/>
          <w:sz w:val="24"/>
          <w:szCs w:val="24"/>
        </w:rPr>
        <w:t>Catitti</w:t>
      </w:r>
      <w:proofErr w:type="spellEnd"/>
      <w:r w:rsidRPr="00433118">
        <w:rPr>
          <w:rFonts w:ascii="Times New Roman" w:hAnsi="Times New Roman" w:cs="Times New Roman"/>
          <w:sz w:val="24"/>
          <w:szCs w:val="24"/>
        </w:rPr>
        <w:t xml:space="preserve">, B., Steiner, F. M., Schlick-Steiner, B. C., </w:t>
      </w:r>
      <w:proofErr w:type="spellStart"/>
      <w:r w:rsidRPr="00433118">
        <w:rPr>
          <w:rFonts w:ascii="Times New Roman" w:hAnsi="Times New Roman" w:cs="Times New Roman"/>
          <w:sz w:val="24"/>
          <w:szCs w:val="24"/>
        </w:rPr>
        <w:t>Grüebler</w:t>
      </w:r>
      <w:proofErr w:type="spellEnd"/>
      <w:r w:rsidRPr="00433118">
        <w:rPr>
          <w:rFonts w:ascii="Times New Roman" w:hAnsi="Times New Roman" w:cs="Times New Roman"/>
          <w:sz w:val="24"/>
          <w:szCs w:val="24"/>
        </w:rPr>
        <w:t>, M. U., &amp; Kormann, U. G</w:t>
      </w:r>
      <w:r w:rsidR="00DF5279" w:rsidRPr="00433118">
        <w:rPr>
          <w:rFonts w:ascii="Times New Roman" w:hAnsi="Times New Roman" w:cs="Times New Roman"/>
          <w:sz w:val="24"/>
          <w:szCs w:val="24"/>
        </w:rPr>
        <w:t xml:space="preserve"> (2024)</w:t>
      </w:r>
      <w:r w:rsidRPr="00433118">
        <w:rPr>
          <w:rFonts w:ascii="Times New Roman" w:hAnsi="Times New Roman" w:cs="Times New Roman"/>
          <w:sz w:val="24"/>
          <w:szCs w:val="24"/>
        </w:rPr>
        <w:t>. Ontogeny of communal roosting behaviour in a long-lived raptor. </w:t>
      </w:r>
      <w:r w:rsidRPr="00433118">
        <w:rPr>
          <w:rFonts w:ascii="Times New Roman" w:hAnsi="Times New Roman" w:cs="Times New Roman"/>
          <w:i/>
          <w:iCs/>
          <w:sz w:val="24"/>
          <w:szCs w:val="24"/>
        </w:rPr>
        <w:t xml:space="preserve">Carry-Over Effects across Life Stages in Red Kites Milvus </w:t>
      </w:r>
      <w:proofErr w:type="spellStart"/>
      <w:r w:rsidRPr="00433118">
        <w:rPr>
          <w:rFonts w:ascii="Times New Roman" w:hAnsi="Times New Roman" w:cs="Times New Roman"/>
          <w:i/>
          <w:iCs/>
          <w:sz w:val="24"/>
          <w:szCs w:val="24"/>
        </w:rPr>
        <w:t>milvus</w:t>
      </w:r>
      <w:proofErr w:type="spellEnd"/>
      <w:r w:rsidRPr="00433118">
        <w:rPr>
          <w:rFonts w:ascii="Times New Roman" w:hAnsi="Times New Roman" w:cs="Times New Roman"/>
          <w:sz w:val="24"/>
          <w:szCs w:val="24"/>
        </w:rPr>
        <w:t>, 86.</w:t>
      </w:r>
    </w:p>
    <w:p w14:paraId="4F6DB43A"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proofErr w:type="spellStart"/>
      <w:r w:rsidRPr="00433118">
        <w:rPr>
          <w:rFonts w:ascii="Times New Roman" w:hAnsi="Times New Roman" w:cs="Times New Roman"/>
          <w:sz w:val="24"/>
          <w:szCs w:val="24"/>
        </w:rPr>
        <w:t>Smaers</w:t>
      </w:r>
      <w:proofErr w:type="spellEnd"/>
      <w:r w:rsidRPr="00433118">
        <w:rPr>
          <w:rFonts w:ascii="Times New Roman" w:hAnsi="Times New Roman" w:cs="Times New Roman"/>
          <w:sz w:val="24"/>
          <w:szCs w:val="24"/>
        </w:rPr>
        <w:t xml:space="preserve">, J. B., Rothman, R. S., Hudson, D. R., Balanoff, A. M., Beatty, B., </w:t>
      </w:r>
      <w:proofErr w:type="spellStart"/>
      <w:r w:rsidRPr="00433118">
        <w:rPr>
          <w:rFonts w:ascii="Times New Roman" w:hAnsi="Times New Roman" w:cs="Times New Roman"/>
          <w:sz w:val="24"/>
          <w:szCs w:val="24"/>
        </w:rPr>
        <w:t>Dechmann</w:t>
      </w:r>
      <w:proofErr w:type="spellEnd"/>
      <w:r w:rsidRPr="00433118">
        <w:rPr>
          <w:rFonts w:ascii="Times New Roman" w:hAnsi="Times New Roman" w:cs="Times New Roman"/>
          <w:sz w:val="24"/>
          <w:szCs w:val="24"/>
        </w:rPr>
        <w:t xml:space="preserve">, D. K. N., De Vries, D., Dunn, J. C., Fleagle, J. G., Gilbert, C. C., Goswami, A., Iwaniuk, A. N., Jungers, W. L., Kerney, M., </w:t>
      </w:r>
      <w:proofErr w:type="spellStart"/>
      <w:r w:rsidRPr="00433118">
        <w:rPr>
          <w:rFonts w:ascii="Times New Roman" w:hAnsi="Times New Roman" w:cs="Times New Roman"/>
          <w:sz w:val="24"/>
          <w:szCs w:val="24"/>
        </w:rPr>
        <w:t>Ksepka</w:t>
      </w:r>
      <w:proofErr w:type="spellEnd"/>
      <w:r w:rsidRPr="00433118">
        <w:rPr>
          <w:rFonts w:ascii="Times New Roman" w:hAnsi="Times New Roman" w:cs="Times New Roman"/>
          <w:sz w:val="24"/>
          <w:szCs w:val="24"/>
        </w:rPr>
        <w:t xml:space="preserve">, D. T., Manger, P. R., Mongle, C. S., Rohlf, F. J., Smith, N. A., … Safi, K. (2021). The evolution of mammalian brain size. </w:t>
      </w:r>
      <w:r w:rsidRPr="00433118">
        <w:rPr>
          <w:rFonts w:ascii="Times New Roman" w:hAnsi="Times New Roman" w:cs="Times New Roman"/>
          <w:i/>
          <w:iCs/>
          <w:sz w:val="24"/>
          <w:szCs w:val="24"/>
        </w:rPr>
        <w:t>Science Advances</w:t>
      </w:r>
      <w:r w:rsidRPr="00433118">
        <w:rPr>
          <w:rFonts w:ascii="Times New Roman" w:hAnsi="Times New Roman" w:cs="Times New Roman"/>
          <w:sz w:val="24"/>
          <w:szCs w:val="24"/>
        </w:rPr>
        <w:t xml:space="preserve">, </w:t>
      </w:r>
      <w:r w:rsidRPr="00433118">
        <w:rPr>
          <w:rFonts w:ascii="Times New Roman" w:hAnsi="Times New Roman" w:cs="Times New Roman"/>
          <w:i/>
          <w:iCs/>
          <w:sz w:val="24"/>
          <w:szCs w:val="24"/>
        </w:rPr>
        <w:t>7</w:t>
      </w:r>
      <w:r w:rsidRPr="00433118">
        <w:rPr>
          <w:rFonts w:ascii="Times New Roman" w:hAnsi="Times New Roman" w:cs="Times New Roman"/>
          <w:sz w:val="24"/>
          <w:szCs w:val="24"/>
        </w:rPr>
        <w:t xml:space="preserve">(18), eabe2101. </w:t>
      </w:r>
      <w:hyperlink r:id="rId19" w:history="1">
        <w:r w:rsidRPr="00752B43">
          <w:rPr>
            <w:rStyle w:val="Hyperlink"/>
            <w:rFonts w:ascii="Times New Roman" w:hAnsi="Times New Roman" w:cs="Times New Roman"/>
            <w:color w:val="auto"/>
            <w:sz w:val="24"/>
            <w:szCs w:val="24"/>
          </w:rPr>
          <w:t>https://doi.org/10.1126/sciadv.abe2101</w:t>
        </w:r>
      </w:hyperlink>
    </w:p>
    <w:p w14:paraId="3EA7E611"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Smeele, S. Q., Conde, D. A., </w:t>
      </w:r>
      <w:proofErr w:type="spellStart"/>
      <w:r w:rsidRPr="00433118">
        <w:rPr>
          <w:rFonts w:ascii="Times New Roman" w:hAnsi="Times New Roman" w:cs="Times New Roman"/>
          <w:sz w:val="24"/>
          <w:szCs w:val="24"/>
        </w:rPr>
        <w:t>Baudisch</w:t>
      </w:r>
      <w:proofErr w:type="spellEnd"/>
      <w:r w:rsidRPr="00433118">
        <w:rPr>
          <w:rFonts w:ascii="Times New Roman" w:hAnsi="Times New Roman" w:cs="Times New Roman"/>
          <w:sz w:val="24"/>
          <w:szCs w:val="24"/>
        </w:rPr>
        <w:t xml:space="preserve">, A., Bruslund, S., Iwaniuk, A., </w:t>
      </w:r>
      <w:proofErr w:type="spellStart"/>
      <w:r w:rsidRPr="00433118">
        <w:rPr>
          <w:rFonts w:ascii="Times New Roman" w:hAnsi="Times New Roman" w:cs="Times New Roman"/>
          <w:sz w:val="24"/>
          <w:szCs w:val="24"/>
        </w:rPr>
        <w:t>Staerk</w:t>
      </w:r>
      <w:proofErr w:type="spellEnd"/>
      <w:r w:rsidRPr="00433118">
        <w:rPr>
          <w:rFonts w:ascii="Times New Roman" w:hAnsi="Times New Roman" w:cs="Times New Roman"/>
          <w:sz w:val="24"/>
          <w:szCs w:val="24"/>
        </w:rPr>
        <w:t xml:space="preserve">, J., Wright, T. F., Young, A. M., McElreath, M. B., &amp; Aplin, L. (2022). Coevolution of relative brain size and life expectancy in parrots. </w:t>
      </w:r>
      <w:r w:rsidRPr="00433118">
        <w:rPr>
          <w:rFonts w:ascii="Times New Roman" w:hAnsi="Times New Roman" w:cs="Times New Roman"/>
          <w:i/>
          <w:iCs/>
          <w:sz w:val="24"/>
          <w:szCs w:val="24"/>
        </w:rPr>
        <w:t>Proceedings of the Royal Society B: Biological Sciences</w:t>
      </w:r>
      <w:r w:rsidRPr="00433118">
        <w:rPr>
          <w:rFonts w:ascii="Times New Roman" w:hAnsi="Times New Roman" w:cs="Times New Roman"/>
          <w:sz w:val="24"/>
          <w:szCs w:val="24"/>
        </w:rPr>
        <w:t xml:space="preserve">, </w:t>
      </w:r>
      <w:r w:rsidRPr="00433118">
        <w:rPr>
          <w:rFonts w:ascii="Times New Roman" w:hAnsi="Times New Roman" w:cs="Times New Roman"/>
          <w:i/>
          <w:iCs/>
          <w:sz w:val="24"/>
          <w:szCs w:val="24"/>
        </w:rPr>
        <w:t>289</w:t>
      </w:r>
      <w:r w:rsidRPr="00433118">
        <w:rPr>
          <w:rFonts w:ascii="Times New Roman" w:hAnsi="Times New Roman" w:cs="Times New Roman"/>
          <w:sz w:val="24"/>
          <w:szCs w:val="24"/>
        </w:rPr>
        <w:t>(1971), 20212397. https://doi.org/10.1098/rspb.2021.2397</w:t>
      </w:r>
    </w:p>
    <w:p w14:paraId="4A320194"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752B43">
        <w:rPr>
          <w:rFonts w:ascii="Times New Roman" w:hAnsi="Times New Roman" w:cs="Times New Roman"/>
          <w:sz w:val="24"/>
          <w:szCs w:val="24"/>
          <w:lang w:val="es-ES"/>
        </w:rPr>
        <w:t xml:space="preserve">Van </w:t>
      </w:r>
      <w:proofErr w:type="spellStart"/>
      <w:r w:rsidRPr="00752B43">
        <w:rPr>
          <w:rFonts w:ascii="Times New Roman" w:hAnsi="Times New Roman" w:cs="Times New Roman"/>
          <w:sz w:val="24"/>
          <w:szCs w:val="24"/>
          <w:lang w:val="es-ES"/>
        </w:rPr>
        <w:t>Overveld</w:t>
      </w:r>
      <w:proofErr w:type="spellEnd"/>
      <w:r w:rsidRPr="00752B43">
        <w:rPr>
          <w:rFonts w:ascii="Times New Roman" w:hAnsi="Times New Roman" w:cs="Times New Roman"/>
          <w:sz w:val="24"/>
          <w:szCs w:val="24"/>
          <w:lang w:val="es-ES"/>
        </w:rPr>
        <w:t xml:space="preserve">, T., Sol, D., Blanco, G., Margalida, A., De La Riva, M., &amp; </w:t>
      </w:r>
      <w:proofErr w:type="spellStart"/>
      <w:r w:rsidRPr="00752B43">
        <w:rPr>
          <w:rFonts w:ascii="Times New Roman" w:hAnsi="Times New Roman" w:cs="Times New Roman"/>
          <w:sz w:val="24"/>
          <w:szCs w:val="24"/>
          <w:lang w:val="es-ES"/>
        </w:rPr>
        <w:t>Donázar</w:t>
      </w:r>
      <w:proofErr w:type="spellEnd"/>
      <w:r w:rsidRPr="00752B43">
        <w:rPr>
          <w:rFonts w:ascii="Times New Roman" w:hAnsi="Times New Roman" w:cs="Times New Roman"/>
          <w:sz w:val="24"/>
          <w:szCs w:val="24"/>
          <w:lang w:val="es-ES"/>
        </w:rPr>
        <w:t xml:space="preserve">, J. A. (2022). </w:t>
      </w:r>
      <w:r w:rsidRPr="00433118">
        <w:rPr>
          <w:rFonts w:ascii="Times New Roman" w:hAnsi="Times New Roman" w:cs="Times New Roman"/>
          <w:sz w:val="24"/>
          <w:szCs w:val="24"/>
        </w:rPr>
        <w:t xml:space="preserve">Vultures as an overlooked model in cognitive ecology. Animal Cognition, 25(3), 495–507. </w:t>
      </w:r>
    </w:p>
    <w:p w14:paraId="7B7357B7"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 xml:space="preserve">Weir, A. A., Chappell, J., &amp; </w:t>
      </w:r>
      <w:proofErr w:type="spellStart"/>
      <w:r w:rsidRPr="00433118">
        <w:rPr>
          <w:rFonts w:ascii="Times New Roman" w:hAnsi="Times New Roman" w:cs="Times New Roman"/>
          <w:sz w:val="24"/>
          <w:szCs w:val="24"/>
        </w:rPr>
        <w:t>Kacelnik</w:t>
      </w:r>
      <w:proofErr w:type="spellEnd"/>
      <w:r w:rsidRPr="00433118">
        <w:rPr>
          <w:rFonts w:ascii="Times New Roman" w:hAnsi="Times New Roman" w:cs="Times New Roman"/>
          <w:sz w:val="24"/>
          <w:szCs w:val="24"/>
        </w:rPr>
        <w:t>, A. (2002). Shaping of hooks in New Caledonian crows. Science, 297(5583), 981-981.</w:t>
      </w:r>
    </w:p>
    <w:p w14:paraId="1510AF7E" w14:textId="77777777" w:rsidR="0013370D" w:rsidRPr="00433118" w:rsidRDefault="0013370D" w:rsidP="0013370D">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Kleiber, M. (1932) Body size and metabolism. </w:t>
      </w:r>
      <w:proofErr w:type="spellStart"/>
      <w:r w:rsidRPr="00433118">
        <w:rPr>
          <w:rFonts w:ascii="Times New Roman" w:hAnsi="Times New Roman" w:cs="Times New Roman"/>
          <w:i/>
          <w:iCs/>
          <w:sz w:val="24"/>
          <w:szCs w:val="24"/>
        </w:rPr>
        <w:t>Hilgardia</w:t>
      </w:r>
      <w:proofErr w:type="spellEnd"/>
      <w:r w:rsidRPr="00433118">
        <w:rPr>
          <w:rFonts w:ascii="Times New Roman" w:hAnsi="Times New Roman" w:cs="Times New Roman"/>
          <w:sz w:val="24"/>
          <w:szCs w:val="24"/>
        </w:rPr>
        <w:t>, </w:t>
      </w:r>
      <w:r w:rsidRPr="00433118">
        <w:rPr>
          <w:rFonts w:ascii="Times New Roman" w:hAnsi="Times New Roman" w:cs="Times New Roman"/>
          <w:b/>
          <w:bCs/>
          <w:sz w:val="24"/>
          <w:szCs w:val="24"/>
        </w:rPr>
        <w:t>6</w:t>
      </w:r>
      <w:r w:rsidRPr="00433118">
        <w:rPr>
          <w:rFonts w:ascii="Times New Roman" w:hAnsi="Times New Roman" w:cs="Times New Roman"/>
          <w:sz w:val="24"/>
          <w:szCs w:val="24"/>
        </w:rPr>
        <w:t>, 315–351.</w:t>
      </w:r>
    </w:p>
    <w:p w14:paraId="0FAB3A36" w14:textId="77777777" w:rsidR="0013370D" w:rsidRPr="00433118" w:rsidRDefault="0013370D"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12F8F63A" w14:textId="77777777" w:rsidR="00041564" w:rsidRPr="00433118" w:rsidRDefault="00041564"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1464B557" w14:textId="77777777" w:rsidR="003B4B93" w:rsidRPr="00433118" w:rsidRDefault="003B4B93"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22250783" w14:textId="77777777" w:rsidR="003B4B93" w:rsidRPr="00433118" w:rsidRDefault="003B4B93"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5ACC23A8" w14:textId="56767D8B" w:rsidR="003B4B93" w:rsidRPr="00433118" w:rsidRDefault="003B4B93"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lastRenderedPageBreak/>
        <w:t>SUPPLEMENTARY MATERIAL</w:t>
      </w:r>
    </w:p>
    <w:p w14:paraId="35C9B3FE" w14:textId="6A139128" w:rsidR="003B4B93" w:rsidRPr="00433118" w:rsidRDefault="003B4B93" w:rsidP="00041564">
      <w:pPr>
        <w:widowControl w:val="0"/>
        <w:autoSpaceDE w:val="0"/>
        <w:autoSpaceDN w:val="0"/>
        <w:adjustRightInd w:val="0"/>
        <w:spacing w:after="0" w:line="360" w:lineRule="auto"/>
        <w:ind w:left="720" w:hanging="720"/>
        <w:rPr>
          <w:rFonts w:ascii="Times New Roman" w:hAnsi="Times New Roman" w:cs="Times New Roman"/>
          <w:sz w:val="24"/>
          <w:szCs w:val="24"/>
        </w:rPr>
      </w:pPr>
      <w:r w:rsidRPr="00433118">
        <w:rPr>
          <w:rFonts w:ascii="Times New Roman" w:hAnsi="Times New Roman" w:cs="Times New Roman"/>
          <w:sz w:val="24"/>
          <w:szCs w:val="24"/>
        </w:rPr>
        <w:t>A TABLE WITH ALL THE REFERENCES USED FOR BRAIN SIZE</w:t>
      </w:r>
    </w:p>
    <w:p w14:paraId="22E49F93" w14:textId="77777777" w:rsidR="003B4B93" w:rsidRPr="00752B43" w:rsidRDefault="003B4B93" w:rsidP="003B4B93">
      <w:pPr>
        <w:spacing w:after="0" w:line="240" w:lineRule="auto"/>
        <w:jc w:val="both"/>
        <w:rPr>
          <w:rFonts w:ascii="Calibri" w:eastAsia="Times New Roman" w:hAnsi="Calibri" w:cs="Calibri"/>
          <w:lang w:eastAsia="en-CA"/>
        </w:rPr>
      </w:pPr>
      <w:r w:rsidRPr="00752B43">
        <w:rPr>
          <w:rFonts w:ascii="Calibri" w:eastAsia="Times New Roman" w:hAnsi="Calibri" w:cs="Calibri"/>
          <w:highlight w:val="yellow"/>
          <w:lang w:eastAsia="en-CA"/>
        </w:rPr>
        <w:t>Chaplin, S. B. (1982). The energetic significance of huddling behavior in common bushtits (</w:t>
      </w:r>
      <w:proofErr w:type="spellStart"/>
      <w:r w:rsidRPr="00752B43">
        <w:rPr>
          <w:rFonts w:ascii="Calibri" w:eastAsia="Times New Roman" w:hAnsi="Calibri" w:cs="Calibri"/>
          <w:highlight w:val="yellow"/>
          <w:lang w:eastAsia="en-CA"/>
        </w:rPr>
        <w:t>Psaltriparus</w:t>
      </w:r>
      <w:proofErr w:type="spellEnd"/>
      <w:r w:rsidRPr="00752B43">
        <w:rPr>
          <w:rFonts w:ascii="Calibri" w:eastAsia="Times New Roman" w:hAnsi="Calibri" w:cs="Calibri"/>
          <w:highlight w:val="yellow"/>
          <w:lang w:eastAsia="en-CA"/>
        </w:rPr>
        <w:t xml:space="preserve"> </w:t>
      </w:r>
      <w:proofErr w:type="spellStart"/>
      <w:r w:rsidRPr="00752B43">
        <w:rPr>
          <w:rFonts w:ascii="Calibri" w:eastAsia="Times New Roman" w:hAnsi="Calibri" w:cs="Calibri"/>
          <w:highlight w:val="yellow"/>
          <w:lang w:eastAsia="en-CA"/>
        </w:rPr>
        <w:t>minimus</w:t>
      </w:r>
      <w:proofErr w:type="spellEnd"/>
      <w:r w:rsidRPr="00752B43">
        <w:rPr>
          <w:rFonts w:ascii="Calibri" w:eastAsia="Times New Roman" w:hAnsi="Calibri" w:cs="Calibri"/>
          <w:highlight w:val="yellow"/>
          <w:lang w:eastAsia="en-CA"/>
        </w:rPr>
        <w:t>). The Auk, 424-430.</w:t>
      </w:r>
    </w:p>
    <w:p w14:paraId="37CA95B5" w14:textId="77777777" w:rsidR="003B4B93" w:rsidRPr="00433118" w:rsidRDefault="003B4B93" w:rsidP="003B4B93">
      <w:pPr>
        <w:spacing w:line="360" w:lineRule="auto"/>
        <w:jc w:val="both"/>
        <w:rPr>
          <w:rFonts w:ascii="Times New Roman" w:eastAsia="Times New Roman" w:hAnsi="Times New Roman" w:cs="Times New Roman"/>
          <w:b/>
          <w:bCs/>
          <w:sz w:val="24"/>
          <w:szCs w:val="24"/>
        </w:rPr>
      </w:pPr>
    </w:p>
    <w:p w14:paraId="71DE0948" w14:textId="77777777" w:rsidR="003B4B93" w:rsidRPr="00752B43" w:rsidRDefault="003B4B93" w:rsidP="003B4B93">
      <w:pPr>
        <w:spacing w:after="0" w:line="240" w:lineRule="auto"/>
        <w:jc w:val="both"/>
        <w:rPr>
          <w:rFonts w:ascii="Calibri" w:eastAsia="Times New Roman" w:hAnsi="Calibri" w:cs="Calibri"/>
          <w:lang w:eastAsia="en-CA"/>
        </w:rPr>
      </w:pPr>
      <w:r w:rsidRPr="00752B43">
        <w:rPr>
          <w:rFonts w:ascii="Calibri" w:eastAsia="Times New Roman" w:hAnsi="Calibri" w:cs="Calibri"/>
          <w:highlight w:val="yellow"/>
          <w:lang w:eastAsia="en-CA"/>
        </w:rPr>
        <w:t>Crile, G., &amp; Quiring, D. P. (1940). A record of the body weight and certain organ and gland weights of 3690 animals. Ohio Journal of Science</w:t>
      </w:r>
    </w:p>
    <w:p w14:paraId="6E1708C3" w14:textId="77777777" w:rsidR="003B4B93" w:rsidRPr="00752B43" w:rsidRDefault="003B4B93" w:rsidP="003B4B93">
      <w:pPr>
        <w:spacing w:after="0" w:line="240" w:lineRule="auto"/>
        <w:jc w:val="both"/>
        <w:rPr>
          <w:rFonts w:ascii="Calibri" w:eastAsia="Times New Roman" w:hAnsi="Calibri" w:cs="Calibri"/>
          <w:lang w:eastAsia="en-CA"/>
        </w:rPr>
      </w:pPr>
    </w:p>
    <w:p w14:paraId="04B8198E" w14:textId="77777777" w:rsidR="003B4B93" w:rsidRPr="00752B43" w:rsidRDefault="003B4B93" w:rsidP="003B4B93">
      <w:pPr>
        <w:spacing w:after="0" w:line="240" w:lineRule="auto"/>
        <w:jc w:val="both"/>
        <w:rPr>
          <w:rFonts w:ascii="Calibri" w:eastAsia="Times New Roman" w:hAnsi="Calibri" w:cs="Calibri"/>
          <w:lang w:eastAsia="en-CA"/>
        </w:rPr>
      </w:pPr>
      <w:r w:rsidRPr="00752B43">
        <w:rPr>
          <w:rFonts w:ascii="Calibri" w:eastAsia="Times New Roman" w:hAnsi="Calibri" w:cs="Calibri"/>
          <w:highlight w:val="yellow"/>
          <w:lang w:eastAsia="en-CA"/>
        </w:rPr>
        <w:t xml:space="preserve">MacMillen, R. E., </w:t>
      </w:r>
      <w:proofErr w:type="spellStart"/>
      <w:r w:rsidRPr="00752B43">
        <w:rPr>
          <w:rFonts w:ascii="Calibri" w:eastAsia="Times New Roman" w:hAnsi="Calibri" w:cs="Calibri"/>
          <w:highlight w:val="yellow"/>
          <w:lang w:eastAsia="en-CA"/>
        </w:rPr>
        <w:t>Whittow</w:t>
      </w:r>
      <w:proofErr w:type="spellEnd"/>
      <w:r w:rsidRPr="00752B43">
        <w:rPr>
          <w:rFonts w:ascii="Calibri" w:eastAsia="Times New Roman" w:hAnsi="Calibri" w:cs="Calibri"/>
          <w:highlight w:val="yellow"/>
          <w:lang w:eastAsia="en-CA"/>
        </w:rPr>
        <w:t>, G. C., Christopher, E. A., &amp; Ebisu, R. J. (1977). Oxygen consumption, evaporative water loss, and body temperature in the sooty tern. The Auk, 72-79.</w:t>
      </w:r>
    </w:p>
    <w:p w14:paraId="25B901AD" w14:textId="77777777" w:rsidR="003B4B93" w:rsidRPr="00433118" w:rsidRDefault="003B4B93" w:rsidP="003B4B93">
      <w:pPr>
        <w:spacing w:line="360" w:lineRule="auto"/>
        <w:jc w:val="both"/>
        <w:rPr>
          <w:rFonts w:ascii="Times New Roman" w:eastAsia="Times New Roman" w:hAnsi="Times New Roman" w:cs="Times New Roman"/>
          <w:b/>
          <w:bCs/>
          <w:sz w:val="24"/>
          <w:szCs w:val="24"/>
        </w:rPr>
      </w:pPr>
    </w:p>
    <w:p w14:paraId="45822051" w14:textId="77777777" w:rsidR="003B4B93" w:rsidRPr="00752B43" w:rsidRDefault="003B4B93" w:rsidP="003B4B93">
      <w:pPr>
        <w:spacing w:after="0" w:line="240" w:lineRule="auto"/>
        <w:jc w:val="both"/>
        <w:rPr>
          <w:rFonts w:ascii="Calibri" w:eastAsia="Times New Roman" w:hAnsi="Calibri" w:cs="Calibri"/>
          <w:lang w:eastAsia="en-CA"/>
        </w:rPr>
      </w:pPr>
      <w:proofErr w:type="spellStart"/>
      <w:r w:rsidRPr="00752B43">
        <w:rPr>
          <w:rFonts w:ascii="Calibri" w:eastAsia="Times New Roman" w:hAnsi="Calibri" w:cs="Calibri"/>
          <w:highlight w:val="yellow"/>
          <w:lang w:eastAsia="en-CA"/>
        </w:rPr>
        <w:t>Mlíkovský</w:t>
      </w:r>
      <w:proofErr w:type="spellEnd"/>
      <w:r w:rsidRPr="00752B43">
        <w:rPr>
          <w:rFonts w:ascii="Calibri" w:eastAsia="Times New Roman" w:hAnsi="Calibri" w:cs="Calibri"/>
          <w:highlight w:val="yellow"/>
          <w:lang w:eastAsia="en-CA"/>
        </w:rPr>
        <w:t xml:space="preserve">, J. (1990). Brain size in birds: 4. Passeriformes. Acta Soc </w:t>
      </w:r>
      <w:proofErr w:type="spellStart"/>
      <w:r w:rsidRPr="00752B43">
        <w:rPr>
          <w:rFonts w:ascii="Calibri" w:eastAsia="Times New Roman" w:hAnsi="Calibri" w:cs="Calibri"/>
          <w:highlight w:val="yellow"/>
          <w:lang w:eastAsia="en-CA"/>
        </w:rPr>
        <w:t>Zool</w:t>
      </w:r>
      <w:proofErr w:type="spellEnd"/>
      <w:r w:rsidRPr="00752B43">
        <w:rPr>
          <w:rFonts w:ascii="Calibri" w:eastAsia="Times New Roman" w:hAnsi="Calibri" w:cs="Calibri"/>
          <w:highlight w:val="yellow"/>
          <w:lang w:eastAsia="en-CA"/>
        </w:rPr>
        <w:t xml:space="preserve"> Bohem, 54, 27-37.</w:t>
      </w:r>
    </w:p>
    <w:p w14:paraId="2C1E8E6E" w14:textId="77777777" w:rsidR="003B4B93" w:rsidRPr="00433118" w:rsidRDefault="003B4B93" w:rsidP="003B4B93">
      <w:pPr>
        <w:spacing w:line="360" w:lineRule="auto"/>
        <w:jc w:val="both"/>
        <w:rPr>
          <w:rFonts w:ascii="Times New Roman" w:eastAsia="Times New Roman" w:hAnsi="Times New Roman" w:cs="Times New Roman"/>
          <w:b/>
          <w:bCs/>
          <w:sz w:val="24"/>
          <w:szCs w:val="24"/>
        </w:rPr>
      </w:pPr>
    </w:p>
    <w:p w14:paraId="2B4AE4FC" w14:textId="77777777" w:rsidR="003B4B93" w:rsidRPr="00752B43" w:rsidRDefault="003B4B93" w:rsidP="003B4B93">
      <w:pPr>
        <w:spacing w:after="0" w:line="240" w:lineRule="auto"/>
        <w:jc w:val="both"/>
        <w:rPr>
          <w:rFonts w:ascii="Calibri" w:eastAsia="Times New Roman" w:hAnsi="Calibri" w:cs="Calibri"/>
          <w:lang w:eastAsia="en-CA"/>
        </w:rPr>
      </w:pPr>
      <w:proofErr w:type="spellStart"/>
      <w:r w:rsidRPr="00752B43">
        <w:rPr>
          <w:rFonts w:ascii="Calibri" w:eastAsia="Times New Roman" w:hAnsi="Calibri" w:cs="Calibri"/>
          <w:highlight w:val="yellow"/>
          <w:lang w:eastAsia="en-CA"/>
        </w:rPr>
        <w:t>Mlíkovský</w:t>
      </w:r>
      <w:proofErr w:type="spellEnd"/>
      <w:r w:rsidRPr="00752B43">
        <w:rPr>
          <w:rFonts w:ascii="Calibri" w:eastAsia="Times New Roman" w:hAnsi="Calibri" w:cs="Calibri"/>
          <w:highlight w:val="yellow"/>
          <w:lang w:eastAsia="en-CA"/>
        </w:rPr>
        <w:t xml:space="preserve">, J. (2003). Brain size and </w:t>
      </w:r>
      <w:proofErr w:type="spellStart"/>
      <w:r w:rsidRPr="00752B43">
        <w:rPr>
          <w:rFonts w:ascii="Calibri" w:eastAsia="Times New Roman" w:hAnsi="Calibri" w:cs="Calibri"/>
          <w:highlight w:val="yellow"/>
          <w:lang w:eastAsia="en-CA"/>
        </w:rPr>
        <w:t>forearmen</w:t>
      </w:r>
      <w:proofErr w:type="spellEnd"/>
      <w:r w:rsidRPr="00752B43">
        <w:rPr>
          <w:rFonts w:ascii="Calibri" w:eastAsia="Times New Roman" w:hAnsi="Calibri" w:cs="Calibri"/>
          <w:highlight w:val="yellow"/>
          <w:lang w:eastAsia="en-CA"/>
        </w:rPr>
        <w:t xml:space="preserve"> magnum area in crows and allies (Aves: Corvidae). Acta Soc </w:t>
      </w:r>
      <w:proofErr w:type="spellStart"/>
      <w:r w:rsidRPr="00752B43">
        <w:rPr>
          <w:rFonts w:ascii="Calibri" w:eastAsia="Times New Roman" w:hAnsi="Calibri" w:cs="Calibri"/>
          <w:highlight w:val="yellow"/>
          <w:lang w:eastAsia="en-CA"/>
        </w:rPr>
        <w:t>Zool</w:t>
      </w:r>
      <w:proofErr w:type="spellEnd"/>
      <w:r w:rsidRPr="00752B43">
        <w:rPr>
          <w:rFonts w:ascii="Calibri" w:eastAsia="Times New Roman" w:hAnsi="Calibri" w:cs="Calibri"/>
          <w:highlight w:val="yellow"/>
          <w:lang w:eastAsia="en-CA"/>
        </w:rPr>
        <w:t xml:space="preserve"> Bohem, 67(1-4), 203-211.</w:t>
      </w:r>
    </w:p>
    <w:p w14:paraId="4EA2AB3C" w14:textId="77777777" w:rsidR="003B4B93" w:rsidRPr="00433118" w:rsidRDefault="003B4B93" w:rsidP="00041564">
      <w:pPr>
        <w:widowControl w:val="0"/>
        <w:autoSpaceDE w:val="0"/>
        <w:autoSpaceDN w:val="0"/>
        <w:adjustRightInd w:val="0"/>
        <w:spacing w:after="0" w:line="360" w:lineRule="auto"/>
        <w:ind w:left="720" w:hanging="720"/>
        <w:rPr>
          <w:rFonts w:ascii="Times New Roman" w:hAnsi="Times New Roman" w:cs="Times New Roman"/>
          <w:sz w:val="24"/>
          <w:szCs w:val="24"/>
        </w:rPr>
      </w:pPr>
    </w:p>
    <w:p w14:paraId="62C7225B" w14:textId="4D490EDA" w:rsidR="007362F6" w:rsidRPr="007362F6" w:rsidRDefault="007362F6" w:rsidP="007362F6">
      <w:r w:rsidRPr="00B76455">
        <w:rPr>
          <w:highlight w:val="yellow"/>
        </w:rPr>
        <w:t>Susan B. Chaplin</w:t>
      </w:r>
      <w:r>
        <w:rPr>
          <w:highlight w:val="yellow"/>
        </w:rPr>
        <w:t xml:space="preserve"> (1982).</w:t>
      </w:r>
      <w:r w:rsidRPr="00B76455">
        <w:rPr>
          <w:highlight w:val="yellow"/>
        </w:rPr>
        <w:t xml:space="preserve"> The Energetic Significance of Huddling Behavior in Common Bushtits (</w:t>
      </w:r>
      <w:proofErr w:type="spellStart"/>
      <w:r w:rsidRPr="00B76455">
        <w:rPr>
          <w:i/>
          <w:iCs/>
          <w:highlight w:val="yellow"/>
        </w:rPr>
        <w:t>Psaltriparus</w:t>
      </w:r>
      <w:proofErr w:type="spellEnd"/>
      <w:r w:rsidRPr="00B76455">
        <w:rPr>
          <w:i/>
          <w:iCs/>
          <w:highlight w:val="yellow"/>
        </w:rPr>
        <w:t xml:space="preserve"> </w:t>
      </w:r>
      <w:proofErr w:type="spellStart"/>
      <w:r w:rsidRPr="00B76455">
        <w:rPr>
          <w:i/>
          <w:iCs/>
          <w:highlight w:val="yellow"/>
        </w:rPr>
        <w:t>minimus</w:t>
      </w:r>
      <w:proofErr w:type="spellEnd"/>
      <w:r w:rsidRPr="00B76455">
        <w:rPr>
          <w:highlight w:val="yellow"/>
        </w:rPr>
        <w:t>), </w:t>
      </w:r>
      <w:r w:rsidRPr="00B76455">
        <w:rPr>
          <w:i/>
          <w:iCs/>
          <w:highlight w:val="yellow"/>
        </w:rPr>
        <w:t>The Auk</w:t>
      </w:r>
      <w:r w:rsidRPr="00B76455">
        <w:rPr>
          <w:highlight w:val="yellow"/>
        </w:rPr>
        <w:t>, Volume 99, Issue 3, July 1982, Pages 424–430, </w:t>
      </w:r>
      <w:hyperlink r:id="rId20" w:history="1">
        <w:r w:rsidRPr="00B76455">
          <w:rPr>
            <w:rStyle w:val="Hyperlink"/>
            <w:highlight w:val="yellow"/>
          </w:rPr>
          <w:t>https://doi.org/10.1093/auk/99.3.424</w:t>
        </w:r>
      </w:hyperlink>
    </w:p>
    <w:p w14:paraId="5263B2CD" w14:textId="23BC3D27" w:rsidR="00041564" w:rsidRPr="00433118" w:rsidRDefault="000F6A1C" w:rsidP="00041564">
      <w:r w:rsidRPr="00B76455">
        <w:rPr>
          <w:highlight w:val="yellow"/>
        </w:rPr>
        <w:t>Coleman JS</w:t>
      </w:r>
      <w:r w:rsidRPr="00B76455">
        <w:rPr>
          <w:highlight w:val="yellow"/>
        </w:rPr>
        <w:t xml:space="preserve"> and</w:t>
      </w:r>
      <w:r w:rsidRPr="00B76455">
        <w:rPr>
          <w:highlight w:val="yellow"/>
        </w:rPr>
        <w:t xml:space="preserve"> Fraser JD</w:t>
      </w:r>
      <w:r w:rsidRPr="00B76455">
        <w:rPr>
          <w:highlight w:val="yellow"/>
        </w:rPr>
        <w:t xml:space="preserve"> (</w:t>
      </w:r>
      <w:r w:rsidRPr="00B76455">
        <w:rPr>
          <w:highlight w:val="yellow"/>
        </w:rPr>
        <w:t>1986</w:t>
      </w:r>
      <w:r w:rsidRPr="00B76455">
        <w:rPr>
          <w:highlight w:val="yellow"/>
        </w:rPr>
        <w:t>)</w:t>
      </w:r>
      <w:r w:rsidRPr="00B76455">
        <w:rPr>
          <w:highlight w:val="yellow"/>
        </w:rPr>
        <w:t>. Predation on black and turkey vultures. Wilson Bull 98:600–601</w:t>
      </w:r>
    </w:p>
    <w:p w14:paraId="3BC00529" w14:textId="77777777" w:rsidR="00041564" w:rsidRPr="00433118" w:rsidRDefault="00041564" w:rsidP="004B4C4F">
      <w:pPr>
        <w:spacing w:line="360" w:lineRule="auto"/>
        <w:jc w:val="both"/>
        <w:rPr>
          <w:rFonts w:ascii="Times New Roman" w:hAnsi="Times New Roman" w:cs="Times New Roman"/>
          <w:sz w:val="24"/>
          <w:szCs w:val="24"/>
        </w:rPr>
      </w:pPr>
    </w:p>
    <w:p w14:paraId="56B78963" w14:textId="77777777" w:rsidR="00AB660F" w:rsidRPr="00AB660F" w:rsidRDefault="00AB660F" w:rsidP="00AB660F">
      <w:pPr>
        <w:spacing w:line="360" w:lineRule="auto"/>
        <w:jc w:val="both"/>
        <w:rPr>
          <w:rFonts w:ascii="Times New Roman" w:hAnsi="Times New Roman" w:cs="Times New Roman"/>
          <w:sz w:val="24"/>
          <w:szCs w:val="24"/>
        </w:rPr>
      </w:pPr>
      <w:r w:rsidRPr="00AB660F">
        <w:rPr>
          <w:rFonts w:ascii="Times New Roman" w:hAnsi="Times New Roman" w:cs="Times New Roman"/>
          <w:sz w:val="24"/>
          <w:szCs w:val="24"/>
        </w:rPr>
        <w:t>Wrangham, R.W., &amp; Rubenstein, D.I. (2014). </w:t>
      </w:r>
      <w:r w:rsidRPr="00AB660F">
        <w:rPr>
          <w:rFonts w:ascii="Times New Roman" w:hAnsi="Times New Roman" w:cs="Times New Roman"/>
          <w:i/>
          <w:iCs/>
          <w:sz w:val="24"/>
          <w:szCs w:val="24"/>
        </w:rPr>
        <w:t>Ecological Aspects of Social Evolution</w:t>
      </w:r>
      <w:r w:rsidRPr="00AB660F">
        <w:rPr>
          <w:rFonts w:ascii="Times New Roman" w:hAnsi="Times New Roman" w:cs="Times New Roman"/>
          <w:sz w:val="24"/>
          <w:szCs w:val="24"/>
        </w:rPr>
        <w:t>: </w:t>
      </w:r>
      <w:r w:rsidRPr="00AB660F">
        <w:rPr>
          <w:rFonts w:ascii="Times New Roman" w:hAnsi="Times New Roman" w:cs="Times New Roman"/>
          <w:i/>
          <w:iCs/>
          <w:sz w:val="24"/>
          <w:szCs w:val="24"/>
        </w:rPr>
        <w:t>Birds and Mammals</w:t>
      </w:r>
      <w:r w:rsidRPr="00AB660F">
        <w:rPr>
          <w:rFonts w:ascii="Times New Roman" w:hAnsi="Times New Roman" w:cs="Times New Roman"/>
          <w:sz w:val="24"/>
          <w:szCs w:val="24"/>
        </w:rPr>
        <w:t>. (Course Book ed.). Princeton: Princeton University Press. </w:t>
      </w:r>
      <w:hyperlink r:id="rId21" w:history="1">
        <w:r w:rsidRPr="00AB660F">
          <w:rPr>
            <w:rStyle w:val="Hyperlink"/>
            <w:rFonts w:ascii="Times New Roman" w:hAnsi="Times New Roman" w:cs="Times New Roman"/>
            <w:sz w:val="24"/>
            <w:szCs w:val="24"/>
          </w:rPr>
          <w:t>https://muse.jhu.edu/book/34368</w:t>
        </w:r>
      </w:hyperlink>
      <w:r w:rsidRPr="00AB660F">
        <w:rPr>
          <w:rFonts w:ascii="Times New Roman" w:hAnsi="Times New Roman" w:cs="Times New Roman"/>
          <w:sz w:val="24"/>
          <w:szCs w:val="24"/>
        </w:rPr>
        <w:t>.</w:t>
      </w:r>
    </w:p>
    <w:p w14:paraId="6E71B510" w14:textId="77777777" w:rsidR="00BA647C" w:rsidRPr="00433118" w:rsidRDefault="00BA647C" w:rsidP="004B4C4F">
      <w:pPr>
        <w:spacing w:line="360" w:lineRule="auto"/>
        <w:jc w:val="both"/>
        <w:rPr>
          <w:rFonts w:ascii="Times New Roman" w:hAnsi="Times New Roman" w:cs="Times New Roman"/>
          <w:sz w:val="24"/>
          <w:szCs w:val="24"/>
        </w:rPr>
      </w:pPr>
    </w:p>
    <w:p w14:paraId="7ABE8EFB" w14:textId="77777777" w:rsidR="00BA647C" w:rsidRPr="00433118" w:rsidRDefault="00BA647C" w:rsidP="004B4C4F">
      <w:pPr>
        <w:spacing w:line="360" w:lineRule="auto"/>
        <w:jc w:val="both"/>
        <w:rPr>
          <w:rFonts w:ascii="Times New Roman" w:hAnsi="Times New Roman" w:cs="Times New Roman"/>
          <w:sz w:val="24"/>
          <w:szCs w:val="24"/>
        </w:rPr>
      </w:pPr>
    </w:p>
    <w:p w14:paraId="2511C590" w14:textId="3724A302" w:rsidR="003F0266" w:rsidRPr="00433118" w:rsidRDefault="003F0266" w:rsidP="00E47B2A">
      <w:pPr>
        <w:spacing w:line="360" w:lineRule="auto"/>
        <w:ind w:left="720" w:hanging="720"/>
        <w:jc w:val="both"/>
        <w:rPr>
          <w:rFonts w:ascii="Times New Roman" w:hAnsi="Times New Roman" w:cs="Times New Roman"/>
        </w:rPr>
      </w:pPr>
    </w:p>
    <w:sectPr w:rsidR="003F0266" w:rsidRPr="00433118" w:rsidSect="00D26373">
      <w:footerReference w:type="even" r:id="rId22"/>
      <w:footerReference w:type="defaul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Noonan, Michael" w:date="2025-05-08T11:28:00Z" w:initials="MN">
    <w:p w14:paraId="2BE9E80A" w14:textId="5827EEE4" w:rsidR="00444B62" w:rsidRPr="00BC5AFD" w:rsidRDefault="00444B62" w:rsidP="00444B62">
      <w:pPr>
        <w:pStyle w:val="CommentText"/>
      </w:pPr>
      <w:r w:rsidRPr="00BC5AFD">
        <w:rPr>
          <w:rStyle w:val="CommentReference"/>
        </w:rPr>
        <w:annotationRef/>
      </w:r>
      <w:r w:rsidRPr="00BC5AFD">
        <w:t>There are some good points in the introduction, but it</w:t>
      </w:r>
      <w:r w:rsidR="001B4710" w:rsidRPr="00BC5AFD">
        <w:t xml:space="preserve"> lacks depth and</w:t>
      </w:r>
      <w:r w:rsidRPr="00BC5AFD">
        <w:t xml:space="preserve"> needs a fair amount of work. At the moment, it fails to clearly articulate a gap in the literature that th</w:t>
      </w:r>
      <w:r w:rsidR="001B4710" w:rsidRPr="00BC5AFD">
        <w:t>e</w:t>
      </w:r>
      <w:r w:rsidRPr="00BC5AFD">
        <w:t xml:space="preserve"> work is trying to fill. It summari</w:t>
      </w:r>
      <w:r w:rsidR="001B4710" w:rsidRPr="00BC5AFD">
        <w:t>s</w:t>
      </w:r>
      <w:r w:rsidRPr="00BC5AFD">
        <w:t>es</w:t>
      </w:r>
      <w:r w:rsidR="001B4710" w:rsidRPr="00BC5AFD">
        <w:t xml:space="preserve"> some</w:t>
      </w:r>
      <w:r w:rsidRPr="00BC5AFD">
        <w:t xml:space="preserve"> existing </w:t>
      </w:r>
      <w:r w:rsidR="001B4710" w:rsidRPr="00BC5AFD">
        <w:t>ideas</w:t>
      </w:r>
      <w:r w:rsidRPr="00BC5AFD">
        <w:t xml:space="preserve"> tied to the ICH, but doesn’t convincingly argue why this comparative study is needed or what unresolved questions it addresses. You need to make a much stronger case for why this work is needed</w:t>
      </w:r>
      <w:r w:rsidR="001B4710" w:rsidRPr="00BC5AFD">
        <w:t xml:space="preserve"> (and also what the work actually is)</w:t>
      </w:r>
      <w:r w:rsidRPr="00BC5AFD">
        <w:t>.</w:t>
      </w:r>
    </w:p>
    <w:p w14:paraId="4777976E" w14:textId="77777777" w:rsidR="00444B62" w:rsidRPr="00BC5AFD" w:rsidRDefault="00444B62" w:rsidP="00444B62">
      <w:pPr>
        <w:pStyle w:val="CommentText"/>
      </w:pPr>
    </w:p>
    <w:p w14:paraId="5945D40E" w14:textId="640CEF85" w:rsidR="00444B62" w:rsidRPr="00BC5AFD" w:rsidRDefault="00444B62" w:rsidP="00444B62">
      <w:pPr>
        <w:pStyle w:val="CommentText"/>
      </w:pPr>
      <w:r w:rsidRPr="00BC5AFD">
        <w:t>Related to that, there’s no clear statement of why testing the ICH at a broader taxonomic scale is important now, especially since it cites Beauchamp (1999) as having already done this over 20 years ago</w:t>
      </w:r>
      <w:r w:rsidR="001B4710" w:rsidRPr="00BC5AFD">
        <w:t xml:space="preserve"> and their work has been supported by more targeted studies</w:t>
      </w:r>
      <w:r w:rsidRPr="00BC5AFD">
        <w:t>.</w:t>
      </w:r>
      <w:r w:rsidRPr="00BC5AFD">
        <w:br/>
      </w:r>
      <w:r w:rsidRPr="00BC5AFD">
        <w:br/>
        <w:t>The introduction needs to move from background → gap → specific aims → hypotheses. Currently, it’s mostly background with little</w:t>
      </w:r>
      <w:r w:rsidR="001B4710" w:rsidRPr="00BC5AFD">
        <w:t xml:space="preserve"> in the way of</w:t>
      </w:r>
      <w:r w:rsidRPr="00BC5AFD">
        <w:t xml:space="preserve"> critical synthesis</w:t>
      </w:r>
      <w:r w:rsidR="001B4710" w:rsidRPr="00BC5AFD">
        <w:t xml:space="preserve">, so the research aps </w:t>
      </w:r>
      <w:proofErr w:type="gramStart"/>
      <w:r w:rsidR="001B4710" w:rsidRPr="00BC5AFD">
        <w:t>haven’t</w:t>
      </w:r>
      <w:proofErr w:type="gramEnd"/>
      <w:r w:rsidR="001B4710" w:rsidRPr="00BC5AFD">
        <w:t xml:space="preserve"> been clearly articulated</w:t>
      </w:r>
      <w:r w:rsidRPr="00BC5AFD">
        <w:t>.</w:t>
      </w:r>
      <w:r w:rsidRPr="00BC5AFD">
        <w:br/>
      </w:r>
      <w:r w:rsidRPr="00BC5AFD">
        <w:br/>
        <w:t xml:space="preserve">The introduction also doesn’t setup birds as the focal group of interest. Why birds? Why landbirds specifically? </w:t>
      </w:r>
      <w:r w:rsidR="00113D78" w:rsidRPr="00BC5AFD">
        <w:t>What factors of their life histories make them a good choice? At the moment, the focus on birds feels arbitrary.</w:t>
      </w:r>
      <w:r w:rsidR="00113D78" w:rsidRPr="00BC5AFD">
        <w:br/>
      </w:r>
      <w:r w:rsidR="00113D78" w:rsidRPr="00BC5AFD">
        <w:br/>
        <w:t>As a general note, try to work on the phrasing throughout the entire chapter. It’s a little too colloquial. You need to be using more precise, academic language.</w:t>
      </w:r>
    </w:p>
  </w:comment>
  <w:comment w:id="2" w:author="Noonan, Michael" w:date="2025-05-08T11:45:00Z" w:initials="MN">
    <w:p w14:paraId="14797AFE" w14:textId="2C5A5620" w:rsidR="00113D78" w:rsidRPr="00BC5AFD" w:rsidRDefault="00113D78">
      <w:pPr>
        <w:pStyle w:val="CommentText"/>
      </w:pPr>
      <w:r w:rsidRPr="00BC5AFD">
        <w:rPr>
          <w:rStyle w:val="CommentReference"/>
        </w:rPr>
        <w:annotationRef/>
      </w:r>
      <w:r w:rsidRPr="00BC5AFD">
        <w:t xml:space="preserve">If this is focused on birds, </w:t>
      </w:r>
      <w:r w:rsidR="0045105B" w:rsidRPr="00BC5AFD">
        <w:t xml:space="preserve">I would recommend </w:t>
      </w:r>
      <w:r w:rsidRPr="00BC5AFD">
        <w:t>start</w:t>
      </w:r>
      <w:r w:rsidR="0045105B" w:rsidRPr="00BC5AFD">
        <w:t>ing</w:t>
      </w:r>
      <w:r w:rsidRPr="00BC5AFD">
        <w:t xml:space="preserve"> with birds right at the </w:t>
      </w:r>
      <w:r w:rsidR="0045105B" w:rsidRPr="00BC5AFD">
        <w:t>outset.</w:t>
      </w:r>
    </w:p>
  </w:comment>
  <w:comment w:id="4" w:author="Noonan, Michael" w:date="2025-05-08T11:38:00Z" w:initials="MN">
    <w:p w14:paraId="4607F126" w14:textId="77777777" w:rsidR="00AF06A2" w:rsidRPr="00BC5AFD" w:rsidRDefault="00AF06A2" w:rsidP="00AF06A2">
      <w:pPr>
        <w:pStyle w:val="CommentText"/>
      </w:pPr>
      <w:r w:rsidRPr="00BC5AFD">
        <w:t xml:space="preserve">It's important to highlight that communal roosting behaviour is a bit of a paradox, but </w:t>
      </w:r>
      <w:r w:rsidRPr="00BC5AFD">
        <w:rPr>
          <w:rStyle w:val="CommentReference"/>
        </w:rPr>
        <w:annotationRef/>
      </w:r>
      <w:r w:rsidRPr="00BC5AFD">
        <w:t xml:space="preserve">this statement is quite vague. </w:t>
      </w:r>
    </w:p>
  </w:comment>
  <w:comment w:id="5" w:author="Noonan, Michael" w:date="2025-05-08T11:42:00Z" w:initials="MN">
    <w:p w14:paraId="242055D4" w14:textId="63033515" w:rsidR="00113D78" w:rsidRPr="00BC5AFD" w:rsidRDefault="00113D78">
      <w:pPr>
        <w:pStyle w:val="CommentText"/>
      </w:pPr>
      <w:r w:rsidRPr="00BC5AFD">
        <w:rPr>
          <w:rStyle w:val="CommentReference"/>
        </w:rPr>
        <w:annotationRef/>
      </w:r>
      <w:r w:rsidRPr="00BC5AFD">
        <w:t>You need to stick to a consistent spelling. It switches between American and British throughout. I recommend British or Canadian spelling.</w:t>
      </w:r>
    </w:p>
  </w:comment>
  <w:comment w:id="8" w:author="Noonan, Michael" w:date="2025-05-08T13:59:00Z" w:initials="MN">
    <w:p w14:paraId="17B2D47D" w14:textId="0972A86F" w:rsidR="00152FAF" w:rsidRPr="00BC5AFD" w:rsidRDefault="00152FAF">
      <w:pPr>
        <w:pStyle w:val="CommentText"/>
      </w:pPr>
      <w:r w:rsidRPr="00BC5AFD">
        <w:rPr>
          <w:rStyle w:val="CommentReference"/>
        </w:rPr>
        <w:annotationRef/>
      </w:r>
      <w:r w:rsidRPr="00BC5AFD">
        <w:t xml:space="preserve">You need to lead the reader to this more. There are alternative explanations for why communal roosting may have evolved. Without touching on this, the writing feels very narrow in scope. </w:t>
      </w:r>
    </w:p>
  </w:comment>
  <w:comment w:id="9" w:author="Noonan, Michael" w:date="2025-05-08T14:09:00Z" w:initials="MN">
    <w:p w14:paraId="407AB5D4" w14:textId="77777777" w:rsidR="007D52C0" w:rsidRPr="00BC5AFD" w:rsidRDefault="007D52C0" w:rsidP="007D52C0">
      <w:pPr>
        <w:pStyle w:val="CommentText"/>
      </w:pPr>
      <w:r w:rsidRPr="00BC5AFD">
        <w:rPr>
          <w:rStyle w:val="CommentReference"/>
        </w:rPr>
        <w:annotationRef/>
      </w:r>
      <w:r w:rsidRPr="00BC5AFD">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BC5AFD">
        <w:t>etc</w:t>
      </w:r>
      <w:proofErr w:type="spellEnd"/>
      <w:r w:rsidRPr="00BC5AFD">
        <w:t>…</w:t>
      </w:r>
    </w:p>
  </w:comment>
  <w:comment w:id="24" w:author="Noonan, Michael" w:date="2025-05-08T14:01:00Z" w:initials="MN">
    <w:p w14:paraId="0C073FE5" w14:textId="77777777" w:rsidR="002B39E3" w:rsidRPr="00BC5AFD" w:rsidRDefault="002B39E3" w:rsidP="002B39E3">
      <w:pPr>
        <w:pStyle w:val="CommentText"/>
      </w:pPr>
      <w:r w:rsidRPr="00BC5AFD">
        <w:rPr>
          <w:rStyle w:val="CommentReference"/>
        </w:rPr>
        <w:annotationRef/>
      </w:r>
      <w:r w:rsidRPr="00BC5AFD">
        <w:t>This study is on the evolution of communal roosting behaviour. The intro doesn’t set this up that way, so from the intro, it wasn’t immediately clear to me why you would be using the comparative method here.</w:t>
      </w:r>
    </w:p>
  </w:comment>
  <w:comment w:id="25" w:author="Noonan, Michael" w:date="2025-05-08T11:30:00Z" w:initials="MN">
    <w:p w14:paraId="0182FF79" w14:textId="77777777" w:rsidR="002B39E3" w:rsidRPr="00BC5AFD" w:rsidRDefault="002B39E3" w:rsidP="002B39E3">
      <w:pPr>
        <w:pStyle w:val="CommentText"/>
      </w:pPr>
      <w:r w:rsidRPr="00BC5AFD">
        <w:rPr>
          <w:rStyle w:val="CommentReference"/>
        </w:rPr>
        <w:annotationRef/>
      </w:r>
      <w:r w:rsidRPr="00BC5AFD">
        <w:t>The research question is quite vague and doesn’t connect back to any specific hypothesis or conceptual framework. You need to make a stronger case for the specific variables you are working with.</w:t>
      </w:r>
    </w:p>
  </w:comment>
  <w:comment w:id="26" w:author="Noonan, Michael" w:date="2025-05-08T14:25:00Z" w:initials="MN">
    <w:p w14:paraId="20CFDE32" w14:textId="0AA8011B" w:rsidR="001B4710" w:rsidRPr="00BC5AFD" w:rsidRDefault="001B4710">
      <w:pPr>
        <w:pStyle w:val="CommentText"/>
      </w:pPr>
      <w:r w:rsidRPr="00BC5AFD">
        <w:t xml:space="preserve">Like the </w:t>
      </w:r>
      <w:r w:rsidRPr="00BC5AFD">
        <w:rPr>
          <w:rStyle w:val="CommentReference"/>
        </w:rPr>
        <w:annotationRef/>
      </w:r>
      <w:r w:rsidRPr="00BC5AFD">
        <w:t xml:space="preserve">intro, the methods need a lot more depth. This comes across as a collection of notes, rather than a detailed methods section. </w:t>
      </w:r>
    </w:p>
  </w:comment>
  <w:comment w:id="27" w:author="Noonan, Michael" w:date="2025-05-08T14:26:00Z" w:initials="MN">
    <w:p w14:paraId="7952E55C" w14:textId="2A28360D" w:rsidR="001B4710" w:rsidRPr="00BC5AFD" w:rsidRDefault="001B4710">
      <w:pPr>
        <w:pStyle w:val="CommentText"/>
      </w:pPr>
      <w:r w:rsidRPr="00BC5AFD">
        <w:rPr>
          <w:rStyle w:val="CommentReference"/>
        </w:rPr>
        <w:annotationRef/>
      </w:r>
      <w:r w:rsidRPr="00BC5AFD">
        <w:t>You need a lot more depth here. The search terms need to be clearly defined, the tools need to be justified and explained in more detail.</w:t>
      </w:r>
      <w:r w:rsidR="00AA4EE6" w:rsidRPr="00BC5AFD">
        <w:t xml:space="preserve"> Also, this doesn’t describe how you actually determined if a species roosted communally or not.</w:t>
      </w:r>
    </w:p>
  </w:comment>
  <w:comment w:id="29" w:author="Noonan, Michael" w:date="2025-05-08T11:40:00Z" w:initials="MN">
    <w:p w14:paraId="28B73543" w14:textId="77777777" w:rsidR="00391DFB" w:rsidRPr="00BC5AFD" w:rsidRDefault="00391DFB" w:rsidP="00391DFB">
      <w:pPr>
        <w:pStyle w:val="CommentText"/>
      </w:pPr>
      <w:r w:rsidRPr="00BC5AFD">
        <w:rPr>
          <w:rStyle w:val="CommentReference"/>
        </w:rPr>
        <w:annotationRef/>
      </w:r>
      <w:r w:rsidRPr="00BC5AFD">
        <w:t xml:space="preserve"> </w:t>
      </w:r>
    </w:p>
  </w:comment>
  <w:comment w:id="30" w:author="Noonan, Michael" w:date="2025-05-08T14:29:00Z" w:initials="MN">
    <w:p w14:paraId="3A35959D" w14:textId="55E0B865" w:rsidR="00AA4EE6" w:rsidRPr="00BC5AFD" w:rsidRDefault="00AA4EE6">
      <w:pPr>
        <w:pStyle w:val="CommentText"/>
      </w:pPr>
      <w:r w:rsidRPr="00BC5AFD">
        <w:rPr>
          <w:rStyle w:val="CommentReference"/>
        </w:rPr>
        <w:annotationRef/>
      </w:r>
      <w:r w:rsidRPr="00BC5AFD">
        <w:t>You need to present a clear set of guidelines that allows the reader to understand how you made this decision from the literature.</w:t>
      </w:r>
    </w:p>
  </w:comment>
  <w:comment w:id="31" w:author="Noonan, Michael" w:date="2025-05-08T14:30:00Z" w:initials="MN">
    <w:p w14:paraId="5731784D" w14:textId="139309D0" w:rsidR="00AA4EE6" w:rsidRPr="00BC5AFD" w:rsidRDefault="00AA4EE6">
      <w:pPr>
        <w:pStyle w:val="CommentText"/>
      </w:pPr>
      <w:r w:rsidRPr="00BC5AFD">
        <w:rPr>
          <w:rStyle w:val="CommentReference"/>
        </w:rPr>
        <w:annotationRef/>
      </w:r>
      <w:r w:rsidRPr="00BC5AFD">
        <w:t>Following on from the previous comment, without a clear set of criteria for how communal roosting was classified, it’s not obvious how/why species would fall into the data deficient category. More details are needed here.</w:t>
      </w:r>
    </w:p>
  </w:comment>
  <w:comment w:id="32" w:author="Noonan, Michael" w:date="2025-05-08T14:32:00Z" w:initials="MN">
    <w:p w14:paraId="08CD294E" w14:textId="417E1978" w:rsidR="00AA4EE6" w:rsidRPr="00BC5AFD" w:rsidRDefault="00AA4EE6">
      <w:pPr>
        <w:pStyle w:val="CommentText"/>
      </w:pPr>
      <w:r w:rsidRPr="00BC5AFD">
        <w:rPr>
          <w:rStyle w:val="CommentReference"/>
        </w:rPr>
        <w:annotationRef/>
      </w:r>
      <w:r w:rsidRPr="00BC5AFD">
        <w:t>As above, you need more depth here.</w:t>
      </w:r>
    </w:p>
  </w:comment>
  <w:comment w:id="33" w:author="Noonan, Michael" w:date="2025-05-08T14:32:00Z" w:initials="MN">
    <w:p w14:paraId="2EDCF9A3" w14:textId="79B17DEE" w:rsidR="00AA4EE6" w:rsidRPr="00BC5AFD" w:rsidRDefault="00AA4EE6">
      <w:pPr>
        <w:pStyle w:val="CommentText"/>
      </w:pPr>
      <w:r w:rsidRPr="00BC5AFD">
        <w:rPr>
          <w:rStyle w:val="CommentReference"/>
        </w:rPr>
        <w:annotationRef/>
      </w:r>
      <w:r w:rsidRPr="00BC5AFD">
        <w:t xml:space="preserve">What’s your sample size? Is it 8,373? </w:t>
      </w:r>
    </w:p>
  </w:comment>
  <w:comment w:id="34" w:author="Noonan, Michael" w:date="2025-05-08T14:32:00Z" w:initials="MN">
    <w:p w14:paraId="26C8921C" w14:textId="5E86AA9F" w:rsidR="00AA4EE6" w:rsidRPr="00BC5AFD" w:rsidRDefault="00AA4EE6">
      <w:pPr>
        <w:pStyle w:val="CommentText"/>
      </w:pPr>
      <w:r w:rsidRPr="00BC5AFD">
        <w:rPr>
          <w:rStyle w:val="CommentReference"/>
        </w:rPr>
        <w:annotationRef/>
      </w:r>
      <w:r w:rsidRPr="00BC5AFD">
        <w:t xml:space="preserve">There’s a publication for this. Cite the peer </w:t>
      </w:r>
      <w:proofErr w:type="spellStart"/>
      <w:r w:rsidRPr="00BC5AFD">
        <w:t>reviwed</w:t>
      </w:r>
      <w:proofErr w:type="spellEnd"/>
      <w:r w:rsidRPr="00BC5AFD">
        <w:t xml:space="preserve"> study, not the website.</w:t>
      </w:r>
    </w:p>
  </w:comment>
  <w:comment w:id="35" w:author="Noonan, Michael" w:date="2025-05-08T14:31:00Z" w:initials="MN">
    <w:p w14:paraId="084EAA81" w14:textId="397B5739" w:rsidR="00AA4EE6" w:rsidRPr="00BC5AFD" w:rsidRDefault="00AA4EE6">
      <w:pPr>
        <w:pStyle w:val="CommentText"/>
      </w:pPr>
      <w:r w:rsidRPr="00BC5AFD">
        <w:rPr>
          <w:rStyle w:val="CommentReference"/>
        </w:rPr>
        <w:annotationRef/>
      </w:r>
      <w:r w:rsidRPr="00BC5AFD">
        <w:t>This doesn’t make sense. You can’t have a tree for each species.</w:t>
      </w:r>
    </w:p>
  </w:comment>
  <w:comment w:id="36" w:author="Noonan, Michael" w:date="2025-05-08T14:31:00Z" w:initials="MN">
    <w:p w14:paraId="55BA640D" w14:textId="270ABB2C" w:rsidR="00AA4EE6" w:rsidRPr="00BC5AFD" w:rsidRDefault="00AA4EE6">
      <w:pPr>
        <w:pStyle w:val="CommentText"/>
      </w:pPr>
      <w:r w:rsidRPr="00BC5AFD">
        <w:rPr>
          <w:rStyle w:val="CommentReference"/>
        </w:rPr>
        <w:annotationRef/>
      </w:r>
      <w:r w:rsidRPr="00BC5AFD">
        <w:t>?</w:t>
      </w:r>
    </w:p>
  </w:comment>
  <w:comment w:id="38" w:author="Noonan, Michael" w:date="2025-05-08T14:35:00Z" w:initials="MN">
    <w:p w14:paraId="7AA91868" w14:textId="3A50B7DF" w:rsidR="00AA4EE6" w:rsidRPr="00BC5AFD" w:rsidRDefault="00AA4EE6">
      <w:pPr>
        <w:pStyle w:val="CommentText"/>
      </w:pPr>
      <w:r w:rsidRPr="00BC5AFD">
        <w:t xml:space="preserve">The equation is incorrect. </w:t>
      </w:r>
      <w:r w:rsidRPr="00BC5AFD">
        <w:rPr>
          <w:rStyle w:val="CommentReference"/>
        </w:rPr>
        <w:annotationRef/>
      </w:r>
      <w:r w:rsidRPr="00BC5AFD">
        <w:t>Phylogeny is not an additive term in the model.</w:t>
      </w:r>
    </w:p>
  </w:comment>
  <w:comment w:id="39" w:author="Noonan, Michael" w:date="2025-05-08T14:36:00Z" w:initials="MN">
    <w:p w14:paraId="28D087BD" w14:textId="29C1EFF4" w:rsidR="00AA4EE6" w:rsidRPr="00BC5AFD" w:rsidRDefault="00AA4EE6">
      <w:pPr>
        <w:pStyle w:val="CommentText"/>
      </w:pPr>
      <w:r w:rsidRPr="00BC5AFD">
        <w:rPr>
          <w:rStyle w:val="CommentReference"/>
        </w:rPr>
        <w:annotationRef/>
      </w:r>
      <w:r w:rsidRPr="00BC5AFD">
        <w:t>This can’t be right. You should be using a logit link for variables bound between o-1</w:t>
      </w:r>
    </w:p>
  </w:comment>
  <w:comment w:id="40" w:author="Noonan, Michael" w:date="2025-05-08T14:38:00Z" w:initials="MN">
    <w:p w14:paraId="2BD50B4C" w14:textId="1F3B5907" w:rsidR="00AA4EE6" w:rsidRPr="00BC5AFD" w:rsidRDefault="00AA4EE6">
      <w:pPr>
        <w:pStyle w:val="CommentText"/>
      </w:pPr>
      <w:r w:rsidRPr="00BC5AFD">
        <w:rPr>
          <w:rStyle w:val="CommentReference"/>
        </w:rPr>
        <w:annotationRef/>
      </w:r>
      <w:r w:rsidRPr="00BC5AFD">
        <w:t>Is this still correct? What about burn in and thinning?</w:t>
      </w:r>
    </w:p>
  </w:comment>
  <w:comment w:id="41" w:author="Noonan, Michael" w:date="2025-05-08T14:38:00Z" w:initials="MN">
    <w:p w14:paraId="5D3620C8" w14:textId="61D895AD" w:rsidR="00AA4EE6" w:rsidRPr="00BC5AFD" w:rsidRDefault="00AA4EE6">
      <w:pPr>
        <w:pStyle w:val="CommentText"/>
      </w:pPr>
      <w:r w:rsidRPr="00BC5AFD">
        <w:rPr>
          <w:rStyle w:val="CommentReference"/>
        </w:rPr>
        <w:annotationRef/>
      </w:r>
      <w:r w:rsidRPr="00BC5AFD">
        <w:t>It’s unclear here what your sample size actually is.</w:t>
      </w:r>
    </w:p>
  </w:comment>
  <w:comment w:id="42" w:author="Noonan, Michael" w:date="2025-05-08T14:38:00Z" w:initials="MN">
    <w:p w14:paraId="6DA5746E" w14:textId="420FC39A" w:rsidR="00AA4EE6" w:rsidRPr="00BC5AFD" w:rsidRDefault="00AA4EE6">
      <w:pPr>
        <w:pStyle w:val="CommentText"/>
      </w:pPr>
      <w:r w:rsidRPr="00BC5AFD">
        <w:rPr>
          <w:rStyle w:val="CommentReference"/>
        </w:rPr>
        <w:annotationRef/>
      </w:r>
      <w:r w:rsidRPr="00BC5AFD">
        <w:t>Need more details here. Wh</w:t>
      </w:r>
      <w:r w:rsidR="00EC7BCD" w:rsidRPr="00BC5AFD">
        <w:t>at is the default?</w:t>
      </w:r>
    </w:p>
  </w:comment>
  <w:comment w:id="43" w:author="Noonan, Michael" w:date="2025-05-08T14:37:00Z" w:initials="MN">
    <w:p w14:paraId="08EEF3D1" w14:textId="27F54667" w:rsidR="00AA4EE6" w:rsidRPr="00BC5AFD" w:rsidRDefault="00AA4EE6">
      <w:pPr>
        <w:pStyle w:val="CommentText"/>
      </w:pPr>
      <w:r w:rsidRPr="00BC5AFD">
        <w:rPr>
          <w:rStyle w:val="CommentReference"/>
        </w:rPr>
        <w:annotationRef/>
      </w:r>
      <w:r w:rsidRPr="00BC5AFD">
        <w:t xml:space="preserve">It’s unclear how you got from &gt;8,000 species, to 946. </w:t>
      </w:r>
    </w:p>
  </w:comment>
  <w:comment w:id="44" w:author="Noonan, Michael" w:date="2025-05-08T14:40:00Z" w:initials="MN">
    <w:p w14:paraId="1EF01C12" w14:textId="6A22C992" w:rsidR="00EC7BCD" w:rsidRPr="00BC5AFD" w:rsidRDefault="00EC7BCD">
      <w:pPr>
        <w:pStyle w:val="CommentText"/>
      </w:pPr>
      <w:r w:rsidRPr="00BC5AFD">
        <w:rPr>
          <w:rStyle w:val="CommentReference"/>
        </w:rPr>
        <w:annotationRef/>
      </w:r>
      <w:r w:rsidRPr="00BC5AFD">
        <w:t xml:space="preserve">All of this needs to be justified and shown clearly in the supplementary material. Also, you should be describing this above when you mention the biological variables, so that all of that is in the same place. </w:t>
      </w:r>
    </w:p>
  </w:comment>
  <w:comment w:id="45" w:author="Noonan, Michael" w:date="2025-05-08T14:41:00Z" w:initials="MN">
    <w:p w14:paraId="28F000F0" w14:textId="3A2FA25B" w:rsidR="00EC7BCD" w:rsidRPr="00BC5AFD" w:rsidRDefault="00EC7BCD">
      <w:pPr>
        <w:pStyle w:val="CommentText"/>
      </w:pPr>
      <w:r w:rsidRPr="00BC5AFD">
        <w:rPr>
          <w:rStyle w:val="CommentReference"/>
        </w:rPr>
        <w:annotationRef/>
      </w:r>
      <w:r w:rsidRPr="00BC5AFD">
        <w:t>The model names are not really relevant. Either switch to informative model names, or remove.</w:t>
      </w:r>
    </w:p>
  </w:comment>
  <w:comment w:id="46" w:author="Noonan, Michael" w:date="2025-05-08T14:54:00Z" w:initials="MN">
    <w:p w14:paraId="519FBBA4" w14:textId="037AFB96" w:rsidR="0006102A" w:rsidRPr="00BC5AFD" w:rsidRDefault="0006102A">
      <w:pPr>
        <w:pStyle w:val="CommentText"/>
      </w:pPr>
      <w:r w:rsidRPr="00BC5AFD">
        <w:rPr>
          <w:rStyle w:val="CommentReference"/>
        </w:rPr>
        <w:annotationRef/>
      </w:r>
      <w:r w:rsidRPr="00BC5AFD">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47" w:author="Noonan, Michael" w:date="2025-05-08T14:43:00Z" w:initials="MN">
    <w:p w14:paraId="648F3CB5" w14:textId="04B928CA" w:rsidR="00EC7BCD" w:rsidRPr="00BC5AFD" w:rsidRDefault="00EC7BCD">
      <w:pPr>
        <w:pStyle w:val="CommentText"/>
      </w:pPr>
      <w:r w:rsidRPr="00BC5AFD">
        <w:rPr>
          <w:rStyle w:val="CommentReference"/>
        </w:rPr>
        <w:annotationRef/>
      </w:r>
      <w:r w:rsidRPr="00BC5AFD">
        <w:t>This should be in the methods. Also, it’s unclear how you measured accuracy as that was never defined, so I don’t know how to interpret this.</w:t>
      </w:r>
    </w:p>
  </w:comment>
  <w:comment w:id="48" w:author="Noonan, Michael" w:date="2025-05-08T14:44:00Z" w:initials="MN">
    <w:p w14:paraId="647FBC35" w14:textId="2F6E1D45" w:rsidR="00EC7BCD" w:rsidRPr="00BC5AFD" w:rsidRDefault="00EC7BCD">
      <w:pPr>
        <w:pStyle w:val="CommentText"/>
      </w:pPr>
      <w:r w:rsidRPr="00BC5AFD">
        <w:rPr>
          <w:rStyle w:val="CommentReference"/>
        </w:rPr>
        <w:annotationRef/>
      </w:r>
      <w:r w:rsidRPr="00BC5AFD">
        <w:t>Methods.</w:t>
      </w:r>
    </w:p>
  </w:comment>
  <w:comment w:id="49" w:author="Noonan, Michael" w:date="2025-05-08T14:44:00Z" w:initials="MN">
    <w:p w14:paraId="03E2394F" w14:textId="58CDDAAC" w:rsidR="00EC7BCD" w:rsidRPr="00BC5AFD" w:rsidRDefault="00EC7BCD">
      <w:pPr>
        <w:pStyle w:val="CommentText"/>
      </w:pPr>
      <w:r w:rsidRPr="00BC5AFD">
        <w:rPr>
          <w:rStyle w:val="CommentReference"/>
        </w:rPr>
        <w:annotationRef/>
      </w:r>
      <w:r w:rsidRPr="00BC5AFD">
        <w:t>The terms 0 and 1 are not helpful, try to use more meaningful language like the presence/absence of communal roosting.</w:t>
      </w:r>
    </w:p>
  </w:comment>
  <w:comment w:id="50" w:author="Noonan, Michael" w:date="2025-05-08T14:45:00Z" w:initials="MN">
    <w:p w14:paraId="245FEB82" w14:textId="72F63F7C" w:rsidR="00EC7BCD" w:rsidRPr="00BC5AFD" w:rsidRDefault="00EC7BCD">
      <w:pPr>
        <w:pStyle w:val="CommentText"/>
      </w:pPr>
      <w:r w:rsidRPr="00BC5AFD">
        <w:rPr>
          <w:rStyle w:val="CommentReference"/>
        </w:rPr>
        <w:annotationRef/>
      </w:r>
      <w:r w:rsidRPr="00BC5AFD">
        <w:t>Check for formatting throughout as it switches colours in places.</w:t>
      </w:r>
    </w:p>
  </w:comment>
  <w:comment w:id="51" w:author="Noonan, Michael" w:date="2025-05-08T14:47:00Z" w:initials="MN">
    <w:p w14:paraId="1B8B111D" w14:textId="264A4920" w:rsidR="00EC7BCD" w:rsidRPr="00BC5AFD" w:rsidRDefault="00EC7BCD">
      <w:pPr>
        <w:pStyle w:val="CommentText"/>
      </w:pPr>
      <w:r w:rsidRPr="00BC5AFD">
        <w:rPr>
          <w:rStyle w:val="CommentReference"/>
        </w:rPr>
        <w:annotationRef/>
      </w:r>
      <w:r w:rsidRPr="00BC5AFD">
        <w:t>This is speculative. No speculation in the results, that should be saved for the discussion.</w:t>
      </w:r>
    </w:p>
  </w:comment>
  <w:comment w:id="52" w:author="Noonan, Michael" w:date="2025-05-08T14:45:00Z" w:initials="MN">
    <w:p w14:paraId="7E241B27" w14:textId="3656F1F4" w:rsidR="00EC7BCD" w:rsidRPr="00BC5AFD" w:rsidRDefault="00EC7BCD">
      <w:pPr>
        <w:pStyle w:val="CommentText"/>
      </w:pPr>
      <w:r w:rsidRPr="00BC5AFD">
        <w:rPr>
          <w:rStyle w:val="CommentReference"/>
        </w:rPr>
        <w:annotationRef/>
      </w:r>
      <w:r w:rsidRPr="00BC5AFD">
        <w:t xml:space="preserve">The figure caption needs more details. I don’t know what the colours correspond to. Also, the tree is so small that it’s impossible to see anything. I would recommend colours on the outside for higher level taxonomic groupings and/or </w:t>
      </w:r>
      <w:proofErr w:type="spellStart"/>
      <w:r w:rsidRPr="00BC5AFD">
        <w:t>phylopics</w:t>
      </w:r>
      <w:proofErr w:type="spellEnd"/>
      <w:r w:rsidRPr="00BC5AFD">
        <w:t xml:space="preserve"> as per </w:t>
      </w:r>
      <w:proofErr w:type="spellStart"/>
      <w:r w:rsidRPr="00BC5AFD">
        <w:t>Nozo’s</w:t>
      </w:r>
      <w:proofErr w:type="spellEnd"/>
      <w:r w:rsidRPr="00BC5AFD">
        <w:t xml:space="preserve"> figure in the sperm mutation rate study.</w:t>
      </w:r>
    </w:p>
  </w:comment>
  <w:comment w:id="54" w:author="Noonan, Michael" w:date="2025-05-08T14:48:00Z" w:initials="MN">
    <w:p w14:paraId="0E50341B" w14:textId="4C02B182" w:rsidR="00EC7BCD" w:rsidRPr="00BC5AFD" w:rsidRDefault="00EC7BCD">
      <w:pPr>
        <w:pStyle w:val="CommentText"/>
      </w:pPr>
      <w:r w:rsidRPr="00BC5AFD">
        <w:rPr>
          <w:rStyle w:val="CommentReference"/>
        </w:rPr>
        <w:annotationRef/>
      </w:r>
      <w:r w:rsidRPr="00BC5AFD">
        <w:t>What is this number?</w:t>
      </w:r>
    </w:p>
  </w:comment>
  <w:comment w:id="53" w:author="Noonan, Michael" w:date="2025-05-08T14:51:00Z" w:initials="MN">
    <w:p w14:paraId="4DD187E8" w14:textId="7A46F24B" w:rsidR="0006102A" w:rsidRPr="00BC5AFD" w:rsidRDefault="0006102A">
      <w:pPr>
        <w:pStyle w:val="CommentText"/>
      </w:pPr>
      <w:r w:rsidRPr="00BC5AFD">
        <w:rPr>
          <w:rStyle w:val="CommentReference"/>
        </w:rPr>
        <w:annotationRef/>
      </w:r>
      <w:r w:rsidRPr="00BC5AFD">
        <w:t>This is fairly superficial. You need a lot more here, but I’m assuming you’re waiting for the modelling results before proceeding?</w:t>
      </w:r>
    </w:p>
  </w:comment>
  <w:comment w:id="55" w:author="Noonan, Michael" w:date="2025-05-08T14:51:00Z" w:initials="MN">
    <w:p w14:paraId="4B2D8F68" w14:textId="59BFFEB0" w:rsidR="00AB626A" w:rsidRPr="00BC5AFD" w:rsidRDefault="00AB626A">
      <w:pPr>
        <w:pStyle w:val="CommentText"/>
      </w:pPr>
      <w:r w:rsidRPr="00BC5AFD">
        <w:rPr>
          <w:rStyle w:val="CommentReference"/>
        </w:rPr>
        <w:annotationRef/>
      </w:r>
      <w:r w:rsidRPr="00BC5AFD">
        <w:t>I don’t know what I’m looking at here.</w:t>
      </w:r>
    </w:p>
  </w:comment>
  <w:comment w:id="56" w:author="Noonan, Michael" w:date="2025-05-08T14:49:00Z" w:initials="MN">
    <w:p w14:paraId="411BD6DA" w14:textId="23F3070F" w:rsidR="00AB626A" w:rsidRPr="00BC5AFD" w:rsidRDefault="00AB626A">
      <w:pPr>
        <w:pStyle w:val="CommentText"/>
      </w:pPr>
      <w:r w:rsidRPr="00BC5AFD">
        <w:rPr>
          <w:rStyle w:val="CommentReference"/>
        </w:rPr>
        <w:annotationRef/>
      </w:r>
      <w:r w:rsidRPr="00BC5AFD">
        <w:t>You’ll want a proper table here, not a screenshot.</w:t>
      </w:r>
    </w:p>
  </w:comment>
  <w:comment w:id="57" w:author="Noonan, Michael" w:date="2025-05-08T14:52:00Z" w:initials="MN">
    <w:p w14:paraId="04D64C2C" w14:textId="3A91DA2E" w:rsidR="0006102A" w:rsidRPr="00BC5AFD" w:rsidRDefault="0006102A">
      <w:pPr>
        <w:pStyle w:val="CommentText"/>
      </w:pPr>
      <w:r w:rsidRPr="00BC5AFD">
        <w:rPr>
          <w:rStyle w:val="CommentReference"/>
        </w:rPr>
        <w:annotationRef/>
      </w:r>
      <w:r w:rsidRPr="00BC5AFD">
        <w:t>The sections above need a lot of work, so I didn’t spend much time on the discussion. The discussion should be deriving new insights based on the results. Without any results yet, it doesn’t make sense to provide in depth comments on the material here.</w:t>
      </w:r>
      <w:r w:rsidRPr="00BC5AFD">
        <w:br/>
      </w:r>
      <w:r w:rsidRPr="00BC5AFD">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58" w:author="sandra cuadros" w:date="2025-04-04T10:07:00Z" w:initials="sc">
    <w:p w14:paraId="679C1D7E" w14:textId="215811E4" w:rsidR="00F67212" w:rsidRPr="00BC5AFD" w:rsidRDefault="00F67212">
      <w:pPr>
        <w:pStyle w:val="CommentText"/>
        <w:rPr>
          <w:rFonts w:ascii="Calibri" w:hAnsi="Calibri" w:cs="Calibri"/>
        </w:rPr>
      </w:pPr>
      <w:r w:rsidRPr="00BC5AFD">
        <w:rPr>
          <w:rStyle w:val="CommentReference"/>
          <w:rFonts w:ascii="Calibri" w:hAnsi="Calibri" w:cs="Calibri"/>
          <w:sz w:val="20"/>
          <w:szCs w:val="20"/>
        </w:rPr>
        <w:annotationRef/>
      </w:r>
      <w:r w:rsidRPr="00BC5AFD">
        <w:rPr>
          <w:rFonts w:ascii="Calibri" w:hAnsi="Calibri" w:cs="Calibri"/>
        </w:rPr>
        <w:t>Check with Mike if this can be concluded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945D40E" w15:done="1"/>
  <w15:commentEx w15:paraId="14797AFE" w15:done="1"/>
  <w15:commentEx w15:paraId="4607F126" w15:done="1"/>
  <w15:commentEx w15:paraId="242055D4" w15:done="1"/>
  <w15:commentEx w15:paraId="17B2D47D" w15:done="1"/>
  <w15:commentEx w15:paraId="407AB5D4" w15:done="1"/>
  <w15:commentEx w15:paraId="0C073FE5" w15:done="1"/>
  <w15:commentEx w15:paraId="0182FF79" w15:done="1"/>
  <w15:commentEx w15:paraId="20CFDE32" w15:done="0"/>
  <w15:commentEx w15:paraId="7952E55C" w15:done="1"/>
  <w15:commentEx w15:paraId="28B73543" w15:done="1"/>
  <w15:commentEx w15:paraId="3A35959D" w15:done="1"/>
  <w15:commentEx w15:paraId="5731784D" w15:done="1"/>
  <w15:commentEx w15:paraId="08CD294E" w15:done="0"/>
  <w15:commentEx w15:paraId="2EDCF9A3" w15:done="1"/>
  <w15:commentEx w15:paraId="26C8921C" w15:done="1"/>
  <w15:commentEx w15:paraId="084EAA81" w15:done="1"/>
  <w15:commentEx w15:paraId="55BA640D" w15:done="1"/>
  <w15:commentEx w15:paraId="7AA91868" w15:done="1"/>
  <w15:commentEx w15:paraId="28D087BD" w15:done="1"/>
  <w15:commentEx w15:paraId="2BD50B4C" w15:done="0"/>
  <w15:commentEx w15:paraId="5D3620C8" w15:done="1"/>
  <w15:commentEx w15:paraId="6DA5746E" w15:done="0"/>
  <w15:commentEx w15:paraId="08EEF3D1" w15:done="1"/>
  <w15:commentEx w15:paraId="1EF01C12" w15:done="0"/>
  <w15:commentEx w15:paraId="28F000F0" w15:done="0"/>
  <w15:commentEx w15:paraId="519FBBA4" w15:done="0"/>
  <w15:commentEx w15:paraId="648F3CB5" w15:done="0"/>
  <w15:commentEx w15:paraId="647FBC35" w15:done="0"/>
  <w15:commentEx w15:paraId="03E2394F" w15:done="0"/>
  <w15:commentEx w15:paraId="245FEB82" w15:done="1"/>
  <w15:commentEx w15:paraId="1B8B111D" w15:done="0"/>
  <w15:commentEx w15:paraId="7E241B27" w15:done="0"/>
  <w15:commentEx w15:paraId="0E50341B" w15:done="0"/>
  <w15:commentEx w15:paraId="4DD187E8" w15:done="0"/>
  <w15:commentEx w15:paraId="4B2D8F68" w15:done="0"/>
  <w15:commentEx w15:paraId="411BD6DA" w15:done="0"/>
  <w15:commentEx w15:paraId="04D64C2C" w15:done="0"/>
  <w15:commentEx w15:paraId="679C1D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848086" w16cex:dateUtc="2025-05-08T18:28:00Z"/>
  <w16cex:commentExtensible w16cex:durableId="428FDAB5" w16cex:dateUtc="2025-05-08T18:45:00Z"/>
  <w16cex:commentExtensible w16cex:durableId="7B9F109B" w16cex:dateUtc="2025-05-08T18:38:00Z"/>
  <w16cex:commentExtensible w16cex:durableId="7F5610C5" w16cex:dateUtc="2025-05-08T18:42:00Z"/>
  <w16cex:commentExtensible w16cex:durableId="4B5EC553" w16cex:dateUtc="2025-05-08T20:59:00Z"/>
  <w16cex:commentExtensible w16cex:durableId="537A74CE" w16cex:dateUtc="2025-05-08T21:09:00Z"/>
  <w16cex:commentExtensible w16cex:durableId="2AC36BB2" w16cex:dateUtc="2025-05-08T21:01:00Z"/>
  <w16cex:commentExtensible w16cex:durableId="5BDBB769" w16cex:dateUtc="2025-05-08T18:30:00Z"/>
  <w16cex:commentExtensible w16cex:durableId="2A63AD96" w16cex:dateUtc="2025-05-08T21:25:00Z"/>
  <w16cex:commentExtensible w16cex:durableId="7AAAD91F" w16cex:dateUtc="2025-05-08T21:26:00Z"/>
  <w16cex:commentExtensible w16cex:durableId="1AA75567" w16cex:dateUtc="2025-05-08T18:40:00Z"/>
  <w16cex:commentExtensible w16cex:durableId="0FC6B830" w16cex:dateUtc="2025-05-08T21:29:00Z"/>
  <w16cex:commentExtensible w16cex:durableId="438A5150" w16cex:dateUtc="2025-05-08T21:30:00Z"/>
  <w16cex:commentExtensible w16cex:durableId="4928E2E0" w16cex:dateUtc="2025-05-08T21:32:00Z"/>
  <w16cex:commentExtensible w16cex:durableId="4B8EA9E6" w16cex:dateUtc="2025-05-08T21:32:00Z"/>
  <w16cex:commentExtensible w16cex:durableId="4325740C" w16cex:dateUtc="2025-05-08T21:32:00Z"/>
  <w16cex:commentExtensible w16cex:durableId="0C7330E3" w16cex:dateUtc="2025-05-08T21:31:00Z"/>
  <w16cex:commentExtensible w16cex:durableId="55CC3868" w16cex:dateUtc="2025-05-08T21:31:00Z"/>
  <w16cex:commentExtensible w16cex:durableId="2161FC7E" w16cex:dateUtc="2025-05-08T21:35:00Z"/>
  <w16cex:commentExtensible w16cex:durableId="62E35676" w16cex:dateUtc="2025-05-08T21:36:00Z"/>
  <w16cex:commentExtensible w16cex:durableId="52A2676E" w16cex:dateUtc="2025-05-08T21:38:00Z"/>
  <w16cex:commentExtensible w16cex:durableId="6DF7F12A" w16cex:dateUtc="2025-05-08T21:38:00Z"/>
  <w16cex:commentExtensible w16cex:durableId="55C0B532" w16cex:dateUtc="2025-05-08T21:38:00Z"/>
  <w16cex:commentExtensible w16cex:durableId="7E0EBA6F" w16cex:dateUtc="2025-05-08T21:37:00Z"/>
  <w16cex:commentExtensible w16cex:durableId="6FDB39E0" w16cex:dateUtc="2025-05-08T21:40:00Z"/>
  <w16cex:commentExtensible w16cex:durableId="43FD8E52" w16cex:dateUtc="2025-05-08T21:41:00Z"/>
  <w16cex:commentExtensible w16cex:durableId="5D66E7C7" w16cex:dateUtc="2025-05-08T21:54:00Z"/>
  <w16cex:commentExtensible w16cex:durableId="72D5B8B7" w16cex:dateUtc="2025-05-08T21:43:00Z"/>
  <w16cex:commentExtensible w16cex:durableId="73293A8F" w16cex:dateUtc="2025-05-08T21:44:00Z"/>
  <w16cex:commentExtensible w16cex:durableId="5DD25B85" w16cex:dateUtc="2025-05-08T21:44:00Z"/>
  <w16cex:commentExtensible w16cex:durableId="003A9CD9" w16cex:dateUtc="2025-05-08T21:45:00Z"/>
  <w16cex:commentExtensible w16cex:durableId="318962A2" w16cex:dateUtc="2025-05-08T21:47:00Z"/>
  <w16cex:commentExtensible w16cex:durableId="42707AAD" w16cex:dateUtc="2025-05-08T21:45:00Z"/>
  <w16cex:commentExtensible w16cex:durableId="2D23C3AC" w16cex:dateUtc="2025-05-08T21:48:00Z"/>
  <w16cex:commentExtensible w16cex:durableId="3BFBB401" w16cex:dateUtc="2025-05-08T21:51:00Z"/>
  <w16cex:commentExtensible w16cex:durableId="3812F925" w16cex:dateUtc="2025-05-08T21:51:00Z"/>
  <w16cex:commentExtensible w16cex:durableId="081FBC92" w16cex:dateUtc="2025-05-08T21:49:00Z"/>
  <w16cex:commentExtensible w16cex:durableId="0E230D23" w16cex:dateUtc="2025-05-08T21:52:00Z"/>
  <w16cex:commentExtensible w16cex:durableId="64C91BA9" w16cex:dateUtc="2025-04-04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945D40E" w16cid:durableId="66848086"/>
  <w16cid:commentId w16cid:paraId="14797AFE" w16cid:durableId="428FDAB5"/>
  <w16cid:commentId w16cid:paraId="4607F126" w16cid:durableId="7B9F109B"/>
  <w16cid:commentId w16cid:paraId="242055D4" w16cid:durableId="7F5610C5"/>
  <w16cid:commentId w16cid:paraId="17B2D47D" w16cid:durableId="4B5EC553"/>
  <w16cid:commentId w16cid:paraId="407AB5D4" w16cid:durableId="537A74CE"/>
  <w16cid:commentId w16cid:paraId="0C073FE5" w16cid:durableId="2AC36BB2"/>
  <w16cid:commentId w16cid:paraId="0182FF79" w16cid:durableId="5BDBB769"/>
  <w16cid:commentId w16cid:paraId="20CFDE32" w16cid:durableId="2A63AD96"/>
  <w16cid:commentId w16cid:paraId="7952E55C" w16cid:durableId="7AAAD91F"/>
  <w16cid:commentId w16cid:paraId="28B73543" w16cid:durableId="1AA75567"/>
  <w16cid:commentId w16cid:paraId="3A35959D" w16cid:durableId="0FC6B830"/>
  <w16cid:commentId w16cid:paraId="5731784D" w16cid:durableId="438A5150"/>
  <w16cid:commentId w16cid:paraId="08CD294E" w16cid:durableId="4928E2E0"/>
  <w16cid:commentId w16cid:paraId="2EDCF9A3" w16cid:durableId="4B8EA9E6"/>
  <w16cid:commentId w16cid:paraId="26C8921C" w16cid:durableId="4325740C"/>
  <w16cid:commentId w16cid:paraId="084EAA81" w16cid:durableId="0C7330E3"/>
  <w16cid:commentId w16cid:paraId="55BA640D" w16cid:durableId="55CC3868"/>
  <w16cid:commentId w16cid:paraId="7AA91868" w16cid:durableId="2161FC7E"/>
  <w16cid:commentId w16cid:paraId="28D087BD" w16cid:durableId="62E35676"/>
  <w16cid:commentId w16cid:paraId="2BD50B4C" w16cid:durableId="52A2676E"/>
  <w16cid:commentId w16cid:paraId="5D3620C8" w16cid:durableId="6DF7F12A"/>
  <w16cid:commentId w16cid:paraId="6DA5746E" w16cid:durableId="55C0B532"/>
  <w16cid:commentId w16cid:paraId="08EEF3D1" w16cid:durableId="7E0EBA6F"/>
  <w16cid:commentId w16cid:paraId="1EF01C12" w16cid:durableId="6FDB39E0"/>
  <w16cid:commentId w16cid:paraId="28F000F0" w16cid:durableId="43FD8E52"/>
  <w16cid:commentId w16cid:paraId="519FBBA4" w16cid:durableId="5D66E7C7"/>
  <w16cid:commentId w16cid:paraId="648F3CB5" w16cid:durableId="72D5B8B7"/>
  <w16cid:commentId w16cid:paraId="647FBC35" w16cid:durableId="73293A8F"/>
  <w16cid:commentId w16cid:paraId="03E2394F" w16cid:durableId="5DD25B85"/>
  <w16cid:commentId w16cid:paraId="245FEB82" w16cid:durableId="003A9CD9"/>
  <w16cid:commentId w16cid:paraId="1B8B111D" w16cid:durableId="318962A2"/>
  <w16cid:commentId w16cid:paraId="7E241B27" w16cid:durableId="42707AAD"/>
  <w16cid:commentId w16cid:paraId="0E50341B" w16cid:durableId="2D23C3AC"/>
  <w16cid:commentId w16cid:paraId="4DD187E8" w16cid:durableId="3BFBB401"/>
  <w16cid:commentId w16cid:paraId="4B2D8F68" w16cid:durableId="3812F925"/>
  <w16cid:commentId w16cid:paraId="411BD6DA" w16cid:durableId="081FBC92"/>
  <w16cid:commentId w16cid:paraId="04D64C2C" w16cid:durableId="0E230D23"/>
  <w16cid:commentId w16cid:paraId="679C1D7E" w16cid:durableId="64C91B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DD6C9" w14:textId="77777777" w:rsidR="00D244AB" w:rsidRPr="00BC5AFD" w:rsidRDefault="00D244AB" w:rsidP="00EA1FBE">
      <w:pPr>
        <w:spacing w:after="0" w:line="240" w:lineRule="auto"/>
      </w:pPr>
      <w:r w:rsidRPr="00BC5AFD">
        <w:separator/>
      </w:r>
    </w:p>
  </w:endnote>
  <w:endnote w:type="continuationSeparator" w:id="0">
    <w:p w14:paraId="017A311D" w14:textId="77777777" w:rsidR="00D244AB" w:rsidRPr="00BC5AFD" w:rsidRDefault="00D244AB" w:rsidP="00EA1FBE">
      <w:pPr>
        <w:spacing w:after="0" w:line="240" w:lineRule="auto"/>
      </w:pPr>
      <w:r w:rsidRPr="00BC5A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2A03100E" w:rsidR="00DD027D" w:rsidRPr="00BC5AFD" w:rsidRDefault="00DD027D" w:rsidP="00F26C82">
        <w:pPr>
          <w:pStyle w:val="Footer"/>
          <w:framePr w:wrap="none" w:vAnchor="text" w:hAnchor="margin" w:xAlign="center" w:y="1"/>
          <w:rPr>
            <w:rStyle w:val="PageNumber"/>
          </w:rPr>
        </w:pPr>
        <w:r w:rsidRPr="00BC5AFD">
          <w:rPr>
            <w:rStyle w:val="PageNumber"/>
          </w:rPr>
          <w:fldChar w:fldCharType="begin"/>
        </w:r>
        <w:r w:rsidRPr="00BC5AFD">
          <w:rPr>
            <w:rStyle w:val="PageNumber"/>
          </w:rPr>
          <w:instrText xml:space="preserve"> PAGE </w:instrText>
        </w:r>
        <w:r w:rsidRPr="00BC5AFD">
          <w:rPr>
            <w:rStyle w:val="PageNumber"/>
          </w:rPr>
          <w:fldChar w:fldCharType="end"/>
        </w:r>
      </w:p>
    </w:sdtContent>
  </w:sdt>
  <w:p w14:paraId="7B217481" w14:textId="77777777" w:rsidR="00DD027D" w:rsidRPr="00BC5AFD"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5CA231E6" w:rsidR="00DD027D" w:rsidRPr="00BC5AFD" w:rsidRDefault="00DD027D" w:rsidP="00C81346">
        <w:pPr>
          <w:pStyle w:val="Footer"/>
          <w:framePr w:wrap="none" w:vAnchor="text" w:hAnchor="margin" w:xAlign="center" w:y="1"/>
          <w:rPr>
            <w:rStyle w:val="PageNumber"/>
          </w:rPr>
        </w:pPr>
        <w:r w:rsidRPr="00BC5AFD">
          <w:rPr>
            <w:rStyle w:val="PageNumber"/>
          </w:rPr>
          <w:fldChar w:fldCharType="begin"/>
        </w:r>
        <w:r w:rsidRPr="00BC5AFD">
          <w:rPr>
            <w:rStyle w:val="PageNumber"/>
          </w:rPr>
          <w:instrText xml:space="preserve"> PAGE </w:instrText>
        </w:r>
        <w:r w:rsidRPr="00BC5AFD">
          <w:rPr>
            <w:rStyle w:val="PageNumber"/>
          </w:rPr>
          <w:fldChar w:fldCharType="separate"/>
        </w:r>
        <w:r w:rsidRPr="00433118">
          <w:rPr>
            <w:rStyle w:val="PageNumber"/>
          </w:rPr>
          <w:t>14</w:t>
        </w:r>
        <w:r w:rsidRPr="00BC5AFD">
          <w:rPr>
            <w:rStyle w:val="PageNumber"/>
          </w:rPr>
          <w:fldChar w:fldCharType="end"/>
        </w:r>
      </w:p>
    </w:sdtContent>
  </w:sdt>
  <w:p w14:paraId="2040C5AB" w14:textId="77777777" w:rsidR="00B97D15" w:rsidRPr="00BC5AFD"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F20A5" w14:textId="77777777" w:rsidR="00D244AB" w:rsidRPr="00BC5AFD" w:rsidRDefault="00D244AB" w:rsidP="00EA1FBE">
      <w:pPr>
        <w:spacing w:after="0" w:line="240" w:lineRule="auto"/>
      </w:pPr>
      <w:r w:rsidRPr="00BC5AFD">
        <w:separator/>
      </w:r>
    </w:p>
  </w:footnote>
  <w:footnote w:type="continuationSeparator" w:id="0">
    <w:p w14:paraId="31F30076" w14:textId="77777777" w:rsidR="00D244AB" w:rsidRPr="00BC5AFD" w:rsidRDefault="00D244AB" w:rsidP="00EA1FBE">
      <w:pPr>
        <w:spacing w:after="0" w:line="240" w:lineRule="auto"/>
      </w:pPr>
      <w:r w:rsidRPr="00BC5AFD">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lvlText w:val="%4."/>
      <w:lvlJc w:val="left"/>
      <w:pPr>
        <w:ind w:left="2880" w:hanging="360"/>
      </w:pPr>
    </w:lvl>
    <w:lvl w:ilvl="4" w:tplc="67BAC8B2">
      <w:start w:val="1"/>
      <w:numFmt w:val="lowerLetter"/>
      <w:lvlText w:val="%5."/>
      <w:lvlJc w:val="left"/>
      <w:pPr>
        <w:ind w:left="3600" w:hanging="360"/>
      </w:pPr>
    </w:lvl>
    <w:lvl w:ilvl="5" w:tplc="06DC8B9E">
      <w:start w:val="1"/>
      <w:numFmt w:val="lowerRoman"/>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7683739">
    <w:abstractNumId w:val="1"/>
  </w:num>
  <w:num w:numId="2" w16cid:durableId="2094740913">
    <w:abstractNumId w:val="4"/>
  </w:num>
  <w:num w:numId="3" w16cid:durableId="2033342683">
    <w:abstractNumId w:val="2"/>
  </w:num>
  <w:num w:numId="4" w16cid:durableId="1487667301">
    <w:abstractNumId w:val="5"/>
  </w:num>
  <w:num w:numId="5" w16cid:durableId="1560239012">
    <w:abstractNumId w:val="0"/>
  </w:num>
  <w:num w:numId="6" w16cid:durableId="36079092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0817"/>
    <w:rsid w:val="0000308E"/>
    <w:rsid w:val="000039F0"/>
    <w:rsid w:val="0000432C"/>
    <w:rsid w:val="0000471F"/>
    <w:rsid w:val="00004D8A"/>
    <w:rsid w:val="0000529A"/>
    <w:rsid w:val="000059AC"/>
    <w:rsid w:val="00005A0D"/>
    <w:rsid w:val="00005E26"/>
    <w:rsid w:val="0000683A"/>
    <w:rsid w:val="00006D16"/>
    <w:rsid w:val="0000708D"/>
    <w:rsid w:val="0000778D"/>
    <w:rsid w:val="00010128"/>
    <w:rsid w:val="00010501"/>
    <w:rsid w:val="00010F92"/>
    <w:rsid w:val="00011DBF"/>
    <w:rsid w:val="00011E4B"/>
    <w:rsid w:val="00012C1B"/>
    <w:rsid w:val="00013FA1"/>
    <w:rsid w:val="000143C6"/>
    <w:rsid w:val="00014D11"/>
    <w:rsid w:val="00014F4C"/>
    <w:rsid w:val="0001543F"/>
    <w:rsid w:val="00015B61"/>
    <w:rsid w:val="0001656E"/>
    <w:rsid w:val="000167AB"/>
    <w:rsid w:val="00016A96"/>
    <w:rsid w:val="000200BA"/>
    <w:rsid w:val="00020494"/>
    <w:rsid w:val="00020AA0"/>
    <w:rsid w:val="000241B0"/>
    <w:rsid w:val="00024442"/>
    <w:rsid w:val="00026E03"/>
    <w:rsid w:val="00027548"/>
    <w:rsid w:val="000307EC"/>
    <w:rsid w:val="00030FA5"/>
    <w:rsid w:val="0003108F"/>
    <w:rsid w:val="00031231"/>
    <w:rsid w:val="000316F1"/>
    <w:rsid w:val="00031758"/>
    <w:rsid w:val="00032BF4"/>
    <w:rsid w:val="00033651"/>
    <w:rsid w:val="0003366D"/>
    <w:rsid w:val="00034A15"/>
    <w:rsid w:val="000353C1"/>
    <w:rsid w:val="0003571A"/>
    <w:rsid w:val="00035BCA"/>
    <w:rsid w:val="00036F07"/>
    <w:rsid w:val="00037020"/>
    <w:rsid w:val="00040F1B"/>
    <w:rsid w:val="000413EC"/>
    <w:rsid w:val="00041435"/>
    <w:rsid w:val="00041564"/>
    <w:rsid w:val="00041E07"/>
    <w:rsid w:val="00042016"/>
    <w:rsid w:val="00042E53"/>
    <w:rsid w:val="00044B71"/>
    <w:rsid w:val="0004575E"/>
    <w:rsid w:val="000459FF"/>
    <w:rsid w:val="0004691A"/>
    <w:rsid w:val="00046EA7"/>
    <w:rsid w:val="00047519"/>
    <w:rsid w:val="0004773C"/>
    <w:rsid w:val="00047FFB"/>
    <w:rsid w:val="0005002C"/>
    <w:rsid w:val="00051B57"/>
    <w:rsid w:val="00051C65"/>
    <w:rsid w:val="0005266B"/>
    <w:rsid w:val="00052C31"/>
    <w:rsid w:val="00052E8E"/>
    <w:rsid w:val="00053708"/>
    <w:rsid w:val="00054098"/>
    <w:rsid w:val="0005467A"/>
    <w:rsid w:val="00054777"/>
    <w:rsid w:val="00054A7C"/>
    <w:rsid w:val="00055740"/>
    <w:rsid w:val="00055F0A"/>
    <w:rsid w:val="00056BAD"/>
    <w:rsid w:val="00056D51"/>
    <w:rsid w:val="00056E4A"/>
    <w:rsid w:val="00057D63"/>
    <w:rsid w:val="0006102A"/>
    <w:rsid w:val="00061A5F"/>
    <w:rsid w:val="00062BFB"/>
    <w:rsid w:val="00062F08"/>
    <w:rsid w:val="0006331F"/>
    <w:rsid w:val="00063D71"/>
    <w:rsid w:val="00064E9E"/>
    <w:rsid w:val="00065944"/>
    <w:rsid w:val="000664F4"/>
    <w:rsid w:val="00066B8E"/>
    <w:rsid w:val="00066FDD"/>
    <w:rsid w:val="00066FFD"/>
    <w:rsid w:val="000674FC"/>
    <w:rsid w:val="000676C2"/>
    <w:rsid w:val="00070209"/>
    <w:rsid w:val="0007159A"/>
    <w:rsid w:val="00072032"/>
    <w:rsid w:val="0007261C"/>
    <w:rsid w:val="00072C0C"/>
    <w:rsid w:val="00072EAD"/>
    <w:rsid w:val="00073463"/>
    <w:rsid w:val="00073A22"/>
    <w:rsid w:val="000752D5"/>
    <w:rsid w:val="00075324"/>
    <w:rsid w:val="00075A56"/>
    <w:rsid w:val="00075B29"/>
    <w:rsid w:val="000764E8"/>
    <w:rsid w:val="000767B4"/>
    <w:rsid w:val="00076ED3"/>
    <w:rsid w:val="00077861"/>
    <w:rsid w:val="00077CCA"/>
    <w:rsid w:val="000802C7"/>
    <w:rsid w:val="00080555"/>
    <w:rsid w:val="00084056"/>
    <w:rsid w:val="00084AEF"/>
    <w:rsid w:val="00084B7F"/>
    <w:rsid w:val="00085505"/>
    <w:rsid w:val="00085890"/>
    <w:rsid w:val="000864AE"/>
    <w:rsid w:val="000868B4"/>
    <w:rsid w:val="00086AFD"/>
    <w:rsid w:val="00086B39"/>
    <w:rsid w:val="000873E9"/>
    <w:rsid w:val="0008784E"/>
    <w:rsid w:val="0009006F"/>
    <w:rsid w:val="000911A2"/>
    <w:rsid w:val="000914C3"/>
    <w:rsid w:val="00091F06"/>
    <w:rsid w:val="000920C4"/>
    <w:rsid w:val="00092521"/>
    <w:rsid w:val="00092E48"/>
    <w:rsid w:val="00093056"/>
    <w:rsid w:val="0009418D"/>
    <w:rsid w:val="00094DBC"/>
    <w:rsid w:val="000957FD"/>
    <w:rsid w:val="00095A04"/>
    <w:rsid w:val="000963FC"/>
    <w:rsid w:val="00096720"/>
    <w:rsid w:val="00096AC9"/>
    <w:rsid w:val="00096BAD"/>
    <w:rsid w:val="00096E08"/>
    <w:rsid w:val="0009738C"/>
    <w:rsid w:val="000975D4"/>
    <w:rsid w:val="000977C0"/>
    <w:rsid w:val="000A003D"/>
    <w:rsid w:val="000A0A94"/>
    <w:rsid w:val="000A104B"/>
    <w:rsid w:val="000A1975"/>
    <w:rsid w:val="000A1D4F"/>
    <w:rsid w:val="000A2037"/>
    <w:rsid w:val="000A2139"/>
    <w:rsid w:val="000A29EC"/>
    <w:rsid w:val="000A2E38"/>
    <w:rsid w:val="000A3F19"/>
    <w:rsid w:val="000A44A9"/>
    <w:rsid w:val="000A572E"/>
    <w:rsid w:val="000A6041"/>
    <w:rsid w:val="000A6D4A"/>
    <w:rsid w:val="000A7939"/>
    <w:rsid w:val="000B09DB"/>
    <w:rsid w:val="000B0A3E"/>
    <w:rsid w:val="000B0F3A"/>
    <w:rsid w:val="000B1253"/>
    <w:rsid w:val="000B1B84"/>
    <w:rsid w:val="000B304D"/>
    <w:rsid w:val="000B312C"/>
    <w:rsid w:val="000B4757"/>
    <w:rsid w:val="000B4E55"/>
    <w:rsid w:val="000B4EF1"/>
    <w:rsid w:val="000B5467"/>
    <w:rsid w:val="000B5D96"/>
    <w:rsid w:val="000B5E6A"/>
    <w:rsid w:val="000B60EE"/>
    <w:rsid w:val="000B6471"/>
    <w:rsid w:val="000B64A7"/>
    <w:rsid w:val="000B6D1A"/>
    <w:rsid w:val="000B6D31"/>
    <w:rsid w:val="000B6EE6"/>
    <w:rsid w:val="000B7419"/>
    <w:rsid w:val="000B76A5"/>
    <w:rsid w:val="000B7C98"/>
    <w:rsid w:val="000C1481"/>
    <w:rsid w:val="000C1705"/>
    <w:rsid w:val="000C221A"/>
    <w:rsid w:val="000C26AE"/>
    <w:rsid w:val="000C36C8"/>
    <w:rsid w:val="000C3718"/>
    <w:rsid w:val="000C41DD"/>
    <w:rsid w:val="000C5B55"/>
    <w:rsid w:val="000C5BE8"/>
    <w:rsid w:val="000C652D"/>
    <w:rsid w:val="000C67C1"/>
    <w:rsid w:val="000C6BB8"/>
    <w:rsid w:val="000C6F1F"/>
    <w:rsid w:val="000C7878"/>
    <w:rsid w:val="000C7B09"/>
    <w:rsid w:val="000D0B5B"/>
    <w:rsid w:val="000D2E08"/>
    <w:rsid w:val="000D4451"/>
    <w:rsid w:val="000D6949"/>
    <w:rsid w:val="000D74B0"/>
    <w:rsid w:val="000D7938"/>
    <w:rsid w:val="000D7F43"/>
    <w:rsid w:val="000E0F50"/>
    <w:rsid w:val="000E127B"/>
    <w:rsid w:val="000E1A96"/>
    <w:rsid w:val="000E1DE6"/>
    <w:rsid w:val="000E1E17"/>
    <w:rsid w:val="000E208B"/>
    <w:rsid w:val="000E219E"/>
    <w:rsid w:val="000E2845"/>
    <w:rsid w:val="000E2ED6"/>
    <w:rsid w:val="000E30BE"/>
    <w:rsid w:val="000E3412"/>
    <w:rsid w:val="000E3B5B"/>
    <w:rsid w:val="000E3F34"/>
    <w:rsid w:val="000E4D48"/>
    <w:rsid w:val="000E4F43"/>
    <w:rsid w:val="000E5248"/>
    <w:rsid w:val="000E5871"/>
    <w:rsid w:val="000E5BC5"/>
    <w:rsid w:val="000E5E60"/>
    <w:rsid w:val="000E7417"/>
    <w:rsid w:val="000E7886"/>
    <w:rsid w:val="000F11B0"/>
    <w:rsid w:val="000F159E"/>
    <w:rsid w:val="000F21B2"/>
    <w:rsid w:val="000F22F6"/>
    <w:rsid w:val="000F23B5"/>
    <w:rsid w:val="000F4348"/>
    <w:rsid w:val="000F4376"/>
    <w:rsid w:val="000F4CD3"/>
    <w:rsid w:val="000F4F6F"/>
    <w:rsid w:val="000F62C7"/>
    <w:rsid w:val="000F6A1C"/>
    <w:rsid w:val="000F776F"/>
    <w:rsid w:val="000F7B2A"/>
    <w:rsid w:val="00100894"/>
    <w:rsid w:val="00100F20"/>
    <w:rsid w:val="00101420"/>
    <w:rsid w:val="00101E41"/>
    <w:rsid w:val="001022D0"/>
    <w:rsid w:val="00102B26"/>
    <w:rsid w:val="001051B8"/>
    <w:rsid w:val="00105FC6"/>
    <w:rsid w:val="001067DA"/>
    <w:rsid w:val="001076C4"/>
    <w:rsid w:val="00107D12"/>
    <w:rsid w:val="00107EFC"/>
    <w:rsid w:val="00110478"/>
    <w:rsid w:val="00110500"/>
    <w:rsid w:val="001105F4"/>
    <w:rsid w:val="00110EEB"/>
    <w:rsid w:val="00111136"/>
    <w:rsid w:val="00111320"/>
    <w:rsid w:val="001117DE"/>
    <w:rsid w:val="001119AD"/>
    <w:rsid w:val="001119F5"/>
    <w:rsid w:val="00112252"/>
    <w:rsid w:val="00112C52"/>
    <w:rsid w:val="001135A7"/>
    <w:rsid w:val="00113BAD"/>
    <w:rsid w:val="00113D78"/>
    <w:rsid w:val="00114D66"/>
    <w:rsid w:val="00115677"/>
    <w:rsid w:val="00115B1A"/>
    <w:rsid w:val="00117D1B"/>
    <w:rsid w:val="00117EEF"/>
    <w:rsid w:val="00117F0D"/>
    <w:rsid w:val="00117F54"/>
    <w:rsid w:val="0012037D"/>
    <w:rsid w:val="00120F17"/>
    <w:rsid w:val="00121F09"/>
    <w:rsid w:val="00122504"/>
    <w:rsid w:val="00123723"/>
    <w:rsid w:val="00124127"/>
    <w:rsid w:val="0012431C"/>
    <w:rsid w:val="00124394"/>
    <w:rsid w:val="001245CF"/>
    <w:rsid w:val="00125220"/>
    <w:rsid w:val="00125271"/>
    <w:rsid w:val="0012650D"/>
    <w:rsid w:val="00126BF5"/>
    <w:rsid w:val="0013011D"/>
    <w:rsid w:val="00131C79"/>
    <w:rsid w:val="001322F6"/>
    <w:rsid w:val="00132DD7"/>
    <w:rsid w:val="0013370D"/>
    <w:rsid w:val="00133BBF"/>
    <w:rsid w:val="00136701"/>
    <w:rsid w:val="00136938"/>
    <w:rsid w:val="00136BC1"/>
    <w:rsid w:val="00136DD0"/>
    <w:rsid w:val="00136FA8"/>
    <w:rsid w:val="00137DA5"/>
    <w:rsid w:val="0014039A"/>
    <w:rsid w:val="00140992"/>
    <w:rsid w:val="0014132E"/>
    <w:rsid w:val="00141E16"/>
    <w:rsid w:val="001429BF"/>
    <w:rsid w:val="00142EF3"/>
    <w:rsid w:val="00142F95"/>
    <w:rsid w:val="0014378D"/>
    <w:rsid w:val="001437DB"/>
    <w:rsid w:val="00143A58"/>
    <w:rsid w:val="00144004"/>
    <w:rsid w:val="00144197"/>
    <w:rsid w:val="001445B7"/>
    <w:rsid w:val="00146432"/>
    <w:rsid w:val="00146F28"/>
    <w:rsid w:val="0014744B"/>
    <w:rsid w:val="00147558"/>
    <w:rsid w:val="001478B6"/>
    <w:rsid w:val="0014797C"/>
    <w:rsid w:val="00150663"/>
    <w:rsid w:val="00150697"/>
    <w:rsid w:val="00150F46"/>
    <w:rsid w:val="0015130C"/>
    <w:rsid w:val="001528B9"/>
    <w:rsid w:val="00152B8F"/>
    <w:rsid w:val="00152FAF"/>
    <w:rsid w:val="0015486A"/>
    <w:rsid w:val="00160084"/>
    <w:rsid w:val="00160141"/>
    <w:rsid w:val="00161FF2"/>
    <w:rsid w:val="00162209"/>
    <w:rsid w:val="001636BB"/>
    <w:rsid w:val="00163C5E"/>
    <w:rsid w:val="00163EC2"/>
    <w:rsid w:val="00163F25"/>
    <w:rsid w:val="00165599"/>
    <w:rsid w:val="0016624D"/>
    <w:rsid w:val="0016670D"/>
    <w:rsid w:val="00166EF1"/>
    <w:rsid w:val="00167BD3"/>
    <w:rsid w:val="00167EFA"/>
    <w:rsid w:val="001700BB"/>
    <w:rsid w:val="00170348"/>
    <w:rsid w:val="00170D90"/>
    <w:rsid w:val="00170E73"/>
    <w:rsid w:val="00171242"/>
    <w:rsid w:val="00171C4C"/>
    <w:rsid w:val="00171D55"/>
    <w:rsid w:val="001727D1"/>
    <w:rsid w:val="001730A4"/>
    <w:rsid w:val="00173680"/>
    <w:rsid w:val="0017409F"/>
    <w:rsid w:val="00174607"/>
    <w:rsid w:val="001748BC"/>
    <w:rsid w:val="00174D69"/>
    <w:rsid w:val="001771AC"/>
    <w:rsid w:val="0018209B"/>
    <w:rsid w:val="001827E3"/>
    <w:rsid w:val="00182BC0"/>
    <w:rsid w:val="00182C28"/>
    <w:rsid w:val="0018397F"/>
    <w:rsid w:val="00183F3B"/>
    <w:rsid w:val="00184641"/>
    <w:rsid w:val="00184741"/>
    <w:rsid w:val="001847C0"/>
    <w:rsid w:val="00184902"/>
    <w:rsid w:val="001859CD"/>
    <w:rsid w:val="00185A85"/>
    <w:rsid w:val="00185C87"/>
    <w:rsid w:val="0018655C"/>
    <w:rsid w:val="00186A58"/>
    <w:rsid w:val="00186BFA"/>
    <w:rsid w:val="00186CD6"/>
    <w:rsid w:val="001872AA"/>
    <w:rsid w:val="001875A9"/>
    <w:rsid w:val="001876F5"/>
    <w:rsid w:val="00187A36"/>
    <w:rsid w:val="001901BA"/>
    <w:rsid w:val="001924EF"/>
    <w:rsid w:val="00192858"/>
    <w:rsid w:val="00192F7E"/>
    <w:rsid w:val="0019406E"/>
    <w:rsid w:val="00194B14"/>
    <w:rsid w:val="001956E4"/>
    <w:rsid w:val="00196B06"/>
    <w:rsid w:val="00197234"/>
    <w:rsid w:val="0019756B"/>
    <w:rsid w:val="001A0E3E"/>
    <w:rsid w:val="001A159C"/>
    <w:rsid w:val="001A23C2"/>
    <w:rsid w:val="001A2803"/>
    <w:rsid w:val="001A31FB"/>
    <w:rsid w:val="001A3AFC"/>
    <w:rsid w:val="001A4955"/>
    <w:rsid w:val="001A4B0A"/>
    <w:rsid w:val="001A5C8D"/>
    <w:rsid w:val="001A5EB7"/>
    <w:rsid w:val="001A5F0B"/>
    <w:rsid w:val="001A6C5F"/>
    <w:rsid w:val="001A6C71"/>
    <w:rsid w:val="001A752D"/>
    <w:rsid w:val="001A7698"/>
    <w:rsid w:val="001A7C56"/>
    <w:rsid w:val="001B0125"/>
    <w:rsid w:val="001B0210"/>
    <w:rsid w:val="001B0B84"/>
    <w:rsid w:val="001B0CEC"/>
    <w:rsid w:val="001B10F0"/>
    <w:rsid w:val="001B1A5F"/>
    <w:rsid w:val="001B2766"/>
    <w:rsid w:val="001B2BDA"/>
    <w:rsid w:val="001B3F38"/>
    <w:rsid w:val="001B3F77"/>
    <w:rsid w:val="001B4650"/>
    <w:rsid w:val="001B4710"/>
    <w:rsid w:val="001B54CA"/>
    <w:rsid w:val="001B5F9E"/>
    <w:rsid w:val="001C045F"/>
    <w:rsid w:val="001C10E6"/>
    <w:rsid w:val="001C1871"/>
    <w:rsid w:val="001C1C5F"/>
    <w:rsid w:val="001C252D"/>
    <w:rsid w:val="001C2E7A"/>
    <w:rsid w:val="001C331F"/>
    <w:rsid w:val="001C4078"/>
    <w:rsid w:val="001C4E72"/>
    <w:rsid w:val="001C541D"/>
    <w:rsid w:val="001C5753"/>
    <w:rsid w:val="001C5B20"/>
    <w:rsid w:val="001C5DA5"/>
    <w:rsid w:val="001C5EEC"/>
    <w:rsid w:val="001C6FD3"/>
    <w:rsid w:val="001D050C"/>
    <w:rsid w:val="001D0E0A"/>
    <w:rsid w:val="001D23CD"/>
    <w:rsid w:val="001D2B7A"/>
    <w:rsid w:val="001D2F80"/>
    <w:rsid w:val="001D385B"/>
    <w:rsid w:val="001D3A90"/>
    <w:rsid w:val="001D3FB2"/>
    <w:rsid w:val="001D43D5"/>
    <w:rsid w:val="001D4A21"/>
    <w:rsid w:val="001D4EB1"/>
    <w:rsid w:val="001D50D6"/>
    <w:rsid w:val="001D53C7"/>
    <w:rsid w:val="001D5AF9"/>
    <w:rsid w:val="001D5DFF"/>
    <w:rsid w:val="001D61F1"/>
    <w:rsid w:val="001D6969"/>
    <w:rsid w:val="001D6D07"/>
    <w:rsid w:val="001D6F9A"/>
    <w:rsid w:val="001D7E05"/>
    <w:rsid w:val="001E0809"/>
    <w:rsid w:val="001E09CC"/>
    <w:rsid w:val="001E0DA9"/>
    <w:rsid w:val="001E0F28"/>
    <w:rsid w:val="001E2680"/>
    <w:rsid w:val="001E2AFE"/>
    <w:rsid w:val="001E3179"/>
    <w:rsid w:val="001E47C5"/>
    <w:rsid w:val="001E5A33"/>
    <w:rsid w:val="001E5B2A"/>
    <w:rsid w:val="001E6341"/>
    <w:rsid w:val="001E6357"/>
    <w:rsid w:val="001E6440"/>
    <w:rsid w:val="001E6B08"/>
    <w:rsid w:val="001E77A4"/>
    <w:rsid w:val="001F0169"/>
    <w:rsid w:val="001F042B"/>
    <w:rsid w:val="001F05BE"/>
    <w:rsid w:val="001F0AC6"/>
    <w:rsid w:val="001F0CAC"/>
    <w:rsid w:val="001F1945"/>
    <w:rsid w:val="001F1BD6"/>
    <w:rsid w:val="001F2338"/>
    <w:rsid w:val="001F2671"/>
    <w:rsid w:val="001F291D"/>
    <w:rsid w:val="001F299C"/>
    <w:rsid w:val="001F2B9A"/>
    <w:rsid w:val="001F34F4"/>
    <w:rsid w:val="001F3722"/>
    <w:rsid w:val="001F38E9"/>
    <w:rsid w:val="001F3EE1"/>
    <w:rsid w:val="001F6021"/>
    <w:rsid w:val="001F63E9"/>
    <w:rsid w:val="001F7D2F"/>
    <w:rsid w:val="001F7E59"/>
    <w:rsid w:val="001F7F9B"/>
    <w:rsid w:val="002000F4"/>
    <w:rsid w:val="0020194D"/>
    <w:rsid w:val="002029CB"/>
    <w:rsid w:val="00202EC6"/>
    <w:rsid w:val="002034E2"/>
    <w:rsid w:val="00203851"/>
    <w:rsid w:val="00204285"/>
    <w:rsid w:val="00204C78"/>
    <w:rsid w:val="002050C9"/>
    <w:rsid w:val="00205964"/>
    <w:rsid w:val="00205D00"/>
    <w:rsid w:val="00206787"/>
    <w:rsid w:val="00206A40"/>
    <w:rsid w:val="00206E7C"/>
    <w:rsid w:val="00207105"/>
    <w:rsid w:val="0021071A"/>
    <w:rsid w:val="002109A9"/>
    <w:rsid w:val="002123A5"/>
    <w:rsid w:val="00212619"/>
    <w:rsid w:val="00212D7A"/>
    <w:rsid w:val="002142FC"/>
    <w:rsid w:val="00214340"/>
    <w:rsid w:val="002143C6"/>
    <w:rsid w:val="0021469A"/>
    <w:rsid w:val="0021483B"/>
    <w:rsid w:val="00214921"/>
    <w:rsid w:val="00214A68"/>
    <w:rsid w:val="00215914"/>
    <w:rsid w:val="00215AA0"/>
    <w:rsid w:val="00215AE9"/>
    <w:rsid w:val="00215D6D"/>
    <w:rsid w:val="00215F20"/>
    <w:rsid w:val="00215FEA"/>
    <w:rsid w:val="00217561"/>
    <w:rsid w:val="0021796D"/>
    <w:rsid w:val="0022084E"/>
    <w:rsid w:val="00220FA2"/>
    <w:rsid w:val="002226D2"/>
    <w:rsid w:val="00223063"/>
    <w:rsid w:val="00223B89"/>
    <w:rsid w:val="002249D2"/>
    <w:rsid w:val="00224CB9"/>
    <w:rsid w:val="00224F99"/>
    <w:rsid w:val="002251D7"/>
    <w:rsid w:val="00225D70"/>
    <w:rsid w:val="00225F43"/>
    <w:rsid w:val="002266D9"/>
    <w:rsid w:val="00227287"/>
    <w:rsid w:val="00227601"/>
    <w:rsid w:val="00227A1D"/>
    <w:rsid w:val="00227B71"/>
    <w:rsid w:val="00227FB6"/>
    <w:rsid w:val="0023046F"/>
    <w:rsid w:val="002331D4"/>
    <w:rsid w:val="002332A0"/>
    <w:rsid w:val="00233546"/>
    <w:rsid w:val="002338DC"/>
    <w:rsid w:val="00234189"/>
    <w:rsid w:val="002347EA"/>
    <w:rsid w:val="00234851"/>
    <w:rsid w:val="00235A74"/>
    <w:rsid w:val="002360FA"/>
    <w:rsid w:val="002362B6"/>
    <w:rsid w:val="002377EE"/>
    <w:rsid w:val="00237890"/>
    <w:rsid w:val="0024075F"/>
    <w:rsid w:val="002408F6"/>
    <w:rsid w:val="00241FA7"/>
    <w:rsid w:val="00242FC3"/>
    <w:rsid w:val="002434B7"/>
    <w:rsid w:val="00244522"/>
    <w:rsid w:val="00244E75"/>
    <w:rsid w:val="00244F72"/>
    <w:rsid w:val="00245B6A"/>
    <w:rsid w:val="00245FC8"/>
    <w:rsid w:val="00246473"/>
    <w:rsid w:val="002464B9"/>
    <w:rsid w:val="002470A0"/>
    <w:rsid w:val="00247A66"/>
    <w:rsid w:val="00250645"/>
    <w:rsid w:val="00250783"/>
    <w:rsid w:val="00250A72"/>
    <w:rsid w:val="00250B9A"/>
    <w:rsid w:val="00250D76"/>
    <w:rsid w:val="0025125F"/>
    <w:rsid w:val="00251D00"/>
    <w:rsid w:val="002529C3"/>
    <w:rsid w:val="0025318F"/>
    <w:rsid w:val="00253A2C"/>
    <w:rsid w:val="00253B9B"/>
    <w:rsid w:val="002545F3"/>
    <w:rsid w:val="00254804"/>
    <w:rsid w:val="00254AA8"/>
    <w:rsid w:val="0025520E"/>
    <w:rsid w:val="0025564D"/>
    <w:rsid w:val="00256940"/>
    <w:rsid w:val="0026081A"/>
    <w:rsid w:val="002616C6"/>
    <w:rsid w:val="0026248E"/>
    <w:rsid w:val="002625B6"/>
    <w:rsid w:val="002626AA"/>
    <w:rsid w:val="002628E2"/>
    <w:rsid w:val="002630FD"/>
    <w:rsid w:val="002642CC"/>
    <w:rsid w:val="00265423"/>
    <w:rsid w:val="00266360"/>
    <w:rsid w:val="00266FD6"/>
    <w:rsid w:val="00267C12"/>
    <w:rsid w:val="00270508"/>
    <w:rsid w:val="0027095E"/>
    <w:rsid w:val="00270ED9"/>
    <w:rsid w:val="002712C2"/>
    <w:rsid w:val="00271968"/>
    <w:rsid w:val="0027233F"/>
    <w:rsid w:val="00272B6B"/>
    <w:rsid w:val="00272C2C"/>
    <w:rsid w:val="00273971"/>
    <w:rsid w:val="00273EDF"/>
    <w:rsid w:val="00273FF0"/>
    <w:rsid w:val="002741E8"/>
    <w:rsid w:val="00274B9D"/>
    <w:rsid w:val="00275DFC"/>
    <w:rsid w:val="00275FCC"/>
    <w:rsid w:val="002761C1"/>
    <w:rsid w:val="0027660F"/>
    <w:rsid w:val="00277486"/>
    <w:rsid w:val="00277A6E"/>
    <w:rsid w:val="00281288"/>
    <w:rsid w:val="00281806"/>
    <w:rsid w:val="00282182"/>
    <w:rsid w:val="00282935"/>
    <w:rsid w:val="00282AE5"/>
    <w:rsid w:val="00283191"/>
    <w:rsid w:val="0028328A"/>
    <w:rsid w:val="00283FE2"/>
    <w:rsid w:val="00284717"/>
    <w:rsid w:val="00285157"/>
    <w:rsid w:val="00285190"/>
    <w:rsid w:val="00285696"/>
    <w:rsid w:val="00285BA8"/>
    <w:rsid w:val="0028650D"/>
    <w:rsid w:val="002866FC"/>
    <w:rsid w:val="00287A46"/>
    <w:rsid w:val="00290727"/>
    <w:rsid w:val="00291181"/>
    <w:rsid w:val="002912CA"/>
    <w:rsid w:val="002918E9"/>
    <w:rsid w:val="00291A31"/>
    <w:rsid w:val="002928DD"/>
    <w:rsid w:val="00292B19"/>
    <w:rsid w:val="00292E90"/>
    <w:rsid w:val="00292F8A"/>
    <w:rsid w:val="002944FE"/>
    <w:rsid w:val="00294571"/>
    <w:rsid w:val="00295904"/>
    <w:rsid w:val="00297172"/>
    <w:rsid w:val="00297BE7"/>
    <w:rsid w:val="002A0DF9"/>
    <w:rsid w:val="002A19EB"/>
    <w:rsid w:val="002A1D5C"/>
    <w:rsid w:val="002A21E6"/>
    <w:rsid w:val="002A22E4"/>
    <w:rsid w:val="002A2FDE"/>
    <w:rsid w:val="002A38EA"/>
    <w:rsid w:val="002A3C58"/>
    <w:rsid w:val="002A4835"/>
    <w:rsid w:val="002A4A77"/>
    <w:rsid w:val="002A4F62"/>
    <w:rsid w:val="002A592A"/>
    <w:rsid w:val="002A6061"/>
    <w:rsid w:val="002A6B91"/>
    <w:rsid w:val="002A7352"/>
    <w:rsid w:val="002B0A9B"/>
    <w:rsid w:val="002B0B41"/>
    <w:rsid w:val="002B119D"/>
    <w:rsid w:val="002B1586"/>
    <w:rsid w:val="002B1615"/>
    <w:rsid w:val="002B1848"/>
    <w:rsid w:val="002B18D3"/>
    <w:rsid w:val="002B20CD"/>
    <w:rsid w:val="002B27AA"/>
    <w:rsid w:val="002B2853"/>
    <w:rsid w:val="002B2DDB"/>
    <w:rsid w:val="002B2DFA"/>
    <w:rsid w:val="002B3562"/>
    <w:rsid w:val="002B39E3"/>
    <w:rsid w:val="002B3A4D"/>
    <w:rsid w:val="002B3ED3"/>
    <w:rsid w:val="002B4109"/>
    <w:rsid w:val="002B4FE5"/>
    <w:rsid w:val="002B57D0"/>
    <w:rsid w:val="002B57E4"/>
    <w:rsid w:val="002B5BB8"/>
    <w:rsid w:val="002B78F2"/>
    <w:rsid w:val="002C05B8"/>
    <w:rsid w:val="002C05D2"/>
    <w:rsid w:val="002C1200"/>
    <w:rsid w:val="002C2A93"/>
    <w:rsid w:val="002C2DC9"/>
    <w:rsid w:val="002C36A6"/>
    <w:rsid w:val="002C3DB5"/>
    <w:rsid w:val="002C4151"/>
    <w:rsid w:val="002C4534"/>
    <w:rsid w:val="002C46A8"/>
    <w:rsid w:val="002C4FE5"/>
    <w:rsid w:val="002C5941"/>
    <w:rsid w:val="002C7BE9"/>
    <w:rsid w:val="002D0D12"/>
    <w:rsid w:val="002D1087"/>
    <w:rsid w:val="002D1141"/>
    <w:rsid w:val="002D123F"/>
    <w:rsid w:val="002D16C6"/>
    <w:rsid w:val="002D22B0"/>
    <w:rsid w:val="002D28F3"/>
    <w:rsid w:val="002D2E26"/>
    <w:rsid w:val="002D444F"/>
    <w:rsid w:val="002D5860"/>
    <w:rsid w:val="002D5A40"/>
    <w:rsid w:val="002D5F8B"/>
    <w:rsid w:val="002D6179"/>
    <w:rsid w:val="002D6657"/>
    <w:rsid w:val="002D76F9"/>
    <w:rsid w:val="002D7936"/>
    <w:rsid w:val="002D7E6F"/>
    <w:rsid w:val="002E0660"/>
    <w:rsid w:val="002E2670"/>
    <w:rsid w:val="002E2ED8"/>
    <w:rsid w:val="002E3C4D"/>
    <w:rsid w:val="002E4668"/>
    <w:rsid w:val="002E4BA1"/>
    <w:rsid w:val="002E4C0E"/>
    <w:rsid w:val="002E4E9F"/>
    <w:rsid w:val="002E6623"/>
    <w:rsid w:val="002E68D8"/>
    <w:rsid w:val="002E6D7A"/>
    <w:rsid w:val="002E6DC4"/>
    <w:rsid w:val="002E6DD9"/>
    <w:rsid w:val="002E769E"/>
    <w:rsid w:val="002E77FB"/>
    <w:rsid w:val="002E7A3E"/>
    <w:rsid w:val="002F0F2A"/>
    <w:rsid w:val="002F11DC"/>
    <w:rsid w:val="002F1F98"/>
    <w:rsid w:val="002F26D0"/>
    <w:rsid w:val="002F2ABD"/>
    <w:rsid w:val="002F2C40"/>
    <w:rsid w:val="002F2E10"/>
    <w:rsid w:val="002F310E"/>
    <w:rsid w:val="002F32CE"/>
    <w:rsid w:val="002F392E"/>
    <w:rsid w:val="002F3B63"/>
    <w:rsid w:val="002F47B6"/>
    <w:rsid w:val="002F4918"/>
    <w:rsid w:val="002F5738"/>
    <w:rsid w:val="002F59AA"/>
    <w:rsid w:val="002F6127"/>
    <w:rsid w:val="002F710C"/>
    <w:rsid w:val="002F75CD"/>
    <w:rsid w:val="002F7902"/>
    <w:rsid w:val="00300555"/>
    <w:rsid w:val="00300FEB"/>
    <w:rsid w:val="003014D3"/>
    <w:rsid w:val="00301FC5"/>
    <w:rsid w:val="0030213E"/>
    <w:rsid w:val="0030215E"/>
    <w:rsid w:val="00303005"/>
    <w:rsid w:val="0030307F"/>
    <w:rsid w:val="00303728"/>
    <w:rsid w:val="003037A2"/>
    <w:rsid w:val="003039AB"/>
    <w:rsid w:val="00303B4B"/>
    <w:rsid w:val="0030432D"/>
    <w:rsid w:val="00304EAB"/>
    <w:rsid w:val="00304F11"/>
    <w:rsid w:val="00305406"/>
    <w:rsid w:val="00305800"/>
    <w:rsid w:val="00306175"/>
    <w:rsid w:val="00306623"/>
    <w:rsid w:val="00306AF3"/>
    <w:rsid w:val="00306BC5"/>
    <w:rsid w:val="00306E27"/>
    <w:rsid w:val="00307147"/>
    <w:rsid w:val="003071AD"/>
    <w:rsid w:val="00307EC9"/>
    <w:rsid w:val="0031069E"/>
    <w:rsid w:val="00310ABE"/>
    <w:rsid w:val="0031109D"/>
    <w:rsid w:val="00311FC5"/>
    <w:rsid w:val="00312894"/>
    <w:rsid w:val="00312D16"/>
    <w:rsid w:val="00312F1D"/>
    <w:rsid w:val="00313268"/>
    <w:rsid w:val="0031395B"/>
    <w:rsid w:val="00314B97"/>
    <w:rsid w:val="003152D3"/>
    <w:rsid w:val="003158FB"/>
    <w:rsid w:val="00315B31"/>
    <w:rsid w:val="00315E09"/>
    <w:rsid w:val="003174A0"/>
    <w:rsid w:val="003175A6"/>
    <w:rsid w:val="00317BD5"/>
    <w:rsid w:val="00317CFC"/>
    <w:rsid w:val="00317D24"/>
    <w:rsid w:val="00317E5B"/>
    <w:rsid w:val="003211C4"/>
    <w:rsid w:val="0032197D"/>
    <w:rsid w:val="0032209A"/>
    <w:rsid w:val="003224C3"/>
    <w:rsid w:val="00322943"/>
    <w:rsid w:val="00322F4A"/>
    <w:rsid w:val="00323C7B"/>
    <w:rsid w:val="00324EFB"/>
    <w:rsid w:val="0032563F"/>
    <w:rsid w:val="0032579B"/>
    <w:rsid w:val="0032598E"/>
    <w:rsid w:val="00326038"/>
    <w:rsid w:val="00326DA4"/>
    <w:rsid w:val="003273DA"/>
    <w:rsid w:val="003274C0"/>
    <w:rsid w:val="00327A46"/>
    <w:rsid w:val="00330A49"/>
    <w:rsid w:val="0033115C"/>
    <w:rsid w:val="00331531"/>
    <w:rsid w:val="003316E9"/>
    <w:rsid w:val="00332127"/>
    <w:rsid w:val="00332556"/>
    <w:rsid w:val="00332BE2"/>
    <w:rsid w:val="0033311E"/>
    <w:rsid w:val="003345FF"/>
    <w:rsid w:val="003351B3"/>
    <w:rsid w:val="00335356"/>
    <w:rsid w:val="00336686"/>
    <w:rsid w:val="00340497"/>
    <w:rsid w:val="003405C5"/>
    <w:rsid w:val="003427E3"/>
    <w:rsid w:val="00344D07"/>
    <w:rsid w:val="003453FB"/>
    <w:rsid w:val="00345C48"/>
    <w:rsid w:val="00345CF6"/>
    <w:rsid w:val="003462FD"/>
    <w:rsid w:val="00346860"/>
    <w:rsid w:val="003472AD"/>
    <w:rsid w:val="00347423"/>
    <w:rsid w:val="0034763C"/>
    <w:rsid w:val="0034774A"/>
    <w:rsid w:val="003477B0"/>
    <w:rsid w:val="00350398"/>
    <w:rsid w:val="00351966"/>
    <w:rsid w:val="00351CE3"/>
    <w:rsid w:val="00351E6B"/>
    <w:rsid w:val="0035279C"/>
    <w:rsid w:val="00352FAD"/>
    <w:rsid w:val="003530C1"/>
    <w:rsid w:val="003536D3"/>
    <w:rsid w:val="0035447C"/>
    <w:rsid w:val="003550D0"/>
    <w:rsid w:val="003557C0"/>
    <w:rsid w:val="003569E0"/>
    <w:rsid w:val="00356B68"/>
    <w:rsid w:val="00357346"/>
    <w:rsid w:val="003574E3"/>
    <w:rsid w:val="00357C34"/>
    <w:rsid w:val="00357F5E"/>
    <w:rsid w:val="0036048B"/>
    <w:rsid w:val="00360E5F"/>
    <w:rsid w:val="00360F19"/>
    <w:rsid w:val="00361105"/>
    <w:rsid w:val="003615DF"/>
    <w:rsid w:val="00362185"/>
    <w:rsid w:val="00362562"/>
    <w:rsid w:val="003626B8"/>
    <w:rsid w:val="00362BE3"/>
    <w:rsid w:val="00362D99"/>
    <w:rsid w:val="003632A3"/>
    <w:rsid w:val="00363C44"/>
    <w:rsid w:val="00363CD0"/>
    <w:rsid w:val="003640A1"/>
    <w:rsid w:val="00364D81"/>
    <w:rsid w:val="00365014"/>
    <w:rsid w:val="00365134"/>
    <w:rsid w:val="00365549"/>
    <w:rsid w:val="00365759"/>
    <w:rsid w:val="003659CE"/>
    <w:rsid w:val="00366023"/>
    <w:rsid w:val="00366062"/>
    <w:rsid w:val="003660DB"/>
    <w:rsid w:val="00366430"/>
    <w:rsid w:val="0036709D"/>
    <w:rsid w:val="00367373"/>
    <w:rsid w:val="00370454"/>
    <w:rsid w:val="0037045E"/>
    <w:rsid w:val="00370C51"/>
    <w:rsid w:val="00370DA3"/>
    <w:rsid w:val="00371094"/>
    <w:rsid w:val="00371198"/>
    <w:rsid w:val="0037189A"/>
    <w:rsid w:val="00372D86"/>
    <w:rsid w:val="00374113"/>
    <w:rsid w:val="00375504"/>
    <w:rsid w:val="0037605F"/>
    <w:rsid w:val="00376486"/>
    <w:rsid w:val="00376B19"/>
    <w:rsid w:val="00376F07"/>
    <w:rsid w:val="00377242"/>
    <w:rsid w:val="00377C8C"/>
    <w:rsid w:val="00380F8B"/>
    <w:rsid w:val="0038108D"/>
    <w:rsid w:val="0038155D"/>
    <w:rsid w:val="00382226"/>
    <w:rsid w:val="003826D4"/>
    <w:rsid w:val="00382777"/>
    <w:rsid w:val="003828EB"/>
    <w:rsid w:val="00382992"/>
    <w:rsid w:val="00383136"/>
    <w:rsid w:val="00383565"/>
    <w:rsid w:val="0038430C"/>
    <w:rsid w:val="003853FF"/>
    <w:rsid w:val="0038599F"/>
    <w:rsid w:val="00386421"/>
    <w:rsid w:val="00386646"/>
    <w:rsid w:val="00387284"/>
    <w:rsid w:val="00390270"/>
    <w:rsid w:val="00391792"/>
    <w:rsid w:val="00391DFB"/>
    <w:rsid w:val="00393123"/>
    <w:rsid w:val="003937C0"/>
    <w:rsid w:val="003941E5"/>
    <w:rsid w:val="003942FC"/>
    <w:rsid w:val="003947ED"/>
    <w:rsid w:val="00394BAE"/>
    <w:rsid w:val="00395676"/>
    <w:rsid w:val="00395C03"/>
    <w:rsid w:val="00395F67"/>
    <w:rsid w:val="00396001"/>
    <w:rsid w:val="0039633B"/>
    <w:rsid w:val="00397BFA"/>
    <w:rsid w:val="0039BFCE"/>
    <w:rsid w:val="003A0D5C"/>
    <w:rsid w:val="003A1058"/>
    <w:rsid w:val="003A141E"/>
    <w:rsid w:val="003A1C2C"/>
    <w:rsid w:val="003A2B8E"/>
    <w:rsid w:val="003A2CC6"/>
    <w:rsid w:val="003A321E"/>
    <w:rsid w:val="003A32B2"/>
    <w:rsid w:val="003A3351"/>
    <w:rsid w:val="003A44B1"/>
    <w:rsid w:val="003A47AF"/>
    <w:rsid w:val="003A4A2B"/>
    <w:rsid w:val="003A4AF0"/>
    <w:rsid w:val="003A5BFA"/>
    <w:rsid w:val="003A6106"/>
    <w:rsid w:val="003A6C31"/>
    <w:rsid w:val="003A731A"/>
    <w:rsid w:val="003A78C8"/>
    <w:rsid w:val="003B0055"/>
    <w:rsid w:val="003B0481"/>
    <w:rsid w:val="003B1F3B"/>
    <w:rsid w:val="003B2899"/>
    <w:rsid w:val="003B36B8"/>
    <w:rsid w:val="003B3CC2"/>
    <w:rsid w:val="003B42C1"/>
    <w:rsid w:val="003B438C"/>
    <w:rsid w:val="003B4B93"/>
    <w:rsid w:val="003B55C9"/>
    <w:rsid w:val="003B5FF4"/>
    <w:rsid w:val="003B62E3"/>
    <w:rsid w:val="003B6370"/>
    <w:rsid w:val="003B7374"/>
    <w:rsid w:val="003B74D7"/>
    <w:rsid w:val="003B792C"/>
    <w:rsid w:val="003C02F1"/>
    <w:rsid w:val="003C07AD"/>
    <w:rsid w:val="003C0E97"/>
    <w:rsid w:val="003C11C5"/>
    <w:rsid w:val="003C149E"/>
    <w:rsid w:val="003C14DB"/>
    <w:rsid w:val="003C32D8"/>
    <w:rsid w:val="003C3383"/>
    <w:rsid w:val="003C358D"/>
    <w:rsid w:val="003C4E71"/>
    <w:rsid w:val="003C5249"/>
    <w:rsid w:val="003C6246"/>
    <w:rsid w:val="003C6516"/>
    <w:rsid w:val="003C6827"/>
    <w:rsid w:val="003C6976"/>
    <w:rsid w:val="003C6EBE"/>
    <w:rsid w:val="003C7F3C"/>
    <w:rsid w:val="003D00B4"/>
    <w:rsid w:val="003D024A"/>
    <w:rsid w:val="003D0459"/>
    <w:rsid w:val="003D0685"/>
    <w:rsid w:val="003D0F47"/>
    <w:rsid w:val="003D1573"/>
    <w:rsid w:val="003D174B"/>
    <w:rsid w:val="003D1818"/>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2382"/>
    <w:rsid w:val="003F28DC"/>
    <w:rsid w:val="003F2CCE"/>
    <w:rsid w:val="003F3207"/>
    <w:rsid w:val="003F39E5"/>
    <w:rsid w:val="003F3A7D"/>
    <w:rsid w:val="003F4095"/>
    <w:rsid w:val="003F4193"/>
    <w:rsid w:val="003F4997"/>
    <w:rsid w:val="003F5067"/>
    <w:rsid w:val="003F522F"/>
    <w:rsid w:val="003F6DCA"/>
    <w:rsid w:val="003F720D"/>
    <w:rsid w:val="003F7317"/>
    <w:rsid w:val="003F77EF"/>
    <w:rsid w:val="00400095"/>
    <w:rsid w:val="00400452"/>
    <w:rsid w:val="0040070D"/>
    <w:rsid w:val="0040153A"/>
    <w:rsid w:val="0040155A"/>
    <w:rsid w:val="00401778"/>
    <w:rsid w:val="00401BC4"/>
    <w:rsid w:val="004027A9"/>
    <w:rsid w:val="0040362A"/>
    <w:rsid w:val="004047C7"/>
    <w:rsid w:val="00405BF1"/>
    <w:rsid w:val="0040656B"/>
    <w:rsid w:val="004070A3"/>
    <w:rsid w:val="00407866"/>
    <w:rsid w:val="00410E0F"/>
    <w:rsid w:val="00411189"/>
    <w:rsid w:val="0041153F"/>
    <w:rsid w:val="004125FA"/>
    <w:rsid w:val="00412747"/>
    <w:rsid w:val="00412CE2"/>
    <w:rsid w:val="00413323"/>
    <w:rsid w:val="00413ABD"/>
    <w:rsid w:val="004141ED"/>
    <w:rsid w:val="00414AD7"/>
    <w:rsid w:val="004156ED"/>
    <w:rsid w:val="0041584D"/>
    <w:rsid w:val="0041664E"/>
    <w:rsid w:val="00416784"/>
    <w:rsid w:val="004178BC"/>
    <w:rsid w:val="0041796F"/>
    <w:rsid w:val="00417A05"/>
    <w:rsid w:val="004201D3"/>
    <w:rsid w:val="0042029C"/>
    <w:rsid w:val="00422756"/>
    <w:rsid w:val="004228B3"/>
    <w:rsid w:val="00422FFF"/>
    <w:rsid w:val="00423483"/>
    <w:rsid w:val="004235FB"/>
    <w:rsid w:val="0042436C"/>
    <w:rsid w:val="00424708"/>
    <w:rsid w:val="00424ADA"/>
    <w:rsid w:val="00424E5E"/>
    <w:rsid w:val="004257EE"/>
    <w:rsid w:val="00425BAC"/>
    <w:rsid w:val="00426243"/>
    <w:rsid w:val="004268BF"/>
    <w:rsid w:val="00426C3E"/>
    <w:rsid w:val="004272AE"/>
    <w:rsid w:val="004278DB"/>
    <w:rsid w:val="00427B07"/>
    <w:rsid w:val="00430A57"/>
    <w:rsid w:val="00430B00"/>
    <w:rsid w:val="00430B60"/>
    <w:rsid w:val="00432E79"/>
    <w:rsid w:val="00432ECD"/>
    <w:rsid w:val="00433118"/>
    <w:rsid w:val="004336C6"/>
    <w:rsid w:val="00433C52"/>
    <w:rsid w:val="00434389"/>
    <w:rsid w:val="00434B3B"/>
    <w:rsid w:val="004352DD"/>
    <w:rsid w:val="0043576B"/>
    <w:rsid w:val="00435A02"/>
    <w:rsid w:val="00435A39"/>
    <w:rsid w:val="00435F9C"/>
    <w:rsid w:val="004369EA"/>
    <w:rsid w:val="00436A36"/>
    <w:rsid w:val="0043783B"/>
    <w:rsid w:val="00437854"/>
    <w:rsid w:val="0043C25F"/>
    <w:rsid w:val="004409B9"/>
    <w:rsid w:val="00440B38"/>
    <w:rsid w:val="00440BF1"/>
    <w:rsid w:val="0044116D"/>
    <w:rsid w:val="0044128C"/>
    <w:rsid w:val="004414BE"/>
    <w:rsid w:val="00441B0F"/>
    <w:rsid w:val="00441F7D"/>
    <w:rsid w:val="004433C2"/>
    <w:rsid w:val="00443D73"/>
    <w:rsid w:val="00443DCD"/>
    <w:rsid w:val="00443EF5"/>
    <w:rsid w:val="004440CE"/>
    <w:rsid w:val="00444B62"/>
    <w:rsid w:val="00444E5B"/>
    <w:rsid w:val="004457B4"/>
    <w:rsid w:val="00445B16"/>
    <w:rsid w:val="00445F4D"/>
    <w:rsid w:val="00446455"/>
    <w:rsid w:val="00447482"/>
    <w:rsid w:val="00447CB5"/>
    <w:rsid w:val="00450DDB"/>
    <w:rsid w:val="0045105B"/>
    <w:rsid w:val="0045400C"/>
    <w:rsid w:val="004544BA"/>
    <w:rsid w:val="00454B87"/>
    <w:rsid w:val="004553BC"/>
    <w:rsid w:val="004555BF"/>
    <w:rsid w:val="004557FF"/>
    <w:rsid w:val="00455C4E"/>
    <w:rsid w:val="00456A13"/>
    <w:rsid w:val="00460F62"/>
    <w:rsid w:val="004613F8"/>
    <w:rsid w:val="0046188F"/>
    <w:rsid w:val="00461A39"/>
    <w:rsid w:val="00462636"/>
    <w:rsid w:val="00462B9E"/>
    <w:rsid w:val="00463301"/>
    <w:rsid w:val="00463690"/>
    <w:rsid w:val="004645CA"/>
    <w:rsid w:val="00464FDD"/>
    <w:rsid w:val="00465174"/>
    <w:rsid w:val="004653DC"/>
    <w:rsid w:val="00465538"/>
    <w:rsid w:val="00465620"/>
    <w:rsid w:val="0046585B"/>
    <w:rsid w:val="0046633C"/>
    <w:rsid w:val="004666AD"/>
    <w:rsid w:val="00466EAF"/>
    <w:rsid w:val="00467282"/>
    <w:rsid w:val="004679B5"/>
    <w:rsid w:val="00467A05"/>
    <w:rsid w:val="00470E9D"/>
    <w:rsid w:val="00471641"/>
    <w:rsid w:val="004725D2"/>
    <w:rsid w:val="004732D8"/>
    <w:rsid w:val="004737F9"/>
    <w:rsid w:val="004738E5"/>
    <w:rsid w:val="00473CF2"/>
    <w:rsid w:val="00473E58"/>
    <w:rsid w:val="00473FED"/>
    <w:rsid w:val="00474063"/>
    <w:rsid w:val="004750CA"/>
    <w:rsid w:val="00475470"/>
    <w:rsid w:val="0047588D"/>
    <w:rsid w:val="00475FA6"/>
    <w:rsid w:val="00476090"/>
    <w:rsid w:val="0047652E"/>
    <w:rsid w:val="00476E34"/>
    <w:rsid w:val="0047716F"/>
    <w:rsid w:val="00477C54"/>
    <w:rsid w:val="00477D34"/>
    <w:rsid w:val="004801EF"/>
    <w:rsid w:val="004805CB"/>
    <w:rsid w:val="00480BCA"/>
    <w:rsid w:val="00480FCC"/>
    <w:rsid w:val="00481222"/>
    <w:rsid w:val="004816C7"/>
    <w:rsid w:val="004820EB"/>
    <w:rsid w:val="004837E8"/>
    <w:rsid w:val="00483897"/>
    <w:rsid w:val="00483C11"/>
    <w:rsid w:val="00483CB7"/>
    <w:rsid w:val="004842BE"/>
    <w:rsid w:val="00484A9C"/>
    <w:rsid w:val="004855D7"/>
    <w:rsid w:val="0048604E"/>
    <w:rsid w:val="004866DB"/>
    <w:rsid w:val="004877DF"/>
    <w:rsid w:val="00487B9D"/>
    <w:rsid w:val="00487F1D"/>
    <w:rsid w:val="0049039D"/>
    <w:rsid w:val="004906FD"/>
    <w:rsid w:val="00490B71"/>
    <w:rsid w:val="00492010"/>
    <w:rsid w:val="00492F44"/>
    <w:rsid w:val="004944FE"/>
    <w:rsid w:val="004946C8"/>
    <w:rsid w:val="00494CF3"/>
    <w:rsid w:val="00494DC5"/>
    <w:rsid w:val="00494E67"/>
    <w:rsid w:val="004954C9"/>
    <w:rsid w:val="004960E8"/>
    <w:rsid w:val="00497206"/>
    <w:rsid w:val="0049730A"/>
    <w:rsid w:val="004A1564"/>
    <w:rsid w:val="004A1AF9"/>
    <w:rsid w:val="004A1EA4"/>
    <w:rsid w:val="004A263A"/>
    <w:rsid w:val="004A2E31"/>
    <w:rsid w:val="004A36E9"/>
    <w:rsid w:val="004A3CB8"/>
    <w:rsid w:val="004A40FE"/>
    <w:rsid w:val="004A4FA2"/>
    <w:rsid w:val="004A5AAB"/>
    <w:rsid w:val="004A62DD"/>
    <w:rsid w:val="004A634F"/>
    <w:rsid w:val="004A6884"/>
    <w:rsid w:val="004A6E15"/>
    <w:rsid w:val="004A7ECD"/>
    <w:rsid w:val="004B27B8"/>
    <w:rsid w:val="004B2C35"/>
    <w:rsid w:val="004B2DF4"/>
    <w:rsid w:val="004B36AD"/>
    <w:rsid w:val="004B3DB7"/>
    <w:rsid w:val="004B4C4F"/>
    <w:rsid w:val="004B7A97"/>
    <w:rsid w:val="004B7E95"/>
    <w:rsid w:val="004C052D"/>
    <w:rsid w:val="004C05A1"/>
    <w:rsid w:val="004C0832"/>
    <w:rsid w:val="004C1FE6"/>
    <w:rsid w:val="004C250A"/>
    <w:rsid w:val="004C2663"/>
    <w:rsid w:val="004C30D6"/>
    <w:rsid w:val="004C3185"/>
    <w:rsid w:val="004C32A0"/>
    <w:rsid w:val="004C380C"/>
    <w:rsid w:val="004C46A3"/>
    <w:rsid w:val="004C4D40"/>
    <w:rsid w:val="004C5174"/>
    <w:rsid w:val="004C5F0E"/>
    <w:rsid w:val="004C5FB8"/>
    <w:rsid w:val="004C6318"/>
    <w:rsid w:val="004C6F02"/>
    <w:rsid w:val="004C7335"/>
    <w:rsid w:val="004C7617"/>
    <w:rsid w:val="004D0C0C"/>
    <w:rsid w:val="004D0FB2"/>
    <w:rsid w:val="004D10CC"/>
    <w:rsid w:val="004D1205"/>
    <w:rsid w:val="004D12D6"/>
    <w:rsid w:val="004D1310"/>
    <w:rsid w:val="004D23BD"/>
    <w:rsid w:val="004D2832"/>
    <w:rsid w:val="004D2AD2"/>
    <w:rsid w:val="004D3BD1"/>
    <w:rsid w:val="004D4A11"/>
    <w:rsid w:val="004D4C9E"/>
    <w:rsid w:val="004D52E5"/>
    <w:rsid w:val="004D5626"/>
    <w:rsid w:val="004D5A79"/>
    <w:rsid w:val="004D6347"/>
    <w:rsid w:val="004D73D6"/>
    <w:rsid w:val="004E0360"/>
    <w:rsid w:val="004E0584"/>
    <w:rsid w:val="004E095E"/>
    <w:rsid w:val="004E1EC9"/>
    <w:rsid w:val="004E1FE0"/>
    <w:rsid w:val="004E2263"/>
    <w:rsid w:val="004E282F"/>
    <w:rsid w:val="004E285C"/>
    <w:rsid w:val="004E2932"/>
    <w:rsid w:val="004E2C16"/>
    <w:rsid w:val="004E2DA2"/>
    <w:rsid w:val="004E3AE5"/>
    <w:rsid w:val="004E3EFD"/>
    <w:rsid w:val="004E4039"/>
    <w:rsid w:val="004E4074"/>
    <w:rsid w:val="004E42ED"/>
    <w:rsid w:val="004E4E4C"/>
    <w:rsid w:val="004E4EE6"/>
    <w:rsid w:val="004E5389"/>
    <w:rsid w:val="004E5FC9"/>
    <w:rsid w:val="004E66B5"/>
    <w:rsid w:val="004F0509"/>
    <w:rsid w:val="004F0A5B"/>
    <w:rsid w:val="004F16A7"/>
    <w:rsid w:val="004F1B41"/>
    <w:rsid w:val="004F1C09"/>
    <w:rsid w:val="004F25AA"/>
    <w:rsid w:val="004F2FDA"/>
    <w:rsid w:val="004F304B"/>
    <w:rsid w:val="004F348F"/>
    <w:rsid w:val="004F35D6"/>
    <w:rsid w:val="004F36AE"/>
    <w:rsid w:val="004F3C0D"/>
    <w:rsid w:val="004F4224"/>
    <w:rsid w:val="004F4330"/>
    <w:rsid w:val="004F473C"/>
    <w:rsid w:val="004F4814"/>
    <w:rsid w:val="004F51D1"/>
    <w:rsid w:val="004F547E"/>
    <w:rsid w:val="004F5704"/>
    <w:rsid w:val="004F5E8F"/>
    <w:rsid w:val="004F64B6"/>
    <w:rsid w:val="004F6522"/>
    <w:rsid w:val="004F6AC7"/>
    <w:rsid w:val="004F72A5"/>
    <w:rsid w:val="004F7879"/>
    <w:rsid w:val="004F7BAD"/>
    <w:rsid w:val="0050063C"/>
    <w:rsid w:val="0050099A"/>
    <w:rsid w:val="0050173C"/>
    <w:rsid w:val="0050184A"/>
    <w:rsid w:val="00501DE8"/>
    <w:rsid w:val="0050261E"/>
    <w:rsid w:val="005033B4"/>
    <w:rsid w:val="00503579"/>
    <w:rsid w:val="00503D9F"/>
    <w:rsid w:val="00503E81"/>
    <w:rsid w:val="00505171"/>
    <w:rsid w:val="0050532B"/>
    <w:rsid w:val="00505333"/>
    <w:rsid w:val="0050565F"/>
    <w:rsid w:val="00505B42"/>
    <w:rsid w:val="005063C4"/>
    <w:rsid w:val="0050660E"/>
    <w:rsid w:val="00506A84"/>
    <w:rsid w:val="005071AA"/>
    <w:rsid w:val="005071C9"/>
    <w:rsid w:val="00507829"/>
    <w:rsid w:val="005106A1"/>
    <w:rsid w:val="00510A23"/>
    <w:rsid w:val="005114C8"/>
    <w:rsid w:val="0051152D"/>
    <w:rsid w:val="00511E2B"/>
    <w:rsid w:val="005121E1"/>
    <w:rsid w:val="00513DA9"/>
    <w:rsid w:val="00513F46"/>
    <w:rsid w:val="00514B50"/>
    <w:rsid w:val="005151CE"/>
    <w:rsid w:val="00515C1E"/>
    <w:rsid w:val="00515F52"/>
    <w:rsid w:val="00516674"/>
    <w:rsid w:val="00517A5B"/>
    <w:rsid w:val="00517FAE"/>
    <w:rsid w:val="005205EA"/>
    <w:rsid w:val="00521B11"/>
    <w:rsid w:val="00521CDB"/>
    <w:rsid w:val="00522B5F"/>
    <w:rsid w:val="00522C4F"/>
    <w:rsid w:val="005235FD"/>
    <w:rsid w:val="005247A3"/>
    <w:rsid w:val="00525215"/>
    <w:rsid w:val="005256E2"/>
    <w:rsid w:val="00525B78"/>
    <w:rsid w:val="00525C0F"/>
    <w:rsid w:val="00527846"/>
    <w:rsid w:val="00530337"/>
    <w:rsid w:val="00530897"/>
    <w:rsid w:val="00530D41"/>
    <w:rsid w:val="0053185F"/>
    <w:rsid w:val="00532104"/>
    <w:rsid w:val="005325F2"/>
    <w:rsid w:val="00532B4B"/>
    <w:rsid w:val="00533A17"/>
    <w:rsid w:val="00533FD1"/>
    <w:rsid w:val="00534A4B"/>
    <w:rsid w:val="00535123"/>
    <w:rsid w:val="00535ABC"/>
    <w:rsid w:val="00535C7A"/>
    <w:rsid w:val="00535CFE"/>
    <w:rsid w:val="00535D7B"/>
    <w:rsid w:val="005366C9"/>
    <w:rsid w:val="00536EBC"/>
    <w:rsid w:val="0053784F"/>
    <w:rsid w:val="00537985"/>
    <w:rsid w:val="00537C32"/>
    <w:rsid w:val="00537EB0"/>
    <w:rsid w:val="00540934"/>
    <w:rsid w:val="00541493"/>
    <w:rsid w:val="00541906"/>
    <w:rsid w:val="00542721"/>
    <w:rsid w:val="005431A9"/>
    <w:rsid w:val="0054334B"/>
    <w:rsid w:val="00543E79"/>
    <w:rsid w:val="00544C1F"/>
    <w:rsid w:val="005457EB"/>
    <w:rsid w:val="005458C4"/>
    <w:rsid w:val="0054687B"/>
    <w:rsid w:val="00547A6F"/>
    <w:rsid w:val="0055140F"/>
    <w:rsid w:val="00551B3D"/>
    <w:rsid w:val="005522EE"/>
    <w:rsid w:val="00554322"/>
    <w:rsid w:val="00554F18"/>
    <w:rsid w:val="00555401"/>
    <w:rsid w:val="00555456"/>
    <w:rsid w:val="00555A0B"/>
    <w:rsid w:val="00555C61"/>
    <w:rsid w:val="00555DF0"/>
    <w:rsid w:val="005572C2"/>
    <w:rsid w:val="00557CC5"/>
    <w:rsid w:val="0056069D"/>
    <w:rsid w:val="00560A9B"/>
    <w:rsid w:val="00561C1A"/>
    <w:rsid w:val="00561CD8"/>
    <w:rsid w:val="00562542"/>
    <w:rsid w:val="0056366D"/>
    <w:rsid w:val="0056379A"/>
    <w:rsid w:val="00563DE2"/>
    <w:rsid w:val="0056419A"/>
    <w:rsid w:val="0056454B"/>
    <w:rsid w:val="00564E24"/>
    <w:rsid w:val="005651BD"/>
    <w:rsid w:val="00565C95"/>
    <w:rsid w:val="005667BB"/>
    <w:rsid w:val="005668BC"/>
    <w:rsid w:val="0056698B"/>
    <w:rsid w:val="0056727A"/>
    <w:rsid w:val="005702F9"/>
    <w:rsid w:val="0057047B"/>
    <w:rsid w:val="00570666"/>
    <w:rsid w:val="00570C54"/>
    <w:rsid w:val="00570C83"/>
    <w:rsid w:val="00571106"/>
    <w:rsid w:val="00571164"/>
    <w:rsid w:val="0057167D"/>
    <w:rsid w:val="005717A9"/>
    <w:rsid w:val="00571BDE"/>
    <w:rsid w:val="00571F91"/>
    <w:rsid w:val="0057277A"/>
    <w:rsid w:val="00573DFE"/>
    <w:rsid w:val="0057421F"/>
    <w:rsid w:val="00574DAF"/>
    <w:rsid w:val="005753B8"/>
    <w:rsid w:val="00575631"/>
    <w:rsid w:val="00577909"/>
    <w:rsid w:val="00577A8D"/>
    <w:rsid w:val="00580DBB"/>
    <w:rsid w:val="00580F6F"/>
    <w:rsid w:val="00581B13"/>
    <w:rsid w:val="00581B34"/>
    <w:rsid w:val="00581F04"/>
    <w:rsid w:val="005825EC"/>
    <w:rsid w:val="00582C75"/>
    <w:rsid w:val="0058320E"/>
    <w:rsid w:val="00583269"/>
    <w:rsid w:val="00583419"/>
    <w:rsid w:val="005838A7"/>
    <w:rsid w:val="00583F9F"/>
    <w:rsid w:val="005849D4"/>
    <w:rsid w:val="00584B0B"/>
    <w:rsid w:val="00584C38"/>
    <w:rsid w:val="005851A4"/>
    <w:rsid w:val="00585E12"/>
    <w:rsid w:val="005866D8"/>
    <w:rsid w:val="00587F4E"/>
    <w:rsid w:val="00587FB9"/>
    <w:rsid w:val="00590519"/>
    <w:rsid w:val="00591A36"/>
    <w:rsid w:val="00592178"/>
    <w:rsid w:val="00592692"/>
    <w:rsid w:val="0059269A"/>
    <w:rsid w:val="005927AC"/>
    <w:rsid w:val="005932AC"/>
    <w:rsid w:val="0059392A"/>
    <w:rsid w:val="005939F3"/>
    <w:rsid w:val="00593A76"/>
    <w:rsid w:val="00593B31"/>
    <w:rsid w:val="00593D3E"/>
    <w:rsid w:val="00593FD2"/>
    <w:rsid w:val="00594AEE"/>
    <w:rsid w:val="00594B48"/>
    <w:rsid w:val="00594E1D"/>
    <w:rsid w:val="0059520F"/>
    <w:rsid w:val="00595619"/>
    <w:rsid w:val="00596026"/>
    <w:rsid w:val="0059652A"/>
    <w:rsid w:val="005A0025"/>
    <w:rsid w:val="005A035C"/>
    <w:rsid w:val="005A0664"/>
    <w:rsid w:val="005A084F"/>
    <w:rsid w:val="005A3BED"/>
    <w:rsid w:val="005A4310"/>
    <w:rsid w:val="005A50C8"/>
    <w:rsid w:val="005A5310"/>
    <w:rsid w:val="005A5E4A"/>
    <w:rsid w:val="005A6146"/>
    <w:rsid w:val="005A6C15"/>
    <w:rsid w:val="005A6D53"/>
    <w:rsid w:val="005A744C"/>
    <w:rsid w:val="005B0051"/>
    <w:rsid w:val="005B0120"/>
    <w:rsid w:val="005B0F99"/>
    <w:rsid w:val="005B0FD2"/>
    <w:rsid w:val="005B1B6A"/>
    <w:rsid w:val="005B2B5D"/>
    <w:rsid w:val="005B4D37"/>
    <w:rsid w:val="005B5BDE"/>
    <w:rsid w:val="005B5BEB"/>
    <w:rsid w:val="005B6609"/>
    <w:rsid w:val="005B6C21"/>
    <w:rsid w:val="005B7A41"/>
    <w:rsid w:val="005B7D81"/>
    <w:rsid w:val="005B7E8D"/>
    <w:rsid w:val="005C00D3"/>
    <w:rsid w:val="005C0B07"/>
    <w:rsid w:val="005C0C35"/>
    <w:rsid w:val="005C0F85"/>
    <w:rsid w:val="005C1917"/>
    <w:rsid w:val="005C23C6"/>
    <w:rsid w:val="005C272B"/>
    <w:rsid w:val="005C289D"/>
    <w:rsid w:val="005C2CBE"/>
    <w:rsid w:val="005C3E8D"/>
    <w:rsid w:val="005C449D"/>
    <w:rsid w:val="005C4811"/>
    <w:rsid w:val="005C4E28"/>
    <w:rsid w:val="005C5588"/>
    <w:rsid w:val="005C5BB2"/>
    <w:rsid w:val="005C5BC8"/>
    <w:rsid w:val="005C5C18"/>
    <w:rsid w:val="005C643B"/>
    <w:rsid w:val="005D09FB"/>
    <w:rsid w:val="005D15C6"/>
    <w:rsid w:val="005D1E59"/>
    <w:rsid w:val="005D2AE8"/>
    <w:rsid w:val="005D2CEB"/>
    <w:rsid w:val="005D2E95"/>
    <w:rsid w:val="005D324F"/>
    <w:rsid w:val="005D4BE1"/>
    <w:rsid w:val="005D50D5"/>
    <w:rsid w:val="005D542D"/>
    <w:rsid w:val="005D5FC4"/>
    <w:rsid w:val="005D61FB"/>
    <w:rsid w:val="005D67BD"/>
    <w:rsid w:val="005D78F8"/>
    <w:rsid w:val="005D7C57"/>
    <w:rsid w:val="005D7FEF"/>
    <w:rsid w:val="005E11C1"/>
    <w:rsid w:val="005E199F"/>
    <w:rsid w:val="005E1CF7"/>
    <w:rsid w:val="005E1E9A"/>
    <w:rsid w:val="005E2E6B"/>
    <w:rsid w:val="005E3EED"/>
    <w:rsid w:val="005E452D"/>
    <w:rsid w:val="005E4838"/>
    <w:rsid w:val="005E4C1B"/>
    <w:rsid w:val="005E4E0D"/>
    <w:rsid w:val="005E5DC6"/>
    <w:rsid w:val="005E6124"/>
    <w:rsid w:val="005E6226"/>
    <w:rsid w:val="005E6426"/>
    <w:rsid w:val="005E6789"/>
    <w:rsid w:val="005E6AE1"/>
    <w:rsid w:val="005E6C93"/>
    <w:rsid w:val="005E7092"/>
    <w:rsid w:val="005E72F2"/>
    <w:rsid w:val="005E73B0"/>
    <w:rsid w:val="005E7B45"/>
    <w:rsid w:val="005E7BF9"/>
    <w:rsid w:val="005F019E"/>
    <w:rsid w:val="005F03FD"/>
    <w:rsid w:val="005F040F"/>
    <w:rsid w:val="005F07F1"/>
    <w:rsid w:val="005F12CA"/>
    <w:rsid w:val="005F2784"/>
    <w:rsid w:val="005F3186"/>
    <w:rsid w:val="005F3425"/>
    <w:rsid w:val="005F3972"/>
    <w:rsid w:val="005F443D"/>
    <w:rsid w:val="005F47F6"/>
    <w:rsid w:val="005F4906"/>
    <w:rsid w:val="005F5834"/>
    <w:rsid w:val="005F5E90"/>
    <w:rsid w:val="005F6356"/>
    <w:rsid w:val="005F6910"/>
    <w:rsid w:val="006008C0"/>
    <w:rsid w:val="006021EC"/>
    <w:rsid w:val="00602566"/>
    <w:rsid w:val="006033C7"/>
    <w:rsid w:val="00604AE0"/>
    <w:rsid w:val="00604B38"/>
    <w:rsid w:val="00605140"/>
    <w:rsid w:val="0060541B"/>
    <w:rsid w:val="006059B6"/>
    <w:rsid w:val="00605F6F"/>
    <w:rsid w:val="00606407"/>
    <w:rsid w:val="00606954"/>
    <w:rsid w:val="0060737A"/>
    <w:rsid w:val="006101A9"/>
    <w:rsid w:val="006105CE"/>
    <w:rsid w:val="006128BE"/>
    <w:rsid w:val="006140B2"/>
    <w:rsid w:val="006142D8"/>
    <w:rsid w:val="006142F9"/>
    <w:rsid w:val="006148D7"/>
    <w:rsid w:val="0061652C"/>
    <w:rsid w:val="00616B40"/>
    <w:rsid w:val="006174B2"/>
    <w:rsid w:val="00617C2D"/>
    <w:rsid w:val="00617E5D"/>
    <w:rsid w:val="0062090C"/>
    <w:rsid w:val="00620A47"/>
    <w:rsid w:val="00621B69"/>
    <w:rsid w:val="00622AC5"/>
    <w:rsid w:val="00622F84"/>
    <w:rsid w:val="00624DFE"/>
    <w:rsid w:val="00624F59"/>
    <w:rsid w:val="00625192"/>
    <w:rsid w:val="00625439"/>
    <w:rsid w:val="00625959"/>
    <w:rsid w:val="00626583"/>
    <w:rsid w:val="006273EA"/>
    <w:rsid w:val="00627733"/>
    <w:rsid w:val="00627CD5"/>
    <w:rsid w:val="0063008E"/>
    <w:rsid w:val="0063010F"/>
    <w:rsid w:val="0063107C"/>
    <w:rsid w:val="006315CB"/>
    <w:rsid w:val="00631EC3"/>
    <w:rsid w:val="006328D7"/>
    <w:rsid w:val="0063306B"/>
    <w:rsid w:val="006331F6"/>
    <w:rsid w:val="00633203"/>
    <w:rsid w:val="00633398"/>
    <w:rsid w:val="00633607"/>
    <w:rsid w:val="00634B55"/>
    <w:rsid w:val="0063625E"/>
    <w:rsid w:val="006371C0"/>
    <w:rsid w:val="006374F6"/>
    <w:rsid w:val="006407B5"/>
    <w:rsid w:val="006410FB"/>
    <w:rsid w:val="00641F9B"/>
    <w:rsid w:val="0064253C"/>
    <w:rsid w:val="00642601"/>
    <w:rsid w:val="0064298A"/>
    <w:rsid w:val="0064349C"/>
    <w:rsid w:val="0064368D"/>
    <w:rsid w:val="0064382D"/>
    <w:rsid w:val="00643A4A"/>
    <w:rsid w:val="00643CDA"/>
    <w:rsid w:val="00643D6E"/>
    <w:rsid w:val="0064509B"/>
    <w:rsid w:val="006450EA"/>
    <w:rsid w:val="00645D56"/>
    <w:rsid w:val="0064636D"/>
    <w:rsid w:val="0064692E"/>
    <w:rsid w:val="00646A12"/>
    <w:rsid w:val="00646BD6"/>
    <w:rsid w:val="0064705E"/>
    <w:rsid w:val="006471AA"/>
    <w:rsid w:val="00647598"/>
    <w:rsid w:val="00650637"/>
    <w:rsid w:val="00650CA6"/>
    <w:rsid w:val="00651259"/>
    <w:rsid w:val="006516BB"/>
    <w:rsid w:val="00655CFC"/>
    <w:rsid w:val="006560EA"/>
    <w:rsid w:val="006562E3"/>
    <w:rsid w:val="00656E5A"/>
    <w:rsid w:val="0066031B"/>
    <w:rsid w:val="00660474"/>
    <w:rsid w:val="0066088B"/>
    <w:rsid w:val="00660BB2"/>
    <w:rsid w:val="0066189B"/>
    <w:rsid w:val="0066192D"/>
    <w:rsid w:val="00662A0E"/>
    <w:rsid w:val="00662BCF"/>
    <w:rsid w:val="00662FD8"/>
    <w:rsid w:val="00663AC0"/>
    <w:rsid w:val="00663B39"/>
    <w:rsid w:val="00664437"/>
    <w:rsid w:val="00664A40"/>
    <w:rsid w:val="00664D0A"/>
    <w:rsid w:val="00664E67"/>
    <w:rsid w:val="00664F80"/>
    <w:rsid w:val="0066539E"/>
    <w:rsid w:val="00665A22"/>
    <w:rsid w:val="006662AA"/>
    <w:rsid w:val="006662F9"/>
    <w:rsid w:val="00666965"/>
    <w:rsid w:val="00666CDB"/>
    <w:rsid w:val="006671B7"/>
    <w:rsid w:val="0066795A"/>
    <w:rsid w:val="00670A34"/>
    <w:rsid w:val="00670AAB"/>
    <w:rsid w:val="00671D17"/>
    <w:rsid w:val="00671DF6"/>
    <w:rsid w:val="0067313A"/>
    <w:rsid w:val="0067330D"/>
    <w:rsid w:val="00673387"/>
    <w:rsid w:val="006734AD"/>
    <w:rsid w:val="00673AC2"/>
    <w:rsid w:val="00673CEB"/>
    <w:rsid w:val="0067484C"/>
    <w:rsid w:val="00674DFD"/>
    <w:rsid w:val="0067594E"/>
    <w:rsid w:val="00676052"/>
    <w:rsid w:val="0067608F"/>
    <w:rsid w:val="006773A0"/>
    <w:rsid w:val="00677C6C"/>
    <w:rsid w:val="00680A6E"/>
    <w:rsid w:val="00680B00"/>
    <w:rsid w:val="00680F5E"/>
    <w:rsid w:val="00681350"/>
    <w:rsid w:val="00682257"/>
    <w:rsid w:val="00682326"/>
    <w:rsid w:val="006825C2"/>
    <w:rsid w:val="00682689"/>
    <w:rsid w:val="0068300A"/>
    <w:rsid w:val="00683E21"/>
    <w:rsid w:val="006856C3"/>
    <w:rsid w:val="00685DE8"/>
    <w:rsid w:val="006863AD"/>
    <w:rsid w:val="00687C9A"/>
    <w:rsid w:val="0069080E"/>
    <w:rsid w:val="00690E43"/>
    <w:rsid w:val="006915E7"/>
    <w:rsid w:val="0069163A"/>
    <w:rsid w:val="00691D29"/>
    <w:rsid w:val="00692717"/>
    <w:rsid w:val="00692D20"/>
    <w:rsid w:val="006931C4"/>
    <w:rsid w:val="006932E5"/>
    <w:rsid w:val="006944FA"/>
    <w:rsid w:val="00694C5F"/>
    <w:rsid w:val="00695F81"/>
    <w:rsid w:val="0069608C"/>
    <w:rsid w:val="00696E77"/>
    <w:rsid w:val="00697DDC"/>
    <w:rsid w:val="006A0071"/>
    <w:rsid w:val="006A0AB9"/>
    <w:rsid w:val="006A1327"/>
    <w:rsid w:val="006A1560"/>
    <w:rsid w:val="006A1FFF"/>
    <w:rsid w:val="006A2719"/>
    <w:rsid w:val="006A2AFB"/>
    <w:rsid w:val="006A2DA7"/>
    <w:rsid w:val="006A3735"/>
    <w:rsid w:val="006A3BB1"/>
    <w:rsid w:val="006A4D36"/>
    <w:rsid w:val="006A4E2E"/>
    <w:rsid w:val="006A6546"/>
    <w:rsid w:val="006A6CF3"/>
    <w:rsid w:val="006A7649"/>
    <w:rsid w:val="006A7DDF"/>
    <w:rsid w:val="006A7EEA"/>
    <w:rsid w:val="006B017C"/>
    <w:rsid w:val="006B027A"/>
    <w:rsid w:val="006B0B13"/>
    <w:rsid w:val="006B2240"/>
    <w:rsid w:val="006B291F"/>
    <w:rsid w:val="006B2D42"/>
    <w:rsid w:val="006B3F22"/>
    <w:rsid w:val="006B4207"/>
    <w:rsid w:val="006B4F45"/>
    <w:rsid w:val="006B60A7"/>
    <w:rsid w:val="006B6B5B"/>
    <w:rsid w:val="006B6C34"/>
    <w:rsid w:val="006B768C"/>
    <w:rsid w:val="006B7900"/>
    <w:rsid w:val="006C00CC"/>
    <w:rsid w:val="006C00DD"/>
    <w:rsid w:val="006C1C77"/>
    <w:rsid w:val="006C2676"/>
    <w:rsid w:val="006C26DA"/>
    <w:rsid w:val="006C2793"/>
    <w:rsid w:val="006C2852"/>
    <w:rsid w:val="006C2858"/>
    <w:rsid w:val="006C3D87"/>
    <w:rsid w:val="006C43DD"/>
    <w:rsid w:val="006C453F"/>
    <w:rsid w:val="006C4592"/>
    <w:rsid w:val="006C4E0E"/>
    <w:rsid w:val="006C5041"/>
    <w:rsid w:val="006C522C"/>
    <w:rsid w:val="006C546B"/>
    <w:rsid w:val="006C58E8"/>
    <w:rsid w:val="006C6A01"/>
    <w:rsid w:val="006C6E23"/>
    <w:rsid w:val="006D02F7"/>
    <w:rsid w:val="006D24F3"/>
    <w:rsid w:val="006D2D18"/>
    <w:rsid w:val="006D39AD"/>
    <w:rsid w:val="006D4296"/>
    <w:rsid w:val="006D4AF6"/>
    <w:rsid w:val="006D4FC5"/>
    <w:rsid w:val="006D4FF9"/>
    <w:rsid w:val="006D53BF"/>
    <w:rsid w:val="006D59EE"/>
    <w:rsid w:val="006D5E9A"/>
    <w:rsid w:val="006D6DEF"/>
    <w:rsid w:val="006D719A"/>
    <w:rsid w:val="006D7A6D"/>
    <w:rsid w:val="006E016A"/>
    <w:rsid w:val="006E029F"/>
    <w:rsid w:val="006E0F5F"/>
    <w:rsid w:val="006E1917"/>
    <w:rsid w:val="006E2B9D"/>
    <w:rsid w:val="006E2FA9"/>
    <w:rsid w:val="006E336E"/>
    <w:rsid w:val="006E3374"/>
    <w:rsid w:val="006E3506"/>
    <w:rsid w:val="006E526B"/>
    <w:rsid w:val="006E5355"/>
    <w:rsid w:val="006E53D9"/>
    <w:rsid w:val="006E61B1"/>
    <w:rsid w:val="006E6271"/>
    <w:rsid w:val="006E6C42"/>
    <w:rsid w:val="006E6D24"/>
    <w:rsid w:val="006E72C7"/>
    <w:rsid w:val="006E7BDD"/>
    <w:rsid w:val="006F2BE0"/>
    <w:rsid w:val="006F341B"/>
    <w:rsid w:val="006F34DB"/>
    <w:rsid w:val="006F44DF"/>
    <w:rsid w:val="006F4CE6"/>
    <w:rsid w:val="006F5B2B"/>
    <w:rsid w:val="006F6A9F"/>
    <w:rsid w:val="006F71FE"/>
    <w:rsid w:val="006F7203"/>
    <w:rsid w:val="006F727B"/>
    <w:rsid w:val="006F7E12"/>
    <w:rsid w:val="0070008C"/>
    <w:rsid w:val="007012C6"/>
    <w:rsid w:val="007025AC"/>
    <w:rsid w:val="00702A00"/>
    <w:rsid w:val="007038F2"/>
    <w:rsid w:val="00703C74"/>
    <w:rsid w:val="00704D8D"/>
    <w:rsid w:val="0070534E"/>
    <w:rsid w:val="00705557"/>
    <w:rsid w:val="0070555A"/>
    <w:rsid w:val="00705B37"/>
    <w:rsid w:val="0070613A"/>
    <w:rsid w:val="007067AE"/>
    <w:rsid w:val="00706AC8"/>
    <w:rsid w:val="007073F5"/>
    <w:rsid w:val="0070744E"/>
    <w:rsid w:val="007079A4"/>
    <w:rsid w:val="00707D47"/>
    <w:rsid w:val="00710ABE"/>
    <w:rsid w:val="00710C03"/>
    <w:rsid w:val="007114DD"/>
    <w:rsid w:val="00711900"/>
    <w:rsid w:val="00711975"/>
    <w:rsid w:val="00711E4F"/>
    <w:rsid w:val="0071261F"/>
    <w:rsid w:val="00712D19"/>
    <w:rsid w:val="00713153"/>
    <w:rsid w:val="00713437"/>
    <w:rsid w:val="00714240"/>
    <w:rsid w:val="00714323"/>
    <w:rsid w:val="0071530D"/>
    <w:rsid w:val="00716134"/>
    <w:rsid w:val="007172A2"/>
    <w:rsid w:val="00717693"/>
    <w:rsid w:val="00717F9B"/>
    <w:rsid w:val="00720EB3"/>
    <w:rsid w:val="00721F35"/>
    <w:rsid w:val="007222F0"/>
    <w:rsid w:val="00722D9C"/>
    <w:rsid w:val="00723BA0"/>
    <w:rsid w:val="0072485E"/>
    <w:rsid w:val="00725E30"/>
    <w:rsid w:val="0072686F"/>
    <w:rsid w:val="00726F9E"/>
    <w:rsid w:val="00730581"/>
    <w:rsid w:val="0073065E"/>
    <w:rsid w:val="00730A68"/>
    <w:rsid w:val="00730A74"/>
    <w:rsid w:val="007313C0"/>
    <w:rsid w:val="00731B62"/>
    <w:rsid w:val="00732706"/>
    <w:rsid w:val="007332A5"/>
    <w:rsid w:val="00733A13"/>
    <w:rsid w:val="00733AEE"/>
    <w:rsid w:val="00733BDE"/>
    <w:rsid w:val="00733C93"/>
    <w:rsid w:val="00733FFE"/>
    <w:rsid w:val="00734D20"/>
    <w:rsid w:val="00735867"/>
    <w:rsid w:val="007360EB"/>
    <w:rsid w:val="007362F6"/>
    <w:rsid w:val="00736DA0"/>
    <w:rsid w:val="00736E88"/>
    <w:rsid w:val="00737128"/>
    <w:rsid w:val="00737D5D"/>
    <w:rsid w:val="00737D78"/>
    <w:rsid w:val="00740A0E"/>
    <w:rsid w:val="00741242"/>
    <w:rsid w:val="00741405"/>
    <w:rsid w:val="00741A9A"/>
    <w:rsid w:val="00741B52"/>
    <w:rsid w:val="00741C60"/>
    <w:rsid w:val="00742BE3"/>
    <w:rsid w:val="0074347C"/>
    <w:rsid w:val="00743FAA"/>
    <w:rsid w:val="00744C18"/>
    <w:rsid w:val="00744DC8"/>
    <w:rsid w:val="00745952"/>
    <w:rsid w:val="00745A15"/>
    <w:rsid w:val="00745B49"/>
    <w:rsid w:val="00745E60"/>
    <w:rsid w:val="007460FD"/>
    <w:rsid w:val="00746459"/>
    <w:rsid w:val="0074647A"/>
    <w:rsid w:val="00747664"/>
    <w:rsid w:val="00747796"/>
    <w:rsid w:val="00750A7C"/>
    <w:rsid w:val="00750AEA"/>
    <w:rsid w:val="00751336"/>
    <w:rsid w:val="00751DDA"/>
    <w:rsid w:val="00751F04"/>
    <w:rsid w:val="007528D7"/>
    <w:rsid w:val="00752B43"/>
    <w:rsid w:val="00752FB8"/>
    <w:rsid w:val="00753312"/>
    <w:rsid w:val="00753E7E"/>
    <w:rsid w:val="007547BD"/>
    <w:rsid w:val="00754A22"/>
    <w:rsid w:val="00754D85"/>
    <w:rsid w:val="007550D9"/>
    <w:rsid w:val="007554C9"/>
    <w:rsid w:val="00755C36"/>
    <w:rsid w:val="0075669B"/>
    <w:rsid w:val="0075671B"/>
    <w:rsid w:val="00756B55"/>
    <w:rsid w:val="00760615"/>
    <w:rsid w:val="00760BA3"/>
    <w:rsid w:val="00760C6C"/>
    <w:rsid w:val="00761750"/>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A0C"/>
    <w:rsid w:val="00771B46"/>
    <w:rsid w:val="00771CFD"/>
    <w:rsid w:val="007720ED"/>
    <w:rsid w:val="00772101"/>
    <w:rsid w:val="00773CB9"/>
    <w:rsid w:val="007743EC"/>
    <w:rsid w:val="0077443E"/>
    <w:rsid w:val="00774A59"/>
    <w:rsid w:val="00774B8F"/>
    <w:rsid w:val="007750D1"/>
    <w:rsid w:val="0077517F"/>
    <w:rsid w:val="00775BD8"/>
    <w:rsid w:val="007763DB"/>
    <w:rsid w:val="00776BE6"/>
    <w:rsid w:val="00777F15"/>
    <w:rsid w:val="0078003D"/>
    <w:rsid w:val="00780379"/>
    <w:rsid w:val="007803EA"/>
    <w:rsid w:val="00780BC8"/>
    <w:rsid w:val="00780CCE"/>
    <w:rsid w:val="0078112A"/>
    <w:rsid w:val="00782BD2"/>
    <w:rsid w:val="007846C1"/>
    <w:rsid w:val="007848E1"/>
    <w:rsid w:val="0078573A"/>
    <w:rsid w:val="00786301"/>
    <w:rsid w:val="00786863"/>
    <w:rsid w:val="0078746F"/>
    <w:rsid w:val="007874FE"/>
    <w:rsid w:val="00790206"/>
    <w:rsid w:val="00790696"/>
    <w:rsid w:val="007915BD"/>
    <w:rsid w:val="007918F1"/>
    <w:rsid w:val="00793A7D"/>
    <w:rsid w:val="00794707"/>
    <w:rsid w:val="00794BB9"/>
    <w:rsid w:val="00797595"/>
    <w:rsid w:val="007A0604"/>
    <w:rsid w:val="007A084F"/>
    <w:rsid w:val="007A1099"/>
    <w:rsid w:val="007A1AC1"/>
    <w:rsid w:val="007A35AC"/>
    <w:rsid w:val="007A3927"/>
    <w:rsid w:val="007A3C09"/>
    <w:rsid w:val="007A404E"/>
    <w:rsid w:val="007A4538"/>
    <w:rsid w:val="007A45B1"/>
    <w:rsid w:val="007A493B"/>
    <w:rsid w:val="007A4BE1"/>
    <w:rsid w:val="007A4FCD"/>
    <w:rsid w:val="007A5D92"/>
    <w:rsid w:val="007A660F"/>
    <w:rsid w:val="007A697C"/>
    <w:rsid w:val="007A6FE9"/>
    <w:rsid w:val="007A7350"/>
    <w:rsid w:val="007B07C6"/>
    <w:rsid w:val="007B1917"/>
    <w:rsid w:val="007B1DCF"/>
    <w:rsid w:val="007B206F"/>
    <w:rsid w:val="007B2A2D"/>
    <w:rsid w:val="007B2B33"/>
    <w:rsid w:val="007B318D"/>
    <w:rsid w:val="007B39D1"/>
    <w:rsid w:val="007B4E21"/>
    <w:rsid w:val="007B5CF2"/>
    <w:rsid w:val="007B67B8"/>
    <w:rsid w:val="007B6FE7"/>
    <w:rsid w:val="007B7845"/>
    <w:rsid w:val="007C02DB"/>
    <w:rsid w:val="007C0F4A"/>
    <w:rsid w:val="007C1438"/>
    <w:rsid w:val="007C1B47"/>
    <w:rsid w:val="007C1DDD"/>
    <w:rsid w:val="007C26F6"/>
    <w:rsid w:val="007C27A8"/>
    <w:rsid w:val="007C29EC"/>
    <w:rsid w:val="007C2F7F"/>
    <w:rsid w:val="007C358C"/>
    <w:rsid w:val="007C481D"/>
    <w:rsid w:val="007C4AE6"/>
    <w:rsid w:val="007C53B5"/>
    <w:rsid w:val="007C5495"/>
    <w:rsid w:val="007C5818"/>
    <w:rsid w:val="007C69EE"/>
    <w:rsid w:val="007C6E97"/>
    <w:rsid w:val="007C726E"/>
    <w:rsid w:val="007C797F"/>
    <w:rsid w:val="007D1FB5"/>
    <w:rsid w:val="007D2CE8"/>
    <w:rsid w:val="007D5046"/>
    <w:rsid w:val="007D52C0"/>
    <w:rsid w:val="007D64B9"/>
    <w:rsid w:val="007D6F3A"/>
    <w:rsid w:val="007D732C"/>
    <w:rsid w:val="007D7C21"/>
    <w:rsid w:val="007D7D5A"/>
    <w:rsid w:val="007E0B90"/>
    <w:rsid w:val="007E11E8"/>
    <w:rsid w:val="007E128D"/>
    <w:rsid w:val="007E2A21"/>
    <w:rsid w:val="007E2CAD"/>
    <w:rsid w:val="007E375D"/>
    <w:rsid w:val="007E3CF3"/>
    <w:rsid w:val="007E3F8F"/>
    <w:rsid w:val="007E44BB"/>
    <w:rsid w:val="007E50A4"/>
    <w:rsid w:val="007E57C3"/>
    <w:rsid w:val="007E5F17"/>
    <w:rsid w:val="007E6118"/>
    <w:rsid w:val="007E621B"/>
    <w:rsid w:val="007E6556"/>
    <w:rsid w:val="007E7402"/>
    <w:rsid w:val="007F0183"/>
    <w:rsid w:val="007F04EB"/>
    <w:rsid w:val="007F06EA"/>
    <w:rsid w:val="007F0D55"/>
    <w:rsid w:val="007F1211"/>
    <w:rsid w:val="007F1545"/>
    <w:rsid w:val="007F24B6"/>
    <w:rsid w:val="007F3C97"/>
    <w:rsid w:val="007F465B"/>
    <w:rsid w:val="007F4B1F"/>
    <w:rsid w:val="007F4D8A"/>
    <w:rsid w:val="007F4E2A"/>
    <w:rsid w:val="007F5AFA"/>
    <w:rsid w:val="007F6214"/>
    <w:rsid w:val="007F68BA"/>
    <w:rsid w:val="007F692B"/>
    <w:rsid w:val="007F6A26"/>
    <w:rsid w:val="007F77EC"/>
    <w:rsid w:val="007F7A98"/>
    <w:rsid w:val="007F7D25"/>
    <w:rsid w:val="007F7F61"/>
    <w:rsid w:val="00800080"/>
    <w:rsid w:val="00800AF6"/>
    <w:rsid w:val="00801360"/>
    <w:rsid w:val="008013CD"/>
    <w:rsid w:val="008016F7"/>
    <w:rsid w:val="00801E4A"/>
    <w:rsid w:val="00802B70"/>
    <w:rsid w:val="0080311C"/>
    <w:rsid w:val="00803F0B"/>
    <w:rsid w:val="00804384"/>
    <w:rsid w:val="00804AE5"/>
    <w:rsid w:val="008066A5"/>
    <w:rsid w:val="00807368"/>
    <w:rsid w:val="00807953"/>
    <w:rsid w:val="00810418"/>
    <w:rsid w:val="008116E1"/>
    <w:rsid w:val="00811CC4"/>
    <w:rsid w:val="0081231F"/>
    <w:rsid w:val="00812937"/>
    <w:rsid w:val="008133E9"/>
    <w:rsid w:val="008135C5"/>
    <w:rsid w:val="00813758"/>
    <w:rsid w:val="008140D4"/>
    <w:rsid w:val="008149EF"/>
    <w:rsid w:val="00815854"/>
    <w:rsid w:val="00815F88"/>
    <w:rsid w:val="0081636B"/>
    <w:rsid w:val="00816C7D"/>
    <w:rsid w:val="00816CDE"/>
    <w:rsid w:val="0081798F"/>
    <w:rsid w:val="00817C9E"/>
    <w:rsid w:val="00820A2A"/>
    <w:rsid w:val="00821C4A"/>
    <w:rsid w:val="00822059"/>
    <w:rsid w:val="00822065"/>
    <w:rsid w:val="008221BE"/>
    <w:rsid w:val="00822C82"/>
    <w:rsid w:val="00822E4E"/>
    <w:rsid w:val="008230D3"/>
    <w:rsid w:val="00824AB1"/>
    <w:rsid w:val="00825E3B"/>
    <w:rsid w:val="00826357"/>
    <w:rsid w:val="00827561"/>
    <w:rsid w:val="0083039A"/>
    <w:rsid w:val="00830875"/>
    <w:rsid w:val="0083096E"/>
    <w:rsid w:val="00831203"/>
    <w:rsid w:val="00831AAB"/>
    <w:rsid w:val="008324ED"/>
    <w:rsid w:val="00834397"/>
    <w:rsid w:val="0083476D"/>
    <w:rsid w:val="00834DEC"/>
    <w:rsid w:val="00835AC0"/>
    <w:rsid w:val="0083627A"/>
    <w:rsid w:val="0083666F"/>
    <w:rsid w:val="008379A1"/>
    <w:rsid w:val="0084088D"/>
    <w:rsid w:val="00841004"/>
    <w:rsid w:val="0084308B"/>
    <w:rsid w:val="00843632"/>
    <w:rsid w:val="008438F0"/>
    <w:rsid w:val="00843B83"/>
    <w:rsid w:val="00843EC3"/>
    <w:rsid w:val="008448FA"/>
    <w:rsid w:val="0084519E"/>
    <w:rsid w:val="008463AA"/>
    <w:rsid w:val="00846AFF"/>
    <w:rsid w:val="0084719E"/>
    <w:rsid w:val="008472A2"/>
    <w:rsid w:val="0085029C"/>
    <w:rsid w:val="008512A8"/>
    <w:rsid w:val="0085269A"/>
    <w:rsid w:val="00852A25"/>
    <w:rsid w:val="00852CAE"/>
    <w:rsid w:val="00853477"/>
    <w:rsid w:val="0085362B"/>
    <w:rsid w:val="008543CF"/>
    <w:rsid w:val="008545C1"/>
    <w:rsid w:val="008545D0"/>
    <w:rsid w:val="00854CA5"/>
    <w:rsid w:val="00855D71"/>
    <w:rsid w:val="00855D90"/>
    <w:rsid w:val="00856F12"/>
    <w:rsid w:val="00857DE6"/>
    <w:rsid w:val="008607BB"/>
    <w:rsid w:val="008612B1"/>
    <w:rsid w:val="00861F51"/>
    <w:rsid w:val="008621E4"/>
    <w:rsid w:val="00864670"/>
    <w:rsid w:val="00864E55"/>
    <w:rsid w:val="008654C9"/>
    <w:rsid w:val="00865630"/>
    <w:rsid w:val="0086645E"/>
    <w:rsid w:val="0086669D"/>
    <w:rsid w:val="00866865"/>
    <w:rsid w:val="00867B7F"/>
    <w:rsid w:val="008714D9"/>
    <w:rsid w:val="00871957"/>
    <w:rsid w:val="0087204D"/>
    <w:rsid w:val="0087262A"/>
    <w:rsid w:val="008728F6"/>
    <w:rsid w:val="00872BF3"/>
    <w:rsid w:val="00872E45"/>
    <w:rsid w:val="00872EEA"/>
    <w:rsid w:val="00873F32"/>
    <w:rsid w:val="008740A9"/>
    <w:rsid w:val="0087468F"/>
    <w:rsid w:val="008746B0"/>
    <w:rsid w:val="00874DAF"/>
    <w:rsid w:val="00875B03"/>
    <w:rsid w:val="00875BE4"/>
    <w:rsid w:val="00875E4B"/>
    <w:rsid w:val="00876977"/>
    <w:rsid w:val="00876F7B"/>
    <w:rsid w:val="008774CA"/>
    <w:rsid w:val="00880E85"/>
    <w:rsid w:val="008810B2"/>
    <w:rsid w:val="008813A7"/>
    <w:rsid w:val="008824D1"/>
    <w:rsid w:val="00882813"/>
    <w:rsid w:val="00882DA7"/>
    <w:rsid w:val="008833EA"/>
    <w:rsid w:val="00883584"/>
    <w:rsid w:val="008837F3"/>
    <w:rsid w:val="0088390C"/>
    <w:rsid w:val="00884978"/>
    <w:rsid w:val="00885108"/>
    <w:rsid w:val="00886F44"/>
    <w:rsid w:val="00887278"/>
    <w:rsid w:val="00887463"/>
    <w:rsid w:val="0089039B"/>
    <w:rsid w:val="0089064A"/>
    <w:rsid w:val="008915D3"/>
    <w:rsid w:val="00891824"/>
    <w:rsid w:val="00891F6F"/>
    <w:rsid w:val="0089272F"/>
    <w:rsid w:val="00892764"/>
    <w:rsid w:val="00892ADF"/>
    <w:rsid w:val="00892B49"/>
    <w:rsid w:val="00892FC8"/>
    <w:rsid w:val="008939A3"/>
    <w:rsid w:val="00893B64"/>
    <w:rsid w:val="00893CCA"/>
    <w:rsid w:val="00893D27"/>
    <w:rsid w:val="00894205"/>
    <w:rsid w:val="0089484D"/>
    <w:rsid w:val="00894EC5"/>
    <w:rsid w:val="008956C3"/>
    <w:rsid w:val="008958BC"/>
    <w:rsid w:val="00895C29"/>
    <w:rsid w:val="00895F2C"/>
    <w:rsid w:val="00896F2B"/>
    <w:rsid w:val="00897289"/>
    <w:rsid w:val="008A008A"/>
    <w:rsid w:val="008A0369"/>
    <w:rsid w:val="008A06DE"/>
    <w:rsid w:val="008A0799"/>
    <w:rsid w:val="008A1D92"/>
    <w:rsid w:val="008A25B6"/>
    <w:rsid w:val="008A2854"/>
    <w:rsid w:val="008A2AE2"/>
    <w:rsid w:val="008A2BF7"/>
    <w:rsid w:val="008A4D00"/>
    <w:rsid w:val="008A596E"/>
    <w:rsid w:val="008A5A21"/>
    <w:rsid w:val="008A68B0"/>
    <w:rsid w:val="008A6C7A"/>
    <w:rsid w:val="008A6EBD"/>
    <w:rsid w:val="008A6ED6"/>
    <w:rsid w:val="008B02C0"/>
    <w:rsid w:val="008B1D87"/>
    <w:rsid w:val="008B207F"/>
    <w:rsid w:val="008B2EED"/>
    <w:rsid w:val="008B3254"/>
    <w:rsid w:val="008B5064"/>
    <w:rsid w:val="008B6698"/>
    <w:rsid w:val="008B6761"/>
    <w:rsid w:val="008B6B28"/>
    <w:rsid w:val="008B6BCC"/>
    <w:rsid w:val="008B7783"/>
    <w:rsid w:val="008C0E0D"/>
    <w:rsid w:val="008C1353"/>
    <w:rsid w:val="008C1951"/>
    <w:rsid w:val="008C1A72"/>
    <w:rsid w:val="008C1C2B"/>
    <w:rsid w:val="008C1F20"/>
    <w:rsid w:val="008C2090"/>
    <w:rsid w:val="008C256F"/>
    <w:rsid w:val="008C30B0"/>
    <w:rsid w:val="008C4359"/>
    <w:rsid w:val="008C4B2A"/>
    <w:rsid w:val="008C5294"/>
    <w:rsid w:val="008C52CB"/>
    <w:rsid w:val="008C67F8"/>
    <w:rsid w:val="008C79D7"/>
    <w:rsid w:val="008C7C7B"/>
    <w:rsid w:val="008D098D"/>
    <w:rsid w:val="008D0C6C"/>
    <w:rsid w:val="008D1042"/>
    <w:rsid w:val="008D176D"/>
    <w:rsid w:val="008D203C"/>
    <w:rsid w:val="008D25B4"/>
    <w:rsid w:val="008D2640"/>
    <w:rsid w:val="008D2940"/>
    <w:rsid w:val="008D33FF"/>
    <w:rsid w:val="008D391C"/>
    <w:rsid w:val="008D4183"/>
    <w:rsid w:val="008D428A"/>
    <w:rsid w:val="008D4408"/>
    <w:rsid w:val="008D4AA3"/>
    <w:rsid w:val="008D641C"/>
    <w:rsid w:val="008E0569"/>
    <w:rsid w:val="008E1440"/>
    <w:rsid w:val="008E1CCB"/>
    <w:rsid w:val="008E2E6E"/>
    <w:rsid w:val="008E3095"/>
    <w:rsid w:val="008E37CE"/>
    <w:rsid w:val="008E39B9"/>
    <w:rsid w:val="008E4BAE"/>
    <w:rsid w:val="008E4D88"/>
    <w:rsid w:val="008E56BF"/>
    <w:rsid w:val="008E5BB3"/>
    <w:rsid w:val="008E6439"/>
    <w:rsid w:val="008E7BB6"/>
    <w:rsid w:val="008F0110"/>
    <w:rsid w:val="008F1328"/>
    <w:rsid w:val="008F1FAC"/>
    <w:rsid w:val="008F2939"/>
    <w:rsid w:val="008F33FE"/>
    <w:rsid w:val="008F3532"/>
    <w:rsid w:val="008F459F"/>
    <w:rsid w:val="008F4B2E"/>
    <w:rsid w:val="008F60A4"/>
    <w:rsid w:val="008F66A4"/>
    <w:rsid w:val="008F69A4"/>
    <w:rsid w:val="008F6F39"/>
    <w:rsid w:val="00900B20"/>
    <w:rsid w:val="009034EE"/>
    <w:rsid w:val="009036D1"/>
    <w:rsid w:val="00903C5D"/>
    <w:rsid w:val="00903E0F"/>
    <w:rsid w:val="009042A6"/>
    <w:rsid w:val="0090480D"/>
    <w:rsid w:val="00904EF2"/>
    <w:rsid w:val="00904FB2"/>
    <w:rsid w:val="00905763"/>
    <w:rsid w:val="00905D06"/>
    <w:rsid w:val="00906CB6"/>
    <w:rsid w:val="00907135"/>
    <w:rsid w:val="009076D8"/>
    <w:rsid w:val="00907835"/>
    <w:rsid w:val="0091203A"/>
    <w:rsid w:val="009123F3"/>
    <w:rsid w:val="00913327"/>
    <w:rsid w:val="009133C3"/>
    <w:rsid w:val="00913905"/>
    <w:rsid w:val="00914111"/>
    <w:rsid w:val="009142AD"/>
    <w:rsid w:val="00914569"/>
    <w:rsid w:val="0091459C"/>
    <w:rsid w:val="0091534D"/>
    <w:rsid w:val="0091627D"/>
    <w:rsid w:val="0091697E"/>
    <w:rsid w:val="00916E5A"/>
    <w:rsid w:val="00917924"/>
    <w:rsid w:val="009210A1"/>
    <w:rsid w:val="0092142F"/>
    <w:rsid w:val="009214FD"/>
    <w:rsid w:val="00922D9C"/>
    <w:rsid w:val="009254BA"/>
    <w:rsid w:val="00925706"/>
    <w:rsid w:val="00925DB7"/>
    <w:rsid w:val="009262A6"/>
    <w:rsid w:val="0092657C"/>
    <w:rsid w:val="00926A99"/>
    <w:rsid w:val="00927C7E"/>
    <w:rsid w:val="00930672"/>
    <w:rsid w:val="00930939"/>
    <w:rsid w:val="0093184A"/>
    <w:rsid w:val="00931D6E"/>
    <w:rsid w:val="009331DF"/>
    <w:rsid w:val="00934C57"/>
    <w:rsid w:val="009359C0"/>
    <w:rsid w:val="00935A75"/>
    <w:rsid w:val="00935C35"/>
    <w:rsid w:val="0093622B"/>
    <w:rsid w:val="00936B61"/>
    <w:rsid w:val="00936CD0"/>
    <w:rsid w:val="00937E16"/>
    <w:rsid w:val="00940CED"/>
    <w:rsid w:val="0094170F"/>
    <w:rsid w:val="00941F5F"/>
    <w:rsid w:val="00942562"/>
    <w:rsid w:val="0094267A"/>
    <w:rsid w:val="0094338F"/>
    <w:rsid w:val="0094385D"/>
    <w:rsid w:val="00944726"/>
    <w:rsid w:val="009452B8"/>
    <w:rsid w:val="00946A1C"/>
    <w:rsid w:val="00950946"/>
    <w:rsid w:val="0095111B"/>
    <w:rsid w:val="00951BCC"/>
    <w:rsid w:val="00952B99"/>
    <w:rsid w:val="0095362F"/>
    <w:rsid w:val="00954781"/>
    <w:rsid w:val="00954D25"/>
    <w:rsid w:val="009553D5"/>
    <w:rsid w:val="009564D7"/>
    <w:rsid w:val="00956969"/>
    <w:rsid w:val="00957914"/>
    <w:rsid w:val="00957A15"/>
    <w:rsid w:val="00957F19"/>
    <w:rsid w:val="009604D1"/>
    <w:rsid w:val="00960833"/>
    <w:rsid w:val="00960F6F"/>
    <w:rsid w:val="00961256"/>
    <w:rsid w:val="00962012"/>
    <w:rsid w:val="009630E0"/>
    <w:rsid w:val="00963131"/>
    <w:rsid w:val="0096429F"/>
    <w:rsid w:val="00966AC2"/>
    <w:rsid w:val="00970121"/>
    <w:rsid w:val="00971E40"/>
    <w:rsid w:val="009739E6"/>
    <w:rsid w:val="0097598F"/>
    <w:rsid w:val="00975C3A"/>
    <w:rsid w:val="009766C2"/>
    <w:rsid w:val="009815BE"/>
    <w:rsid w:val="00981D4B"/>
    <w:rsid w:val="00982970"/>
    <w:rsid w:val="00982E10"/>
    <w:rsid w:val="00983CC1"/>
    <w:rsid w:val="00984CC6"/>
    <w:rsid w:val="00985089"/>
    <w:rsid w:val="009856B2"/>
    <w:rsid w:val="00985A83"/>
    <w:rsid w:val="00985FC0"/>
    <w:rsid w:val="009862E6"/>
    <w:rsid w:val="009866CF"/>
    <w:rsid w:val="009869B1"/>
    <w:rsid w:val="00986F9E"/>
    <w:rsid w:val="0098776A"/>
    <w:rsid w:val="00991E6A"/>
    <w:rsid w:val="009927F8"/>
    <w:rsid w:val="00992D8D"/>
    <w:rsid w:val="009932F3"/>
    <w:rsid w:val="00993434"/>
    <w:rsid w:val="0099410B"/>
    <w:rsid w:val="00994AE0"/>
    <w:rsid w:val="00994B54"/>
    <w:rsid w:val="009966B8"/>
    <w:rsid w:val="00996E27"/>
    <w:rsid w:val="009A04D7"/>
    <w:rsid w:val="009A141A"/>
    <w:rsid w:val="009A1D85"/>
    <w:rsid w:val="009A1FB8"/>
    <w:rsid w:val="009A2AC6"/>
    <w:rsid w:val="009A3875"/>
    <w:rsid w:val="009A3962"/>
    <w:rsid w:val="009A3E04"/>
    <w:rsid w:val="009A46AF"/>
    <w:rsid w:val="009A49C2"/>
    <w:rsid w:val="009A55FE"/>
    <w:rsid w:val="009A5667"/>
    <w:rsid w:val="009A65A9"/>
    <w:rsid w:val="009A71C8"/>
    <w:rsid w:val="009B0211"/>
    <w:rsid w:val="009B0270"/>
    <w:rsid w:val="009B0925"/>
    <w:rsid w:val="009B10CD"/>
    <w:rsid w:val="009B10E3"/>
    <w:rsid w:val="009B1AC8"/>
    <w:rsid w:val="009B259E"/>
    <w:rsid w:val="009B3112"/>
    <w:rsid w:val="009B55F7"/>
    <w:rsid w:val="009B5695"/>
    <w:rsid w:val="009B583A"/>
    <w:rsid w:val="009B6DCC"/>
    <w:rsid w:val="009C05D6"/>
    <w:rsid w:val="009C08F9"/>
    <w:rsid w:val="009C122D"/>
    <w:rsid w:val="009C16B0"/>
    <w:rsid w:val="009C1B56"/>
    <w:rsid w:val="009C2295"/>
    <w:rsid w:val="009C22AD"/>
    <w:rsid w:val="009C265C"/>
    <w:rsid w:val="009C3066"/>
    <w:rsid w:val="009C370E"/>
    <w:rsid w:val="009C3851"/>
    <w:rsid w:val="009C4CF0"/>
    <w:rsid w:val="009C4EE2"/>
    <w:rsid w:val="009C5766"/>
    <w:rsid w:val="009C5C0D"/>
    <w:rsid w:val="009C5E7F"/>
    <w:rsid w:val="009C62E6"/>
    <w:rsid w:val="009C6AAC"/>
    <w:rsid w:val="009C72E9"/>
    <w:rsid w:val="009C73E2"/>
    <w:rsid w:val="009C7D08"/>
    <w:rsid w:val="009D0267"/>
    <w:rsid w:val="009D0D31"/>
    <w:rsid w:val="009D1904"/>
    <w:rsid w:val="009D24E1"/>
    <w:rsid w:val="009D269D"/>
    <w:rsid w:val="009D305B"/>
    <w:rsid w:val="009D3ADC"/>
    <w:rsid w:val="009D4F9C"/>
    <w:rsid w:val="009D55A6"/>
    <w:rsid w:val="009D5A14"/>
    <w:rsid w:val="009D5A88"/>
    <w:rsid w:val="009D5AAD"/>
    <w:rsid w:val="009D67DC"/>
    <w:rsid w:val="009D6D2E"/>
    <w:rsid w:val="009D6D60"/>
    <w:rsid w:val="009D7AAE"/>
    <w:rsid w:val="009E07F5"/>
    <w:rsid w:val="009E1890"/>
    <w:rsid w:val="009E1C21"/>
    <w:rsid w:val="009E2574"/>
    <w:rsid w:val="009E2616"/>
    <w:rsid w:val="009E3069"/>
    <w:rsid w:val="009E39A4"/>
    <w:rsid w:val="009E3C0D"/>
    <w:rsid w:val="009E4986"/>
    <w:rsid w:val="009E49FC"/>
    <w:rsid w:val="009E4D11"/>
    <w:rsid w:val="009E5D2F"/>
    <w:rsid w:val="009E5F72"/>
    <w:rsid w:val="009E5FA5"/>
    <w:rsid w:val="009E615C"/>
    <w:rsid w:val="009E65E8"/>
    <w:rsid w:val="009E7512"/>
    <w:rsid w:val="009E7ACF"/>
    <w:rsid w:val="009E7BFA"/>
    <w:rsid w:val="009E7CDA"/>
    <w:rsid w:val="009E7D9C"/>
    <w:rsid w:val="009E7E05"/>
    <w:rsid w:val="009F0061"/>
    <w:rsid w:val="009F047E"/>
    <w:rsid w:val="009F141F"/>
    <w:rsid w:val="009F14E3"/>
    <w:rsid w:val="009F1976"/>
    <w:rsid w:val="009F1CA7"/>
    <w:rsid w:val="009F2560"/>
    <w:rsid w:val="009F26B3"/>
    <w:rsid w:val="009F2B0B"/>
    <w:rsid w:val="009F3CE0"/>
    <w:rsid w:val="009F4477"/>
    <w:rsid w:val="009F4A5B"/>
    <w:rsid w:val="009F5DE6"/>
    <w:rsid w:val="009F64AA"/>
    <w:rsid w:val="009F71F2"/>
    <w:rsid w:val="00A0060F"/>
    <w:rsid w:val="00A00803"/>
    <w:rsid w:val="00A01346"/>
    <w:rsid w:val="00A01BC5"/>
    <w:rsid w:val="00A01C7A"/>
    <w:rsid w:val="00A04AF6"/>
    <w:rsid w:val="00A04C49"/>
    <w:rsid w:val="00A05346"/>
    <w:rsid w:val="00A06995"/>
    <w:rsid w:val="00A0707B"/>
    <w:rsid w:val="00A071AB"/>
    <w:rsid w:val="00A07314"/>
    <w:rsid w:val="00A07C0A"/>
    <w:rsid w:val="00A10044"/>
    <w:rsid w:val="00A10102"/>
    <w:rsid w:val="00A10E83"/>
    <w:rsid w:val="00A11684"/>
    <w:rsid w:val="00A1197C"/>
    <w:rsid w:val="00A1309B"/>
    <w:rsid w:val="00A130E4"/>
    <w:rsid w:val="00A13EDB"/>
    <w:rsid w:val="00A1480F"/>
    <w:rsid w:val="00A1484C"/>
    <w:rsid w:val="00A14ABD"/>
    <w:rsid w:val="00A14C81"/>
    <w:rsid w:val="00A1525F"/>
    <w:rsid w:val="00A1533E"/>
    <w:rsid w:val="00A15F03"/>
    <w:rsid w:val="00A17DA3"/>
    <w:rsid w:val="00A212F4"/>
    <w:rsid w:val="00A21389"/>
    <w:rsid w:val="00A21887"/>
    <w:rsid w:val="00A21B92"/>
    <w:rsid w:val="00A22441"/>
    <w:rsid w:val="00A224C8"/>
    <w:rsid w:val="00A22618"/>
    <w:rsid w:val="00A23976"/>
    <w:rsid w:val="00A24D8E"/>
    <w:rsid w:val="00A24F38"/>
    <w:rsid w:val="00A265DB"/>
    <w:rsid w:val="00A27142"/>
    <w:rsid w:val="00A27307"/>
    <w:rsid w:val="00A2776A"/>
    <w:rsid w:val="00A27ABF"/>
    <w:rsid w:val="00A30032"/>
    <w:rsid w:val="00A323A9"/>
    <w:rsid w:val="00A325D3"/>
    <w:rsid w:val="00A33CDD"/>
    <w:rsid w:val="00A33F13"/>
    <w:rsid w:val="00A3417B"/>
    <w:rsid w:val="00A34CFB"/>
    <w:rsid w:val="00A353FF"/>
    <w:rsid w:val="00A359AF"/>
    <w:rsid w:val="00A37043"/>
    <w:rsid w:val="00A40821"/>
    <w:rsid w:val="00A40916"/>
    <w:rsid w:val="00A414DD"/>
    <w:rsid w:val="00A4167F"/>
    <w:rsid w:val="00A41BE5"/>
    <w:rsid w:val="00A41FD7"/>
    <w:rsid w:val="00A42207"/>
    <w:rsid w:val="00A4268A"/>
    <w:rsid w:val="00A444C7"/>
    <w:rsid w:val="00A445CE"/>
    <w:rsid w:val="00A45349"/>
    <w:rsid w:val="00A45D4E"/>
    <w:rsid w:val="00A46623"/>
    <w:rsid w:val="00A479D9"/>
    <w:rsid w:val="00A47AD2"/>
    <w:rsid w:val="00A5002A"/>
    <w:rsid w:val="00A50689"/>
    <w:rsid w:val="00A512D2"/>
    <w:rsid w:val="00A51318"/>
    <w:rsid w:val="00A5156D"/>
    <w:rsid w:val="00A518C2"/>
    <w:rsid w:val="00A53A7F"/>
    <w:rsid w:val="00A5475D"/>
    <w:rsid w:val="00A548B8"/>
    <w:rsid w:val="00A56429"/>
    <w:rsid w:val="00A57219"/>
    <w:rsid w:val="00A579B0"/>
    <w:rsid w:val="00A57B5E"/>
    <w:rsid w:val="00A600B3"/>
    <w:rsid w:val="00A6043A"/>
    <w:rsid w:val="00A60D1F"/>
    <w:rsid w:val="00A60DB3"/>
    <w:rsid w:val="00A6139E"/>
    <w:rsid w:val="00A61A87"/>
    <w:rsid w:val="00A6203E"/>
    <w:rsid w:val="00A628C1"/>
    <w:rsid w:val="00A64868"/>
    <w:rsid w:val="00A64C28"/>
    <w:rsid w:val="00A64CC1"/>
    <w:rsid w:val="00A64CF7"/>
    <w:rsid w:val="00A65217"/>
    <w:rsid w:val="00A658C9"/>
    <w:rsid w:val="00A65F40"/>
    <w:rsid w:val="00A66EE4"/>
    <w:rsid w:val="00A671B1"/>
    <w:rsid w:val="00A6749C"/>
    <w:rsid w:val="00A6752B"/>
    <w:rsid w:val="00A67E89"/>
    <w:rsid w:val="00A67E8E"/>
    <w:rsid w:val="00A701F4"/>
    <w:rsid w:val="00A70219"/>
    <w:rsid w:val="00A7073D"/>
    <w:rsid w:val="00A70D0D"/>
    <w:rsid w:val="00A71AED"/>
    <w:rsid w:val="00A72DEA"/>
    <w:rsid w:val="00A73E4C"/>
    <w:rsid w:val="00A73FE7"/>
    <w:rsid w:val="00A7472E"/>
    <w:rsid w:val="00A75516"/>
    <w:rsid w:val="00A758CE"/>
    <w:rsid w:val="00A75A8E"/>
    <w:rsid w:val="00A75CB6"/>
    <w:rsid w:val="00A771D6"/>
    <w:rsid w:val="00A777B2"/>
    <w:rsid w:val="00A77950"/>
    <w:rsid w:val="00A80605"/>
    <w:rsid w:val="00A80677"/>
    <w:rsid w:val="00A8084D"/>
    <w:rsid w:val="00A82C54"/>
    <w:rsid w:val="00A83376"/>
    <w:rsid w:val="00A84A1B"/>
    <w:rsid w:val="00A84ACF"/>
    <w:rsid w:val="00A84D1A"/>
    <w:rsid w:val="00A859E8"/>
    <w:rsid w:val="00A86E1D"/>
    <w:rsid w:val="00A87003"/>
    <w:rsid w:val="00A8787B"/>
    <w:rsid w:val="00A87A2C"/>
    <w:rsid w:val="00A87AB2"/>
    <w:rsid w:val="00A87B74"/>
    <w:rsid w:val="00A87E0A"/>
    <w:rsid w:val="00A90A9F"/>
    <w:rsid w:val="00A91A35"/>
    <w:rsid w:val="00A91BC4"/>
    <w:rsid w:val="00A920B2"/>
    <w:rsid w:val="00A933A4"/>
    <w:rsid w:val="00A9488C"/>
    <w:rsid w:val="00A950E5"/>
    <w:rsid w:val="00A95525"/>
    <w:rsid w:val="00A95752"/>
    <w:rsid w:val="00A959BF"/>
    <w:rsid w:val="00A962D3"/>
    <w:rsid w:val="00A96425"/>
    <w:rsid w:val="00A96A16"/>
    <w:rsid w:val="00AA1C75"/>
    <w:rsid w:val="00AA26A6"/>
    <w:rsid w:val="00AA2824"/>
    <w:rsid w:val="00AA39D0"/>
    <w:rsid w:val="00AA3D24"/>
    <w:rsid w:val="00AA47FA"/>
    <w:rsid w:val="00AA4A16"/>
    <w:rsid w:val="00AA4BBE"/>
    <w:rsid w:val="00AA4EE6"/>
    <w:rsid w:val="00AA4FDF"/>
    <w:rsid w:val="00AA6616"/>
    <w:rsid w:val="00AA6A48"/>
    <w:rsid w:val="00AA7427"/>
    <w:rsid w:val="00AB0CC5"/>
    <w:rsid w:val="00AB125F"/>
    <w:rsid w:val="00AB1890"/>
    <w:rsid w:val="00AB19A3"/>
    <w:rsid w:val="00AB19AE"/>
    <w:rsid w:val="00AB1B29"/>
    <w:rsid w:val="00AB23C4"/>
    <w:rsid w:val="00AB2634"/>
    <w:rsid w:val="00AB3EE7"/>
    <w:rsid w:val="00AB4D94"/>
    <w:rsid w:val="00AB5794"/>
    <w:rsid w:val="00AB5A10"/>
    <w:rsid w:val="00AB626A"/>
    <w:rsid w:val="00AB660F"/>
    <w:rsid w:val="00AB6EEC"/>
    <w:rsid w:val="00AB7866"/>
    <w:rsid w:val="00AB7DCF"/>
    <w:rsid w:val="00AC0792"/>
    <w:rsid w:val="00AC0A90"/>
    <w:rsid w:val="00AC157E"/>
    <w:rsid w:val="00AC27EB"/>
    <w:rsid w:val="00AC33CC"/>
    <w:rsid w:val="00AC3736"/>
    <w:rsid w:val="00AC3A12"/>
    <w:rsid w:val="00AC3B0B"/>
    <w:rsid w:val="00AC43C3"/>
    <w:rsid w:val="00AC46D6"/>
    <w:rsid w:val="00AC54EF"/>
    <w:rsid w:val="00AC58ED"/>
    <w:rsid w:val="00AC61B9"/>
    <w:rsid w:val="00AD05B3"/>
    <w:rsid w:val="00AD0E7A"/>
    <w:rsid w:val="00AD138D"/>
    <w:rsid w:val="00AD1735"/>
    <w:rsid w:val="00AD1758"/>
    <w:rsid w:val="00AD2BE2"/>
    <w:rsid w:val="00AD2D96"/>
    <w:rsid w:val="00AD3053"/>
    <w:rsid w:val="00AD396A"/>
    <w:rsid w:val="00AD3E25"/>
    <w:rsid w:val="00AD486D"/>
    <w:rsid w:val="00AD4FD5"/>
    <w:rsid w:val="00AD5428"/>
    <w:rsid w:val="00AD62F5"/>
    <w:rsid w:val="00AD7623"/>
    <w:rsid w:val="00AD7BA8"/>
    <w:rsid w:val="00AD7C48"/>
    <w:rsid w:val="00AD7EA8"/>
    <w:rsid w:val="00AE17D0"/>
    <w:rsid w:val="00AE2815"/>
    <w:rsid w:val="00AE297F"/>
    <w:rsid w:val="00AE2B24"/>
    <w:rsid w:val="00AE3278"/>
    <w:rsid w:val="00AE3841"/>
    <w:rsid w:val="00AE4D18"/>
    <w:rsid w:val="00AE522C"/>
    <w:rsid w:val="00AE71F0"/>
    <w:rsid w:val="00AE7C52"/>
    <w:rsid w:val="00AF06A2"/>
    <w:rsid w:val="00AF11EF"/>
    <w:rsid w:val="00AF14A5"/>
    <w:rsid w:val="00AF201C"/>
    <w:rsid w:val="00AF2578"/>
    <w:rsid w:val="00AF2D07"/>
    <w:rsid w:val="00AF2ED3"/>
    <w:rsid w:val="00AF38F1"/>
    <w:rsid w:val="00AF400F"/>
    <w:rsid w:val="00AF4F00"/>
    <w:rsid w:val="00AF5C0E"/>
    <w:rsid w:val="00AF695C"/>
    <w:rsid w:val="00AF6C84"/>
    <w:rsid w:val="00AF6FE7"/>
    <w:rsid w:val="00AF74BB"/>
    <w:rsid w:val="00AF7815"/>
    <w:rsid w:val="00AF7C8B"/>
    <w:rsid w:val="00B0132A"/>
    <w:rsid w:val="00B01B07"/>
    <w:rsid w:val="00B03510"/>
    <w:rsid w:val="00B03A70"/>
    <w:rsid w:val="00B03B91"/>
    <w:rsid w:val="00B04096"/>
    <w:rsid w:val="00B04903"/>
    <w:rsid w:val="00B05684"/>
    <w:rsid w:val="00B058AF"/>
    <w:rsid w:val="00B05DA0"/>
    <w:rsid w:val="00B0602B"/>
    <w:rsid w:val="00B068DF"/>
    <w:rsid w:val="00B0756E"/>
    <w:rsid w:val="00B07AFE"/>
    <w:rsid w:val="00B07C59"/>
    <w:rsid w:val="00B1010D"/>
    <w:rsid w:val="00B108C8"/>
    <w:rsid w:val="00B109D3"/>
    <w:rsid w:val="00B10B99"/>
    <w:rsid w:val="00B11204"/>
    <w:rsid w:val="00B114B3"/>
    <w:rsid w:val="00B118B6"/>
    <w:rsid w:val="00B122E3"/>
    <w:rsid w:val="00B1323D"/>
    <w:rsid w:val="00B139A0"/>
    <w:rsid w:val="00B13AA6"/>
    <w:rsid w:val="00B1446F"/>
    <w:rsid w:val="00B14620"/>
    <w:rsid w:val="00B14C68"/>
    <w:rsid w:val="00B150FB"/>
    <w:rsid w:val="00B1593E"/>
    <w:rsid w:val="00B16AB0"/>
    <w:rsid w:val="00B17011"/>
    <w:rsid w:val="00B17D22"/>
    <w:rsid w:val="00B17D5B"/>
    <w:rsid w:val="00B21C4C"/>
    <w:rsid w:val="00B22433"/>
    <w:rsid w:val="00B229FA"/>
    <w:rsid w:val="00B233CD"/>
    <w:rsid w:val="00B24D2D"/>
    <w:rsid w:val="00B24FE3"/>
    <w:rsid w:val="00B2593E"/>
    <w:rsid w:val="00B25EAD"/>
    <w:rsid w:val="00B25EE3"/>
    <w:rsid w:val="00B2644E"/>
    <w:rsid w:val="00B271AD"/>
    <w:rsid w:val="00B274B2"/>
    <w:rsid w:val="00B27BE1"/>
    <w:rsid w:val="00B30669"/>
    <w:rsid w:val="00B3073B"/>
    <w:rsid w:val="00B30992"/>
    <w:rsid w:val="00B30E3C"/>
    <w:rsid w:val="00B31BB2"/>
    <w:rsid w:val="00B32277"/>
    <w:rsid w:val="00B330CD"/>
    <w:rsid w:val="00B33EDF"/>
    <w:rsid w:val="00B340D6"/>
    <w:rsid w:val="00B3536A"/>
    <w:rsid w:val="00B3554A"/>
    <w:rsid w:val="00B3558C"/>
    <w:rsid w:val="00B35F1D"/>
    <w:rsid w:val="00B36537"/>
    <w:rsid w:val="00B3695F"/>
    <w:rsid w:val="00B36E27"/>
    <w:rsid w:val="00B36F0D"/>
    <w:rsid w:val="00B36FB2"/>
    <w:rsid w:val="00B37C8B"/>
    <w:rsid w:val="00B409AF"/>
    <w:rsid w:val="00B41D22"/>
    <w:rsid w:val="00B41E67"/>
    <w:rsid w:val="00B42FF1"/>
    <w:rsid w:val="00B43FC8"/>
    <w:rsid w:val="00B44783"/>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1FC"/>
    <w:rsid w:val="00B535B2"/>
    <w:rsid w:val="00B53729"/>
    <w:rsid w:val="00B53A69"/>
    <w:rsid w:val="00B54195"/>
    <w:rsid w:val="00B5497A"/>
    <w:rsid w:val="00B54DA8"/>
    <w:rsid w:val="00B55150"/>
    <w:rsid w:val="00B5581B"/>
    <w:rsid w:val="00B55C68"/>
    <w:rsid w:val="00B55E56"/>
    <w:rsid w:val="00B56A13"/>
    <w:rsid w:val="00B6011C"/>
    <w:rsid w:val="00B602E4"/>
    <w:rsid w:val="00B60B91"/>
    <w:rsid w:val="00B61D3B"/>
    <w:rsid w:val="00B61F8B"/>
    <w:rsid w:val="00B6340C"/>
    <w:rsid w:val="00B6400E"/>
    <w:rsid w:val="00B6438B"/>
    <w:rsid w:val="00B6454D"/>
    <w:rsid w:val="00B64668"/>
    <w:rsid w:val="00B64E8A"/>
    <w:rsid w:val="00B6543F"/>
    <w:rsid w:val="00B66533"/>
    <w:rsid w:val="00B667F7"/>
    <w:rsid w:val="00B67CD5"/>
    <w:rsid w:val="00B7048B"/>
    <w:rsid w:val="00B70FFA"/>
    <w:rsid w:val="00B71016"/>
    <w:rsid w:val="00B714F9"/>
    <w:rsid w:val="00B71565"/>
    <w:rsid w:val="00B71BB9"/>
    <w:rsid w:val="00B71E03"/>
    <w:rsid w:val="00B728FB"/>
    <w:rsid w:val="00B72E1B"/>
    <w:rsid w:val="00B730A0"/>
    <w:rsid w:val="00B7341D"/>
    <w:rsid w:val="00B74247"/>
    <w:rsid w:val="00B742E9"/>
    <w:rsid w:val="00B74675"/>
    <w:rsid w:val="00B7473D"/>
    <w:rsid w:val="00B74E0C"/>
    <w:rsid w:val="00B75037"/>
    <w:rsid w:val="00B755AB"/>
    <w:rsid w:val="00B762B4"/>
    <w:rsid w:val="00B76455"/>
    <w:rsid w:val="00B76872"/>
    <w:rsid w:val="00B775FC"/>
    <w:rsid w:val="00B7778D"/>
    <w:rsid w:val="00B77798"/>
    <w:rsid w:val="00B77C73"/>
    <w:rsid w:val="00B801D1"/>
    <w:rsid w:val="00B81135"/>
    <w:rsid w:val="00B81717"/>
    <w:rsid w:val="00B81FD9"/>
    <w:rsid w:val="00B82163"/>
    <w:rsid w:val="00B82B56"/>
    <w:rsid w:val="00B83104"/>
    <w:rsid w:val="00B853B2"/>
    <w:rsid w:val="00B85B5A"/>
    <w:rsid w:val="00B870E6"/>
    <w:rsid w:val="00B87C35"/>
    <w:rsid w:val="00B90546"/>
    <w:rsid w:val="00B90A17"/>
    <w:rsid w:val="00B9125E"/>
    <w:rsid w:val="00B91E19"/>
    <w:rsid w:val="00B92A27"/>
    <w:rsid w:val="00B92B0E"/>
    <w:rsid w:val="00B936A7"/>
    <w:rsid w:val="00B93AD6"/>
    <w:rsid w:val="00B93C72"/>
    <w:rsid w:val="00B94FCB"/>
    <w:rsid w:val="00B95E76"/>
    <w:rsid w:val="00B9639B"/>
    <w:rsid w:val="00B9713E"/>
    <w:rsid w:val="00B97352"/>
    <w:rsid w:val="00B97D15"/>
    <w:rsid w:val="00B97DB3"/>
    <w:rsid w:val="00BA119D"/>
    <w:rsid w:val="00BA1FFA"/>
    <w:rsid w:val="00BA2DE0"/>
    <w:rsid w:val="00BA307B"/>
    <w:rsid w:val="00BA4A1C"/>
    <w:rsid w:val="00BA4CB6"/>
    <w:rsid w:val="00BA55CE"/>
    <w:rsid w:val="00BA5A11"/>
    <w:rsid w:val="00BA5A78"/>
    <w:rsid w:val="00BA6374"/>
    <w:rsid w:val="00BA647C"/>
    <w:rsid w:val="00BA67E5"/>
    <w:rsid w:val="00BA69E2"/>
    <w:rsid w:val="00BA6BDA"/>
    <w:rsid w:val="00BA76D1"/>
    <w:rsid w:val="00BA777A"/>
    <w:rsid w:val="00BA7957"/>
    <w:rsid w:val="00BB0FB3"/>
    <w:rsid w:val="00BB1186"/>
    <w:rsid w:val="00BB1F6D"/>
    <w:rsid w:val="00BB2695"/>
    <w:rsid w:val="00BB36B7"/>
    <w:rsid w:val="00BB3FF6"/>
    <w:rsid w:val="00BB4D1B"/>
    <w:rsid w:val="00BB4EF5"/>
    <w:rsid w:val="00BB512C"/>
    <w:rsid w:val="00BB7D95"/>
    <w:rsid w:val="00BC0346"/>
    <w:rsid w:val="00BC2D11"/>
    <w:rsid w:val="00BC3A31"/>
    <w:rsid w:val="00BC3B59"/>
    <w:rsid w:val="00BC40A1"/>
    <w:rsid w:val="00BC4E1D"/>
    <w:rsid w:val="00BC57C5"/>
    <w:rsid w:val="00BC5AFD"/>
    <w:rsid w:val="00BC5B19"/>
    <w:rsid w:val="00BC7044"/>
    <w:rsid w:val="00BC704B"/>
    <w:rsid w:val="00BC706F"/>
    <w:rsid w:val="00BC70C9"/>
    <w:rsid w:val="00BC7109"/>
    <w:rsid w:val="00BC717C"/>
    <w:rsid w:val="00BC76EC"/>
    <w:rsid w:val="00BC7B11"/>
    <w:rsid w:val="00BC7D31"/>
    <w:rsid w:val="00BD0313"/>
    <w:rsid w:val="00BD03B2"/>
    <w:rsid w:val="00BD04AC"/>
    <w:rsid w:val="00BD1331"/>
    <w:rsid w:val="00BD170E"/>
    <w:rsid w:val="00BD172B"/>
    <w:rsid w:val="00BD191A"/>
    <w:rsid w:val="00BD369D"/>
    <w:rsid w:val="00BD3995"/>
    <w:rsid w:val="00BD3D79"/>
    <w:rsid w:val="00BD3DA0"/>
    <w:rsid w:val="00BD4418"/>
    <w:rsid w:val="00BD4FD7"/>
    <w:rsid w:val="00BD5260"/>
    <w:rsid w:val="00BD55A6"/>
    <w:rsid w:val="00BD5743"/>
    <w:rsid w:val="00BD6295"/>
    <w:rsid w:val="00BD7019"/>
    <w:rsid w:val="00BD74CE"/>
    <w:rsid w:val="00BD74EA"/>
    <w:rsid w:val="00BD78C3"/>
    <w:rsid w:val="00BE0046"/>
    <w:rsid w:val="00BE1CC7"/>
    <w:rsid w:val="00BE2B64"/>
    <w:rsid w:val="00BE34E5"/>
    <w:rsid w:val="00BE3C79"/>
    <w:rsid w:val="00BE431E"/>
    <w:rsid w:val="00BE48F6"/>
    <w:rsid w:val="00BE53BA"/>
    <w:rsid w:val="00BE6C1C"/>
    <w:rsid w:val="00BE73E6"/>
    <w:rsid w:val="00BE77EA"/>
    <w:rsid w:val="00BE795A"/>
    <w:rsid w:val="00BE7F12"/>
    <w:rsid w:val="00BF028F"/>
    <w:rsid w:val="00BF1E5D"/>
    <w:rsid w:val="00BF1F59"/>
    <w:rsid w:val="00BF24A8"/>
    <w:rsid w:val="00BF47BB"/>
    <w:rsid w:val="00BF5022"/>
    <w:rsid w:val="00BF531D"/>
    <w:rsid w:val="00BF559B"/>
    <w:rsid w:val="00BF6441"/>
    <w:rsid w:val="00BF66FF"/>
    <w:rsid w:val="00BF6858"/>
    <w:rsid w:val="00BF6901"/>
    <w:rsid w:val="00BF70DE"/>
    <w:rsid w:val="00BF794E"/>
    <w:rsid w:val="00BF79ED"/>
    <w:rsid w:val="00BF7BD4"/>
    <w:rsid w:val="00BF7DBB"/>
    <w:rsid w:val="00BF7FAC"/>
    <w:rsid w:val="00C005C4"/>
    <w:rsid w:val="00C00D7E"/>
    <w:rsid w:val="00C0121A"/>
    <w:rsid w:val="00C01AD9"/>
    <w:rsid w:val="00C02139"/>
    <w:rsid w:val="00C02B3D"/>
    <w:rsid w:val="00C02DB2"/>
    <w:rsid w:val="00C03717"/>
    <w:rsid w:val="00C04BFE"/>
    <w:rsid w:val="00C054E4"/>
    <w:rsid w:val="00C057D5"/>
    <w:rsid w:val="00C0604B"/>
    <w:rsid w:val="00C06521"/>
    <w:rsid w:val="00C070B3"/>
    <w:rsid w:val="00C0741A"/>
    <w:rsid w:val="00C07696"/>
    <w:rsid w:val="00C076E3"/>
    <w:rsid w:val="00C07A00"/>
    <w:rsid w:val="00C07C8B"/>
    <w:rsid w:val="00C10179"/>
    <w:rsid w:val="00C1025A"/>
    <w:rsid w:val="00C11F3C"/>
    <w:rsid w:val="00C121DA"/>
    <w:rsid w:val="00C12225"/>
    <w:rsid w:val="00C135A4"/>
    <w:rsid w:val="00C13B9B"/>
    <w:rsid w:val="00C148B0"/>
    <w:rsid w:val="00C14B78"/>
    <w:rsid w:val="00C15653"/>
    <w:rsid w:val="00C15927"/>
    <w:rsid w:val="00C159D5"/>
    <w:rsid w:val="00C15FA7"/>
    <w:rsid w:val="00C16B95"/>
    <w:rsid w:val="00C173FC"/>
    <w:rsid w:val="00C17865"/>
    <w:rsid w:val="00C17F0E"/>
    <w:rsid w:val="00C17FD5"/>
    <w:rsid w:val="00C20314"/>
    <w:rsid w:val="00C206BA"/>
    <w:rsid w:val="00C20A4F"/>
    <w:rsid w:val="00C20CFF"/>
    <w:rsid w:val="00C20D3E"/>
    <w:rsid w:val="00C21682"/>
    <w:rsid w:val="00C2193C"/>
    <w:rsid w:val="00C233B0"/>
    <w:rsid w:val="00C234E9"/>
    <w:rsid w:val="00C23942"/>
    <w:rsid w:val="00C23EE7"/>
    <w:rsid w:val="00C24AC9"/>
    <w:rsid w:val="00C24D25"/>
    <w:rsid w:val="00C24EE8"/>
    <w:rsid w:val="00C2585E"/>
    <w:rsid w:val="00C25B43"/>
    <w:rsid w:val="00C26010"/>
    <w:rsid w:val="00C26E84"/>
    <w:rsid w:val="00C27058"/>
    <w:rsid w:val="00C27258"/>
    <w:rsid w:val="00C27273"/>
    <w:rsid w:val="00C273FF"/>
    <w:rsid w:val="00C30D09"/>
    <w:rsid w:val="00C318B5"/>
    <w:rsid w:val="00C31989"/>
    <w:rsid w:val="00C31E07"/>
    <w:rsid w:val="00C32A53"/>
    <w:rsid w:val="00C32D2A"/>
    <w:rsid w:val="00C3314F"/>
    <w:rsid w:val="00C33B65"/>
    <w:rsid w:val="00C3403B"/>
    <w:rsid w:val="00C344AD"/>
    <w:rsid w:val="00C353CC"/>
    <w:rsid w:val="00C3544F"/>
    <w:rsid w:val="00C36972"/>
    <w:rsid w:val="00C3743D"/>
    <w:rsid w:val="00C379E6"/>
    <w:rsid w:val="00C40011"/>
    <w:rsid w:val="00C4027A"/>
    <w:rsid w:val="00C40633"/>
    <w:rsid w:val="00C4112C"/>
    <w:rsid w:val="00C411EE"/>
    <w:rsid w:val="00C4145B"/>
    <w:rsid w:val="00C4176C"/>
    <w:rsid w:val="00C41D1E"/>
    <w:rsid w:val="00C42021"/>
    <w:rsid w:val="00C420AA"/>
    <w:rsid w:val="00C4287D"/>
    <w:rsid w:val="00C428B9"/>
    <w:rsid w:val="00C434E4"/>
    <w:rsid w:val="00C4421A"/>
    <w:rsid w:val="00C451B3"/>
    <w:rsid w:val="00C453F8"/>
    <w:rsid w:val="00C46C0E"/>
    <w:rsid w:val="00C47871"/>
    <w:rsid w:val="00C50302"/>
    <w:rsid w:val="00C50315"/>
    <w:rsid w:val="00C5051C"/>
    <w:rsid w:val="00C50DF2"/>
    <w:rsid w:val="00C5116D"/>
    <w:rsid w:val="00C514D8"/>
    <w:rsid w:val="00C521BB"/>
    <w:rsid w:val="00C527A9"/>
    <w:rsid w:val="00C53C88"/>
    <w:rsid w:val="00C543C2"/>
    <w:rsid w:val="00C5463A"/>
    <w:rsid w:val="00C550D8"/>
    <w:rsid w:val="00C55D04"/>
    <w:rsid w:val="00C5670C"/>
    <w:rsid w:val="00C569BC"/>
    <w:rsid w:val="00C56B21"/>
    <w:rsid w:val="00C56CD6"/>
    <w:rsid w:val="00C56F1D"/>
    <w:rsid w:val="00C56F8E"/>
    <w:rsid w:val="00C57B16"/>
    <w:rsid w:val="00C616CD"/>
    <w:rsid w:val="00C61910"/>
    <w:rsid w:val="00C6251F"/>
    <w:rsid w:val="00C62713"/>
    <w:rsid w:val="00C629DC"/>
    <w:rsid w:val="00C630EB"/>
    <w:rsid w:val="00C6389F"/>
    <w:rsid w:val="00C64596"/>
    <w:rsid w:val="00C65166"/>
    <w:rsid w:val="00C65307"/>
    <w:rsid w:val="00C65525"/>
    <w:rsid w:val="00C674D9"/>
    <w:rsid w:val="00C67B99"/>
    <w:rsid w:val="00C67C58"/>
    <w:rsid w:val="00C70084"/>
    <w:rsid w:val="00C70166"/>
    <w:rsid w:val="00C718F7"/>
    <w:rsid w:val="00C734EB"/>
    <w:rsid w:val="00C73C24"/>
    <w:rsid w:val="00C73D41"/>
    <w:rsid w:val="00C74911"/>
    <w:rsid w:val="00C75761"/>
    <w:rsid w:val="00C75A62"/>
    <w:rsid w:val="00C75C8E"/>
    <w:rsid w:val="00C7617B"/>
    <w:rsid w:val="00C76188"/>
    <w:rsid w:val="00C7692E"/>
    <w:rsid w:val="00C76B9E"/>
    <w:rsid w:val="00C7704D"/>
    <w:rsid w:val="00C81346"/>
    <w:rsid w:val="00C81554"/>
    <w:rsid w:val="00C815EB"/>
    <w:rsid w:val="00C8290E"/>
    <w:rsid w:val="00C82B38"/>
    <w:rsid w:val="00C83569"/>
    <w:rsid w:val="00C83F8F"/>
    <w:rsid w:val="00C84694"/>
    <w:rsid w:val="00C84825"/>
    <w:rsid w:val="00C864F8"/>
    <w:rsid w:val="00C86A83"/>
    <w:rsid w:val="00C86C92"/>
    <w:rsid w:val="00C87CD7"/>
    <w:rsid w:val="00C9041B"/>
    <w:rsid w:val="00C9221D"/>
    <w:rsid w:val="00C9242B"/>
    <w:rsid w:val="00C924B2"/>
    <w:rsid w:val="00C929C5"/>
    <w:rsid w:val="00C92D20"/>
    <w:rsid w:val="00C931E0"/>
    <w:rsid w:val="00C936DF"/>
    <w:rsid w:val="00C93EC8"/>
    <w:rsid w:val="00C9431B"/>
    <w:rsid w:val="00C94A0B"/>
    <w:rsid w:val="00C94FA7"/>
    <w:rsid w:val="00C950EE"/>
    <w:rsid w:val="00C95147"/>
    <w:rsid w:val="00C95257"/>
    <w:rsid w:val="00C95295"/>
    <w:rsid w:val="00C955B8"/>
    <w:rsid w:val="00C9675B"/>
    <w:rsid w:val="00C971E6"/>
    <w:rsid w:val="00CA036D"/>
    <w:rsid w:val="00CA0B0D"/>
    <w:rsid w:val="00CA1426"/>
    <w:rsid w:val="00CA20E4"/>
    <w:rsid w:val="00CA23A4"/>
    <w:rsid w:val="00CA24FE"/>
    <w:rsid w:val="00CA2A2A"/>
    <w:rsid w:val="00CA2C20"/>
    <w:rsid w:val="00CA2C9B"/>
    <w:rsid w:val="00CA3928"/>
    <w:rsid w:val="00CA4C1D"/>
    <w:rsid w:val="00CA4F8A"/>
    <w:rsid w:val="00CA5525"/>
    <w:rsid w:val="00CA5C3A"/>
    <w:rsid w:val="00CA6267"/>
    <w:rsid w:val="00CA6DB8"/>
    <w:rsid w:val="00CA745A"/>
    <w:rsid w:val="00CA74D9"/>
    <w:rsid w:val="00CA7B0E"/>
    <w:rsid w:val="00CA7B44"/>
    <w:rsid w:val="00CA7C60"/>
    <w:rsid w:val="00CA7D79"/>
    <w:rsid w:val="00CB0BAE"/>
    <w:rsid w:val="00CB0F5A"/>
    <w:rsid w:val="00CB1AE4"/>
    <w:rsid w:val="00CB1C75"/>
    <w:rsid w:val="00CB1F96"/>
    <w:rsid w:val="00CB227D"/>
    <w:rsid w:val="00CB38FB"/>
    <w:rsid w:val="00CB3A9E"/>
    <w:rsid w:val="00CB47AA"/>
    <w:rsid w:val="00CB47FB"/>
    <w:rsid w:val="00CB48FB"/>
    <w:rsid w:val="00CB4D8F"/>
    <w:rsid w:val="00CB5B27"/>
    <w:rsid w:val="00CB5E6A"/>
    <w:rsid w:val="00CB6BF7"/>
    <w:rsid w:val="00CB71BE"/>
    <w:rsid w:val="00CB7204"/>
    <w:rsid w:val="00CB7983"/>
    <w:rsid w:val="00CC0150"/>
    <w:rsid w:val="00CC0F03"/>
    <w:rsid w:val="00CC1F55"/>
    <w:rsid w:val="00CC2F0E"/>
    <w:rsid w:val="00CC346C"/>
    <w:rsid w:val="00CC3A35"/>
    <w:rsid w:val="00CC40D5"/>
    <w:rsid w:val="00CC4373"/>
    <w:rsid w:val="00CC562C"/>
    <w:rsid w:val="00CC5A41"/>
    <w:rsid w:val="00CC5F55"/>
    <w:rsid w:val="00CC642B"/>
    <w:rsid w:val="00CC6798"/>
    <w:rsid w:val="00CC6D9A"/>
    <w:rsid w:val="00CC7384"/>
    <w:rsid w:val="00CC7453"/>
    <w:rsid w:val="00CC74F1"/>
    <w:rsid w:val="00CD138B"/>
    <w:rsid w:val="00CD155F"/>
    <w:rsid w:val="00CD1A29"/>
    <w:rsid w:val="00CD1B74"/>
    <w:rsid w:val="00CD3218"/>
    <w:rsid w:val="00CD327D"/>
    <w:rsid w:val="00CD3833"/>
    <w:rsid w:val="00CD3E29"/>
    <w:rsid w:val="00CD456C"/>
    <w:rsid w:val="00CD4EF0"/>
    <w:rsid w:val="00CD4F16"/>
    <w:rsid w:val="00CD535D"/>
    <w:rsid w:val="00CD69CD"/>
    <w:rsid w:val="00CD6EAD"/>
    <w:rsid w:val="00CD7205"/>
    <w:rsid w:val="00CE008B"/>
    <w:rsid w:val="00CE09EA"/>
    <w:rsid w:val="00CE0ACD"/>
    <w:rsid w:val="00CE0D44"/>
    <w:rsid w:val="00CE1B8C"/>
    <w:rsid w:val="00CE1CA0"/>
    <w:rsid w:val="00CE3BD4"/>
    <w:rsid w:val="00CE42D1"/>
    <w:rsid w:val="00CE4631"/>
    <w:rsid w:val="00CE5C1C"/>
    <w:rsid w:val="00CE6BE5"/>
    <w:rsid w:val="00CE7006"/>
    <w:rsid w:val="00CE7015"/>
    <w:rsid w:val="00CE7083"/>
    <w:rsid w:val="00CE7309"/>
    <w:rsid w:val="00CF1560"/>
    <w:rsid w:val="00CF1F41"/>
    <w:rsid w:val="00CF2FDA"/>
    <w:rsid w:val="00CF34A8"/>
    <w:rsid w:val="00CF3E64"/>
    <w:rsid w:val="00CF4D0E"/>
    <w:rsid w:val="00CF5052"/>
    <w:rsid w:val="00CF58D7"/>
    <w:rsid w:val="00CF5DD5"/>
    <w:rsid w:val="00CF7B0A"/>
    <w:rsid w:val="00CF7B4D"/>
    <w:rsid w:val="00CF7F63"/>
    <w:rsid w:val="00D01181"/>
    <w:rsid w:val="00D01555"/>
    <w:rsid w:val="00D029D3"/>
    <w:rsid w:val="00D02D02"/>
    <w:rsid w:val="00D0322B"/>
    <w:rsid w:val="00D04412"/>
    <w:rsid w:val="00D046A1"/>
    <w:rsid w:val="00D04A14"/>
    <w:rsid w:val="00D0537F"/>
    <w:rsid w:val="00D05EDA"/>
    <w:rsid w:val="00D06750"/>
    <w:rsid w:val="00D06A1D"/>
    <w:rsid w:val="00D06C1D"/>
    <w:rsid w:val="00D06D4C"/>
    <w:rsid w:val="00D06D88"/>
    <w:rsid w:val="00D07413"/>
    <w:rsid w:val="00D076D6"/>
    <w:rsid w:val="00D07C7C"/>
    <w:rsid w:val="00D100EE"/>
    <w:rsid w:val="00D10A42"/>
    <w:rsid w:val="00D10BDE"/>
    <w:rsid w:val="00D13EBA"/>
    <w:rsid w:val="00D1516C"/>
    <w:rsid w:val="00D158E4"/>
    <w:rsid w:val="00D15B12"/>
    <w:rsid w:val="00D15D0D"/>
    <w:rsid w:val="00D16D77"/>
    <w:rsid w:val="00D1704F"/>
    <w:rsid w:val="00D17318"/>
    <w:rsid w:val="00D17D31"/>
    <w:rsid w:val="00D20CEB"/>
    <w:rsid w:val="00D20F74"/>
    <w:rsid w:val="00D218D2"/>
    <w:rsid w:val="00D21D6F"/>
    <w:rsid w:val="00D22268"/>
    <w:rsid w:val="00D22948"/>
    <w:rsid w:val="00D22A76"/>
    <w:rsid w:val="00D234D5"/>
    <w:rsid w:val="00D238CC"/>
    <w:rsid w:val="00D23961"/>
    <w:rsid w:val="00D24007"/>
    <w:rsid w:val="00D243F2"/>
    <w:rsid w:val="00D244AB"/>
    <w:rsid w:val="00D24E5F"/>
    <w:rsid w:val="00D259B1"/>
    <w:rsid w:val="00D25C04"/>
    <w:rsid w:val="00D2624D"/>
    <w:rsid w:val="00D262B9"/>
    <w:rsid w:val="00D26373"/>
    <w:rsid w:val="00D270F8"/>
    <w:rsid w:val="00D27597"/>
    <w:rsid w:val="00D27699"/>
    <w:rsid w:val="00D308A1"/>
    <w:rsid w:val="00D3138C"/>
    <w:rsid w:val="00D320DB"/>
    <w:rsid w:val="00D32261"/>
    <w:rsid w:val="00D32968"/>
    <w:rsid w:val="00D32EBF"/>
    <w:rsid w:val="00D3301B"/>
    <w:rsid w:val="00D34C54"/>
    <w:rsid w:val="00D362B6"/>
    <w:rsid w:val="00D3742E"/>
    <w:rsid w:val="00D378F5"/>
    <w:rsid w:val="00D37A21"/>
    <w:rsid w:val="00D4098D"/>
    <w:rsid w:val="00D40E9D"/>
    <w:rsid w:val="00D410AD"/>
    <w:rsid w:val="00D415E6"/>
    <w:rsid w:val="00D42381"/>
    <w:rsid w:val="00D430F4"/>
    <w:rsid w:val="00D43AFB"/>
    <w:rsid w:val="00D4421D"/>
    <w:rsid w:val="00D443FE"/>
    <w:rsid w:val="00D446A8"/>
    <w:rsid w:val="00D452C5"/>
    <w:rsid w:val="00D45372"/>
    <w:rsid w:val="00D4564B"/>
    <w:rsid w:val="00D458D9"/>
    <w:rsid w:val="00D45E1B"/>
    <w:rsid w:val="00D4671F"/>
    <w:rsid w:val="00D46A08"/>
    <w:rsid w:val="00D46B3D"/>
    <w:rsid w:val="00D46C05"/>
    <w:rsid w:val="00D46EE5"/>
    <w:rsid w:val="00D47969"/>
    <w:rsid w:val="00D47E4A"/>
    <w:rsid w:val="00D50B58"/>
    <w:rsid w:val="00D50BC7"/>
    <w:rsid w:val="00D51216"/>
    <w:rsid w:val="00D51500"/>
    <w:rsid w:val="00D51569"/>
    <w:rsid w:val="00D517C3"/>
    <w:rsid w:val="00D51EFC"/>
    <w:rsid w:val="00D520F5"/>
    <w:rsid w:val="00D53418"/>
    <w:rsid w:val="00D53776"/>
    <w:rsid w:val="00D53CF1"/>
    <w:rsid w:val="00D54071"/>
    <w:rsid w:val="00D540CB"/>
    <w:rsid w:val="00D5410B"/>
    <w:rsid w:val="00D54376"/>
    <w:rsid w:val="00D54F8D"/>
    <w:rsid w:val="00D556A5"/>
    <w:rsid w:val="00D55724"/>
    <w:rsid w:val="00D55C12"/>
    <w:rsid w:val="00D5719A"/>
    <w:rsid w:val="00D5753D"/>
    <w:rsid w:val="00D57C4D"/>
    <w:rsid w:val="00D6065A"/>
    <w:rsid w:val="00D62229"/>
    <w:rsid w:val="00D63855"/>
    <w:rsid w:val="00D6416E"/>
    <w:rsid w:val="00D6523B"/>
    <w:rsid w:val="00D6532B"/>
    <w:rsid w:val="00D659C3"/>
    <w:rsid w:val="00D65B38"/>
    <w:rsid w:val="00D65DD4"/>
    <w:rsid w:val="00D672BB"/>
    <w:rsid w:val="00D67965"/>
    <w:rsid w:val="00D7068B"/>
    <w:rsid w:val="00D70B15"/>
    <w:rsid w:val="00D71204"/>
    <w:rsid w:val="00D71575"/>
    <w:rsid w:val="00D71E06"/>
    <w:rsid w:val="00D72601"/>
    <w:rsid w:val="00D72AF7"/>
    <w:rsid w:val="00D72B2E"/>
    <w:rsid w:val="00D7351F"/>
    <w:rsid w:val="00D740A5"/>
    <w:rsid w:val="00D75439"/>
    <w:rsid w:val="00D775EE"/>
    <w:rsid w:val="00D7790E"/>
    <w:rsid w:val="00D800F4"/>
    <w:rsid w:val="00D80E93"/>
    <w:rsid w:val="00D80EAF"/>
    <w:rsid w:val="00D80EE7"/>
    <w:rsid w:val="00D8113D"/>
    <w:rsid w:val="00D82856"/>
    <w:rsid w:val="00D828A9"/>
    <w:rsid w:val="00D82EE7"/>
    <w:rsid w:val="00D83954"/>
    <w:rsid w:val="00D83C40"/>
    <w:rsid w:val="00D84BF3"/>
    <w:rsid w:val="00D85D7C"/>
    <w:rsid w:val="00D86059"/>
    <w:rsid w:val="00D862E0"/>
    <w:rsid w:val="00D86433"/>
    <w:rsid w:val="00D87878"/>
    <w:rsid w:val="00D87C2F"/>
    <w:rsid w:val="00D9008E"/>
    <w:rsid w:val="00D91073"/>
    <w:rsid w:val="00D912E2"/>
    <w:rsid w:val="00D91703"/>
    <w:rsid w:val="00D92B7B"/>
    <w:rsid w:val="00D92BB1"/>
    <w:rsid w:val="00D92D1B"/>
    <w:rsid w:val="00D92FAF"/>
    <w:rsid w:val="00D93863"/>
    <w:rsid w:val="00D93896"/>
    <w:rsid w:val="00D9406F"/>
    <w:rsid w:val="00D9422A"/>
    <w:rsid w:val="00D94415"/>
    <w:rsid w:val="00D962CA"/>
    <w:rsid w:val="00D9684A"/>
    <w:rsid w:val="00D9752D"/>
    <w:rsid w:val="00D977E1"/>
    <w:rsid w:val="00D97866"/>
    <w:rsid w:val="00D97D3E"/>
    <w:rsid w:val="00D97F16"/>
    <w:rsid w:val="00DA06B6"/>
    <w:rsid w:val="00DA1001"/>
    <w:rsid w:val="00DA10D9"/>
    <w:rsid w:val="00DA29DF"/>
    <w:rsid w:val="00DA29EE"/>
    <w:rsid w:val="00DA2BE3"/>
    <w:rsid w:val="00DA3036"/>
    <w:rsid w:val="00DA3201"/>
    <w:rsid w:val="00DA39E2"/>
    <w:rsid w:val="00DA424D"/>
    <w:rsid w:val="00DA460E"/>
    <w:rsid w:val="00DA4985"/>
    <w:rsid w:val="00DA51BA"/>
    <w:rsid w:val="00DA6273"/>
    <w:rsid w:val="00DA6406"/>
    <w:rsid w:val="00DA66E4"/>
    <w:rsid w:val="00DA6FDF"/>
    <w:rsid w:val="00DA7021"/>
    <w:rsid w:val="00DA7022"/>
    <w:rsid w:val="00DA7D29"/>
    <w:rsid w:val="00DB1D21"/>
    <w:rsid w:val="00DB2893"/>
    <w:rsid w:val="00DB3017"/>
    <w:rsid w:val="00DB34F3"/>
    <w:rsid w:val="00DB3754"/>
    <w:rsid w:val="00DB3C2F"/>
    <w:rsid w:val="00DB41C1"/>
    <w:rsid w:val="00DB552F"/>
    <w:rsid w:val="00DB5DD5"/>
    <w:rsid w:val="00DB5E91"/>
    <w:rsid w:val="00DB6377"/>
    <w:rsid w:val="00DC062C"/>
    <w:rsid w:val="00DC0F44"/>
    <w:rsid w:val="00DC0FDA"/>
    <w:rsid w:val="00DC1665"/>
    <w:rsid w:val="00DC1DC3"/>
    <w:rsid w:val="00DC1F33"/>
    <w:rsid w:val="00DC3970"/>
    <w:rsid w:val="00DC3D8F"/>
    <w:rsid w:val="00DC4276"/>
    <w:rsid w:val="00DC54C9"/>
    <w:rsid w:val="00DC5D66"/>
    <w:rsid w:val="00DC5F02"/>
    <w:rsid w:val="00DD027D"/>
    <w:rsid w:val="00DD1489"/>
    <w:rsid w:val="00DD149E"/>
    <w:rsid w:val="00DD1538"/>
    <w:rsid w:val="00DD17C3"/>
    <w:rsid w:val="00DD193D"/>
    <w:rsid w:val="00DD1AE4"/>
    <w:rsid w:val="00DD236B"/>
    <w:rsid w:val="00DD2EE6"/>
    <w:rsid w:val="00DD3666"/>
    <w:rsid w:val="00DD3AA1"/>
    <w:rsid w:val="00DD3BD5"/>
    <w:rsid w:val="00DD513D"/>
    <w:rsid w:val="00DD5BC1"/>
    <w:rsid w:val="00DD6269"/>
    <w:rsid w:val="00DD68D9"/>
    <w:rsid w:val="00DD6D8D"/>
    <w:rsid w:val="00DD713E"/>
    <w:rsid w:val="00DE0558"/>
    <w:rsid w:val="00DE11EB"/>
    <w:rsid w:val="00DE2DB8"/>
    <w:rsid w:val="00DE3960"/>
    <w:rsid w:val="00DE4399"/>
    <w:rsid w:val="00DE4A8A"/>
    <w:rsid w:val="00DE4CEC"/>
    <w:rsid w:val="00DE521E"/>
    <w:rsid w:val="00DE5F26"/>
    <w:rsid w:val="00DE7286"/>
    <w:rsid w:val="00DE7F74"/>
    <w:rsid w:val="00DF0A1E"/>
    <w:rsid w:val="00DF1012"/>
    <w:rsid w:val="00DF1189"/>
    <w:rsid w:val="00DF155F"/>
    <w:rsid w:val="00DF1593"/>
    <w:rsid w:val="00DF1F92"/>
    <w:rsid w:val="00DF2164"/>
    <w:rsid w:val="00DF2794"/>
    <w:rsid w:val="00DF2A3E"/>
    <w:rsid w:val="00DF32E4"/>
    <w:rsid w:val="00DF5279"/>
    <w:rsid w:val="00DF5904"/>
    <w:rsid w:val="00DF6C42"/>
    <w:rsid w:val="00DF7CB8"/>
    <w:rsid w:val="00DF7EEA"/>
    <w:rsid w:val="00E00B5B"/>
    <w:rsid w:val="00E0197F"/>
    <w:rsid w:val="00E01A3F"/>
    <w:rsid w:val="00E02479"/>
    <w:rsid w:val="00E02920"/>
    <w:rsid w:val="00E02ED6"/>
    <w:rsid w:val="00E03462"/>
    <w:rsid w:val="00E03E46"/>
    <w:rsid w:val="00E04DB3"/>
    <w:rsid w:val="00E05086"/>
    <w:rsid w:val="00E0522D"/>
    <w:rsid w:val="00E0545D"/>
    <w:rsid w:val="00E05916"/>
    <w:rsid w:val="00E05B45"/>
    <w:rsid w:val="00E0639B"/>
    <w:rsid w:val="00E06AA7"/>
    <w:rsid w:val="00E06CE6"/>
    <w:rsid w:val="00E10120"/>
    <w:rsid w:val="00E11206"/>
    <w:rsid w:val="00E129EF"/>
    <w:rsid w:val="00E12B59"/>
    <w:rsid w:val="00E14B80"/>
    <w:rsid w:val="00E1528A"/>
    <w:rsid w:val="00E17324"/>
    <w:rsid w:val="00E17440"/>
    <w:rsid w:val="00E203F5"/>
    <w:rsid w:val="00E20CF7"/>
    <w:rsid w:val="00E2140C"/>
    <w:rsid w:val="00E228AC"/>
    <w:rsid w:val="00E228D5"/>
    <w:rsid w:val="00E22A51"/>
    <w:rsid w:val="00E22FD0"/>
    <w:rsid w:val="00E230EF"/>
    <w:rsid w:val="00E2364E"/>
    <w:rsid w:val="00E244E5"/>
    <w:rsid w:val="00E24797"/>
    <w:rsid w:val="00E249A9"/>
    <w:rsid w:val="00E24AAC"/>
    <w:rsid w:val="00E24DFC"/>
    <w:rsid w:val="00E24EE3"/>
    <w:rsid w:val="00E24FE9"/>
    <w:rsid w:val="00E2687E"/>
    <w:rsid w:val="00E30395"/>
    <w:rsid w:val="00E30AA6"/>
    <w:rsid w:val="00E313F8"/>
    <w:rsid w:val="00E325E2"/>
    <w:rsid w:val="00E329E5"/>
    <w:rsid w:val="00E332FA"/>
    <w:rsid w:val="00E33526"/>
    <w:rsid w:val="00E336E2"/>
    <w:rsid w:val="00E3392C"/>
    <w:rsid w:val="00E34115"/>
    <w:rsid w:val="00E3441A"/>
    <w:rsid w:val="00E3510E"/>
    <w:rsid w:val="00E360AF"/>
    <w:rsid w:val="00E4057A"/>
    <w:rsid w:val="00E408DF"/>
    <w:rsid w:val="00E40CB4"/>
    <w:rsid w:val="00E40CE3"/>
    <w:rsid w:val="00E40D97"/>
    <w:rsid w:val="00E42005"/>
    <w:rsid w:val="00E42151"/>
    <w:rsid w:val="00E421B9"/>
    <w:rsid w:val="00E4243E"/>
    <w:rsid w:val="00E42527"/>
    <w:rsid w:val="00E4286B"/>
    <w:rsid w:val="00E43296"/>
    <w:rsid w:val="00E4350C"/>
    <w:rsid w:val="00E4426A"/>
    <w:rsid w:val="00E445AB"/>
    <w:rsid w:val="00E44B5D"/>
    <w:rsid w:val="00E4538C"/>
    <w:rsid w:val="00E45F92"/>
    <w:rsid w:val="00E46CDC"/>
    <w:rsid w:val="00E47407"/>
    <w:rsid w:val="00E47B2A"/>
    <w:rsid w:val="00E47BE5"/>
    <w:rsid w:val="00E5037C"/>
    <w:rsid w:val="00E5135D"/>
    <w:rsid w:val="00E52651"/>
    <w:rsid w:val="00E526E2"/>
    <w:rsid w:val="00E528AB"/>
    <w:rsid w:val="00E52B61"/>
    <w:rsid w:val="00E53BBB"/>
    <w:rsid w:val="00E54568"/>
    <w:rsid w:val="00E5460F"/>
    <w:rsid w:val="00E5503B"/>
    <w:rsid w:val="00E553BC"/>
    <w:rsid w:val="00E5555D"/>
    <w:rsid w:val="00E55915"/>
    <w:rsid w:val="00E55B53"/>
    <w:rsid w:val="00E55B6D"/>
    <w:rsid w:val="00E56CCC"/>
    <w:rsid w:val="00E56EE7"/>
    <w:rsid w:val="00E57F73"/>
    <w:rsid w:val="00E601EC"/>
    <w:rsid w:val="00E607B4"/>
    <w:rsid w:val="00E6098A"/>
    <w:rsid w:val="00E60C62"/>
    <w:rsid w:val="00E611A8"/>
    <w:rsid w:val="00E611D8"/>
    <w:rsid w:val="00E614E8"/>
    <w:rsid w:val="00E616C9"/>
    <w:rsid w:val="00E61D02"/>
    <w:rsid w:val="00E624F6"/>
    <w:rsid w:val="00E63D43"/>
    <w:rsid w:val="00E64E59"/>
    <w:rsid w:val="00E660BC"/>
    <w:rsid w:val="00E66817"/>
    <w:rsid w:val="00E6777F"/>
    <w:rsid w:val="00E67DB3"/>
    <w:rsid w:val="00E701D8"/>
    <w:rsid w:val="00E702F9"/>
    <w:rsid w:val="00E71394"/>
    <w:rsid w:val="00E71743"/>
    <w:rsid w:val="00E7182F"/>
    <w:rsid w:val="00E71E2A"/>
    <w:rsid w:val="00E727E0"/>
    <w:rsid w:val="00E72B21"/>
    <w:rsid w:val="00E7351D"/>
    <w:rsid w:val="00E73DB4"/>
    <w:rsid w:val="00E7405C"/>
    <w:rsid w:val="00E74075"/>
    <w:rsid w:val="00E7414F"/>
    <w:rsid w:val="00E742AE"/>
    <w:rsid w:val="00E7584F"/>
    <w:rsid w:val="00E7597A"/>
    <w:rsid w:val="00E75A8C"/>
    <w:rsid w:val="00E75AF0"/>
    <w:rsid w:val="00E75F23"/>
    <w:rsid w:val="00E76DB2"/>
    <w:rsid w:val="00E773F6"/>
    <w:rsid w:val="00E802DE"/>
    <w:rsid w:val="00E80FA0"/>
    <w:rsid w:val="00E81EFD"/>
    <w:rsid w:val="00E82082"/>
    <w:rsid w:val="00E82403"/>
    <w:rsid w:val="00E836FA"/>
    <w:rsid w:val="00E83755"/>
    <w:rsid w:val="00E837A9"/>
    <w:rsid w:val="00E83CB6"/>
    <w:rsid w:val="00E84273"/>
    <w:rsid w:val="00E85048"/>
    <w:rsid w:val="00E85526"/>
    <w:rsid w:val="00E870E8"/>
    <w:rsid w:val="00E8770D"/>
    <w:rsid w:val="00E87711"/>
    <w:rsid w:val="00E87B1F"/>
    <w:rsid w:val="00E87BB0"/>
    <w:rsid w:val="00E87C6B"/>
    <w:rsid w:val="00E87D05"/>
    <w:rsid w:val="00E87D95"/>
    <w:rsid w:val="00E90DBE"/>
    <w:rsid w:val="00E9154D"/>
    <w:rsid w:val="00E916DB"/>
    <w:rsid w:val="00E91C09"/>
    <w:rsid w:val="00E91DA2"/>
    <w:rsid w:val="00E9255A"/>
    <w:rsid w:val="00E92CBF"/>
    <w:rsid w:val="00E92FD6"/>
    <w:rsid w:val="00E934B3"/>
    <w:rsid w:val="00E93A53"/>
    <w:rsid w:val="00E9480A"/>
    <w:rsid w:val="00E948D0"/>
    <w:rsid w:val="00E956C1"/>
    <w:rsid w:val="00E964B9"/>
    <w:rsid w:val="00E972DD"/>
    <w:rsid w:val="00E97694"/>
    <w:rsid w:val="00E9787D"/>
    <w:rsid w:val="00EA0261"/>
    <w:rsid w:val="00EA1839"/>
    <w:rsid w:val="00EA18AD"/>
    <w:rsid w:val="00EA1D25"/>
    <w:rsid w:val="00EA1FBE"/>
    <w:rsid w:val="00EA2B39"/>
    <w:rsid w:val="00EA2EDC"/>
    <w:rsid w:val="00EA3464"/>
    <w:rsid w:val="00EA4204"/>
    <w:rsid w:val="00EA5102"/>
    <w:rsid w:val="00EA5258"/>
    <w:rsid w:val="00EA53B8"/>
    <w:rsid w:val="00EA59C2"/>
    <w:rsid w:val="00EA65AD"/>
    <w:rsid w:val="00EA7402"/>
    <w:rsid w:val="00EA7419"/>
    <w:rsid w:val="00EA7503"/>
    <w:rsid w:val="00EA7BB2"/>
    <w:rsid w:val="00EB076D"/>
    <w:rsid w:val="00EB182F"/>
    <w:rsid w:val="00EB1B18"/>
    <w:rsid w:val="00EB1DC3"/>
    <w:rsid w:val="00EB2176"/>
    <w:rsid w:val="00EB240D"/>
    <w:rsid w:val="00EB246D"/>
    <w:rsid w:val="00EB31F6"/>
    <w:rsid w:val="00EB32B2"/>
    <w:rsid w:val="00EB3365"/>
    <w:rsid w:val="00EB4BCE"/>
    <w:rsid w:val="00EB4C0F"/>
    <w:rsid w:val="00EB4E9B"/>
    <w:rsid w:val="00EB5780"/>
    <w:rsid w:val="00EB59A3"/>
    <w:rsid w:val="00EB6797"/>
    <w:rsid w:val="00EB78E2"/>
    <w:rsid w:val="00EB7C34"/>
    <w:rsid w:val="00EC15B2"/>
    <w:rsid w:val="00EC1620"/>
    <w:rsid w:val="00EC180A"/>
    <w:rsid w:val="00EC1892"/>
    <w:rsid w:val="00EC1A2D"/>
    <w:rsid w:val="00EC2450"/>
    <w:rsid w:val="00EC2C61"/>
    <w:rsid w:val="00EC325D"/>
    <w:rsid w:val="00EC3570"/>
    <w:rsid w:val="00EC376D"/>
    <w:rsid w:val="00EC4514"/>
    <w:rsid w:val="00EC4D6D"/>
    <w:rsid w:val="00EC547A"/>
    <w:rsid w:val="00EC5810"/>
    <w:rsid w:val="00EC643F"/>
    <w:rsid w:val="00EC67A6"/>
    <w:rsid w:val="00EC6FB0"/>
    <w:rsid w:val="00EC6FC8"/>
    <w:rsid w:val="00EC70D2"/>
    <w:rsid w:val="00EC70ED"/>
    <w:rsid w:val="00EC783D"/>
    <w:rsid w:val="00EC7BCD"/>
    <w:rsid w:val="00ED04A3"/>
    <w:rsid w:val="00ED0B83"/>
    <w:rsid w:val="00ED186C"/>
    <w:rsid w:val="00ED1A29"/>
    <w:rsid w:val="00ED2BD3"/>
    <w:rsid w:val="00ED2BD9"/>
    <w:rsid w:val="00ED2F9B"/>
    <w:rsid w:val="00ED4713"/>
    <w:rsid w:val="00ED4B05"/>
    <w:rsid w:val="00ED52EE"/>
    <w:rsid w:val="00ED5B12"/>
    <w:rsid w:val="00ED5D2B"/>
    <w:rsid w:val="00ED799D"/>
    <w:rsid w:val="00ED7BD2"/>
    <w:rsid w:val="00EE10FE"/>
    <w:rsid w:val="00EE1462"/>
    <w:rsid w:val="00EE16DE"/>
    <w:rsid w:val="00EE1767"/>
    <w:rsid w:val="00EE1DFD"/>
    <w:rsid w:val="00EE1E46"/>
    <w:rsid w:val="00EE1E73"/>
    <w:rsid w:val="00EE4218"/>
    <w:rsid w:val="00EE46AE"/>
    <w:rsid w:val="00EE531F"/>
    <w:rsid w:val="00EE54C1"/>
    <w:rsid w:val="00EE61EB"/>
    <w:rsid w:val="00EE636D"/>
    <w:rsid w:val="00EE6B90"/>
    <w:rsid w:val="00EE7900"/>
    <w:rsid w:val="00EF05E5"/>
    <w:rsid w:val="00EF118D"/>
    <w:rsid w:val="00EF1424"/>
    <w:rsid w:val="00EF14EA"/>
    <w:rsid w:val="00EF291C"/>
    <w:rsid w:val="00EF3D1A"/>
    <w:rsid w:val="00EF532C"/>
    <w:rsid w:val="00EF54A1"/>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3071"/>
    <w:rsid w:val="00F14178"/>
    <w:rsid w:val="00F14472"/>
    <w:rsid w:val="00F153C4"/>
    <w:rsid w:val="00F15601"/>
    <w:rsid w:val="00F15773"/>
    <w:rsid w:val="00F16C28"/>
    <w:rsid w:val="00F16D09"/>
    <w:rsid w:val="00F173F1"/>
    <w:rsid w:val="00F20439"/>
    <w:rsid w:val="00F20A4F"/>
    <w:rsid w:val="00F20E94"/>
    <w:rsid w:val="00F20F9B"/>
    <w:rsid w:val="00F218A6"/>
    <w:rsid w:val="00F21D1C"/>
    <w:rsid w:val="00F22E15"/>
    <w:rsid w:val="00F231C2"/>
    <w:rsid w:val="00F232FA"/>
    <w:rsid w:val="00F232FC"/>
    <w:rsid w:val="00F236FF"/>
    <w:rsid w:val="00F23C96"/>
    <w:rsid w:val="00F24CC9"/>
    <w:rsid w:val="00F2551E"/>
    <w:rsid w:val="00F25DBA"/>
    <w:rsid w:val="00F26242"/>
    <w:rsid w:val="00F26C82"/>
    <w:rsid w:val="00F271F7"/>
    <w:rsid w:val="00F2772E"/>
    <w:rsid w:val="00F277C0"/>
    <w:rsid w:val="00F2788D"/>
    <w:rsid w:val="00F27EF4"/>
    <w:rsid w:val="00F309E3"/>
    <w:rsid w:val="00F31003"/>
    <w:rsid w:val="00F32933"/>
    <w:rsid w:val="00F32AEF"/>
    <w:rsid w:val="00F32AFF"/>
    <w:rsid w:val="00F32E43"/>
    <w:rsid w:val="00F3541A"/>
    <w:rsid w:val="00F36424"/>
    <w:rsid w:val="00F36744"/>
    <w:rsid w:val="00F37070"/>
    <w:rsid w:val="00F37ED9"/>
    <w:rsid w:val="00F40EC6"/>
    <w:rsid w:val="00F4111D"/>
    <w:rsid w:val="00F413DA"/>
    <w:rsid w:val="00F416DD"/>
    <w:rsid w:val="00F43848"/>
    <w:rsid w:val="00F43968"/>
    <w:rsid w:val="00F43A9B"/>
    <w:rsid w:val="00F441DE"/>
    <w:rsid w:val="00F44576"/>
    <w:rsid w:val="00F44C04"/>
    <w:rsid w:val="00F456C7"/>
    <w:rsid w:val="00F46302"/>
    <w:rsid w:val="00F46332"/>
    <w:rsid w:val="00F50CFA"/>
    <w:rsid w:val="00F515C8"/>
    <w:rsid w:val="00F51995"/>
    <w:rsid w:val="00F5245A"/>
    <w:rsid w:val="00F53354"/>
    <w:rsid w:val="00F53CF7"/>
    <w:rsid w:val="00F543DC"/>
    <w:rsid w:val="00F54FB9"/>
    <w:rsid w:val="00F55CC3"/>
    <w:rsid w:val="00F566DF"/>
    <w:rsid w:val="00F56898"/>
    <w:rsid w:val="00F56BAC"/>
    <w:rsid w:val="00F57303"/>
    <w:rsid w:val="00F57448"/>
    <w:rsid w:val="00F614BE"/>
    <w:rsid w:val="00F623F4"/>
    <w:rsid w:val="00F62775"/>
    <w:rsid w:val="00F6291B"/>
    <w:rsid w:val="00F62B9F"/>
    <w:rsid w:val="00F62E88"/>
    <w:rsid w:val="00F62F2B"/>
    <w:rsid w:val="00F632A3"/>
    <w:rsid w:val="00F633D1"/>
    <w:rsid w:val="00F63507"/>
    <w:rsid w:val="00F6382F"/>
    <w:rsid w:val="00F63DE9"/>
    <w:rsid w:val="00F64529"/>
    <w:rsid w:val="00F65005"/>
    <w:rsid w:val="00F65A45"/>
    <w:rsid w:val="00F65B07"/>
    <w:rsid w:val="00F65CAB"/>
    <w:rsid w:val="00F66048"/>
    <w:rsid w:val="00F66334"/>
    <w:rsid w:val="00F67212"/>
    <w:rsid w:val="00F67254"/>
    <w:rsid w:val="00F67392"/>
    <w:rsid w:val="00F70F12"/>
    <w:rsid w:val="00F71569"/>
    <w:rsid w:val="00F71B3D"/>
    <w:rsid w:val="00F73AF0"/>
    <w:rsid w:val="00F7458F"/>
    <w:rsid w:val="00F74BB4"/>
    <w:rsid w:val="00F74E68"/>
    <w:rsid w:val="00F75095"/>
    <w:rsid w:val="00F751BF"/>
    <w:rsid w:val="00F75407"/>
    <w:rsid w:val="00F75B2F"/>
    <w:rsid w:val="00F75DB3"/>
    <w:rsid w:val="00F75EE4"/>
    <w:rsid w:val="00F809BC"/>
    <w:rsid w:val="00F80A02"/>
    <w:rsid w:val="00F80E16"/>
    <w:rsid w:val="00F81011"/>
    <w:rsid w:val="00F810BE"/>
    <w:rsid w:val="00F81627"/>
    <w:rsid w:val="00F81978"/>
    <w:rsid w:val="00F81EAE"/>
    <w:rsid w:val="00F8285D"/>
    <w:rsid w:val="00F82C6A"/>
    <w:rsid w:val="00F82F57"/>
    <w:rsid w:val="00F848B5"/>
    <w:rsid w:val="00F85CCB"/>
    <w:rsid w:val="00F862A8"/>
    <w:rsid w:val="00F86C20"/>
    <w:rsid w:val="00F87402"/>
    <w:rsid w:val="00F87570"/>
    <w:rsid w:val="00F90A12"/>
    <w:rsid w:val="00F90E93"/>
    <w:rsid w:val="00F9410C"/>
    <w:rsid w:val="00F954C1"/>
    <w:rsid w:val="00F95ED4"/>
    <w:rsid w:val="00F96062"/>
    <w:rsid w:val="00F9617B"/>
    <w:rsid w:val="00F964CE"/>
    <w:rsid w:val="00F97B83"/>
    <w:rsid w:val="00FA03C2"/>
    <w:rsid w:val="00FA0481"/>
    <w:rsid w:val="00FA1817"/>
    <w:rsid w:val="00FA1E52"/>
    <w:rsid w:val="00FA21C8"/>
    <w:rsid w:val="00FA2769"/>
    <w:rsid w:val="00FA37E8"/>
    <w:rsid w:val="00FA3AB6"/>
    <w:rsid w:val="00FA4266"/>
    <w:rsid w:val="00FA42B1"/>
    <w:rsid w:val="00FA4311"/>
    <w:rsid w:val="00FA46D6"/>
    <w:rsid w:val="00FA4884"/>
    <w:rsid w:val="00FA4A91"/>
    <w:rsid w:val="00FA4B4A"/>
    <w:rsid w:val="00FA4CF0"/>
    <w:rsid w:val="00FA54ED"/>
    <w:rsid w:val="00FA5D58"/>
    <w:rsid w:val="00FA6359"/>
    <w:rsid w:val="00FA6962"/>
    <w:rsid w:val="00FB00DB"/>
    <w:rsid w:val="00FB0C72"/>
    <w:rsid w:val="00FB15FD"/>
    <w:rsid w:val="00FB1909"/>
    <w:rsid w:val="00FB27BD"/>
    <w:rsid w:val="00FB331A"/>
    <w:rsid w:val="00FB3A77"/>
    <w:rsid w:val="00FB4911"/>
    <w:rsid w:val="00FB49EE"/>
    <w:rsid w:val="00FB57E6"/>
    <w:rsid w:val="00FB60A7"/>
    <w:rsid w:val="00FB65B0"/>
    <w:rsid w:val="00FB6AD5"/>
    <w:rsid w:val="00FB6CA4"/>
    <w:rsid w:val="00FB6EAA"/>
    <w:rsid w:val="00FB712E"/>
    <w:rsid w:val="00FB7C19"/>
    <w:rsid w:val="00FB7D11"/>
    <w:rsid w:val="00FB7FC0"/>
    <w:rsid w:val="00FC1442"/>
    <w:rsid w:val="00FC1685"/>
    <w:rsid w:val="00FC2028"/>
    <w:rsid w:val="00FC23D9"/>
    <w:rsid w:val="00FC33C3"/>
    <w:rsid w:val="00FC3648"/>
    <w:rsid w:val="00FC3DA8"/>
    <w:rsid w:val="00FC3E19"/>
    <w:rsid w:val="00FC3E94"/>
    <w:rsid w:val="00FC4129"/>
    <w:rsid w:val="00FC6382"/>
    <w:rsid w:val="00FC7625"/>
    <w:rsid w:val="00FC7A6E"/>
    <w:rsid w:val="00FD0410"/>
    <w:rsid w:val="00FD09F7"/>
    <w:rsid w:val="00FD116F"/>
    <w:rsid w:val="00FD1BA1"/>
    <w:rsid w:val="00FD1D0A"/>
    <w:rsid w:val="00FD1EAB"/>
    <w:rsid w:val="00FD29D5"/>
    <w:rsid w:val="00FD2CCD"/>
    <w:rsid w:val="00FD2DF6"/>
    <w:rsid w:val="00FD3A5D"/>
    <w:rsid w:val="00FD3B5D"/>
    <w:rsid w:val="00FD46F5"/>
    <w:rsid w:val="00FD5412"/>
    <w:rsid w:val="00FD57D4"/>
    <w:rsid w:val="00FD6057"/>
    <w:rsid w:val="00FD7096"/>
    <w:rsid w:val="00FD7273"/>
    <w:rsid w:val="00FD740F"/>
    <w:rsid w:val="00FD7612"/>
    <w:rsid w:val="00FE052D"/>
    <w:rsid w:val="00FE067B"/>
    <w:rsid w:val="00FE17EC"/>
    <w:rsid w:val="00FE1C5D"/>
    <w:rsid w:val="00FE30F8"/>
    <w:rsid w:val="00FE3D6B"/>
    <w:rsid w:val="00FE3EF0"/>
    <w:rsid w:val="00FE400C"/>
    <w:rsid w:val="00FE4091"/>
    <w:rsid w:val="00FE413F"/>
    <w:rsid w:val="00FE44F0"/>
    <w:rsid w:val="00FE47FF"/>
    <w:rsid w:val="00FE4924"/>
    <w:rsid w:val="00FE4D31"/>
    <w:rsid w:val="00FE50C6"/>
    <w:rsid w:val="00FE54A9"/>
    <w:rsid w:val="00FE5811"/>
    <w:rsid w:val="00FE6F39"/>
    <w:rsid w:val="00FE708B"/>
    <w:rsid w:val="00FE7102"/>
    <w:rsid w:val="00FE7292"/>
    <w:rsid w:val="00FE72FB"/>
    <w:rsid w:val="00FE7905"/>
    <w:rsid w:val="00FF1406"/>
    <w:rsid w:val="00FF1B67"/>
    <w:rsid w:val="00FF2E1F"/>
    <w:rsid w:val="00FF3505"/>
    <w:rsid w:val="00FF4B35"/>
    <w:rsid w:val="00FF4B44"/>
    <w:rsid w:val="00FF52A7"/>
    <w:rsid w:val="00FF6640"/>
    <w:rsid w:val="00FF7594"/>
    <w:rsid w:val="00FF7BB5"/>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AE84AE93-C49E-46BF-B2B8-DB656F27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7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746459"/>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746459"/>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746459"/>
    <w:rPr>
      <w:rFonts w:eastAsiaTheme="minorEastAsia" w:cs="Times New Roman"/>
      <w:sz w:val="20"/>
      <w:szCs w:val="20"/>
    </w:rPr>
  </w:style>
  <w:style w:type="character" w:styleId="SubtleEmphasis">
    <w:name w:val="Subtle Emphasis"/>
    <w:basedOn w:val="DefaultParagraphFont"/>
    <w:uiPriority w:val="19"/>
    <w:qFormat/>
    <w:rsid w:val="00746459"/>
    <w:rPr>
      <w:i/>
      <w:iCs/>
    </w:rPr>
  </w:style>
  <w:style w:type="table" w:styleId="LightShading-Accent1">
    <w:name w:val="Light Shading Accent 1"/>
    <w:basedOn w:val="TableNormal"/>
    <w:uiPriority w:val="60"/>
    <w:rsid w:val="00746459"/>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B3695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687199">
      <w:bodyDiv w:val="1"/>
      <w:marLeft w:val="0"/>
      <w:marRight w:val="0"/>
      <w:marTop w:val="0"/>
      <w:marBottom w:val="0"/>
      <w:divBdr>
        <w:top w:val="none" w:sz="0" w:space="0" w:color="auto"/>
        <w:left w:val="none" w:sz="0" w:space="0" w:color="auto"/>
        <w:bottom w:val="none" w:sz="0" w:space="0" w:color="auto"/>
        <w:right w:val="none" w:sz="0" w:space="0" w:color="auto"/>
      </w:divBdr>
    </w:div>
    <w:div w:id="342364257">
      <w:bodyDiv w:val="1"/>
      <w:marLeft w:val="0"/>
      <w:marRight w:val="0"/>
      <w:marTop w:val="0"/>
      <w:marBottom w:val="0"/>
      <w:divBdr>
        <w:top w:val="none" w:sz="0" w:space="0" w:color="auto"/>
        <w:left w:val="none" w:sz="0" w:space="0" w:color="auto"/>
        <w:bottom w:val="none" w:sz="0" w:space="0" w:color="auto"/>
        <w:right w:val="none" w:sz="0" w:space="0" w:color="auto"/>
      </w:divBdr>
    </w:div>
    <w:div w:id="486746140">
      <w:bodyDiv w:val="1"/>
      <w:marLeft w:val="0"/>
      <w:marRight w:val="0"/>
      <w:marTop w:val="0"/>
      <w:marBottom w:val="0"/>
      <w:divBdr>
        <w:top w:val="none" w:sz="0" w:space="0" w:color="auto"/>
        <w:left w:val="none" w:sz="0" w:space="0" w:color="auto"/>
        <w:bottom w:val="none" w:sz="0" w:space="0" w:color="auto"/>
        <w:right w:val="none" w:sz="0" w:space="0" w:color="auto"/>
      </w:divBdr>
    </w:div>
    <w:div w:id="488061396">
      <w:bodyDiv w:val="1"/>
      <w:marLeft w:val="0"/>
      <w:marRight w:val="0"/>
      <w:marTop w:val="0"/>
      <w:marBottom w:val="0"/>
      <w:divBdr>
        <w:top w:val="none" w:sz="0" w:space="0" w:color="auto"/>
        <w:left w:val="none" w:sz="0" w:space="0" w:color="auto"/>
        <w:bottom w:val="none" w:sz="0" w:space="0" w:color="auto"/>
        <w:right w:val="none" w:sz="0" w:space="0" w:color="auto"/>
      </w:divBdr>
    </w:div>
    <w:div w:id="546836755">
      <w:bodyDiv w:val="1"/>
      <w:marLeft w:val="0"/>
      <w:marRight w:val="0"/>
      <w:marTop w:val="0"/>
      <w:marBottom w:val="0"/>
      <w:divBdr>
        <w:top w:val="none" w:sz="0" w:space="0" w:color="auto"/>
        <w:left w:val="none" w:sz="0" w:space="0" w:color="auto"/>
        <w:bottom w:val="none" w:sz="0" w:space="0" w:color="auto"/>
        <w:right w:val="none" w:sz="0" w:space="0" w:color="auto"/>
      </w:divBdr>
    </w:div>
    <w:div w:id="556354909">
      <w:bodyDiv w:val="1"/>
      <w:marLeft w:val="0"/>
      <w:marRight w:val="0"/>
      <w:marTop w:val="0"/>
      <w:marBottom w:val="0"/>
      <w:divBdr>
        <w:top w:val="none" w:sz="0" w:space="0" w:color="auto"/>
        <w:left w:val="none" w:sz="0" w:space="0" w:color="auto"/>
        <w:bottom w:val="none" w:sz="0" w:space="0" w:color="auto"/>
        <w:right w:val="none" w:sz="0" w:space="0" w:color="auto"/>
      </w:divBdr>
    </w:div>
    <w:div w:id="601767886">
      <w:bodyDiv w:val="1"/>
      <w:marLeft w:val="0"/>
      <w:marRight w:val="0"/>
      <w:marTop w:val="0"/>
      <w:marBottom w:val="0"/>
      <w:divBdr>
        <w:top w:val="none" w:sz="0" w:space="0" w:color="auto"/>
        <w:left w:val="none" w:sz="0" w:space="0" w:color="auto"/>
        <w:bottom w:val="none" w:sz="0" w:space="0" w:color="auto"/>
        <w:right w:val="none" w:sz="0" w:space="0" w:color="auto"/>
      </w:divBdr>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4709">
      <w:bodyDiv w:val="1"/>
      <w:marLeft w:val="0"/>
      <w:marRight w:val="0"/>
      <w:marTop w:val="0"/>
      <w:marBottom w:val="0"/>
      <w:divBdr>
        <w:top w:val="none" w:sz="0" w:space="0" w:color="auto"/>
        <w:left w:val="none" w:sz="0" w:space="0" w:color="auto"/>
        <w:bottom w:val="none" w:sz="0" w:space="0" w:color="auto"/>
        <w:right w:val="none" w:sz="0" w:space="0" w:color="auto"/>
      </w:divBdr>
      <w:divsChild>
        <w:div w:id="987516375">
          <w:marLeft w:val="0"/>
          <w:marRight w:val="0"/>
          <w:marTop w:val="0"/>
          <w:marBottom w:val="0"/>
          <w:divBdr>
            <w:top w:val="none" w:sz="0" w:space="0" w:color="auto"/>
            <w:left w:val="none" w:sz="0" w:space="0" w:color="auto"/>
            <w:bottom w:val="none" w:sz="0" w:space="0" w:color="auto"/>
            <w:right w:val="none" w:sz="0" w:space="0" w:color="auto"/>
          </w:divBdr>
        </w:div>
      </w:divsChild>
    </w:div>
    <w:div w:id="748890683">
      <w:bodyDiv w:val="1"/>
      <w:marLeft w:val="0"/>
      <w:marRight w:val="0"/>
      <w:marTop w:val="0"/>
      <w:marBottom w:val="0"/>
      <w:divBdr>
        <w:top w:val="none" w:sz="0" w:space="0" w:color="auto"/>
        <w:left w:val="none" w:sz="0" w:space="0" w:color="auto"/>
        <w:bottom w:val="none" w:sz="0" w:space="0" w:color="auto"/>
        <w:right w:val="none" w:sz="0" w:space="0" w:color="auto"/>
      </w:divBdr>
    </w:div>
    <w:div w:id="751436429">
      <w:bodyDiv w:val="1"/>
      <w:marLeft w:val="0"/>
      <w:marRight w:val="0"/>
      <w:marTop w:val="0"/>
      <w:marBottom w:val="0"/>
      <w:divBdr>
        <w:top w:val="none" w:sz="0" w:space="0" w:color="auto"/>
        <w:left w:val="none" w:sz="0" w:space="0" w:color="auto"/>
        <w:bottom w:val="none" w:sz="0" w:space="0" w:color="auto"/>
        <w:right w:val="none" w:sz="0" w:space="0" w:color="auto"/>
      </w:divBdr>
    </w:div>
    <w:div w:id="855198119">
      <w:bodyDiv w:val="1"/>
      <w:marLeft w:val="0"/>
      <w:marRight w:val="0"/>
      <w:marTop w:val="0"/>
      <w:marBottom w:val="0"/>
      <w:divBdr>
        <w:top w:val="none" w:sz="0" w:space="0" w:color="auto"/>
        <w:left w:val="none" w:sz="0" w:space="0" w:color="auto"/>
        <w:bottom w:val="none" w:sz="0" w:space="0" w:color="auto"/>
        <w:right w:val="none" w:sz="0" w:space="0" w:color="auto"/>
      </w:divBdr>
    </w:div>
    <w:div w:id="887761946">
      <w:bodyDiv w:val="1"/>
      <w:marLeft w:val="0"/>
      <w:marRight w:val="0"/>
      <w:marTop w:val="0"/>
      <w:marBottom w:val="0"/>
      <w:divBdr>
        <w:top w:val="none" w:sz="0" w:space="0" w:color="auto"/>
        <w:left w:val="none" w:sz="0" w:space="0" w:color="auto"/>
        <w:bottom w:val="none" w:sz="0" w:space="0" w:color="auto"/>
        <w:right w:val="none" w:sz="0" w:space="0" w:color="auto"/>
      </w:divBdr>
    </w:div>
    <w:div w:id="943994772">
      <w:bodyDiv w:val="1"/>
      <w:marLeft w:val="0"/>
      <w:marRight w:val="0"/>
      <w:marTop w:val="0"/>
      <w:marBottom w:val="0"/>
      <w:divBdr>
        <w:top w:val="none" w:sz="0" w:space="0" w:color="auto"/>
        <w:left w:val="none" w:sz="0" w:space="0" w:color="auto"/>
        <w:bottom w:val="none" w:sz="0" w:space="0" w:color="auto"/>
        <w:right w:val="none" w:sz="0" w:space="0" w:color="auto"/>
      </w:divBdr>
    </w:div>
    <w:div w:id="948321695">
      <w:bodyDiv w:val="1"/>
      <w:marLeft w:val="0"/>
      <w:marRight w:val="0"/>
      <w:marTop w:val="0"/>
      <w:marBottom w:val="0"/>
      <w:divBdr>
        <w:top w:val="none" w:sz="0" w:space="0" w:color="auto"/>
        <w:left w:val="none" w:sz="0" w:space="0" w:color="auto"/>
        <w:bottom w:val="none" w:sz="0" w:space="0" w:color="auto"/>
        <w:right w:val="none" w:sz="0" w:space="0" w:color="auto"/>
      </w:divBdr>
    </w:div>
    <w:div w:id="993683667">
      <w:bodyDiv w:val="1"/>
      <w:marLeft w:val="0"/>
      <w:marRight w:val="0"/>
      <w:marTop w:val="0"/>
      <w:marBottom w:val="0"/>
      <w:divBdr>
        <w:top w:val="none" w:sz="0" w:space="0" w:color="auto"/>
        <w:left w:val="none" w:sz="0" w:space="0" w:color="auto"/>
        <w:bottom w:val="none" w:sz="0" w:space="0" w:color="auto"/>
        <w:right w:val="none" w:sz="0" w:space="0" w:color="auto"/>
      </w:divBdr>
    </w:div>
    <w:div w:id="1159273196">
      <w:bodyDiv w:val="1"/>
      <w:marLeft w:val="0"/>
      <w:marRight w:val="0"/>
      <w:marTop w:val="0"/>
      <w:marBottom w:val="0"/>
      <w:divBdr>
        <w:top w:val="none" w:sz="0" w:space="0" w:color="auto"/>
        <w:left w:val="none" w:sz="0" w:space="0" w:color="auto"/>
        <w:bottom w:val="none" w:sz="0" w:space="0" w:color="auto"/>
        <w:right w:val="none" w:sz="0" w:space="0" w:color="auto"/>
      </w:divBdr>
    </w:div>
    <w:div w:id="1251738547">
      <w:bodyDiv w:val="1"/>
      <w:marLeft w:val="0"/>
      <w:marRight w:val="0"/>
      <w:marTop w:val="0"/>
      <w:marBottom w:val="0"/>
      <w:divBdr>
        <w:top w:val="none" w:sz="0" w:space="0" w:color="auto"/>
        <w:left w:val="none" w:sz="0" w:space="0" w:color="auto"/>
        <w:bottom w:val="none" w:sz="0" w:space="0" w:color="auto"/>
        <w:right w:val="none" w:sz="0" w:space="0" w:color="auto"/>
      </w:divBdr>
    </w:div>
    <w:div w:id="1282490268">
      <w:bodyDiv w:val="1"/>
      <w:marLeft w:val="0"/>
      <w:marRight w:val="0"/>
      <w:marTop w:val="0"/>
      <w:marBottom w:val="0"/>
      <w:divBdr>
        <w:top w:val="none" w:sz="0" w:space="0" w:color="auto"/>
        <w:left w:val="none" w:sz="0" w:space="0" w:color="auto"/>
        <w:bottom w:val="none" w:sz="0" w:space="0" w:color="auto"/>
        <w:right w:val="none" w:sz="0" w:space="0" w:color="auto"/>
      </w:divBdr>
    </w:div>
    <w:div w:id="1299414838">
      <w:bodyDiv w:val="1"/>
      <w:marLeft w:val="0"/>
      <w:marRight w:val="0"/>
      <w:marTop w:val="0"/>
      <w:marBottom w:val="0"/>
      <w:divBdr>
        <w:top w:val="none" w:sz="0" w:space="0" w:color="auto"/>
        <w:left w:val="none" w:sz="0" w:space="0" w:color="auto"/>
        <w:bottom w:val="none" w:sz="0" w:space="0" w:color="auto"/>
        <w:right w:val="none" w:sz="0" w:space="0" w:color="auto"/>
      </w:divBdr>
    </w:div>
    <w:div w:id="1443911953">
      <w:bodyDiv w:val="1"/>
      <w:marLeft w:val="0"/>
      <w:marRight w:val="0"/>
      <w:marTop w:val="0"/>
      <w:marBottom w:val="0"/>
      <w:divBdr>
        <w:top w:val="none" w:sz="0" w:space="0" w:color="auto"/>
        <w:left w:val="none" w:sz="0" w:space="0" w:color="auto"/>
        <w:bottom w:val="none" w:sz="0" w:space="0" w:color="auto"/>
        <w:right w:val="none" w:sz="0" w:space="0" w:color="auto"/>
      </w:divBdr>
    </w:div>
    <w:div w:id="1633171331">
      <w:bodyDiv w:val="1"/>
      <w:marLeft w:val="0"/>
      <w:marRight w:val="0"/>
      <w:marTop w:val="0"/>
      <w:marBottom w:val="0"/>
      <w:divBdr>
        <w:top w:val="none" w:sz="0" w:space="0" w:color="auto"/>
        <w:left w:val="none" w:sz="0" w:space="0" w:color="auto"/>
        <w:bottom w:val="none" w:sz="0" w:space="0" w:color="auto"/>
        <w:right w:val="none" w:sz="0" w:space="0" w:color="auto"/>
      </w:divBdr>
    </w:div>
    <w:div w:id="1740395325">
      <w:bodyDiv w:val="1"/>
      <w:marLeft w:val="0"/>
      <w:marRight w:val="0"/>
      <w:marTop w:val="0"/>
      <w:marBottom w:val="0"/>
      <w:divBdr>
        <w:top w:val="none" w:sz="0" w:space="0" w:color="auto"/>
        <w:left w:val="none" w:sz="0" w:space="0" w:color="auto"/>
        <w:bottom w:val="none" w:sz="0" w:space="0" w:color="auto"/>
        <w:right w:val="none" w:sz="0" w:space="0" w:color="auto"/>
      </w:divBdr>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 w:id="1764183188">
      <w:bodyDiv w:val="1"/>
      <w:marLeft w:val="0"/>
      <w:marRight w:val="0"/>
      <w:marTop w:val="0"/>
      <w:marBottom w:val="0"/>
      <w:divBdr>
        <w:top w:val="none" w:sz="0" w:space="0" w:color="auto"/>
        <w:left w:val="none" w:sz="0" w:space="0" w:color="auto"/>
        <w:bottom w:val="none" w:sz="0" w:space="0" w:color="auto"/>
        <w:right w:val="none" w:sz="0" w:space="0" w:color="auto"/>
      </w:divBdr>
    </w:div>
    <w:div w:id="1883245940">
      <w:bodyDiv w:val="1"/>
      <w:marLeft w:val="0"/>
      <w:marRight w:val="0"/>
      <w:marTop w:val="0"/>
      <w:marBottom w:val="0"/>
      <w:divBdr>
        <w:top w:val="none" w:sz="0" w:space="0" w:color="auto"/>
        <w:left w:val="none" w:sz="0" w:space="0" w:color="auto"/>
        <w:bottom w:val="none" w:sz="0" w:space="0" w:color="auto"/>
        <w:right w:val="none" w:sz="0" w:space="0" w:color="auto"/>
      </w:divBdr>
      <w:divsChild>
        <w:div w:id="953635103">
          <w:marLeft w:val="0"/>
          <w:marRight w:val="0"/>
          <w:marTop w:val="0"/>
          <w:marBottom w:val="0"/>
          <w:divBdr>
            <w:top w:val="none" w:sz="0" w:space="0" w:color="auto"/>
            <w:left w:val="none" w:sz="0" w:space="0" w:color="auto"/>
            <w:bottom w:val="none" w:sz="0" w:space="0" w:color="auto"/>
            <w:right w:val="none" w:sz="0" w:space="0" w:color="auto"/>
          </w:divBdr>
        </w:div>
      </w:divsChild>
    </w:div>
    <w:div w:id="1892111310">
      <w:bodyDiv w:val="1"/>
      <w:marLeft w:val="0"/>
      <w:marRight w:val="0"/>
      <w:marTop w:val="0"/>
      <w:marBottom w:val="0"/>
      <w:divBdr>
        <w:top w:val="none" w:sz="0" w:space="0" w:color="auto"/>
        <w:left w:val="none" w:sz="0" w:space="0" w:color="auto"/>
        <w:bottom w:val="none" w:sz="0" w:space="0" w:color="auto"/>
        <w:right w:val="none" w:sz="0" w:space="0" w:color="auto"/>
      </w:divBdr>
    </w:div>
    <w:div w:id="2008288052">
      <w:bodyDiv w:val="1"/>
      <w:marLeft w:val="0"/>
      <w:marRight w:val="0"/>
      <w:marTop w:val="0"/>
      <w:marBottom w:val="0"/>
      <w:divBdr>
        <w:top w:val="none" w:sz="0" w:space="0" w:color="auto"/>
        <w:left w:val="none" w:sz="0" w:space="0" w:color="auto"/>
        <w:bottom w:val="none" w:sz="0" w:space="0" w:color="auto"/>
        <w:right w:val="none" w:sz="0" w:space="0" w:color="auto"/>
      </w:divBdr>
    </w:div>
    <w:div w:id="2053075765">
      <w:bodyDiv w:val="1"/>
      <w:marLeft w:val="0"/>
      <w:marRight w:val="0"/>
      <w:marTop w:val="0"/>
      <w:marBottom w:val="0"/>
      <w:divBdr>
        <w:top w:val="none" w:sz="0" w:space="0" w:color="auto"/>
        <w:left w:val="none" w:sz="0" w:space="0" w:color="auto"/>
        <w:bottom w:val="none" w:sz="0" w:space="0" w:color="auto"/>
        <w:right w:val="none" w:sz="0" w:space="0" w:color="auto"/>
      </w:divBdr>
    </w:div>
    <w:div w:id="2062318449">
      <w:bodyDiv w:val="1"/>
      <w:marLeft w:val="0"/>
      <w:marRight w:val="0"/>
      <w:marTop w:val="0"/>
      <w:marBottom w:val="0"/>
      <w:divBdr>
        <w:top w:val="none" w:sz="0" w:space="0" w:color="auto"/>
        <w:left w:val="none" w:sz="0" w:space="0" w:color="auto"/>
        <w:bottom w:val="none" w:sz="0" w:space="0" w:color="auto"/>
        <w:right w:val="none" w:sz="0" w:space="0" w:color="auto"/>
      </w:divBdr>
    </w:div>
    <w:div w:id="2116510166">
      <w:bodyDiv w:val="1"/>
      <w:marLeft w:val="0"/>
      <w:marRight w:val="0"/>
      <w:marTop w:val="0"/>
      <w:marBottom w:val="0"/>
      <w:divBdr>
        <w:top w:val="none" w:sz="0" w:space="0" w:color="auto"/>
        <w:left w:val="none" w:sz="0" w:space="0" w:color="auto"/>
        <w:bottom w:val="none" w:sz="0" w:space="0" w:color="auto"/>
        <w:right w:val="none" w:sz="0" w:space="0" w:color="auto"/>
      </w:divBdr>
    </w:div>
    <w:div w:id="213471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hyperlink" Target="https://doi.org/10.3819/CCBR.2018.130008"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use.jhu.edu/book/34368" TargetMode="Externa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doi.org/10.1073/pnas.1505913113"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093/auk/99.3.4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hyperlink" Target="https://doi.org/10.1126/sciadv.abe210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1.xm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4640</TotalTime>
  <Pages>1</Pages>
  <Words>24474</Words>
  <Characters>139502</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 cuadros</cp:lastModifiedBy>
  <cp:revision>22</cp:revision>
  <dcterms:created xsi:type="dcterms:W3CDTF">2025-05-08T18:04:00Z</dcterms:created>
  <dcterms:modified xsi:type="dcterms:W3CDTF">2025-05-13T01:24:00Z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id="d4V49Lj4"/&gt;&lt;style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