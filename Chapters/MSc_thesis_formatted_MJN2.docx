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FC7ED" w14:textId="42B50208" w:rsidR="00117F54" w:rsidRPr="00AD0CC1" w:rsidRDefault="00101420" w:rsidP="00D70E63">
      <w:pPr>
        <w:spacing w:line="360" w:lineRule="auto"/>
        <w:jc w:val="both"/>
        <w:rPr>
          <w:rFonts w:ascii="Times New Roman" w:hAnsi="Times New Roman" w:cs="Times New Roman"/>
          <w:b/>
          <w:bCs/>
          <w:sz w:val="28"/>
          <w:szCs w:val="28"/>
        </w:rPr>
      </w:pPr>
      <w:r w:rsidRPr="000E4017">
        <w:rPr>
          <w:rFonts w:ascii="Times New Roman" w:hAnsi="Times New Roman" w:cs="Times New Roman"/>
          <w:b/>
          <w:bCs/>
          <w:noProof/>
          <w:sz w:val="28"/>
          <w:szCs w:val="28"/>
        </w:rPr>
        <mc:AlternateContent>
          <mc:Choice Requires="wpi">
            <w:drawing>
              <wp:anchor distT="0" distB="0" distL="114300" distR="114300" simplePos="0" relativeHeight="251657216" behindDoc="0" locked="0" layoutInCell="1" allowOverlap="1" wp14:anchorId="6700BF7E" wp14:editId="08A66849">
                <wp:simplePos x="0" y="0"/>
                <wp:positionH relativeFrom="column">
                  <wp:posOffset>8001460</wp:posOffset>
                </wp:positionH>
                <wp:positionV relativeFrom="paragraph">
                  <wp:posOffset>431700</wp:posOffset>
                </wp:positionV>
                <wp:extent cx="360" cy="360"/>
                <wp:effectExtent l="38100" t="38100" r="57150" b="57150"/>
                <wp:wrapNone/>
                <wp:docPr id="2" name="Ink 2"/>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xmlns:w16sdtfl="http://schemas.microsoft.com/office/word/2024/wordml/sdtformatlock" xmlns:w16du="http://schemas.microsoft.com/office/word/2023/wordml/word16du" xmlns:oel="http://schemas.microsoft.com/office/2019/extlst">
            <w:pict>
              <v:shapetype w14:anchorId="133ADBC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29.35pt;margin-top:33.3pt;width:1.45pt;height:1.4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">
                <v:imagedata r:id="rId9" o:title=""/>
              </v:shape>
            </w:pict>
          </mc:Fallback>
        </mc:AlternateContent>
      </w:r>
    </w:p>
    <w:p w14:paraId="0E935B1F" w14:textId="77777777" w:rsidR="00121F09" w:rsidRPr="00AD0CC1" w:rsidRDefault="00121F09" w:rsidP="00D70E63">
      <w:pPr>
        <w:spacing w:line="360" w:lineRule="auto"/>
        <w:jc w:val="both"/>
        <w:rPr>
          <w:rFonts w:ascii="Times New Roman" w:hAnsi="Times New Roman" w:cs="Times New Roman"/>
          <w:b/>
          <w:bCs/>
          <w:sz w:val="28"/>
          <w:szCs w:val="28"/>
        </w:rPr>
      </w:pPr>
    </w:p>
    <w:p w14:paraId="089B6436" w14:textId="77777777" w:rsidR="00117F54" w:rsidRPr="00AD0CC1" w:rsidRDefault="00117F54" w:rsidP="00D70E63">
      <w:pPr>
        <w:spacing w:line="360" w:lineRule="auto"/>
        <w:jc w:val="both"/>
        <w:rPr>
          <w:rFonts w:ascii="Times New Roman" w:hAnsi="Times New Roman" w:cs="Times New Roman"/>
          <w:b/>
          <w:bCs/>
          <w:sz w:val="28"/>
          <w:szCs w:val="28"/>
        </w:rPr>
      </w:pPr>
    </w:p>
    <w:p w14:paraId="561299CC" w14:textId="534A69A3" w:rsidR="001D0E0A" w:rsidRPr="00AD0CC1" w:rsidRDefault="008D203C" w:rsidP="00E047A5">
      <w:pPr>
        <w:spacing w:line="360" w:lineRule="auto"/>
        <w:jc w:val="center"/>
        <w:rPr>
          <w:rFonts w:ascii="Times New Roman" w:hAnsi="Times New Roman" w:cs="Times New Roman"/>
          <w:b/>
          <w:bCs/>
          <w:sz w:val="28"/>
          <w:szCs w:val="28"/>
        </w:rPr>
      </w:pPr>
      <w:r w:rsidRPr="00AD0CC1">
        <w:rPr>
          <w:rFonts w:ascii="Times New Roman" w:hAnsi="Times New Roman" w:cs="Times New Roman"/>
          <w:b/>
          <w:bCs/>
          <w:sz w:val="28"/>
          <w:szCs w:val="28"/>
        </w:rPr>
        <w:t xml:space="preserve">THE </w:t>
      </w:r>
      <w:r w:rsidR="005B0832" w:rsidRPr="00AD0CC1">
        <w:rPr>
          <w:rFonts w:ascii="Times New Roman" w:hAnsi="Times New Roman" w:cs="Times New Roman"/>
          <w:b/>
          <w:bCs/>
          <w:sz w:val="28"/>
          <w:szCs w:val="28"/>
        </w:rPr>
        <w:t xml:space="preserve">ORIGINS </w:t>
      </w:r>
      <w:r w:rsidRPr="00AD0CC1">
        <w:rPr>
          <w:rFonts w:ascii="Times New Roman" w:hAnsi="Times New Roman" w:cs="Times New Roman"/>
          <w:b/>
          <w:bCs/>
          <w:sz w:val="28"/>
          <w:szCs w:val="28"/>
        </w:rPr>
        <w:t xml:space="preserve">OF COMMUNAL ROOSTING </w:t>
      </w:r>
      <w:r w:rsidR="00193919" w:rsidRPr="00AD0CC1">
        <w:rPr>
          <w:rFonts w:ascii="Times New Roman" w:hAnsi="Times New Roman" w:cs="Times New Roman"/>
          <w:b/>
          <w:bCs/>
          <w:sz w:val="28"/>
          <w:szCs w:val="28"/>
        </w:rPr>
        <w:t>BEHAVIOUR</w:t>
      </w:r>
      <w:r w:rsidR="005B0832" w:rsidRPr="00AD0CC1">
        <w:rPr>
          <w:rFonts w:ascii="Times New Roman" w:hAnsi="Times New Roman" w:cs="Times New Roman"/>
          <w:b/>
          <w:bCs/>
          <w:sz w:val="28"/>
          <w:szCs w:val="28"/>
        </w:rPr>
        <w:t xml:space="preserve"> IN BIRDS</w:t>
      </w:r>
    </w:p>
    <w:p w14:paraId="19EF9137" w14:textId="77777777" w:rsidR="00117F54" w:rsidRPr="00AD0CC1" w:rsidRDefault="00117F54" w:rsidP="00E047A5">
      <w:pPr>
        <w:spacing w:line="360" w:lineRule="auto"/>
        <w:jc w:val="center"/>
        <w:rPr>
          <w:rFonts w:ascii="Times New Roman" w:hAnsi="Times New Roman" w:cs="Times New Roman"/>
          <w:b/>
          <w:bCs/>
          <w:sz w:val="28"/>
          <w:szCs w:val="28"/>
        </w:rPr>
      </w:pPr>
    </w:p>
    <w:p w14:paraId="3F9FE34C" w14:textId="0DDF9BD8" w:rsidR="00117F54" w:rsidRPr="00AD0CC1" w:rsidRDefault="001022D0" w:rsidP="00D70E63">
      <w:pPr>
        <w:tabs>
          <w:tab w:val="center" w:pos="4680"/>
          <w:tab w:val="left" w:pos="6510"/>
        </w:tabs>
        <w:jc w:val="center"/>
        <w:rPr>
          <w:rFonts w:ascii="Times New Roman" w:hAnsi="Times New Roman" w:cs="Times New Roman"/>
          <w:sz w:val="24"/>
          <w:szCs w:val="24"/>
        </w:rPr>
      </w:pPr>
      <w:r w:rsidRPr="00AD0CC1">
        <w:rPr>
          <w:rFonts w:ascii="Times New Roman" w:hAnsi="Times New Roman" w:cs="Times New Roman"/>
          <w:sz w:val="24"/>
          <w:szCs w:val="24"/>
        </w:rPr>
        <w:t>MSc</w:t>
      </w:r>
      <w:r w:rsidR="00D37A21" w:rsidRPr="00AD0CC1">
        <w:rPr>
          <w:rFonts w:ascii="Times New Roman" w:hAnsi="Times New Roman" w:cs="Times New Roman"/>
          <w:sz w:val="24"/>
          <w:szCs w:val="24"/>
        </w:rPr>
        <w:t>.</w:t>
      </w:r>
      <w:r w:rsidR="00117F54" w:rsidRPr="00AD0CC1">
        <w:rPr>
          <w:rFonts w:ascii="Times New Roman" w:hAnsi="Times New Roman" w:cs="Times New Roman"/>
          <w:sz w:val="24"/>
          <w:szCs w:val="24"/>
        </w:rPr>
        <w:t xml:space="preserve"> research proposal</w:t>
      </w:r>
    </w:p>
    <w:p w14:paraId="73DFBD96" w14:textId="77777777" w:rsidR="00117F54" w:rsidRPr="00AD0CC1" w:rsidRDefault="00117F54" w:rsidP="00D70E63">
      <w:pPr>
        <w:jc w:val="center"/>
        <w:rPr>
          <w:rFonts w:ascii="Times New Roman" w:hAnsi="Times New Roman" w:cs="Times New Roman"/>
          <w:sz w:val="24"/>
          <w:szCs w:val="24"/>
        </w:rPr>
      </w:pPr>
    </w:p>
    <w:p w14:paraId="697921AB" w14:textId="77777777" w:rsidR="00117F54" w:rsidRPr="00AD0CC1" w:rsidRDefault="00117F54" w:rsidP="00D70E63">
      <w:pPr>
        <w:jc w:val="center"/>
        <w:rPr>
          <w:rFonts w:ascii="Times New Roman" w:hAnsi="Times New Roman" w:cs="Times New Roman"/>
          <w:sz w:val="24"/>
          <w:szCs w:val="24"/>
        </w:rPr>
      </w:pPr>
    </w:p>
    <w:p w14:paraId="670D98D3" w14:textId="1A5474FE"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Submitted by Sandra Cuadros</w:t>
      </w:r>
    </w:p>
    <w:p w14:paraId="0FACD296" w14:textId="77777777" w:rsidR="00117F54" w:rsidRPr="00AD0CC1" w:rsidRDefault="00117F54" w:rsidP="00D70E63">
      <w:pPr>
        <w:jc w:val="center"/>
        <w:rPr>
          <w:rFonts w:ascii="Times New Roman" w:hAnsi="Times New Roman" w:cs="Times New Roman"/>
          <w:sz w:val="24"/>
          <w:szCs w:val="24"/>
        </w:rPr>
      </w:pPr>
    </w:p>
    <w:p w14:paraId="74178899" w14:textId="3DB5BEDD"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Supervised by Dr. Michael Noonan</w:t>
      </w:r>
    </w:p>
    <w:p w14:paraId="45E05A0E" w14:textId="77777777"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Committee Members</w:t>
      </w:r>
    </w:p>
    <w:p w14:paraId="4AEBAA52" w14:textId="05662E24"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Dr. Adam Ford, Dr. Autumn-Lynn Harrison, &amp; Dr. Karen Hodges</w:t>
      </w:r>
    </w:p>
    <w:p w14:paraId="4DF1E075" w14:textId="77777777" w:rsidR="00117F54" w:rsidRPr="00AD0CC1" w:rsidRDefault="00117F54" w:rsidP="00D70E63">
      <w:pPr>
        <w:jc w:val="center"/>
        <w:rPr>
          <w:rFonts w:ascii="Times New Roman" w:hAnsi="Times New Roman" w:cs="Times New Roman"/>
          <w:sz w:val="24"/>
          <w:szCs w:val="24"/>
        </w:rPr>
      </w:pPr>
    </w:p>
    <w:p w14:paraId="533CCC15" w14:textId="77777777" w:rsidR="00117F54" w:rsidRPr="00AD0CC1" w:rsidRDefault="00117F54" w:rsidP="00D70E63">
      <w:pPr>
        <w:jc w:val="center"/>
        <w:rPr>
          <w:rFonts w:ascii="Times New Roman" w:hAnsi="Times New Roman" w:cs="Times New Roman"/>
          <w:sz w:val="24"/>
          <w:szCs w:val="24"/>
        </w:rPr>
      </w:pPr>
    </w:p>
    <w:p w14:paraId="5E6E2AD4" w14:textId="77777777"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Department of Biology</w:t>
      </w:r>
    </w:p>
    <w:p w14:paraId="436DE1C1" w14:textId="77777777" w:rsidR="00117F54" w:rsidRPr="00AD0CC1" w:rsidRDefault="00117F54" w:rsidP="00D70E63">
      <w:pPr>
        <w:jc w:val="center"/>
        <w:rPr>
          <w:rFonts w:ascii="Times New Roman" w:hAnsi="Times New Roman" w:cs="Times New Roman"/>
          <w:sz w:val="24"/>
          <w:szCs w:val="24"/>
        </w:rPr>
      </w:pPr>
    </w:p>
    <w:p w14:paraId="697A81AD" w14:textId="77777777"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University of British Columbia Okanagan</w:t>
      </w:r>
    </w:p>
    <w:p w14:paraId="1BCDBE83" w14:textId="77777777" w:rsidR="00117F54" w:rsidRPr="00AD0CC1" w:rsidRDefault="00117F54" w:rsidP="00D70E63">
      <w:pPr>
        <w:jc w:val="center"/>
        <w:rPr>
          <w:rFonts w:ascii="Times New Roman" w:hAnsi="Times New Roman" w:cs="Times New Roman"/>
          <w:sz w:val="24"/>
          <w:szCs w:val="24"/>
        </w:rPr>
      </w:pPr>
    </w:p>
    <w:p w14:paraId="3F127A50" w14:textId="77777777" w:rsidR="00117F54" w:rsidRPr="00AD0CC1" w:rsidRDefault="00117F54" w:rsidP="00E047A5">
      <w:pPr>
        <w:jc w:val="center"/>
        <w:rPr>
          <w:rFonts w:ascii="Times New Roman" w:hAnsi="Times New Roman" w:cs="Times New Roman"/>
          <w:sz w:val="24"/>
          <w:szCs w:val="24"/>
        </w:rPr>
      </w:pPr>
    </w:p>
    <w:p w14:paraId="42EB16EB" w14:textId="5D313D87" w:rsidR="00117F54" w:rsidRPr="00AD0CC1" w:rsidRDefault="00ED6D8F" w:rsidP="00D70E63">
      <w:pPr>
        <w:jc w:val="center"/>
        <w:rPr>
          <w:rFonts w:ascii="Times New Roman" w:hAnsi="Times New Roman" w:cs="Times New Roman"/>
          <w:sz w:val="24"/>
          <w:szCs w:val="24"/>
        </w:rPr>
      </w:pPr>
      <w:r w:rsidRPr="00AD0CC1">
        <w:rPr>
          <w:rFonts w:ascii="Times New Roman" w:hAnsi="Times New Roman" w:cs="Times New Roman"/>
          <w:sz w:val="24"/>
          <w:szCs w:val="24"/>
          <w:highlight w:val="yellow"/>
        </w:rPr>
        <w:t>March</w:t>
      </w:r>
      <w:r w:rsidR="00117F54" w:rsidRPr="00AD0CC1">
        <w:rPr>
          <w:rFonts w:ascii="Times New Roman" w:hAnsi="Times New Roman" w:cs="Times New Roman"/>
          <w:sz w:val="24"/>
          <w:szCs w:val="24"/>
          <w:highlight w:val="yellow"/>
        </w:rPr>
        <w:t>202</w:t>
      </w:r>
      <w:r w:rsidRPr="00AD0CC1">
        <w:rPr>
          <w:rFonts w:ascii="Times New Roman" w:hAnsi="Times New Roman" w:cs="Times New Roman"/>
          <w:sz w:val="24"/>
          <w:szCs w:val="24"/>
          <w:highlight w:val="yellow"/>
        </w:rPr>
        <w:t>5</w:t>
      </w:r>
    </w:p>
    <w:p w14:paraId="5A0B77CE" w14:textId="77777777" w:rsidR="00117F54" w:rsidRPr="00AD0CC1" w:rsidRDefault="00117F54" w:rsidP="00D70E63">
      <w:pPr>
        <w:spacing w:line="360" w:lineRule="auto"/>
        <w:jc w:val="both"/>
        <w:rPr>
          <w:rFonts w:ascii="Times New Roman" w:hAnsi="Times New Roman" w:cs="Times New Roman"/>
          <w:b/>
          <w:bCs/>
          <w:sz w:val="28"/>
          <w:szCs w:val="28"/>
        </w:rPr>
      </w:pPr>
    </w:p>
    <w:p w14:paraId="00DD8DC0" w14:textId="77777777" w:rsidR="00C272FA" w:rsidRPr="00AD0CC1" w:rsidRDefault="00C272FA" w:rsidP="00D70E63">
      <w:pPr>
        <w:spacing w:line="360" w:lineRule="auto"/>
        <w:jc w:val="both"/>
        <w:rPr>
          <w:rFonts w:ascii="Times New Roman" w:hAnsi="Times New Roman" w:cs="Times New Roman"/>
          <w:b/>
          <w:bCs/>
          <w:sz w:val="28"/>
          <w:szCs w:val="28"/>
        </w:rPr>
      </w:pPr>
    </w:p>
    <w:p w14:paraId="0FFD04F5" w14:textId="77777777" w:rsidR="00C272FA" w:rsidRPr="00AD0CC1" w:rsidRDefault="00C272FA" w:rsidP="00D70E63">
      <w:pPr>
        <w:spacing w:line="360" w:lineRule="auto"/>
        <w:jc w:val="both"/>
        <w:rPr>
          <w:rFonts w:ascii="Times New Roman" w:hAnsi="Times New Roman" w:cs="Times New Roman"/>
          <w:b/>
          <w:bCs/>
          <w:sz w:val="28"/>
          <w:szCs w:val="28"/>
        </w:rPr>
      </w:pPr>
    </w:p>
    <w:p w14:paraId="0A3B10CE" w14:textId="77777777" w:rsidR="00C272FA" w:rsidRPr="00AD0CC1" w:rsidRDefault="00C272FA" w:rsidP="00D70E63">
      <w:pPr>
        <w:spacing w:line="360" w:lineRule="auto"/>
        <w:jc w:val="both"/>
        <w:rPr>
          <w:rFonts w:ascii="Times New Roman" w:hAnsi="Times New Roman" w:cs="Times New Roman"/>
          <w:b/>
          <w:bCs/>
          <w:sz w:val="28"/>
          <w:szCs w:val="28"/>
        </w:rPr>
      </w:pPr>
    </w:p>
    <w:p w14:paraId="75F36476" w14:textId="77777777" w:rsidR="00237781" w:rsidRPr="00AD0CC1" w:rsidRDefault="00237781" w:rsidP="00E047A5">
      <w:pPr>
        <w:pStyle w:val="Heading1"/>
        <w:spacing w:before="400" w:after="120" w:line="240" w:lineRule="auto"/>
        <w:rPr>
          <w:rFonts w:ascii="Times New Roman" w:eastAsia="Times New Roman" w:hAnsi="Times New Roman" w:cs="Times New Roman"/>
          <w:b/>
          <w:color w:val="auto"/>
          <w:sz w:val="28"/>
          <w:szCs w:val="40"/>
          <w:lang w:eastAsia="en-CA"/>
        </w:rPr>
      </w:pPr>
      <w:bookmarkStart w:id="0" w:name="_Toc196397344"/>
      <w:bookmarkStart w:id="1" w:name="_Toc199480607"/>
      <w:r w:rsidRPr="00AD0CC1">
        <w:rPr>
          <w:rFonts w:ascii="Times New Roman" w:eastAsia="Times New Roman" w:hAnsi="Times New Roman" w:cs="Times New Roman"/>
          <w:b/>
          <w:color w:val="auto"/>
          <w:sz w:val="28"/>
          <w:szCs w:val="40"/>
          <w:lang w:eastAsia="en-CA"/>
        </w:rPr>
        <w:lastRenderedPageBreak/>
        <w:t>Abstract</w:t>
      </w:r>
      <w:bookmarkEnd w:id="0"/>
      <w:bookmarkEnd w:id="1"/>
      <w:r w:rsidRPr="00AD0CC1">
        <w:rPr>
          <w:rFonts w:ascii="Times New Roman" w:eastAsia="Times New Roman" w:hAnsi="Times New Roman" w:cs="Times New Roman"/>
          <w:b/>
          <w:color w:val="auto"/>
          <w:sz w:val="28"/>
          <w:szCs w:val="40"/>
          <w:lang w:eastAsia="en-CA"/>
        </w:rPr>
        <w:t xml:space="preserve"> </w:t>
      </w:r>
    </w:p>
    <w:p w14:paraId="47FB5FDF" w14:textId="77777777" w:rsidR="00C272FA" w:rsidRPr="00AD0CC1" w:rsidRDefault="00C272FA" w:rsidP="00D70E63">
      <w:pPr>
        <w:spacing w:line="360" w:lineRule="auto"/>
        <w:jc w:val="both"/>
        <w:rPr>
          <w:rFonts w:ascii="Times New Roman" w:hAnsi="Times New Roman" w:cs="Times New Roman"/>
          <w:b/>
          <w:bCs/>
          <w:sz w:val="28"/>
          <w:szCs w:val="28"/>
        </w:rPr>
      </w:pPr>
    </w:p>
    <w:p w14:paraId="1560B0D3" w14:textId="77777777" w:rsidR="00AE4D18" w:rsidRPr="00AD0CC1" w:rsidRDefault="00AE4D18" w:rsidP="00D70E63">
      <w:pPr>
        <w:jc w:val="both"/>
        <w:rPr>
          <w:rFonts w:ascii="Times New Roman" w:hAnsi="Times New Roman" w:cs="Times New Roman"/>
          <w:b/>
          <w:bCs/>
          <w:sz w:val="28"/>
          <w:szCs w:val="28"/>
        </w:rPr>
      </w:pPr>
    </w:p>
    <w:p w14:paraId="0CE932DB" w14:textId="77777777" w:rsidR="00AE4D18" w:rsidRPr="00AD0CC1" w:rsidRDefault="00AE4D18" w:rsidP="00D70E63">
      <w:pPr>
        <w:jc w:val="both"/>
        <w:rPr>
          <w:rFonts w:ascii="Times New Roman" w:hAnsi="Times New Roman" w:cs="Times New Roman"/>
          <w:b/>
          <w:bCs/>
          <w:sz w:val="28"/>
          <w:szCs w:val="28"/>
        </w:rPr>
      </w:pPr>
    </w:p>
    <w:p w14:paraId="59D3015C" w14:textId="77FFB2B1" w:rsidR="00AE4D18" w:rsidRPr="00AD0CC1" w:rsidRDefault="00AE4D18" w:rsidP="00D70E63">
      <w:pPr>
        <w:jc w:val="both"/>
        <w:rPr>
          <w:rFonts w:ascii="Times New Roman" w:hAnsi="Times New Roman" w:cs="Times New Roman"/>
          <w:b/>
          <w:bCs/>
          <w:sz w:val="28"/>
          <w:szCs w:val="28"/>
        </w:rPr>
      </w:pPr>
    </w:p>
    <w:p w14:paraId="69AD8BB2" w14:textId="77777777" w:rsidR="00237781" w:rsidRPr="00AD0CC1" w:rsidRDefault="00237781" w:rsidP="00D70E63">
      <w:pPr>
        <w:jc w:val="both"/>
        <w:rPr>
          <w:rFonts w:ascii="Times New Roman" w:hAnsi="Times New Roman" w:cs="Times New Roman"/>
          <w:b/>
          <w:bCs/>
          <w:sz w:val="28"/>
          <w:szCs w:val="28"/>
        </w:rPr>
      </w:pPr>
    </w:p>
    <w:p w14:paraId="0EE6502A" w14:textId="77777777" w:rsidR="00237781" w:rsidRPr="00AD0CC1" w:rsidRDefault="00237781" w:rsidP="00D70E63">
      <w:pPr>
        <w:jc w:val="both"/>
        <w:rPr>
          <w:rFonts w:ascii="Times New Roman" w:hAnsi="Times New Roman" w:cs="Times New Roman"/>
          <w:b/>
          <w:bCs/>
          <w:sz w:val="28"/>
          <w:szCs w:val="28"/>
        </w:rPr>
      </w:pPr>
    </w:p>
    <w:p w14:paraId="2FC1C74C" w14:textId="77777777" w:rsidR="00237781" w:rsidRPr="00AD0CC1" w:rsidRDefault="00237781" w:rsidP="00D70E63">
      <w:pPr>
        <w:jc w:val="both"/>
        <w:rPr>
          <w:rFonts w:ascii="Times New Roman" w:hAnsi="Times New Roman" w:cs="Times New Roman"/>
          <w:b/>
          <w:bCs/>
          <w:sz w:val="28"/>
          <w:szCs w:val="28"/>
        </w:rPr>
      </w:pPr>
    </w:p>
    <w:p w14:paraId="10F11925" w14:textId="77777777" w:rsidR="00237781" w:rsidRPr="00AD0CC1" w:rsidRDefault="00237781" w:rsidP="00D70E63">
      <w:pPr>
        <w:jc w:val="both"/>
        <w:rPr>
          <w:rFonts w:ascii="Times New Roman" w:hAnsi="Times New Roman" w:cs="Times New Roman"/>
          <w:b/>
          <w:bCs/>
          <w:sz w:val="28"/>
          <w:szCs w:val="28"/>
        </w:rPr>
      </w:pPr>
    </w:p>
    <w:p w14:paraId="1D6F45E3" w14:textId="77777777" w:rsidR="00237781" w:rsidRPr="00AD0CC1" w:rsidRDefault="00237781" w:rsidP="00D70E63">
      <w:pPr>
        <w:jc w:val="both"/>
        <w:rPr>
          <w:rFonts w:ascii="Times New Roman" w:hAnsi="Times New Roman" w:cs="Times New Roman"/>
          <w:b/>
          <w:bCs/>
          <w:sz w:val="28"/>
          <w:szCs w:val="28"/>
        </w:rPr>
      </w:pPr>
    </w:p>
    <w:p w14:paraId="2773994B" w14:textId="77777777" w:rsidR="00237781" w:rsidRPr="00AD0CC1" w:rsidRDefault="00237781" w:rsidP="00D70E63">
      <w:pPr>
        <w:jc w:val="both"/>
        <w:rPr>
          <w:rFonts w:ascii="Times New Roman" w:hAnsi="Times New Roman" w:cs="Times New Roman"/>
          <w:b/>
          <w:bCs/>
          <w:sz w:val="28"/>
          <w:szCs w:val="28"/>
        </w:rPr>
      </w:pPr>
    </w:p>
    <w:p w14:paraId="7D436D0F" w14:textId="77777777" w:rsidR="00237781" w:rsidRPr="00AD0CC1" w:rsidRDefault="00237781" w:rsidP="00D70E63">
      <w:pPr>
        <w:jc w:val="both"/>
        <w:rPr>
          <w:rFonts w:ascii="Times New Roman" w:hAnsi="Times New Roman" w:cs="Times New Roman"/>
          <w:b/>
          <w:bCs/>
          <w:sz w:val="28"/>
          <w:szCs w:val="28"/>
        </w:rPr>
      </w:pPr>
    </w:p>
    <w:p w14:paraId="2808C9B1" w14:textId="77777777" w:rsidR="00237781" w:rsidRPr="00AD0CC1" w:rsidRDefault="00237781" w:rsidP="00D70E63">
      <w:pPr>
        <w:jc w:val="both"/>
        <w:rPr>
          <w:rFonts w:ascii="Times New Roman" w:hAnsi="Times New Roman" w:cs="Times New Roman"/>
          <w:b/>
          <w:bCs/>
          <w:sz w:val="28"/>
          <w:szCs w:val="28"/>
        </w:rPr>
      </w:pPr>
    </w:p>
    <w:p w14:paraId="3086A34C" w14:textId="77777777" w:rsidR="00237781" w:rsidRPr="00AD0CC1" w:rsidRDefault="00237781" w:rsidP="00D70E63">
      <w:pPr>
        <w:jc w:val="both"/>
        <w:rPr>
          <w:rFonts w:ascii="Times New Roman" w:hAnsi="Times New Roman" w:cs="Times New Roman"/>
          <w:b/>
          <w:bCs/>
          <w:sz w:val="28"/>
          <w:szCs w:val="28"/>
        </w:rPr>
      </w:pPr>
    </w:p>
    <w:p w14:paraId="284979FD" w14:textId="77777777" w:rsidR="00237781" w:rsidRPr="00AD0CC1" w:rsidRDefault="00237781" w:rsidP="00D70E63">
      <w:pPr>
        <w:jc w:val="both"/>
        <w:rPr>
          <w:rFonts w:ascii="Times New Roman" w:hAnsi="Times New Roman" w:cs="Times New Roman"/>
          <w:b/>
          <w:bCs/>
          <w:sz w:val="28"/>
          <w:szCs w:val="28"/>
        </w:rPr>
      </w:pPr>
    </w:p>
    <w:p w14:paraId="367B6F25" w14:textId="77777777" w:rsidR="00237781" w:rsidRPr="00AD0CC1" w:rsidRDefault="00237781" w:rsidP="00D70E63">
      <w:pPr>
        <w:jc w:val="both"/>
        <w:rPr>
          <w:rFonts w:ascii="Times New Roman" w:hAnsi="Times New Roman" w:cs="Times New Roman"/>
          <w:b/>
          <w:bCs/>
          <w:sz w:val="28"/>
          <w:szCs w:val="28"/>
        </w:rPr>
      </w:pPr>
    </w:p>
    <w:p w14:paraId="54F79088" w14:textId="77777777" w:rsidR="00237781" w:rsidRPr="00AD0CC1" w:rsidRDefault="00237781" w:rsidP="00D70E63">
      <w:pPr>
        <w:jc w:val="both"/>
        <w:rPr>
          <w:rFonts w:ascii="Times New Roman" w:hAnsi="Times New Roman" w:cs="Times New Roman"/>
          <w:b/>
          <w:bCs/>
          <w:sz w:val="28"/>
          <w:szCs w:val="28"/>
        </w:rPr>
      </w:pPr>
    </w:p>
    <w:p w14:paraId="2B12E399" w14:textId="77777777" w:rsidR="00237781" w:rsidRPr="00AD0CC1" w:rsidRDefault="00237781" w:rsidP="00D70E63">
      <w:pPr>
        <w:jc w:val="both"/>
        <w:rPr>
          <w:rFonts w:ascii="Times New Roman" w:hAnsi="Times New Roman" w:cs="Times New Roman"/>
          <w:b/>
          <w:bCs/>
          <w:sz w:val="28"/>
          <w:szCs w:val="28"/>
        </w:rPr>
      </w:pPr>
    </w:p>
    <w:p w14:paraId="1D13D3A7" w14:textId="77777777" w:rsidR="00237781" w:rsidRPr="00AD0CC1" w:rsidRDefault="00237781" w:rsidP="00D70E63">
      <w:pPr>
        <w:jc w:val="both"/>
        <w:rPr>
          <w:rFonts w:ascii="Times New Roman" w:hAnsi="Times New Roman" w:cs="Times New Roman"/>
          <w:b/>
          <w:bCs/>
          <w:sz w:val="28"/>
          <w:szCs w:val="28"/>
        </w:rPr>
      </w:pPr>
    </w:p>
    <w:p w14:paraId="16E413FD" w14:textId="77777777" w:rsidR="00237781" w:rsidRPr="00AD0CC1" w:rsidRDefault="00237781" w:rsidP="00D70E63">
      <w:pPr>
        <w:jc w:val="both"/>
        <w:rPr>
          <w:rFonts w:ascii="Times New Roman" w:hAnsi="Times New Roman" w:cs="Times New Roman"/>
          <w:b/>
          <w:bCs/>
          <w:sz w:val="28"/>
          <w:szCs w:val="28"/>
        </w:rPr>
      </w:pPr>
    </w:p>
    <w:p w14:paraId="21BAD1C0" w14:textId="77777777" w:rsidR="00237781" w:rsidRPr="00AD0CC1" w:rsidRDefault="00237781" w:rsidP="00D70E63">
      <w:pPr>
        <w:jc w:val="both"/>
        <w:rPr>
          <w:rFonts w:ascii="Times New Roman" w:hAnsi="Times New Roman" w:cs="Times New Roman"/>
          <w:b/>
          <w:bCs/>
          <w:sz w:val="28"/>
          <w:szCs w:val="28"/>
        </w:rPr>
      </w:pPr>
    </w:p>
    <w:p w14:paraId="3A5CE824" w14:textId="77777777" w:rsidR="00237781" w:rsidRPr="00AD0CC1" w:rsidRDefault="00237781" w:rsidP="00D70E63">
      <w:pPr>
        <w:jc w:val="both"/>
        <w:rPr>
          <w:rFonts w:ascii="Times New Roman" w:hAnsi="Times New Roman" w:cs="Times New Roman"/>
          <w:b/>
          <w:bCs/>
          <w:sz w:val="28"/>
          <w:szCs w:val="28"/>
        </w:rPr>
      </w:pPr>
    </w:p>
    <w:p w14:paraId="543AC6C2" w14:textId="77777777" w:rsidR="00237781" w:rsidRPr="00AD0CC1" w:rsidRDefault="00237781" w:rsidP="00D70E63">
      <w:pPr>
        <w:jc w:val="both"/>
        <w:rPr>
          <w:rFonts w:ascii="Times New Roman" w:hAnsi="Times New Roman" w:cs="Times New Roman"/>
          <w:b/>
          <w:bCs/>
          <w:sz w:val="28"/>
          <w:szCs w:val="28"/>
        </w:rPr>
      </w:pPr>
    </w:p>
    <w:p w14:paraId="58FBE54D" w14:textId="77777777" w:rsidR="00237781" w:rsidRPr="00AD0CC1" w:rsidRDefault="00237781" w:rsidP="00D70E63">
      <w:pPr>
        <w:jc w:val="both"/>
        <w:rPr>
          <w:rFonts w:ascii="Times New Roman" w:hAnsi="Times New Roman" w:cs="Times New Roman"/>
          <w:b/>
          <w:bCs/>
          <w:sz w:val="28"/>
          <w:szCs w:val="28"/>
        </w:rPr>
      </w:pPr>
    </w:p>
    <w:p w14:paraId="5A6930A8" w14:textId="77777777" w:rsidR="00237781" w:rsidRPr="00AD0CC1" w:rsidRDefault="00237781" w:rsidP="00D70E63">
      <w:pPr>
        <w:jc w:val="both"/>
        <w:rPr>
          <w:rFonts w:ascii="Times New Roman" w:hAnsi="Times New Roman" w:cs="Times New Roman"/>
          <w:b/>
          <w:bCs/>
          <w:sz w:val="28"/>
          <w:szCs w:val="28"/>
        </w:rPr>
      </w:pPr>
    </w:p>
    <w:p w14:paraId="67F00F0D" w14:textId="4B3D5D8E" w:rsidR="00237781" w:rsidRPr="00AD0CC1" w:rsidRDefault="00237781" w:rsidP="00237781">
      <w:pPr>
        <w:pStyle w:val="Heading1"/>
        <w:spacing w:before="400" w:after="120" w:line="240" w:lineRule="auto"/>
        <w:rPr>
          <w:rFonts w:ascii="Times New Roman" w:eastAsia="Times New Roman" w:hAnsi="Times New Roman" w:cs="Times New Roman"/>
          <w:b/>
          <w:color w:val="auto"/>
          <w:sz w:val="28"/>
          <w:szCs w:val="40"/>
          <w:lang w:eastAsia="en-CA"/>
        </w:rPr>
      </w:pPr>
      <w:bookmarkStart w:id="2" w:name="_Toc199480608"/>
      <w:r w:rsidRPr="00AD0CC1">
        <w:rPr>
          <w:rFonts w:ascii="Times New Roman" w:eastAsia="Times New Roman" w:hAnsi="Times New Roman" w:cs="Times New Roman"/>
          <w:b/>
          <w:color w:val="auto"/>
          <w:sz w:val="28"/>
          <w:szCs w:val="40"/>
          <w:lang w:eastAsia="en-CA"/>
        </w:rPr>
        <w:lastRenderedPageBreak/>
        <w:t>Lay Summary</w:t>
      </w:r>
      <w:bookmarkEnd w:id="2"/>
    </w:p>
    <w:p w14:paraId="7304E729" w14:textId="77777777" w:rsidR="00237781" w:rsidRPr="00AD0CC1" w:rsidRDefault="00237781" w:rsidP="00237781">
      <w:pPr>
        <w:rPr>
          <w:lang w:eastAsia="en-CA"/>
        </w:rPr>
      </w:pPr>
    </w:p>
    <w:p w14:paraId="39C23681" w14:textId="77777777" w:rsidR="00237781" w:rsidRPr="00AD0CC1" w:rsidRDefault="00237781" w:rsidP="00237781">
      <w:pPr>
        <w:rPr>
          <w:lang w:eastAsia="en-CA"/>
        </w:rPr>
      </w:pPr>
    </w:p>
    <w:p w14:paraId="6342ADB9" w14:textId="77777777" w:rsidR="00237781" w:rsidRPr="00AD0CC1" w:rsidRDefault="00237781" w:rsidP="00237781">
      <w:pPr>
        <w:rPr>
          <w:lang w:eastAsia="en-CA"/>
        </w:rPr>
      </w:pPr>
    </w:p>
    <w:p w14:paraId="58C99EF6" w14:textId="77777777" w:rsidR="00237781" w:rsidRPr="00AD0CC1" w:rsidRDefault="00237781" w:rsidP="00237781">
      <w:pPr>
        <w:rPr>
          <w:lang w:eastAsia="en-CA"/>
        </w:rPr>
      </w:pPr>
    </w:p>
    <w:p w14:paraId="4D0552D2" w14:textId="77777777" w:rsidR="00237781" w:rsidRPr="00AD0CC1" w:rsidRDefault="00237781" w:rsidP="00237781">
      <w:pPr>
        <w:rPr>
          <w:lang w:eastAsia="en-CA"/>
        </w:rPr>
      </w:pPr>
    </w:p>
    <w:p w14:paraId="6558BC99" w14:textId="77777777" w:rsidR="00237781" w:rsidRPr="00AD0CC1" w:rsidRDefault="00237781" w:rsidP="00237781">
      <w:pPr>
        <w:rPr>
          <w:lang w:eastAsia="en-CA"/>
        </w:rPr>
      </w:pPr>
    </w:p>
    <w:p w14:paraId="2721E876" w14:textId="77777777" w:rsidR="00237781" w:rsidRPr="00AD0CC1" w:rsidRDefault="00237781" w:rsidP="00237781">
      <w:pPr>
        <w:rPr>
          <w:lang w:eastAsia="en-CA"/>
        </w:rPr>
      </w:pPr>
    </w:p>
    <w:p w14:paraId="525A3AD8" w14:textId="77777777" w:rsidR="00237781" w:rsidRPr="00AD0CC1" w:rsidRDefault="00237781" w:rsidP="00237781">
      <w:pPr>
        <w:rPr>
          <w:lang w:eastAsia="en-CA"/>
        </w:rPr>
      </w:pPr>
    </w:p>
    <w:p w14:paraId="406D9D1B" w14:textId="77777777" w:rsidR="00237781" w:rsidRPr="00AD0CC1" w:rsidRDefault="00237781" w:rsidP="00237781">
      <w:pPr>
        <w:rPr>
          <w:lang w:eastAsia="en-CA"/>
        </w:rPr>
      </w:pPr>
    </w:p>
    <w:p w14:paraId="1A7F0E1D" w14:textId="77777777" w:rsidR="00237781" w:rsidRPr="00AD0CC1" w:rsidRDefault="00237781" w:rsidP="00237781">
      <w:pPr>
        <w:rPr>
          <w:lang w:eastAsia="en-CA"/>
        </w:rPr>
      </w:pPr>
    </w:p>
    <w:p w14:paraId="08043D66" w14:textId="77777777" w:rsidR="00237781" w:rsidRPr="00AD0CC1" w:rsidRDefault="00237781" w:rsidP="00237781">
      <w:pPr>
        <w:rPr>
          <w:lang w:eastAsia="en-CA"/>
        </w:rPr>
      </w:pPr>
    </w:p>
    <w:p w14:paraId="0CA311FA" w14:textId="77777777" w:rsidR="00237781" w:rsidRPr="00AD0CC1" w:rsidRDefault="00237781" w:rsidP="00237781">
      <w:pPr>
        <w:rPr>
          <w:lang w:eastAsia="en-CA"/>
        </w:rPr>
      </w:pPr>
    </w:p>
    <w:p w14:paraId="6CD813A4" w14:textId="77777777" w:rsidR="00237781" w:rsidRPr="00AD0CC1" w:rsidRDefault="00237781" w:rsidP="00237781">
      <w:pPr>
        <w:rPr>
          <w:lang w:eastAsia="en-CA"/>
        </w:rPr>
      </w:pPr>
    </w:p>
    <w:p w14:paraId="330F2AE3" w14:textId="77777777" w:rsidR="00237781" w:rsidRPr="00AD0CC1" w:rsidRDefault="00237781" w:rsidP="00237781">
      <w:pPr>
        <w:rPr>
          <w:lang w:eastAsia="en-CA"/>
        </w:rPr>
      </w:pPr>
    </w:p>
    <w:p w14:paraId="102534B1" w14:textId="77777777" w:rsidR="00237781" w:rsidRPr="00AD0CC1" w:rsidRDefault="00237781" w:rsidP="00237781">
      <w:pPr>
        <w:rPr>
          <w:lang w:eastAsia="en-CA"/>
        </w:rPr>
      </w:pPr>
    </w:p>
    <w:p w14:paraId="12B7C0F0" w14:textId="77777777" w:rsidR="00237781" w:rsidRPr="00AD0CC1" w:rsidRDefault="00237781" w:rsidP="00237781">
      <w:pPr>
        <w:rPr>
          <w:lang w:eastAsia="en-CA"/>
        </w:rPr>
      </w:pPr>
    </w:p>
    <w:p w14:paraId="1180E94C" w14:textId="77777777" w:rsidR="00237781" w:rsidRPr="00AD0CC1" w:rsidRDefault="00237781" w:rsidP="00237781">
      <w:pPr>
        <w:rPr>
          <w:lang w:eastAsia="en-CA"/>
        </w:rPr>
      </w:pPr>
    </w:p>
    <w:p w14:paraId="7811536F" w14:textId="77777777" w:rsidR="00237781" w:rsidRPr="00AD0CC1" w:rsidRDefault="00237781" w:rsidP="00237781">
      <w:pPr>
        <w:rPr>
          <w:lang w:eastAsia="en-CA"/>
        </w:rPr>
      </w:pPr>
    </w:p>
    <w:p w14:paraId="289D9A62" w14:textId="77777777" w:rsidR="00237781" w:rsidRPr="00AD0CC1" w:rsidRDefault="00237781" w:rsidP="00237781">
      <w:pPr>
        <w:rPr>
          <w:lang w:eastAsia="en-CA"/>
        </w:rPr>
      </w:pPr>
    </w:p>
    <w:p w14:paraId="3F61FA8C" w14:textId="77777777" w:rsidR="00237781" w:rsidRPr="00AD0CC1" w:rsidRDefault="00237781" w:rsidP="00237781">
      <w:pPr>
        <w:rPr>
          <w:lang w:eastAsia="en-CA"/>
        </w:rPr>
      </w:pPr>
    </w:p>
    <w:p w14:paraId="7BE354EF" w14:textId="77777777" w:rsidR="00237781" w:rsidRPr="00AD0CC1" w:rsidRDefault="00237781" w:rsidP="00237781">
      <w:pPr>
        <w:rPr>
          <w:lang w:eastAsia="en-CA"/>
        </w:rPr>
      </w:pPr>
    </w:p>
    <w:p w14:paraId="78FFA880" w14:textId="77777777" w:rsidR="00237781" w:rsidRPr="00AD0CC1" w:rsidRDefault="00237781" w:rsidP="00237781">
      <w:pPr>
        <w:rPr>
          <w:lang w:eastAsia="en-CA"/>
        </w:rPr>
      </w:pPr>
    </w:p>
    <w:p w14:paraId="43BA17DE" w14:textId="77777777" w:rsidR="00237781" w:rsidRPr="00AD0CC1" w:rsidRDefault="00237781" w:rsidP="00237781">
      <w:pPr>
        <w:rPr>
          <w:lang w:eastAsia="en-CA"/>
        </w:rPr>
      </w:pPr>
    </w:p>
    <w:p w14:paraId="56C5163A" w14:textId="77777777" w:rsidR="00237781" w:rsidRPr="00AD0CC1" w:rsidRDefault="00237781" w:rsidP="00237781">
      <w:pPr>
        <w:rPr>
          <w:lang w:eastAsia="en-CA"/>
        </w:rPr>
      </w:pPr>
    </w:p>
    <w:p w14:paraId="4E17D5E2" w14:textId="77777777" w:rsidR="00237781" w:rsidRPr="00AD0CC1" w:rsidRDefault="00237781" w:rsidP="00237781">
      <w:pPr>
        <w:rPr>
          <w:lang w:eastAsia="en-CA"/>
        </w:rPr>
      </w:pPr>
    </w:p>
    <w:p w14:paraId="2EB5611D" w14:textId="77777777" w:rsidR="00237781" w:rsidRPr="00AD0CC1" w:rsidRDefault="00237781" w:rsidP="00237781">
      <w:pPr>
        <w:rPr>
          <w:lang w:eastAsia="en-CA"/>
        </w:rPr>
      </w:pPr>
    </w:p>
    <w:p w14:paraId="40B8EA76" w14:textId="77777777" w:rsidR="00237781" w:rsidRPr="00AD0CC1" w:rsidRDefault="00237781" w:rsidP="00237781">
      <w:pPr>
        <w:rPr>
          <w:lang w:eastAsia="en-CA"/>
        </w:rPr>
      </w:pPr>
    </w:p>
    <w:p w14:paraId="7AAE08C3" w14:textId="77777777" w:rsidR="00237781" w:rsidRPr="00AD0CC1" w:rsidRDefault="00237781" w:rsidP="00237781">
      <w:pPr>
        <w:rPr>
          <w:lang w:eastAsia="en-CA"/>
        </w:rPr>
      </w:pPr>
    </w:p>
    <w:p w14:paraId="37AAFEE1" w14:textId="75E484E4" w:rsidR="00237781" w:rsidRPr="00AD0CC1" w:rsidRDefault="00237781" w:rsidP="00E047A5">
      <w:pPr>
        <w:pStyle w:val="Heading1"/>
        <w:spacing w:before="400" w:after="120" w:line="240" w:lineRule="auto"/>
        <w:rPr>
          <w:rFonts w:ascii="Times New Roman" w:eastAsia="Times New Roman" w:hAnsi="Times New Roman" w:cs="Times New Roman"/>
          <w:b/>
          <w:color w:val="auto"/>
          <w:sz w:val="28"/>
          <w:szCs w:val="40"/>
          <w:lang w:eastAsia="en-CA"/>
        </w:rPr>
      </w:pPr>
      <w:bookmarkStart w:id="3" w:name="_Toc199480609"/>
      <w:r w:rsidRPr="00AD0CC1">
        <w:rPr>
          <w:rFonts w:ascii="Times New Roman" w:eastAsia="Times New Roman" w:hAnsi="Times New Roman" w:cs="Times New Roman"/>
          <w:b/>
          <w:color w:val="auto"/>
          <w:sz w:val="28"/>
          <w:szCs w:val="40"/>
          <w:lang w:eastAsia="en-CA"/>
        </w:rPr>
        <w:lastRenderedPageBreak/>
        <w:t>Preface</w:t>
      </w:r>
      <w:bookmarkEnd w:id="3"/>
    </w:p>
    <w:p w14:paraId="2D71F690" w14:textId="77777777" w:rsidR="00237781" w:rsidRPr="00AD0CC1" w:rsidRDefault="00237781" w:rsidP="00E047A5">
      <w:pPr>
        <w:rPr>
          <w:lang w:eastAsia="en-CA"/>
        </w:rPr>
      </w:pPr>
    </w:p>
    <w:p w14:paraId="05AF6D54" w14:textId="77777777" w:rsidR="00237781" w:rsidRPr="00AD0CC1" w:rsidRDefault="00237781" w:rsidP="00D70E63">
      <w:pPr>
        <w:jc w:val="both"/>
        <w:rPr>
          <w:rFonts w:ascii="Times New Roman" w:hAnsi="Times New Roman" w:cs="Times New Roman"/>
          <w:b/>
          <w:bCs/>
          <w:sz w:val="28"/>
          <w:szCs w:val="28"/>
        </w:rPr>
      </w:pPr>
    </w:p>
    <w:p w14:paraId="0EC02CE8" w14:textId="77777777" w:rsidR="00AE4D18" w:rsidRPr="00AD0CC1" w:rsidRDefault="00AE4D18" w:rsidP="00D70E63">
      <w:pPr>
        <w:jc w:val="both"/>
        <w:rPr>
          <w:rFonts w:ascii="Times New Roman" w:hAnsi="Times New Roman" w:cs="Times New Roman"/>
          <w:b/>
          <w:bCs/>
          <w:sz w:val="28"/>
          <w:szCs w:val="28"/>
        </w:rPr>
      </w:pPr>
    </w:p>
    <w:p w14:paraId="7F4920E5" w14:textId="77777777" w:rsidR="00237781" w:rsidRPr="00AD0CC1" w:rsidRDefault="00237781" w:rsidP="00D70E63">
      <w:pPr>
        <w:jc w:val="both"/>
        <w:rPr>
          <w:rFonts w:ascii="Times New Roman" w:hAnsi="Times New Roman" w:cs="Times New Roman"/>
          <w:b/>
          <w:bCs/>
          <w:sz w:val="28"/>
          <w:szCs w:val="28"/>
        </w:rPr>
      </w:pPr>
    </w:p>
    <w:p w14:paraId="465CF59E" w14:textId="77777777" w:rsidR="00237781" w:rsidRPr="00AD0CC1" w:rsidRDefault="00237781" w:rsidP="00D70E63">
      <w:pPr>
        <w:jc w:val="both"/>
        <w:rPr>
          <w:rFonts w:ascii="Times New Roman" w:hAnsi="Times New Roman" w:cs="Times New Roman"/>
          <w:b/>
          <w:bCs/>
          <w:sz w:val="28"/>
          <w:szCs w:val="28"/>
        </w:rPr>
      </w:pPr>
    </w:p>
    <w:p w14:paraId="0F731020" w14:textId="77777777" w:rsidR="00237781" w:rsidRPr="00AD0CC1" w:rsidRDefault="00237781" w:rsidP="00D70E63">
      <w:pPr>
        <w:jc w:val="both"/>
        <w:rPr>
          <w:rFonts w:ascii="Times New Roman" w:hAnsi="Times New Roman" w:cs="Times New Roman"/>
          <w:b/>
          <w:bCs/>
          <w:sz w:val="28"/>
          <w:szCs w:val="28"/>
        </w:rPr>
      </w:pPr>
    </w:p>
    <w:p w14:paraId="10E2C24A" w14:textId="77777777" w:rsidR="00237781" w:rsidRPr="00AD0CC1" w:rsidRDefault="00237781" w:rsidP="00D70E63">
      <w:pPr>
        <w:jc w:val="both"/>
        <w:rPr>
          <w:rFonts w:ascii="Times New Roman" w:hAnsi="Times New Roman" w:cs="Times New Roman"/>
          <w:b/>
          <w:bCs/>
          <w:sz w:val="28"/>
          <w:szCs w:val="28"/>
        </w:rPr>
      </w:pPr>
    </w:p>
    <w:p w14:paraId="636F958F" w14:textId="77777777" w:rsidR="00237781" w:rsidRPr="00AD0CC1" w:rsidRDefault="00237781" w:rsidP="00D70E63">
      <w:pPr>
        <w:jc w:val="both"/>
        <w:rPr>
          <w:rFonts w:ascii="Times New Roman" w:hAnsi="Times New Roman" w:cs="Times New Roman"/>
          <w:b/>
          <w:bCs/>
          <w:sz w:val="28"/>
          <w:szCs w:val="28"/>
        </w:rPr>
      </w:pPr>
    </w:p>
    <w:p w14:paraId="2DD6C743" w14:textId="77777777" w:rsidR="00237781" w:rsidRPr="00AD0CC1" w:rsidRDefault="00237781" w:rsidP="00D70E63">
      <w:pPr>
        <w:jc w:val="both"/>
        <w:rPr>
          <w:rFonts w:ascii="Times New Roman" w:hAnsi="Times New Roman" w:cs="Times New Roman"/>
          <w:b/>
          <w:bCs/>
          <w:sz w:val="28"/>
          <w:szCs w:val="28"/>
        </w:rPr>
      </w:pPr>
    </w:p>
    <w:p w14:paraId="5B51BCDA" w14:textId="77777777" w:rsidR="00237781" w:rsidRPr="00AD0CC1" w:rsidRDefault="00237781" w:rsidP="00D70E63">
      <w:pPr>
        <w:jc w:val="both"/>
        <w:rPr>
          <w:rFonts w:ascii="Times New Roman" w:hAnsi="Times New Roman" w:cs="Times New Roman"/>
          <w:b/>
          <w:bCs/>
          <w:sz w:val="28"/>
          <w:szCs w:val="28"/>
        </w:rPr>
      </w:pPr>
    </w:p>
    <w:p w14:paraId="0F9266CD" w14:textId="77777777" w:rsidR="00237781" w:rsidRPr="00AD0CC1" w:rsidRDefault="00237781" w:rsidP="00D70E63">
      <w:pPr>
        <w:jc w:val="both"/>
        <w:rPr>
          <w:rFonts w:ascii="Times New Roman" w:hAnsi="Times New Roman" w:cs="Times New Roman"/>
          <w:b/>
          <w:bCs/>
          <w:sz w:val="28"/>
          <w:szCs w:val="28"/>
        </w:rPr>
      </w:pPr>
    </w:p>
    <w:p w14:paraId="6F0DBE82" w14:textId="77777777" w:rsidR="00237781" w:rsidRPr="00AD0CC1" w:rsidRDefault="00237781" w:rsidP="00D70E63">
      <w:pPr>
        <w:jc w:val="both"/>
        <w:rPr>
          <w:rFonts w:ascii="Times New Roman" w:hAnsi="Times New Roman" w:cs="Times New Roman"/>
          <w:b/>
          <w:bCs/>
          <w:sz w:val="28"/>
          <w:szCs w:val="28"/>
        </w:rPr>
      </w:pPr>
    </w:p>
    <w:p w14:paraId="0149247E" w14:textId="77777777" w:rsidR="00237781" w:rsidRPr="00AD0CC1" w:rsidRDefault="00237781" w:rsidP="00D70E63">
      <w:pPr>
        <w:jc w:val="both"/>
        <w:rPr>
          <w:rFonts w:ascii="Times New Roman" w:hAnsi="Times New Roman" w:cs="Times New Roman"/>
          <w:b/>
          <w:bCs/>
          <w:sz w:val="28"/>
          <w:szCs w:val="28"/>
        </w:rPr>
      </w:pPr>
    </w:p>
    <w:p w14:paraId="14D11706" w14:textId="77777777" w:rsidR="00237781" w:rsidRPr="00AD0CC1" w:rsidRDefault="00237781" w:rsidP="00D70E63">
      <w:pPr>
        <w:jc w:val="both"/>
        <w:rPr>
          <w:rFonts w:ascii="Times New Roman" w:hAnsi="Times New Roman" w:cs="Times New Roman"/>
          <w:b/>
          <w:bCs/>
          <w:sz w:val="28"/>
          <w:szCs w:val="28"/>
        </w:rPr>
      </w:pPr>
    </w:p>
    <w:p w14:paraId="5C08D4F4" w14:textId="77777777" w:rsidR="00237781" w:rsidRPr="00AD0CC1" w:rsidRDefault="00237781" w:rsidP="00D70E63">
      <w:pPr>
        <w:jc w:val="both"/>
        <w:rPr>
          <w:rFonts w:ascii="Times New Roman" w:hAnsi="Times New Roman" w:cs="Times New Roman"/>
          <w:b/>
          <w:bCs/>
          <w:sz w:val="28"/>
          <w:szCs w:val="28"/>
        </w:rPr>
      </w:pPr>
    </w:p>
    <w:p w14:paraId="6F51E647" w14:textId="77777777" w:rsidR="00237781" w:rsidRPr="00AD0CC1" w:rsidRDefault="00237781" w:rsidP="00D70E63">
      <w:pPr>
        <w:jc w:val="both"/>
        <w:rPr>
          <w:rFonts w:ascii="Times New Roman" w:hAnsi="Times New Roman" w:cs="Times New Roman"/>
          <w:b/>
          <w:bCs/>
          <w:sz w:val="28"/>
          <w:szCs w:val="28"/>
        </w:rPr>
      </w:pPr>
    </w:p>
    <w:p w14:paraId="2A8E3B58" w14:textId="77777777" w:rsidR="00237781" w:rsidRPr="00AD0CC1" w:rsidRDefault="00237781" w:rsidP="00D70E63">
      <w:pPr>
        <w:jc w:val="both"/>
        <w:rPr>
          <w:rFonts w:ascii="Times New Roman" w:hAnsi="Times New Roman" w:cs="Times New Roman"/>
          <w:b/>
          <w:bCs/>
          <w:sz w:val="28"/>
          <w:szCs w:val="28"/>
        </w:rPr>
      </w:pPr>
    </w:p>
    <w:p w14:paraId="1C1BF8E0" w14:textId="77777777" w:rsidR="00237781" w:rsidRPr="00AD0CC1" w:rsidRDefault="00237781" w:rsidP="00D70E63">
      <w:pPr>
        <w:jc w:val="both"/>
        <w:rPr>
          <w:rFonts w:ascii="Times New Roman" w:hAnsi="Times New Roman" w:cs="Times New Roman"/>
          <w:b/>
          <w:bCs/>
          <w:sz w:val="28"/>
          <w:szCs w:val="28"/>
        </w:rPr>
      </w:pPr>
    </w:p>
    <w:p w14:paraId="0D6D9E48" w14:textId="77777777" w:rsidR="00237781" w:rsidRPr="00AD0CC1" w:rsidRDefault="00237781" w:rsidP="00D70E63">
      <w:pPr>
        <w:jc w:val="both"/>
        <w:rPr>
          <w:rFonts w:ascii="Times New Roman" w:hAnsi="Times New Roman" w:cs="Times New Roman"/>
          <w:b/>
          <w:bCs/>
          <w:sz w:val="28"/>
          <w:szCs w:val="28"/>
        </w:rPr>
      </w:pPr>
    </w:p>
    <w:p w14:paraId="51BF50FA" w14:textId="77777777" w:rsidR="00237781" w:rsidRPr="00AD0CC1" w:rsidRDefault="00237781" w:rsidP="00D70E63">
      <w:pPr>
        <w:jc w:val="both"/>
        <w:rPr>
          <w:rFonts w:ascii="Times New Roman" w:hAnsi="Times New Roman" w:cs="Times New Roman"/>
          <w:b/>
          <w:bCs/>
          <w:sz w:val="28"/>
          <w:szCs w:val="28"/>
        </w:rPr>
      </w:pPr>
    </w:p>
    <w:p w14:paraId="7C1A9A0D" w14:textId="77777777" w:rsidR="00237781" w:rsidRPr="00AD0CC1" w:rsidRDefault="00237781" w:rsidP="00D70E63">
      <w:pPr>
        <w:jc w:val="both"/>
        <w:rPr>
          <w:rFonts w:ascii="Times New Roman" w:hAnsi="Times New Roman" w:cs="Times New Roman"/>
          <w:b/>
          <w:bCs/>
          <w:sz w:val="28"/>
          <w:szCs w:val="28"/>
        </w:rPr>
      </w:pPr>
    </w:p>
    <w:p w14:paraId="24427F03" w14:textId="77777777" w:rsidR="00237781" w:rsidRPr="00AD0CC1" w:rsidRDefault="00237781" w:rsidP="00D70E63">
      <w:pPr>
        <w:jc w:val="both"/>
        <w:rPr>
          <w:rFonts w:ascii="Times New Roman" w:hAnsi="Times New Roman" w:cs="Times New Roman"/>
          <w:b/>
          <w:bCs/>
          <w:sz w:val="28"/>
          <w:szCs w:val="28"/>
        </w:rPr>
      </w:pPr>
    </w:p>
    <w:p w14:paraId="4129BA8F" w14:textId="77777777" w:rsidR="00237781" w:rsidRPr="00AD0CC1" w:rsidRDefault="00237781" w:rsidP="00D70E63">
      <w:pPr>
        <w:jc w:val="both"/>
        <w:rPr>
          <w:rFonts w:ascii="Times New Roman" w:hAnsi="Times New Roman" w:cs="Times New Roman"/>
          <w:b/>
          <w:bCs/>
          <w:sz w:val="28"/>
          <w:szCs w:val="28"/>
        </w:rPr>
      </w:pPr>
    </w:p>
    <w:p w14:paraId="5BEB38E2" w14:textId="77777777" w:rsidR="00237781" w:rsidRPr="00AD0CC1" w:rsidRDefault="00237781" w:rsidP="00D70E63">
      <w:pPr>
        <w:jc w:val="both"/>
        <w:rPr>
          <w:rFonts w:ascii="Times New Roman" w:hAnsi="Times New Roman" w:cs="Times New Roman"/>
          <w:b/>
          <w:bCs/>
          <w:sz w:val="28"/>
          <w:szCs w:val="28"/>
        </w:rPr>
      </w:pPr>
    </w:p>
    <w:sdt>
      <w:sdtPr>
        <w:rPr>
          <w:rFonts w:ascii="Times New Roman" w:eastAsiaTheme="minorHAnsi" w:hAnsi="Times New Roman" w:cs="Times New Roman"/>
          <w:b/>
          <w:bCs/>
          <w:color w:val="auto"/>
          <w:sz w:val="28"/>
          <w:szCs w:val="28"/>
        </w:rPr>
        <w:id w:val="-1341395253"/>
        <w:docPartObj>
          <w:docPartGallery w:val="Table of Contents"/>
          <w:docPartUnique/>
        </w:docPartObj>
      </w:sdtPr>
      <w:sdtEndPr>
        <w:rPr>
          <w:sz w:val="24"/>
          <w:szCs w:val="24"/>
        </w:rPr>
      </w:sdtEndPr>
      <w:sdtContent>
        <w:commentRangeStart w:id="4" w:displacedByCustomXml="prev"/>
        <w:p w14:paraId="0250A756" w14:textId="5997B725" w:rsidR="000A44A9" w:rsidRPr="00AD0CC1" w:rsidRDefault="00237781" w:rsidP="004F3D74">
          <w:pPr>
            <w:pStyle w:val="TOCHeading"/>
            <w:spacing w:line="360" w:lineRule="auto"/>
            <w:jc w:val="both"/>
            <w:rPr>
              <w:rFonts w:ascii="Times New Roman" w:hAnsi="Times New Roman" w:cs="Times New Roman"/>
              <w:b/>
              <w:bCs/>
              <w:color w:val="auto"/>
              <w:sz w:val="28"/>
              <w:szCs w:val="28"/>
            </w:rPr>
          </w:pPr>
          <w:r w:rsidRPr="00AD0CC1">
            <w:rPr>
              <w:rFonts w:ascii="Times New Roman" w:eastAsiaTheme="minorHAnsi" w:hAnsi="Times New Roman" w:cs="Times New Roman"/>
              <w:b/>
              <w:bCs/>
              <w:color w:val="auto"/>
              <w:sz w:val="28"/>
              <w:szCs w:val="28"/>
            </w:rPr>
            <w:t xml:space="preserve">Table of </w:t>
          </w:r>
          <w:r w:rsidR="000A44A9" w:rsidRPr="00AD0CC1">
            <w:rPr>
              <w:rFonts w:ascii="Times New Roman" w:hAnsi="Times New Roman" w:cs="Times New Roman"/>
              <w:b/>
              <w:bCs/>
              <w:color w:val="auto"/>
              <w:sz w:val="28"/>
              <w:szCs w:val="28"/>
            </w:rPr>
            <w:t>Contents</w:t>
          </w:r>
          <w:commentRangeEnd w:id="4"/>
          <w:r w:rsidR="00484EE9" w:rsidRPr="00AD0CC1">
            <w:rPr>
              <w:rStyle w:val="CommentReference"/>
              <w:rFonts w:asciiTheme="minorHAnsi" w:eastAsiaTheme="minorHAnsi" w:hAnsiTheme="minorHAnsi" w:cstheme="minorBidi"/>
              <w:color w:val="auto"/>
            </w:rPr>
            <w:commentReference w:id="4"/>
          </w:r>
        </w:p>
        <w:p w14:paraId="5EFD62CE" w14:textId="2C6A215A" w:rsidR="00193919" w:rsidRPr="00ED21DA" w:rsidRDefault="000A44A9">
          <w:pPr>
            <w:pStyle w:val="TOC1"/>
            <w:tabs>
              <w:tab w:val="right" w:leader="dot" w:pos="9350"/>
            </w:tabs>
            <w:rPr>
              <w:rFonts w:eastAsiaTheme="minorEastAsia"/>
              <w:kern w:val="2"/>
              <w:sz w:val="24"/>
              <w:szCs w:val="24"/>
              <w:lang w:eastAsia="en-CA"/>
              <w14:ligatures w14:val="standardContextual"/>
            </w:rPr>
          </w:pP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TOC \o "1-3" \h \z \u </w:instrText>
          </w:r>
          <w:r w:rsidRPr="00AD0CC1">
            <w:rPr>
              <w:rFonts w:ascii="Times New Roman" w:hAnsi="Times New Roman" w:cs="Times New Roman"/>
              <w:sz w:val="24"/>
              <w:szCs w:val="24"/>
            </w:rPr>
            <w:fldChar w:fldCharType="separate"/>
          </w:r>
          <w:hyperlink w:anchor="_Toc199480607" w:history="1">
            <w:r w:rsidR="00193919" w:rsidRPr="00ED21DA">
              <w:rPr>
                <w:rStyle w:val="Hyperlink"/>
                <w:rFonts w:ascii="Times New Roman" w:eastAsia="Times New Roman" w:hAnsi="Times New Roman" w:cs="Times New Roman"/>
                <w:b/>
                <w:lang w:eastAsia="en-CA"/>
              </w:rPr>
              <w:t>Abstract</w:t>
            </w:r>
            <w:r w:rsidR="00193919" w:rsidRPr="00ED21DA">
              <w:rPr>
                <w:webHidden/>
              </w:rPr>
              <w:tab/>
            </w:r>
            <w:r w:rsidR="00193919" w:rsidRPr="00ED21DA">
              <w:rPr>
                <w:webHidden/>
              </w:rPr>
              <w:fldChar w:fldCharType="begin"/>
            </w:r>
            <w:r w:rsidR="00193919" w:rsidRPr="00ED21DA">
              <w:rPr>
                <w:webHidden/>
              </w:rPr>
              <w:instrText xml:space="preserve"> PAGEREF _Toc199480607 \h </w:instrText>
            </w:r>
            <w:r w:rsidR="00193919" w:rsidRPr="00ED21DA">
              <w:rPr>
                <w:webHidden/>
              </w:rPr>
            </w:r>
            <w:r w:rsidR="00193919" w:rsidRPr="00ED21DA">
              <w:rPr>
                <w:webHidden/>
              </w:rPr>
              <w:fldChar w:fldCharType="separate"/>
            </w:r>
            <w:r w:rsidR="00193919" w:rsidRPr="00ED21DA">
              <w:rPr>
                <w:webHidden/>
              </w:rPr>
              <w:t>2</w:t>
            </w:r>
            <w:r w:rsidR="00193919" w:rsidRPr="00ED21DA">
              <w:rPr>
                <w:webHidden/>
              </w:rPr>
              <w:fldChar w:fldCharType="end"/>
            </w:r>
          </w:hyperlink>
        </w:p>
        <w:p w14:paraId="39C47345" w14:textId="31DA6677" w:rsidR="00193919" w:rsidRPr="00ED21DA" w:rsidRDefault="00FE6915">
          <w:pPr>
            <w:pStyle w:val="TOC1"/>
            <w:tabs>
              <w:tab w:val="right" w:leader="dot" w:pos="9350"/>
            </w:tabs>
            <w:rPr>
              <w:rFonts w:eastAsiaTheme="minorEastAsia"/>
              <w:kern w:val="2"/>
              <w:sz w:val="24"/>
              <w:szCs w:val="24"/>
              <w:lang w:eastAsia="en-CA"/>
              <w14:ligatures w14:val="standardContextual"/>
            </w:rPr>
          </w:pPr>
          <w:hyperlink w:anchor="_Toc199480608" w:history="1">
            <w:r w:rsidR="00193919" w:rsidRPr="00ED21DA">
              <w:rPr>
                <w:rStyle w:val="Hyperlink"/>
                <w:rFonts w:ascii="Times New Roman" w:eastAsia="Times New Roman" w:hAnsi="Times New Roman" w:cs="Times New Roman"/>
                <w:b/>
                <w:lang w:eastAsia="en-CA"/>
              </w:rPr>
              <w:t>Lay Summary</w:t>
            </w:r>
            <w:r w:rsidR="00193919" w:rsidRPr="00ED21DA">
              <w:rPr>
                <w:webHidden/>
              </w:rPr>
              <w:tab/>
            </w:r>
            <w:r w:rsidR="00193919" w:rsidRPr="00ED21DA">
              <w:rPr>
                <w:webHidden/>
              </w:rPr>
              <w:fldChar w:fldCharType="begin"/>
            </w:r>
            <w:r w:rsidR="00193919" w:rsidRPr="00ED21DA">
              <w:rPr>
                <w:webHidden/>
              </w:rPr>
              <w:instrText xml:space="preserve"> PAGEREF _Toc199480608 \h </w:instrText>
            </w:r>
            <w:r w:rsidR="00193919" w:rsidRPr="00ED21DA">
              <w:rPr>
                <w:webHidden/>
              </w:rPr>
            </w:r>
            <w:r w:rsidR="00193919" w:rsidRPr="00ED21DA">
              <w:rPr>
                <w:webHidden/>
              </w:rPr>
              <w:fldChar w:fldCharType="separate"/>
            </w:r>
            <w:r w:rsidR="00193919" w:rsidRPr="00ED21DA">
              <w:rPr>
                <w:webHidden/>
              </w:rPr>
              <w:t>3</w:t>
            </w:r>
            <w:r w:rsidR="00193919" w:rsidRPr="00ED21DA">
              <w:rPr>
                <w:webHidden/>
              </w:rPr>
              <w:fldChar w:fldCharType="end"/>
            </w:r>
          </w:hyperlink>
        </w:p>
        <w:p w14:paraId="4086F043" w14:textId="7C7EC9A9" w:rsidR="00193919" w:rsidRPr="00ED21DA" w:rsidRDefault="00FE6915">
          <w:pPr>
            <w:pStyle w:val="TOC1"/>
            <w:tabs>
              <w:tab w:val="right" w:leader="dot" w:pos="9350"/>
            </w:tabs>
            <w:rPr>
              <w:rFonts w:eastAsiaTheme="minorEastAsia"/>
              <w:kern w:val="2"/>
              <w:sz w:val="24"/>
              <w:szCs w:val="24"/>
              <w:lang w:eastAsia="en-CA"/>
              <w14:ligatures w14:val="standardContextual"/>
            </w:rPr>
          </w:pPr>
          <w:hyperlink w:anchor="_Toc199480609" w:history="1">
            <w:r w:rsidR="00193919" w:rsidRPr="00ED21DA">
              <w:rPr>
                <w:rStyle w:val="Hyperlink"/>
                <w:rFonts w:ascii="Times New Roman" w:eastAsia="Times New Roman" w:hAnsi="Times New Roman" w:cs="Times New Roman"/>
                <w:b/>
                <w:lang w:eastAsia="en-CA"/>
              </w:rPr>
              <w:t>Preface</w:t>
            </w:r>
            <w:r w:rsidR="00193919" w:rsidRPr="00ED21DA">
              <w:rPr>
                <w:webHidden/>
              </w:rPr>
              <w:tab/>
            </w:r>
            <w:r w:rsidR="00193919" w:rsidRPr="00ED21DA">
              <w:rPr>
                <w:webHidden/>
              </w:rPr>
              <w:fldChar w:fldCharType="begin"/>
            </w:r>
            <w:r w:rsidR="00193919" w:rsidRPr="00ED21DA">
              <w:rPr>
                <w:webHidden/>
              </w:rPr>
              <w:instrText xml:space="preserve"> PAGEREF _Toc199480609 \h </w:instrText>
            </w:r>
            <w:r w:rsidR="00193919" w:rsidRPr="00ED21DA">
              <w:rPr>
                <w:webHidden/>
              </w:rPr>
            </w:r>
            <w:r w:rsidR="00193919" w:rsidRPr="00ED21DA">
              <w:rPr>
                <w:webHidden/>
              </w:rPr>
              <w:fldChar w:fldCharType="separate"/>
            </w:r>
            <w:r w:rsidR="00193919" w:rsidRPr="00ED21DA">
              <w:rPr>
                <w:webHidden/>
              </w:rPr>
              <w:t>4</w:t>
            </w:r>
            <w:r w:rsidR="00193919" w:rsidRPr="00ED21DA">
              <w:rPr>
                <w:webHidden/>
              </w:rPr>
              <w:fldChar w:fldCharType="end"/>
            </w:r>
          </w:hyperlink>
        </w:p>
        <w:p w14:paraId="13BC1E26" w14:textId="7725106A" w:rsidR="00193919" w:rsidRPr="00ED21DA" w:rsidRDefault="00FE6915">
          <w:pPr>
            <w:pStyle w:val="TOC1"/>
            <w:tabs>
              <w:tab w:val="right" w:leader="dot" w:pos="9350"/>
            </w:tabs>
            <w:rPr>
              <w:rFonts w:eastAsiaTheme="minorEastAsia"/>
              <w:kern w:val="2"/>
              <w:sz w:val="24"/>
              <w:szCs w:val="24"/>
              <w:lang w:eastAsia="en-CA"/>
              <w14:ligatures w14:val="standardContextual"/>
            </w:rPr>
          </w:pPr>
          <w:hyperlink w:anchor="_Toc199480610" w:history="1">
            <w:r w:rsidR="00193919" w:rsidRPr="00ED21DA">
              <w:rPr>
                <w:rStyle w:val="Hyperlink"/>
                <w:rFonts w:ascii="Times New Roman" w:eastAsia="Times New Roman" w:hAnsi="Times New Roman" w:cs="Times New Roman"/>
                <w:b/>
                <w:lang w:eastAsia="en-CA"/>
              </w:rPr>
              <w:t>List of Tables</w:t>
            </w:r>
            <w:r w:rsidR="00193919" w:rsidRPr="00ED21DA">
              <w:rPr>
                <w:webHidden/>
              </w:rPr>
              <w:tab/>
            </w:r>
            <w:r w:rsidR="00193919" w:rsidRPr="00ED21DA">
              <w:rPr>
                <w:webHidden/>
              </w:rPr>
              <w:fldChar w:fldCharType="begin"/>
            </w:r>
            <w:r w:rsidR="00193919" w:rsidRPr="00ED21DA">
              <w:rPr>
                <w:webHidden/>
              </w:rPr>
              <w:instrText xml:space="preserve"> PAGEREF _Toc199480610 \h </w:instrText>
            </w:r>
            <w:r w:rsidR="00193919" w:rsidRPr="00ED21DA">
              <w:rPr>
                <w:webHidden/>
              </w:rPr>
            </w:r>
            <w:r w:rsidR="00193919" w:rsidRPr="00ED21DA">
              <w:rPr>
                <w:webHidden/>
              </w:rPr>
              <w:fldChar w:fldCharType="separate"/>
            </w:r>
            <w:r w:rsidR="00193919" w:rsidRPr="00ED21DA">
              <w:rPr>
                <w:webHidden/>
              </w:rPr>
              <w:t>6</w:t>
            </w:r>
            <w:r w:rsidR="00193919" w:rsidRPr="00ED21DA">
              <w:rPr>
                <w:webHidden/>
              </w:rPr>
              <w:fldChar w:fldCharType="end"/>
            </w:r>
          </w:hyperlink>
        </w:p>
        <w:p w14:paraId="32DD492F" w14:textId="172A2125" w:rsidR="00193919" w:rsidRPr="00ED21DA" w:rsidRDefault="00FE6915">
          <w:pPr>
            <w:pStyle w:val="TOC1"/>
            <w:tabs>
              <w:tab w:val="right" w:leader="dot" w:pos="9350"/>
            </w:tabs>
            <w:rPr>
              <w:rFonts w:eastAsiaTheme="minorEastAsia"/>
              <w:kern w:val="2"/>
              <w:sz w:val="24"/>
              <w:szCs w:val="24"/>
              <w:lang w:eastAsia="en-CA"/>
              <w14:ligatures w14:val="standardContextual"/>
            </w:rPr>
          </w:pPr>
          <w:hyperlink w:anchor="_Toc199480611" w:history="1">
            <w:r w:rsidR="00193919" w:rsidRPr="00ED21DA">
              <w:rPr>
                <w:rStyle w:val="Hyperlink"/>
                <w:rFonts w:ascii="Times New Roman" w:eastAsia="Times New Roman" w:hAnsi="Times New Roman" w:cs="Times New Roman"/>
                <w:b/>
                <w:lang w:eastAsia="en-CA"/>
              </w:rPr>
              <w:t>List of Figures</w:t>
            </w:r>
            <w:r w:rsidR="00193919" w:rsidRPr="00ED21DA">
              <w:rPr>
                <w:webHidden/>
              </w:rPr>
              <w:tab/>
            </w:r>
            <w:r w:rsidR="00193919" w:rsidRPr="00ED21DA">
              <w:rPr>
                <w:webHidden/>
              </w:rPr>
              <w:fldChar w:fldCharType="begin"/>
            </w:r>
            <w:r w:rsidR="00193919" w:rsidRPr="00ED21DA">
              <w:rPr>
                <w:webHidden/>
              </w:rPr>
              <w:instrText xml:space="preserve"> PAGEREF _Toc199480611 \h </w:instrText>
            </w:r>
            <w:r w:rsidR="00193919" w:rsidRPr="00ED21DA">
              <w:rPr>
                <w:webHidden/>
              </w:rPr>
            </w:r>
            <w:r w:rsidR="00193919" w:rsidRPr="00ED21DA">
              <w:rPr>
                <w:webHidden/>
              </w:rPr>
              <w:fldChar w:fldCharType="separate"/>
            </w:r>
            <w:r w:rsidR="00193919" w:rsidRPr="00ED21DA">
              <w:rPr>
                <w:webHidden/>
              </w:rPr>
              <w:t>7</w:t>
            </w:r>
            <w:r w:rsidR="00193919" w:rsidRPr="00ED21DA">
              <w:rPr>
                <w:webHidden/>
              </w:rPr>
              <w:fldChar w:fldCharType="end"/>
            </w:r>
          </w:hyperlink>
        </w:p>
        <w:p w14:paraId="6E4D5E72" w14:textId="120D7A2C" w:rsidR="00193919" w:rsidRPr="00ED21DA" w:rsidRDefault="00FE6915">
          <w:pPr>
            <w:pStyle w:val="TOC1"/>
            <w:tabs>
              <w:tab w:val="right" w:leader="dot" w:pos="9350"/>
            </w:tabs>
            <w:rPr>
              <w:rFonts w:eastAsiaTheme="minorEastAsia"/>
              <w:kern w:val="2"/>
              <w:sz w:val="24"/>
              <w:szCs w:val="24"/>
              <w:lang w:eastAsia="en-CA"/>
              <w14:ligatures w14:val="standardContextual"/>
            </w:rPr>
          </w:pPr>
          <w:hyperlink w:anchor="_Toc199480612" w:history="1">
            <w:r w:rsidR="00193919" w:rsidRPr="00ED21DA">
              <w:rPr>
                <w:rStyle w:val="Hyperlink"/>
                <w:rFonts w:ascii="Times New Roman" w:eastAsia="Times New Roman" w:hAnsi="Times New Roman" w:cs="Times New Roman"/>
                <w:b/>
                <w:lang w:eastAsia="en-CA"/>
              </w:rPr>
              <w:t>List of Abbreviations</w:t>
            </w:r>
            <w:r w:rsidR="00193919" w:rsidRPr="00ED21DA">
              <w:rPr>
                <w:webHidden/>
              </w:rPr>
              <w:tab/>
            </w:r>
            <w:r w:rsidR="00193919" w:rsidRPr="00ED21DA">
              <w:rPr>
                <w:webHidden/>
              </w:rPr>
              <w:fldChar w:fldCharType="begin"/>
            </w:r>
            <w:r w:rsidR="00193919" w:rsidRPr="00ED21DA">
              <w:rPr>
                <w:webHidden/>
              </w:rPr>
              <w:instrText xml:space="preserve"> PAGEREF _Toc199480612 \h </w:instrText>
            </w:r>
            <w:r w:rsidR="00193919" w:rsidRPr="00ED21DA">
              <w:rPr>
                <w:webHidden/>
              </w:rPr>
            </w:r>
            <w:r w:rsidR="00193919" w:rsidRPr="00ED21DA">
              <w:rPr>
                <w:webHidden/>
              </w:rPr>
              <w:fldChar w:fldCharType="separate"/>
            </w:r>
            <w:r w:rsidR="00193919" w:rsidRPr="00ED21DA">
              <w:rPr>
                <w:webHidden/>
              </w:rPr>
              <w:t>8</w:t>
            </w:r>
            <w:r w:rsidR="00193919" w:rsidRPr="00ED21DA">
              <w:rPr>
                <w:webHidden/>
              </w:rPr>
              <w:fldChar w:fldCharType="end"/>
            </w:r>
          </w:hyperlink>
        </w:p>
        <w:p w14:paraId="292D3B78" w14:textId="74E95E07" w:rsidR="00193919" w:rsidRPr="00ED21DA" w:rsidRDefault="00FE6915">
          <w:pPr>
            <w:pStyle w:val="TOC1"/>
            <w:tabs>
              <w:tab w:val="right" w:leader="dot" w:pos="9350"/>
            </w:tabs>
            <w:rPr>
              <w:rFonts w:eastAsiaTheme="minorEastAsia"/>
              <w:kern w:val="2"/>
              <w:sz w:val="24"/>
              <w:szCs w:val="24"/>
              <w:lang w:eastAsia="en-CA"/>
              <w14:ligatures w14:val="standardContextual"/>
            </w:rPr>
          </w:pPr>
          <w:hyperlink w:anchor="_Toc199480613" w:history="1">
            <w:r w:rsidR="00193919" w:rsidRPr="00ED21DA">
              <w:rPr>
                <w:rStyle w:val="Hyperlink"/>
                <w:rFonts w:ascii="Times New Roman" w:eastAsia="Times New Roman" w:hAnsi="Times New Roman" w:cs="Times New Roman"/>
                <w:b/>
                <w:lang w:eastAsia="en-CA"/>
              </w:rPr>
              <w:t>Acknowledgments</w:t>
            </w:r>
            <w:r w:rsidR="00193919" w:rsidRPr="00ED21DA">
              <w:rPr>
                <w:webHidden/>
              </w:rPr>
              <w:tab/>
            </w:r>
            <w:r w:rsidR="00193919" w:rsidRPr="00ED21DA">
              <w:rPr>
                <w:webHidden/>
              </w:rPr>
              <w:fldChar w:fldCharType="begin"/>
            </w:r>
            <w:r w:rsidR="00193919" w:rsidRPr="00ED21DA">
              <w:rPr>
                <w:webHidden/>
              </w:rPr>
              <w:instrText xml:space="preserve"> PAGEREF _Toc199480613 \h </w:instrText>
            </w:r>
            <w:r w:rsidR="00193919" w:rsidRPr="00ED21DA">
              <w:rPr>
                <w:webHidden/>
              </w:rPr>
            </w:r>
            <w:r w:rsidR="00193919" w:rsidRPr="00ED21DA">
              <w:rPr>
                <w:webHidden/>
              </w:rPr>
              <w:fldChar w:fldCharType="separate"/>
            </w:r>
            <w:r w:rsidR="00193919" w:rsidRPr="00ED21DA">
              <w:rPr>
                <w:webHidden/>
              </w:rPr>
              <w:t>9</w:t>
            </w:r>
            <w:r w:rsidR="00193919" w:rsidRPr="00ED21DA">
              <w:rPr>
                <w:webHidden/>
              </w:rPr>
              <w:fldChar w:fldCharType="end"/>
            </w:r>
          </w:hyperlink>
        </w:p>
        <w:p w14:paraId="474F2E67" w14:textId="3962611A" w:rsidR="00193919" w:rsidRPr="00ED21DA" w:rsidRDefault="00FE6915">
          <w:pPr>
            <w:pStyle w:val="TOC1"/>
            <w:tabs>
              <w:tab w:val="right" w:leader="dot" w:pos="9350"/>
            </w:tabs>
            <w:rPr>
              <w:rFonts w:eastAsiaTheme="minorEastAsia"/>
              <w:kern w:val="2"/>
              <w:sz w:val="24"/>
              <w:szCs w:val="24"/>
              <w:lang w:eastAsia="en-CA"/>
              <w14:ligatures w14:val="standardContextual"/>
            </w:rPr>
          </w:pPr>
          <w:hyperlink w:anchor="_Toc199480614" w:history="1">
            <w:r w:rsidR="00193919" w:rsidRPr="00ED21DA">
              <w:rPr>
                <w:rStyle w:val="Hyperlink"/>
                <w:rFonts w:ascii="Times New Roman" w:eastAsia="Times New Roman" w:hAnsi="Times New Roman" w:cs="Times New Roman"/>
                <w:b/>
                <w:lang w:eastAsia="en-CA"/>
              </w:rPr>
              <w:t>Dedication</w:t>
            </w:r>
            <w:r w:rsidR="00193919" w:rsidRPr="00ED21DA">
              <w:rPr>
                <w:webHidden/>
              </w:rPr>
              <w:tab/>
            </w:r>
            <w:r w:rsidR="00193919" w:rsidRPr="00ED21DA">
              <w:rPr>
                <w:webHidden/>
              </w:rPr>
              <w:fldChar w:fldCharType="begin"/>
            </w:r>
            <w:r w:rsidR="00193919" w:rsidRPr="00ED21DA">
              <w:rPr>
                <w:webHidden/>
              </w:rPr>
              <w:instrText xml:space="preserve"> PAGEREF _Toc199480614 \h </w:instrText>
            </w:r>
            <w:r w:rsidR="00193919" w:rsidRPr="00ED21DA">
              <w:rPr>
                <w:webHidden/>
              </w:rPr>
            </w:r>
            <w:r w:rsidR="00193919" w:rsidRPr="00ED21DA">
              <w:rPr>
                <w:webHidden/>
              </w:rPr>
              <w:fldChar w:fldCharType="separate"/>
            </w:r>
            <w:r w:rsidR="00193919" w:rsidRPr="00ED21DA">
              <w:rPr>
                <w:webHidden/>
              </w:rPr>
              <w:t>10</w:t>
            </w:r>
            <w:r w:rsidR="00193919" w:rsidRPr="00ED21DA">
              <w:rPr>
                <w:webHidden/>
              </w:rPr>
              <w:fldChar w:fldCharType="end"/>
            </w:r>
          </w:hyperlink>
        </w:p>
        <w:p w14:paraId="43B40E05" w14:textId="001D2A98" w:rsidR="00193919" w:rsidRPr="00ED21DA" w:rsidRDefault="00FE6915">
          <w:pPr>
            <w:pStyle w:val="TOC1"/>
            <w:tabs>
              <w:tab w:val="right" w:leader="dot" w:pos="9350"/>
            </w:tabs>
            <w:rPr>
              <w:rFonts w:eastAsiaTheme="minorEastAsia"/>
              <w:kern w:val="2"/>
              <w:sz w:val="24"/>
              <w:szCs w:val="24"/>
              <w:lang w:eastAsia="en-CA"/>
              <w14:ligatures w14:val="standardContextual"/>
            </w:rPr>
          </w:pPr>
          <w:hyperlink w:anchor="_Toc199480615" w:history="1">
            <w:r w:rsidR="00193919" w:rsidRPr="00ED21DA">
              <w:rPr>
                <w:rStyle w:val="Hyperlink"/>
                <w:rFonts w:ascii="Times New Roman" w:hAnsi="Times New Roman" w:cs="Times New Roman"/>
                <w:b/>
                <w:bCs/>
              </w:rPr>
              <w:t>Chapter 1: Movement ecology and foraging behaviour</w:t>
            </w:r>
            <w:r w:rsidR="00193919" w:rsidRPr="00ED21DA">
              <w:rPr>
                <w:webHidden/>
              </w:rPr>
              <w:tab/>
            </w:r>
            <w:r w:rsidR="00193919" w:rsidRPr="00ED21DA">
              <w:rPr>
                <w:webHidden/>
              </w:rPr>
              <w:fldChar w:fldCharType="begin"/>
            </w:r>
            <w:r w:rsidR="00193919" w:rsidRPr="00ED21DA">
              <w:rPr>
                <w:webHidden/>
              </w:rPr>
              <w:instrText xml:space="preserve"> PAGEREF _Toc199480615 \h </w:instrText>
            </w:r>
            <w:r w:rsidR="00193919" w:rsidRPr="00ED21DA">
              <w:rPr>
                <w:webHidden/>
              </w:rPr>
            </w:r>
            <w:r w:rsidR="00193919" w:rsidRPr="00ED21DA">
              <w:rPr>
                <w:webHidden/>
              </w:rPr>
              <w:fldChar w:fldCharType="separate"/>
            </w:r>
            <w:r w:rsidR="00193919" w:rsidRPr="00ED21DA">
              <w:rPr>
                <w:webHidden/>
              </w:rPr>
              <w:t>11</w:t>
            </w:r>
            <w:r w:rsidR="00193919" w:rsidRPr="00ED21DA">
              <w:rPr>
                <w:webHidden/>
              </w:rPr>
              <w:fldChar w:fldCharType="end"/>
            </w:r>
          </w:hyperlink>
        </w:p>
        <w:p w14:paraId="6D8A9F2B" w14:textId="70ED4EFA" w:rsidR="00193919" w:rsidRPr="00ED21DA" w:rsidRDefault="00FE6915">
          <w:pPr>
            <w:pStyle w:val="TOC2"/>
            <w:tabs>
              <w:tab w:val="right" w:leader="dot" w:pos="9350"/>
            </w:tabs>
            <w:rPr>
              <w:rFonts w:eastAsiaTheme="minorEastAsia"/>
              <w:kern w:val="2"/>
              <w:sz w:val="24"/>
              <w:szCs w:val="24"/>
              <w:lang w:eastAsia="en-CA"/>
              <w14:ligatures w14:val="standardContextual"/>
            </w:rPr>
          </w:pPr>
          <w:hyperlink w:anchor="_Toc199480616" w:history="1">
            <w:r w:rsidR="00193919" w:rsidRPr="00ED21DA">
              <w:rPr>
                <w:rStyle w:val="Hyperlink"/>
                <w:rFonts w:ascii="Times New Roman" w:hAnsi="Times New Roman" w:cs="Times New Roman"/>
                <w:b/>
                <w:bCs/>
              </w:rPr>
              <w:t>1.1 Movement ecology in wildlife – an overview</w:t>
            </w:r>
            <w:r w:rsidR="00193919" w:rsidRPr="00ED21DA">
              <w:rPr>
                <w:webHidden/>
              </w:rPr>
              <w:tab/>
            </w:r>
            <w:r w:rsidR="00193919" w:rsidRPr="00ED21DA">
              <w:rPr>
                <w:webHidden/>
              </w:rPr>
              <w:fldChar w:fldCharType="begin"/>
            </w:r>
            <w:r w:rsidR="00193919" w:rsidRPr="00ED21DA">
              <w:rPr>
                <w:webHidden/>
              </w:rPr>
              <w:instrText xml:space="preserve"> PAGEREF _Toc199480616 \h </w:instrText>
            </w:r>
            <w:r w:rsidR="00193919" w:rsidRPr="00ED21DA">
              <w:rPr>
                <w:webHidden/>
              </w:rPr>
            </w:r>
            <w:r w:rsidR="00193919" w:rsidRPr="00ED21DA">
              <w:rPr>
                <w:webHidden/>
              </w:rPr>
              <w:fldChar w:fldCharType="separate"/>
            </w:r>
            <w:r w:rsidR="00193919" w:rsidRPr="00ED21DA">
              <w:rPr>
                <w:webHidden/>
              </w:rPr>
              <w:t>11</w:t>
            </w:r>
            <w:r w:rsidR="00193919" w:rsidRPr="00ED21DA">
              <w:rPr>
                <w:webHidden/>
              </w:rPr>
              <w:fldChar w:fldCharType="end"/>
            </w:r>
          </w:hyperlink>
        </w:p>
        <w:p w14:paraId="7A092E27" w14:textId="07D2DE11" w:rsidR="00193919" w:rsidRPr="00ED21DA" w:rsidRDefault="00FE6915">
          <w:pPr>
            <w:pStyle w:val="TOC2"/>
            <w:tabs>
              <w:tab w:val="right" w:leader="dot" w:pos="9350"/>
            </w:tabs>
            <w:rPr>
              <w:rFonts w:eastAsiaTheme="minorEastAsia"/>
              <w:kern w:val="2"/>
              <w:sz w:val="24"/>
              <w:szCs w:val="24"/>
              <w:lang w:eastAsia="en-CA"/>
              <w14:ligatures w14:val="standardContextual"/>
            </w:rPr>
          </w:pPr>
          <w:hyperlink w:anchor="_Toc199480617" w:history="1">
            <w:r w:rsidR="00193919" w:rsidRPr="00ED21DA">
              <w:rPr>
                <w:rStyle w:val="Hyperlink"/>
                <w:rFonts w:ascii="Times New Roman" w:hAnsi="Times New Roman" w:cs="Times New Roman"/>
                <w:b/>
                <w:bCs/>
              </w:rPr>
              <w:t>1.2 The unique nature of avian foraging ecology</w:t>
            </w:r>
            <w:r w:rsidR="00193919" w:rsidRPr="00ED21DA">
              <w:rPr>
                <w:webHidden/>
              </w:rPr>
              <w:tab/>
            </w:r>
            <w:r w:rsidR="00193919" w:rsidRPr="00ED21DA">
              <w:rPr>
                <w:webHidden/>
              </w:rPr>
              <w:fldChar w:fldCharType="begin"/>
            </w:r>
            <w:r w:rsidR="00193919" w:rsidRPr="00ED21DA">
              <w:rPr>
                <w:webHidden/>
              </w:rPr>
              <w:instrText xml:space="preserve"> PAGEREF _Toc199480617 \h </w:instrText>
            </w:r>
            <w:r w:rsidR="00193919" w:rsidRPr="00ED21DA">
              <w:rPr>
                <w:webHidden/>
              </w:rPr>
            </w:r>
            <w:r w:rsidR="00193919" w:rsidRPr="00ED21DA">
              <w:rPr>
                <w:webHidden/>
              </w:rPr>
              <w:fldChar w:fldCharType="separate"/>
            </w:r>
            <w:r w:rsidR="00193919" w:rsidRPr="00ED21DA">
              <w:rPr>
                <w:webHidden/>
              </w:rPr>
              <w:t>13</w:t>
            </w:r>
            <w:r w:rsidR="00193919" w:rsidRPr="00ED21DA">
              <w:rPr>
                <w:webHidden/>
              </w:rPr>
              <w:fldChar w:fldCharType="end"/>
            </w:r>
          </w:hyperlink>
        </w:p>
        <w:p w14:paraId="4D3C7FFC" w14:textId="319E585D" w:rsidR="00193919" w:rsidRPr="00ED21DA" w:rsidRDefault="00FE6915">
          <w:pPr>
            <w:pStyle w:val="TOC2"/>
            <w:tabs>
              <w:tab w:val="right" w:leader="dot" w:pos="9350"/>
            </w:tabs>
            <w:rPr>
              <w:rFonts w:eastAsiaTheme="minorEastAsia"/>
              <w:kern w:val="2"/>
              <w:sz w:val="24"/>
              <w:szCs w:val="24"/>
              <w:lang w:eastAsia="en-CA"/>
              <w14:ligatures w14:val="standardContextual"/>
            </w:rPr>
          </w:pPr>
          <w:hyperlink w:anchor="_Toc199480618" w:history="1">
            <w:r w:rsidR="00193919" w:rsidRPr="00ED21DA">
              <w:rPr>
                <w:rStyle w:val="Hyperlink"/>
                <w:rFonts w:ascii="Times New Roman" w:hAnsi="Times New Roman" w:cs="Times New Roman"/>
                <w:b/>
                <w:bCs/>
              </w:rPr>
              <w:t>1.3 Movement ecology and bird foraging behaviour</w:t>
            </w:r>
            <w:r w:rsidR="00193919" w:rsidRPr="00ED21DA">
              <w:rPr>
                <w:webHidden/>
              </w:rPr>
              <w:tab/>
            </w:r>
            <w:r w:rsidR="00193919" w:rsidRPr="00ED21DA">
              <w:rPr>
                <w:webHidden/>
              </w:rPr>
              <w:fldChar w:fldCharType="begin"/>
            </w:r>
            <w:r w:rsidR="00193919" w:rsidRPr="00ED21DA">
              <w:rPr>
                <w:webHidden/>
              </w:rPr>
              <w:instrText xml:space="preserve"> PAGEREF _Toc199480618 \h </w:instrText>
            </w:r>
            <w:r w:rsidR="00193919" w:rsidRPr="00ED21DA">
              <w:rPr>
                <w:webHidden/>
              </w:rPr>
            </w:r>
            <w:r w:rsidR="00193919" w:rsidRPr="00ED21DA">
              <w:rPr>
                <w:webHidden/>
              </w:rPr>
              <w:fldChar w:fldCharType="separate"/>
            </w:r>
            <w:r w:rsidR="00193919" w:rsidRPr="00ED21DA">
              <w:rPr>
                <w:webHidden/>
              </w:rPr>
              <w:t>14</w:t>
            </w:r>
            <w:r w:rsidR="00193919" w:rsidRPr="00ED21DA">
              <w:rPr>
                <w:webHidden/>
              </w:rPr>
              <w:fldChar w:fldCharType="end"/>
            </w:r>
          </w:hyperlink>
        </w:p>
        <w:p w14:paraId="2506BD17" w14:textId="6EBF4E4C" w:rsidR="00193919" w:rsidRPr="00ED21DA" w:rsidRDefault="00FE6915">
          <w:pPr>
            <w:pStyle w:val="TOC2"/>
            <w:tabs>
              <w:tab w:val="right" w:leader="dot" w:pos="9350"/>
            </w:tabs>
            <w:rPr>
              <w:rFonts w:eastAsiaTheme="minorEastAsia"/>
              <w:kern w:val="2"/>
              <w:sz w:val="24"/>
              <w:szCs w:val="24"/>
              <w:lang w:eastAsia="en-CA"/>
              <w14:ligatures w14:val="standardContextual"/>
            </w:rPr>
          </w:pPr>
          <w:hyperlink w:anchor="_Toc199480619" w:history="1">
            <w:r w:rsidR="00193919" w:rsidRPr="00ED21DA">
              <w:rPr>
                <w:rStyle w:val="Hyperlink"/>
                <w:rFonts w:ascii="Times New Roman" w:hAnsi="Times New Roman" w:cs="Times New Roman"/>
                <w:b/>
                <w:bCs/>
              </w:rPr>
              <w:t>1.4 Predictability of resources and foraging behaviour</w:t>
            </w:r>
            <w:r w:rsidR="00193919" w:rsidRPr="00ED21DA">
              <w:rPr>
                <w:webHidden/>
              </w:rPr>
              <w:tab/>
            </w:r>
            <w:r w:rsidR="00193919" w:rsidRPr="00ED21DA">
              <w:rPr>
                <w:webHidden/>
              </w:rPr>
              <w:fldChar w:fldCharType="begin"/>
            </w:r>
            <w:r w:rsidR="00193919" w:rsidRPr="00ED21DA">
              <w:rPr>
                <w:webHidden/>
              </w:rPr>
              <w:instrText xml:space="preserve"> PAGEREF _Toc199480619 \h </w:instrText>
            </w:r>
            <w:r w:rsidR="00193919" w:rsidRPr="00ED21DA">
              <w:rPr>
                <w:webHidden/>
              </w:rPr>
            </w:r>
            <w:r w:rsidR="00193919" w:rsidRPr="00ED21DA">
              <w:rPr>
                <w:webHidden/>
              </w:rPr>
              <w:fldChar w:fldCharType="separate"/>
            </w:r>
            <w:r w:rsidR="00193919" w:rsidRPr="00ED21DA">
              <w:rPr>
                <w:webHidden/>
              </w:rPr>
              <w:t>15</w:t>
            </w:r>
            <w:r w:rsidR="00193919" w:rsidRPr="00ED21DA">
              <w:rPr>
                <w:webHidden/>
              </w:rPr>
              <w:fldChar w:fldCharType="end"/>
            </w:r>
          </w:hyperlink>
        </w:p>
        <w:p w14:paraId="0E90ED55" w14:textId="755328FF" w:rsidR="00193919" w:rsidRPr="00ED21DA" w:rsidRDefault="00FE6915">
          <w:pPr>
            <w:pStyle w:val="TOC2"/>
            <w:tabs>
              <w:tab w:val="right" w:leader="dot" w:pos="9350"/>
            </w:tabs>
            <w:rPr>
              <w:rFonts w:eastAsiaTheme="minorEastAsia"/>
              <w:kern w:val="2"/>
              <w:sz w:val="24"/>
              <w:szCs w:val="24"/>
              <w:lang w:eastAsia="en-CA"/>
              <w14:ligatures w14:val="standardContextual"/>
            </w:rPr>
          </w:pPr>
          <w:hyperlink w:anchor="_Toc199480620" w:history="1">
            <w:r w:rsidR="00193919" w:rsidRPr="00ED21DA">
              <w:rPr>
                <w:rStyle w:val="Hyperlink"/>
                <w:rFonts w:ascii="Times New Roman" w:hAnsi="Times New Roman" w:cs="Times New Roman"/>
                <w:b/>
                <w:bCs/>
              </w:rPr>
              <w:t>1.5 Sociality and foraging behaviour</w:t>
            </w:r>
            <w:r w:rsidR="00193919" w:rsidRPr="00ED21DA">
              <w:rPr>
                <w:webHidden/>
              </w:rPr>
              <w:tab/>
            </w:r>
            <w:r w:rsidR="00193919" w:rsidRPr="00ED21DA">
              <w:rPr>
                <w:webHidden/>
              </w:rPr>
              <w:fldChar w:fldCharType="begin"/>
            </w:r>
            <w:r w:rsidR="00193919" w:rsidRPr="00ED21DA">
              <w:rPr>
                <w:webHidden/>
              </w:rPr>
              <w:instrText xml:space="preserve"> PAGEREF _Toc199480620 \h </w:instrText>
            </w:r>
            <w:r w:rsidR="00193919" w:rsidRPr="00ED21DA">
              <w:rPr>
                <w:webHidden/>
              </w:rPr>
            </w:r>
            <w:r w:rsidR="00193919" w:rsidRPr="00ED21DA">
              <w:rPr>
                <w:webHidden/>
              </w:rPr>
              <w:fldChar w:fldCharType="separate"/>
            </w:r>
            <w:r w:rsidR="00193919" w:rsidRPr="00ED21DA">
              <w:rPr>
                <w:webHidden/>
              </w:rPr>
              <w:t>15</w:t>
            </w:r>
            <w:r w:rsidR="00193919" w:rsidRPr="00ED21DA">
              <w:rPr>
                <w:webHidden/>
              </w:rPr>
              <w:fldChar w:fldCharType="end"/>
            </w:r>
          </w:hyperlink>
        </w:p>
        <w:p w14:paraId="68ED7E6A" w14:textId="6E5F554D" w:rsidR="00193919" w:rsidRPr="00ED21DA" w:rsidRDefault="00FE6915">
          <w:pPr>
            <w:pStyle w:val="TOC2"/>
            <w:tabs>
              <w:tab w:val="right" w:leader="dot" w:pos="9350"/>
            </w:tabs>
            <w:rPr>
              <w:rFonts w:eastAsiaTheme="minorEastAsia"/>
              <w:kern w:val="2"/>
              <w:sz w:val="24"/>
              <w:szCs w:val="24"/>
              <w:lang w:eastAsia="en-CA"/>
              <w14:ligatures w14:val="standardContextual"/>
            </w:rPr>
          </w:pPr>
          <w:hyperlink w:anchor="_Toc199480621" w:history="1">
            <w:r w:rsidR="00193919" w:rsidRPr="00ED21DA">
              <w:rPr>
                <w:rStyle w:val="Hyperlink"/>
                <w:rFonts w:ascii="Times New Roman" w:hAnsi="Times New Roman" w:cs="Times New Roman"/>
                <w:b/>
                <w:bCs/>
              </w:rPr>
              <w:t>1.6 Memory and foraging behaviour</w:t>
            </w:r>
            <w:r w:rsidR="00193919" w:rsidRPr="00ED21DA">
              <w:rPr>
                <w:webHidden/>
              </w:rPr>
              <w:tab/>
            </w:r>
            <w:r w:rsidR="00193919" w:rsidRPr="00ED21DA">
              <w:rPr>
                <w:webHidden/>
              </w:rPr>
              <w:fldChar w:fldCharType="begin"/>
            </w:r>
            <w:r w:rsidR="00193919" w:rsidRPr="00ED21DA">
              <w:rPr>
                <w:webHidden/>
              </w:rPr>
              <w:instrText xml:space="preserve"> PAGEREF _Toc199480621 \h </w:instrText>
            </w:r>
            <w:r w:rsidR="00193919" w:rsidRPr="00ED21DA">
              <w:rPr>
                <w:webHidden/>
              </w:rPr>
            </w:r>
            <w:r w:rsidR="00193919" w:rsidRPr="00ED21DA">
              <w:rPr>
                <w:webHidden/>
              </w:rPr>
              <w:fldChar w:fldCharType="separate"/>
            </w:r>
            <w:r w:rsidR="00193919" w:rsidRPr="00ED21DA">
              <w:rPr>
                <w:webHidden/>
              </w:rPr>
              <w:t>16</w:t>
            </w:r>
            <w:r w:rsidR="00193919" w:rsidRPr="00ED21DA">
              <w:rPr>
                <w:webHidden/>
              </w:rPr>
              <w:fldChar w:fldCharType="end"/>
            </w:r>
          </w:hyperlink>
        </w:p>
        <w:p w14:paraId="7A178C9C" w14:textId="39BB3464" w:rsidR="00193919" w:rsidRPr="00ED21DA" w:rsidRDefault="00FE6915">
          <w:pPr>
            <w:pStyle w:val="TOC2"/>
            <w:tabs>
              <w:tab w:val="right" w:leader="dot" w:pos="9350"/>
            </w:tabs>
            <w:rPr>
              <w:rFonts w:eastAsiaTheme="minorEastAsia"/>
              <w:kern w:val="2"/>
              <w:sz w:val="24"/>
              <w:szCs w:val="24"/>
              <w:lang w:eastAsia="en-CA"/>
              <w14:ligatures w14:val="standardContextual"/>
            </w:rPr>
          </w:pPr>
          <w:hyperlink w:anchor="_Toc199480622" w:history="1">
            <w:r w:rsidR="00193919" w:rsidRPr="00ED21DA">
              <w:rPr>
                <w:rStyle w:val="Hyperlink"/>
                <w:rFonts w:ascii="Times New Roman" w:hAnsi="Times New Roman" w:cs="Times New Roman"/>
                <w:b/>
                <w:bCs/>
              </w:rPr>
              <w:t>1.7 Foraging ecology and conservation implications</w:t>
            </w:r>
            <w:r w:rsidR="00193919" w:rsidRPr="00ED21DA">
              <w:rPr>
                <w:webHidden/>
              </w:rPr>
              <w:tab/>
            </w:r>
            <w:r w:rsidR="00193919" w:rsidRPr="00ED21DA">
              <w:rPr>
                <w:webHidden/>
              </w:rPr>
              <w:fldChar w:fldCharType="begin"/>
            </w:r>
            <w:r w:rsidR="00193919" w:rsidRPr="00ED21DA">
              <w:rPr>
                <w:webHidden/>
              </w:rPr>
              <w:instrText xml:space="preserve"> PAGEREF _Toc199480622 \h </w:instrText>
            </w:r>
            <w:r w:rsidR="00193919" w:rsidRPr="00ED21DA">
              <w:rPr>
                <w:webHidden/>
              </w:rPr>
            </w:r>
            <w:r w:rsidR="00193919" w:rsidRPr="00ED21DA">
              <w:rPr>
                <w:webHidden/>
              </w:rPr>
              <w:fldChar w:fldCharType="separate"/>
            </w:r>
            <w:r w:rsidR="00193919" w:rsidRPr="00ED21DA">
              <w:rPr>
                <w:webHidden/>
              </w:rPr>
              <w:t>17</w:t>
            </w:r>
            <w:r w:rsidR="00193919" w:rsidRPr="00ED21DA">
              <w:rPr>
                <w:webHidden/>
              </w:rPr>
              <w:fldChar w:fldCharType="end"/>
            </w:r>
          </w:hyperlink>
        </w:p>
        <w:p w14:paraId="747A3049" w14:textId="68AD73D0" w:rsidR="00193919" w:rsidRPr="00ED21DA" w:rsidRDefault="00FE6915">
          <w:pPr>
            <w:pStyle w:val="TOC2"/>
            <w:tabs>
              <w:tab w:val="right" w:leader="dot" w:pos="9350"/>
            </w:tabs>
            <w:rPr>
              <w:rFonts w:eastAsiaTheme="minorEastAsia"/>
              <w:kern w:val="2"/>
              <w:sz w:val="24"/>
              <w:szCs w:val="24"/>
              <w:lang w:eastAsia="en-CA"/>
              <w14:ligatures w14:val="standardContextual"/>
            </w:rPr>
          </w:pPr>
          <w:hyperlink w:anchor="_Toc199480623" w:history="1">
            <w:r w:rsidR="00193919" w:rsidRPr="00ED21DA">
              <w:rPr>
                <w:rStyle w:val="Hyperlink"/>
                <w:rFonts w:ascii="Times New Roman" w:hAnsi="Times New Roman" w:cs="Times New Roman"/>
                <w:b/>
                <w:bCs/>
              </w:rPr>
              <w:t>1.8 Knowledge gaps and future directions</w:t>
            </w:r>
            <w:r w:rsidR="00193919" w:rsidRPr="00ED21DA">
              <w:rPr>
                <w:webHidden/>
              </w:rPr>
              <w:tab/>
            </w:r>
            <w:r w:rsidR="00193919" w:rsidRPr="00ED21DA">
              <w:rPr>
                <w:webHidden/>
              </w:rPr>
              <w:fldChar w:fldCharType="begin"/>
            </w:r>
            <w:r w:rsidR="00193919" w:rsidRPr="00ED21DA">
              <w:rPr>
                <w:webHidden/>
              </w:rPr>
              <w:instrText xml:space="preserve"> PAGEREF _Toc199480623 \h </w:instrText>
            </w:r>
            <w:r w:rsidR="00193919" w:rsidRPr="00ED21DA">
              <w:rPr>
                <w:webHidden/>
              </w:rPr>
            </w:r>
            <w:r w:rsidR="00193919" w:rsidRPr="00ED21DA">
              <w:rPr>
                <w:webHidden/>
              </w:rPr>
              <w:fldChar w:fldCharType="separate"/>
            </w:r>
            <w:r w:rsidR="00193919" w:rsidRPr="00ED21DA">
              <w:rPr>
                <w:webHidden/>
              </w:rPr>
              <w:t>18</w:t>
            </w:r>
            <w:r w:rsidR="00193919" w:rsidRPr="00ED21DA">
              <w:rPr>
                <w:webHidden/>
              </w:rPr>
              <w:fldChar w:fldCharType="end"/>
            </w:r>
          </w:hyperlink>
        </w:p>
        <w:p w14:paraId="0E9B44DA" w14:textId="0FE28697" w:rsidR="00193919" w:rsidRPr="00ED21DA" w:rsidRDefault="00FE6915">
          <w:pPr>
            <w:pStyle w:val="TOC2"/>
            <w:tabs>
              <w:tab w:val="right" w:leader="dot" w:pos="9350"/>
            </w:tabs>
            <w:rPr>
              <w:rFonts w:eastAsiaTheme="minorEastAsia"/>
              <w:kern w:val="2"/>
              <w:sz w:val="24"/>
              <w:szCs w:val="24"/>
              <w:lang w:eastAsia="en-CA"/>
              <w14:ligatures w14:val="standardContextual"/>
            </w:rPr>
          </w:pPr>
          <w:hyperlink w:anchor="_Toc199480624" w:history="1">
            <w:r w:rsidR="00193919" w:rsidRPr="00ED21DA">
              <w:rPr>
                <w:rStyle w:val="Hyperlink"/>
                <w:rFonts w:ascii="Times New Roman" w:hAnsi="Times New Roman" w:cs="Times New Roman"/>
                <w:b/>
                <w:bCs/>
              </w:rPr>
              <w:t>1.9 Thesis aims and structure</w:t>
            </w:r>
            <w:r w:rsidR="00193919" w:rsidRPr="00ED21DA">
              <w:rPr>
                <w:webHidden/>
              </w:rPr>
              <w:tab/>
            </w:r>
            <w:r w:rsidR="00193919" w:rsidRPr="00ED21DA">
              <w:rPr>
                <w:webHidden/>
              </w:rPr>
              <w:fldChar w:fldCharType="begin"/>
            </w:r>
            <w:r w:rsidR="00193919" w:rsidRPr="00ED21DA">
              <w:rPr>
                <w:webHidden/>
              </w:rPr>
              <w:instrText xml:space="preserve"> PAGEREF _Toc199480624 \h </w:instrText>
            </w:r>
            <w:r w:rsidR="00193919" w:rsidRPr="00ED21DA">
              <w:rPr>
                <w:webHidden/>
              </w:rPr>
            </w:r>
            <w:r w:rsidR="00193919" w:rsidRPr="00ED21DA">
              <w:rPr>
                <w:webHidden/>
              </w:rPr>
              <w:fldChar w:fldCharType="separate"/>
            </w:r>
            <w:r w:rsidR="00193919" w:rsidRPr="00ED21DA">
              <w:rPr>
                <w:webHidden/>
              </w:rPr>
              <w:t>19</w:t>
            </w:r>
            <w:r w:rsidR="00193919" w:rsidRPr="00ED21DA">
              <w:rPr>
                <w:webHidden/>
              </w:rPr>
              <w:fldChar w:fldCharType="end"/>
            </w:r>
          </w:hyperlink>
        </w:p>
        <w:p w14:paraId="75AD1B0F" w14:textId="66E534E4" w:rsidR="00193919" w:rsidRPr="00ED21DA" w:rsidRDefault="00FE6915">
          <w:pPr>
            <w:pStyle w:val="TOC1"/>
            <w:tabs>
              <w:tab w:val="right" w:leader="dot" w:pos="9350"/>
            </w:tabs>
            <w:rPr>
              <w:rFonts w:eastAsiaTheme="minorEastAsia"/>
              <w:kern w:val="2"/>
              <w:sz w:val="24"/>
              <w:szCs w:val="24"/>
              <w:lang w:eastAsia="en-CA"/>
              <w14:ligatures w14:val="standardContextual"/>
            </w:rPr>
          </w:pPr>
          <w:hyperlink w:anchor="_Toc199480625" w:history="1">
            <w:r w:rsidR="00193919" w:rsidRPr="00ED21DA">
              <w:rPr>
                <w:rStyle w:val="Hyperlink"/>
                <w:rFonts w:ascii="Times New Roman" w:hAnsi="Times New Roman" w:cs="Times New Roman"/>
                <w:b/>
                <w:bCs/>
              </w:rPr>
              <w:t>Chapter 2: Sharing is caring - The evolution of communal roosting behaviour in birds</w:t>
            </w:r>
            <w:r w:rsidR="00193919" w:rsidRPr="00ED21DA">
              <w:rPr>
                <w:webHidden/>
              </w:rPr>
              <w:tab/>
            </w:r>
            <w:r w:rsidR="00193919" w:rsidRPr="00ED21DA">
              <w:rPr>
                <w:webHidden/>
              </w:rPr>
              <w:fldChar w:fldCharType="begin"/>
            </w:r>
            <w:r w:rsidR="00193919" w:rsidRPr="00ED21DA">
              <w:rPr>
                <w:webHidden/>
              </w:rPr>
              <w:instrText xml:space="preserve"> PAGEREF _Toc199480625 \h </w:instrText>
            </w:r>
            <w:r w:rsidR="00193919" w:rsidRPr="00ED21DA">
              <w:rPr>
                <w:webHidden/>
              </w:rPr>
            </w:r>
            <w:r w:rsidR="00193919" w:rsidRPr="00ED21DA">
              <w:rPr>
                <w:webHidden/>
              </w:rPr>
              <w:fldChar w:fldCharType="separate"/>
            </w:r>
            <w:r w:rsidR="00193919" w:rsidRPr="00ED21DA">
              <w:rPr>
                <w:webHidden/>
              </w:rPr>
              <w:t>20</w:t>
            </w:r>
            <w:r w:rsidR="00193919" w:rsidRPr="00ED21DA">
              <w:rPr>
                <w:webHidden/>
              </w:rPr>
              <w:fldChar w:fldCharType="end"/>
            </w:r>
          </w:hyperlink>
        </w:p>
        <w:p w14:paraId="0CF413AD" w14:textId="46F85C78" w:rsidR="00193919" w:rsidRPr="00ED21DA" w:rsidRDefault="00FE6915">
          <w:pPr>
            <w:pStyle w:val="TOC2"/>
            <w:tabs>
              <w:tab w:val="right" w:leader="dot" w:pos="9350"/>
            </w:tabs>
            <w:rPr>
              <w:rFonts w:eastAsiaTheme="minorEastAsia"/>
              <w:kern w:val="2"/>
              <w:sz w:val="24"/>
              <w:szCs w:val="24"/>
              <w:lang w:eastAsia="en-CA"/>
              <w14:ligatures w14:val="standardContextual"/>
            </w:rPr>
          </w:pPr>
          <w:hyperlink w:anchor="_Toc199480626" w:history="1">
            <w:r w:rsidR="00193919" w:rsidRPr="00ED21DA">
              <w:rPr>
                <w:rStyle w:val="Hyperlink"/>
                <w:rFonts w:ascii="Times New Roman" w:hAnsi="Times New Roman" w:cs="Times New Roman"/>
                <w:b/>
                <w:bCs/>
              </w:rPr>
              <w:t>2.1 Introduction</w:t>
            </w:r>
            <w:r w:rsidR="00193919" w:rsidRPr="00ED21DA">
              <w:rPr>
                <w:webHidden/>
              </w:rPr>
              <w:tab/>
            </w:r>
            <w:r w:rsidR="00193919" w:rsidRPr="00ED21DA">
              <w:rPr>
                <w:webHidden/>
              </w:rPr>
              <w:fldChar w:fldCharType="begin"/>
            </w:r>
            <w:r w:rsidR="00193919" w:rsidRPr="00ED21DA">
              <w:rPr>
                <w:webHidden/>
              </w:rPr>
              <w:instrText xml:space="preserve"> PAGEREF _Toc199480626 \h </w:instrText>
            </w:r>
            <w:r w:rsidR="00193919" w:rsidRPr="00ED21DA">
              <w:rPr>
                <w:webHidden/>
              </w:rPr>
            </w:r>
            <w:r w:rsidR="00193919" w:rsidRPr="00ED21DA">
              <w:rPr>
                <w:webHidden/>
              </w:rPr>
              <w:fldChar w:fldCharType="separate"/>
            </w:r>
            <w:r w:rsidR="00193919" w:rsidRPr="00ED21DA">
              <w:rPr>
                <w:webHidden/>
              </w:rPr>
              <w:t>20</w:t>
            </w:r>
            <w:r w:rsidR="00193919" w:rsidRPr="00ED21DA">
              <w:rPr>
                <w:webHidden/>
              </w:rPr>
              <w:fldChar w:fldCharType="end"/>
            </w:r>
          </w:hyperlink>
        </w:p>
        <w:p w14:paraId="0AA385D4" w14:textId="3F4BC57C" w:rsidR="00193919" w:rsidRPr="00ED21DA" w:rsidRDefault="00FE6915">
          <w:pPr>
            <w:pStyle w:val="TOC2"/>
            <w:tabs>
              <w:tab w:val="right" w:leader="dot" w:pos="9350"/>
            </w:tabs>
            <w:rPr>
              <w:rFonts w:eastAsiaTheme="minorEastAsia"/>
              <w:kern w:val="2"/>
              <w:sz w:val="24"/>
              <w:szCs w:val="24"/>
              <w:lang w:eastAsia="en-CA"/>
              <w14:ligatures w14:val="standardContextual"/>
            </w:rPr>
          </w:pPr>
          <w:hyperlink w:anchor="_Toc199480627" w:history="1">
            <w:r w:rsidR="00193919" w:rsidRPr="00ED21DA">
              <w:rPr>
                <w:rStyle w:val="Hyperlink"/>
                <w:rFonts w:ascii="Times New Roman" w:hAnsi="Times New Roman" w:cs="Times New Roman"/>
                <w:b/>
                <w:bCs/>
              </w:rPr>
              <w:t>2.2 Methods</w:t>
            </w:r>
            <w:r w:rsidR="00193919" w:rsidRPr="00ED21DA">
              <w:rPr>
                <w:webHidden/>
              </w:rPr>
              <w:tab/>
            </w:r>
            <w:r w:rsidR="00193919" w:rsidRPr="00ED21DA">
              <w:rPr>
                <w:webHidden/>
              </w:rPr>
              <w:fldChar w:fldCharType="begin"/>
            </w:r>
            <w:r w:rsidR="00193919" w:rsidRPr="00ED21DA">
              <w:rPr>
                <w:webHidden/>
              </w:rPr>
              <w:instrText xml:space="preserve"> PAGEREF _Toc199480627 \h </w:instrText>
            </w:r>
            <w:r w:rsidR="00193919" w:rsidRPr="00ED21DA">
              <w:rPr>
                <w:webHidden/>
              </w:rPr>
            </w:r>
            <w:r w:rsidR="00193919" w:rsidRPr="00ED21DA">
              <w:rPr>
                <w:webHidden/>
              </w:rPr>
              <w:fldChar w:fldCharType="separate"/>
            </w:r>
            <w:r w:rsidR="00193919" w:rsidRPr="00ED21DA">
              <w:rPr>
                <w:webHidden/>
              </w:rPr>
              <w:t>23</w:t>
            </w:r>
            <w:r w:rsidR="00193919" w:rsidRPr="00ED21DA">
              <w:rPr>
                <w:webHidden/>
              </w:rPr>
              <w:fldChar w:fldCharType="end"/>
            </w:r>
          </w:hyperlink>
        </w:p>
        <w:p w14:paraId="3E51CF69" w14:textId="3F43C8F9" w:rsidR="00193919" w:rsidRPr="00ED21DA" w:rsidRDefault="00FE6915">
          <w:pPr>
            <w:pStyle w:val="TOC3"/>
            <w:tabs>
              <w:tab w:val="right" w:leader="dot" w:pos="9350"/>
            </w:tabs>
          </w:pPr>
          <w:hyperlink w:anchor="_Toc199480628" w:history="1">
            <w:r w:rsidR="00193919" w:rsidRPr="00ED21DA">
              <w:rPr>
                <w:rStyle w:val="Hyperlink"/>
                <w:rFonts w:ascii="Times New Roman" w:eastAsia="SimSun" w:hAnsi="Times New Roman" w:cs="Times New Roman"/>
                <w:b/>
              </w:rPr>
              <w:t>2.2.1 Biological variables</w:t>
            </w:r>
            <w:r w:rsidR="00193919" w:rsidRPr="00ED21DA">
              <w:rPr>
                <w:webHidden/>
              </w:rPr>
              <w:tab/>
            </w:r>
            <w:r w:rsidR="00193919" w:rsidRPr="00ED21DA">
              <w:rPr>
                <w:webHidden/>
              </w:rPr>
              <w:fldChar w:fldCharType="begin"/>
            </w:r>
            <w:r w:rsidR="00193919" w:rsidRPr="00ED21DA">
              <w:rPr>
                <w:webHidden/>
              </w:rPr>
              <w:instrText xml:space="preserve"> PAGEREF _Toc199480628 \h </w:instrText>
            </w:r>
            <w:r w:rsidR="00193919" w:rsidRPr="00ED21DA">
              <w:rPr>
                <w:webHidden/>
              </w:rPr>
            </w:r>
            <w:r w:rsidR="00193919" w:rsidRPr="00ED21DA">
              <w:rPr>
                <w:webHidden/>
              </w:rPr>
              <w:fldChar w:fldCharType="separate"/>
            </w:r>
            <w:r w:rsidR="00193919" w:rsidRPr="00ED21DA">
              <w:rPr>
                <w:webHidden/>
              </w:rPr>
              <w:t>23</w:t>
            </w:r>
            <w:r w:rsidR="00193919" w:rsidRPr="00ED21DA">
              <w:rPr>
                <w:webHidden/>
              </w:rPr>
              <w:fldChar w:fldCharType="end"/>
            </w:r>
          </w:hyperlink>
        </w:p>
        <w:p w14:paraId="638ECE3A" w14:textId="5AE6BC61" w:rsidR="00193919" w:rsidRPr="00ED21DA" w:rsidRDefault="00FE6915">
          <w:pPr>
            <w:pStyle w:val="TOC3"/>
            <w:tabs>
              <w:tab w:val="right" w:leader="dot" w:pos="9350"/>
            </w:tabs>
          </w:pPr>
          <w:hyperlink w:anchor="_Toc199480629" w:history="1">
            <w:r w:rsidR="00193919" w:rsidRPr="00ED21DA">
              <w:rPr>
                <w:rStyle w:val="Hyperlink"/>
                <w:rFonts w:ascii="Times New Roman" w:eastAsia="SimSun" w:hAnsi="Times New Roman" w:cs="Times New Roman"/>
                <w:b/>
              </w:rPr>
              <w:t>2.2.2 Communal roosting behaviour</w:t>
            </w:r>
            <w:r w:rsidR="00193919" w:rsidRPr="00ED21DA">
              <w:rPr>
                <w:webHidden/>
              </w:rPr>
              <w:tab/>
            </w:r>
            <w:r w:rsidR="00193919" w:rsidRPr="00ED21DA">
              <w:rPr>
                <w:webHidden/>
              </w:rPr>
              <w:fldChar w:fldCharType="begin"/>
            </w:r>
            <w:r w:rsidR="00193919" w:rsidRPr="00ED21DA">
              <w:rPr>
                <w:webHidden/>
              </w:rPr>
              <w:instrText xml:space="preserve"> PAGEREF _Toc199480629 \h </w:instrText>
            </w:r>
            <w:r w:rsidR="00193919" w:rsidRPr="00ED21DA">
              <w:rPr>
                <w:webHidden/>
              </w:rPr>
            </w:r>
            <w:r w:rsidR="00193919" w:rsidRPr="00ED21DA">
              <w:rPr>
                <w:webHidden/>
              </w:rPr>
              <w:fldChar w:fldCharType="separate"/>
            </w:r>
            <w:r w:rsidR="00193919" w:rsidRPr="00ED21DA">
              <w:rPr>
                <w:webHidden/>
              </w:rPr>
              <w:t>24</w:t>
            </w:r>
            <w:r w:rsidR="00193919" w:rsidRPr="00ED21DA">
              <w:rPr>
                <w:webHidden/>
              </w:rPr>
              <w:fldChar w:fldCharType="end"/>
            </w:r>
          </w:hyperlink>
        </w:p>
        <w:p w14:paraId="788A742A" w14:textId="01933977" w:rsidR="00193919" w:rsidRPr="00ED21DA" w:rsidRDefault="00FE6915">
          <w:pPr>
            <w:pStyle w:val="TOC3"/>
            <w:tabs>
              <w:tab w:val="right" w:leader="dot" w:pos="9350"/>
            </w:tabs>
          </w:pPr>
          <w:hyperlink w:anchor="_Toc199480630" w:history="1">
            <w:r w:rsidR="00193919" w:rsidRPr="00ED21DA">
              <w:rPr>
                <w:rStyle w:val="Hyperlink"/>
                <w:rFonts w:ascii="Times New Roman" w:eastAsia="SimSun" w:hAnsi="Times New Roman" w:cs="Times New Roman"/>
                <w:b/>
              </w:rPr>
              <w:t>2.2.3 Phylogenetic data</w:t>
            </w:r>
            <w:r w:rsidR="00193919" w:rsidRPr="00ED21DA">
              <w:rPr>
                <w:webHidden/>
              </w:rPr>
              <w:tab/>
            </w:r>
            <w:r w:rsidR="00193919" w:rsidRPr="00ED21DA">
              <w:rPr>
                <w:webHidden/>
              </w:rPr>
              <w:fldChar w:fldCharType="begin"/>
            </w:r>
            <w:r w:rsidR="00193919" w:rsidRPr="00ED21DA">
              <w:rPr>
                <w:webHidden/>
              </w:rPr>
              <w:instrText xml:space="preserve"> PAGEREF _Toc199480630 \h </w:instrText>
            </w:r>
            <w:r w:rsidR="00193919" w:rsidRPr="00ED21DA">
              <w:rPr>
                <w:webHidden/>
              </w:rPr>
            </w:r>
            <w:r w:rsidR="00193919" w:rsidRPr="00ED21DA">
              <w:rPr>
                <w:webHidden/>
              </w:rPr>
              <w:fldChar w:fldCharType="separate"/>
            </w:r>
            <w:r w:rsidR="00193919" w:rsidRPr="00ED21DA">
              <w:rPr>
                <w:webHidden/>
              </w:rPr>
              <w:t>26</w:t>
            </w:r>
            <w:r w:rsidR="00193919" w:rsidRPr="00ED21DA">
              <w:rPr>
                <w:webHidden/>
              </w:rPr>
              <w:fldChar w:fldCharType="end"/>
            </w:r>
          </w:hyperlink>
        </w:p>
        <w:p w14:paraId="72975B14" w14:textId="73C2A76A" w:rsidR="00193919" w:rsidRPr="00ED21DA" w:rsidRDefault="00FE6915">
          <w:pPr>
            <w:pStyle w:val="TOC3"/>
            <w:tabs>
              <w:tab w:val="right" w:leader="dot" w:pos="9350"/>
            </w:tabs>
          </w:pPr>
          <w:hyperlink w:anchor="_Toc199480631" w:history="1">
            <w:r w:rsidR="00193919" w:rsidRPr="00ED21DA">
              <w:rPr>
                <w:rStyle w:val="Hyperlink"/>
                <w:rFonts w:ascii="Times New Roman" w:hAnsi="Times New Roman" w:cs="Times New Roman"/>
                <w:b/>
                <w:bCs/>
              </w:rPr>
              <w:t>2.2.4 Statistical analyses</w:t>
            </w:r>
            <w:r w:rsidR="00193919" w:rsidRPr="00ED21DA">
              <w:rPr>
                <w:webHidden/>
              </w:rPr>
              <w:tab/>
            </w:r>
            <w:r w:rsidR="00193919" w:rsidRPr="00ED21DA">
              <w:rPr>
                <w:webHidden/>
              </w:rPr>
              <w:fldChar w:fldCharType="begin"/>
            </w:r>
            <w:r w:rsidR="00193919" w:rsidRPr="00ED21DA">
              <w:rPr>
                <w:webHidden/>
              </w:rPr>
              <w:instrText xml:space="preserve"> PAGEREF _Toc199480631 \h </w:instrText>
            </w:r>
            <w:r w:rsidR="00193919" w:rsidRPr="00ED21DA">
              <w:rPr>
                <w:webHidden/>
              </w:rPr>
            </w:r>
            <w:r w:rsidR="00193919" w:rsidRPr="00ED21DA">
              <w:rPr>
                <w:webHidden/>
              </w:rPr>
              <w:fldChar w:fldCharType="separate"/>
            </w:r>
            <w:r w:rsidR="00193919" w:rsidRPr="00ED21DA">
              <w:rPr>
                <w:webHidden/>
              </w:rPr>
              <w:t>26</w:t>
            </w:r>
            <w:r w:rsidR="00193919" w:rsidRPr="00ED21DA">
              <w:rPr>
                <w:webHidden/>
              </w:rPr>
              <w:fldChar w:fldCharType="end"/>
            </w:r>
          </w:hyperlink>
        </w:p>
        <w:p w14:paraId="338DF6CB" w14:textId="6D6E2220" w:rsidR="00193919" w:rsidRPr="00ED21DA" w:rsidRDefault="00FE6915">
          <w:pPr>
            <w:pStyle w:val="TOC2"/>
            <w:tabs>
              <w:tab w:val="right" w:leader="dot" w:pos="9350"/>
            </w:tabs>
            <w:rPr>
              <w:rFonts w:eastAsiaTheme="minorEastAsia"/>
              <w:kern w:val="2"/>
              <w:sz w:val="24"/>
              <w:szCs w:val="24"/>
              <w:lang w:eastAsia="en-CA"/>
              <w14:ligatures w14:val="standardContextual"/>
            </w:rPr>
          </w:pPr>
          <w:hyperlink w:anchor="_Toc199480632" w:history="1">
            <w:r w:rsidR="00193919" w:rsidRPr="00ED21DA">
              <w:rPr>
                <w:rStyle w:val="Hyperlink"/>
                <w:rFonts w:ascii="Times New Roman" w:hAnsi="Times New Roman" w:cs="Times New Roman"/>
                <w:b/>
                <w:bCs/>
              </w:rPr>
              <w:t>2.3 Results</w:t>
            </w:r>
            <w:r w:rsidR="00193919" w:rsidRPr="00ED21DA">
              <w:rPr>
                <w:webHidden/>
              </w:rPr>
              <w:tab/>
            </w:r>
            <w:r w:rsidR="00193919" w:rsidRPr="00ED21DA">
              <w:rPr>
                <w:webHidden/>
              </w:rPr>
              <w:fldChar w:fldCharType="begin"/>
            </w:r>
            <w:r w:rsidR="00193919" w:rsidRPr="00ED21DA">
              <w:rPr>
                <w:webHidden/>
              </w:rPr>
              <w:instrText xml:space="preserve"> PAGEREF _Toc199480632 \h </w:instrText>
            </w:r>
            <w:r w:rsidR="00193919" w:rsidRPr="00ED21DA">
              <w:rPr>
                <w:webHidden/>
              </w:rPr>
            </w:r>
            <w:r w:rsidR="00193919" w:rsidRPr="00ED21DA">
              <w:rPr>
                <w:webHidden/>
              </w:rPr>
              <w:fldChar w:fldCharType="separate"/>
            </w:r>
            <w:r w:rsidR="00193919" w:rsidRPr="00ED21DA">
              <w:rPr>
                <w:webHidden/>
              </w:rPr>
              <w:t>27</w:t>
            </w:r>
            <w:r w:rsidR="00193919" w:rsidRPr="00ED21DA">
              <w:rPr>
                <w:webHidden/>
              </w:rPr>
              <w:fldChar w:fldCharType="end"/>
            </w:r>
          </w:hyperlink>
        </w:p>
        <w:p w14:paraId="68418C35" w14:textId="2BD9B90A" w:rsidR="00193919" w:rsidRPr="00ED21DA" w:rsidRDefault="00FE6915">
          <w:pPr>
            <w:pStyle w:val="TOC3"/>
            <w:tabs>
              <w:tab w:val="right" w:leader="dot" w:pos="9350"/>
            </w:tabs>
          </w:pPr>
          <w:hyperlink w:anchor="_Toc199480633" w:history="1">
            <w:r w:rsidR="00193919" w:rsidRPr="00ED21DA">
              <w:rPr>
                <w:rStyle w:val="Hyperlink"/>
                <w:rFonts w:ascii="Times New Roman" w:eastAsia="SimSun" w:hAnsi="Times New Roman" w:cs="Times New Roman"/>
                <w:b/>
              </w:rPr>
              <w:t>2.3.1 The distribution of Communal Roosting</w:t>
            </w:r>
            <w:r w:rsidR="00193919" w:rsidRPr="00ED21DA">
              <w:rPr>
                <w:webHidden/>
              </w:rPr>
              <w:tab/>
            </w:r>
            <w:r w:rsidR="00193919" w:rsidRPr="00ED21DA">
              <w:rPr>
                <w:webHidden/>
              </w:rPr>
              <w:fldChar w:fldCharType="begin"/>
            </w:r>
            <w:r w:rsidR="00193919" w:rsidRPr="00ED21DA">
              <w:rPr>
                <w:webHidden/>
              </w:rPr>
              <w:instrText xml:space="preserve"> PAGEREF _Toc199480633 \h </w:instrText>
            </w:r>
            <w:r w:rsidR="00193919" w:rsidRPr="00ED21DA">
              <w:rPr>
                <w:webHidden/>
              </w:rPr>
            </w:r>
            <w:r w:rsidR="00193919" w:rsidRPr="00ED21DA">
              <w:rPr>
                <w:webHidden/>
              </w:rPr>
              <w:fldChar w:fldCharType="separate"/>
            </w:r>
            <w:r w:rsidR="00193919" w:rsidRPr="00ED21DA">
              <w:rPr>
                <w:webHidden/>
              </w:rPr>
              <w:t>27</w:t>
            </w:r>
            <w:r w:rsidR="00193919" w:rsidRPr="00ED21DA">
              <w:rPr>
                <w:webHidden/>
              </w:rPr>
              <w:fldChar w:fldCharType="end"/>
            </w:r>
          </w:hyperlink>
        </w:p>
        <w:p w14:paraId="35ACAB84" w14:textId="40FEC18E" w:rsidR="00193919" w:rsidRPr="00ED21DA" w:rsidRDefault="00FE6915">
          <w:pPr>
            <w:pStyle w:val="TOC3"/>
            <w:tabs>
              <w:tab w:val="right" w:leader="dot" w:pos="9350"/>
            </w:tabs>
          </w:pPr>
          <w:hyperlink w:anchor="_Toc199480634" w:history="1">
            <w:r w:rsidR="00193919" w:rsidRPr="00ED21DA">
              <w:rPr>
                <w:rStyle w:val="Hyperlink"/>
                <w:rFonts w:ascii="Times New Roman" w:eastAsia="SimSun" w:hAnsi="Times New Roman" w:cs="Times New Roman"/>
                <w:b/>
              </w:rPr>
              <w:t>2.3.3 Biological variables and CRB</w:t>
            </w:r>
            <w:r w:rsidR="00193919" w:rsidRPr="00ED21DA">
              <w:rPr>
                <w:webHidden/>
              </w:rPr>
              <w:tab/>
            </w:r>
            <w:r w:rsidR="00193919" w:rsidRPr="00ED21DA">
              <w:rPr>
                <w:webHidden/>
              </w:rPr>
              <w:fldChar w:fldCharType="begin"/>
            </w:r>
            <w:r w:rsidR="00193919" w:rsidRPr="00ED21DA">
              <w:rPr>
                <w:webHidden/>
              </w:rPr>
              <w:instrText xml:space="preserve"> PAGEREF _Toc199480634 \h </w:instrText>
            </w:r>
            <w:r w:rsidR="00193919" w:rsidRPr="00ED21DA">
              <w:rPr>
                <w:webHidden/>
              </w:rPr>
            </w:r>
            <w:r w:rsidR="00193919" w:rsidRPr="00ED21DA">
              <w:rPr>
                <w:webHidden/>
              </w:rPr>
              <w:fldChar w:fldCharType="separate"/>
            </w:r>
            <w:r w:rsidR="00193919" w:rsidRPr="00ED21DA">
              <w:rPr>
                <w:webHidden/>
              </w:rPr>
              <w:t>28</w:t>
            </w:r>
            <w:r w:rsidR="00193919" w:rsidRPr="00ED21DA">
              <w:rPr>
                <w:webHidden/>
              </w:rPr>
              <w:fldChar w:fldCharType="end"/>
            </w:r>
          </w:hyperlink>
        </w:p>
        <w:p w14:paraId="3C3CADC3" w14:textId="221F9674" w:rsidR="00193919" w:rsidRPr="00ED21DA" w:rsidRDefault="00FE6915">
          <w:pPr>
            <w:pStyle w:val="TOC2"/>
            <w:tabs>
              <w:tab w:val="right" w:leader="dot" w:pos="9350"/>
            </w:tabs>
            <w:rPr>
              <w:rFonts w:eastAsiaTheme="minorEastAsia"/>
              <w:kern w:val="2"/>
              <w:sz w:val="24"/>
              <w:szCs w:val="24"/>
              <w:lang w:eastAsia="en-CA"/>
              <w14:ligatures w14:val="standardContextual"/>
            </w:rPr>
          </w:pPr>
          <w:hyperlink w:anchor="_Toc199480635" w:history="1">
            <w:r w:rsidR="00193919" w:rsidRPr="00ED21DA">
              <w:rPr>
                <w:rStyle w:val="Hyperlink"/>
                <w:rFonts w:ascii="Times New Roman" w:hAnsi="Times New Roman" w:cs="Times New Roman"/>
                <w:b/>
                <w:bCs/>
              </w:rPr>
              <w:t xml:space="preserve">2.4 Discussion </w:t>
            </w:r>
            <w:r w:rsidR="00193919" w:rsidRPr="00ED21DA">
              <w:rPr>
                <w:webHidden/>
              </w:rPr>
              <w:tab/>
            </w:r>
            <w:r w:rsidR="00193919" w:rsidRPr="00ED21DA">
              <w:rPr>
                <w:webHidden/>
              </w:rPr>
              <w:fldChar w:fldCharType="begin"/>
            </w:r>
            <w:r w:rsidR="00193919" w:rsidRPr="00ED21DA">
              <w:rPr>
                <w:webHidden/>
              </w:rPr>
              <w:instrText xml:space="preserve"> PAGEREF _Toc199480635 \h </w:instrText>
            </w:r>
            <w:r w:rsidR="00193919" w:rsidRPr="00ED21DA">
              <w:rPr>
                <w:webHidden/>
              </w:rPr>
            </w:r>
            <w:r w:rsidR="00193919" w:rsidRPr="00ED21DA">
              <w:rPr>
                <w:webHidden/>
              </w:rPr>
              <w:fldChar w:fldCharType="separate"/>
            </w:r>
            <w:r w:rsidR="00193919" w:rsidRPr="00ED21DA">
              <w:rPr>
                <w:webHidden/>
              </w:rPr>
              <w:t>33</w:t>
            </w:r>
            <w:r w:rsidR="00193919" w:rsidRPr="00ED21DA">
              <w:rPr>
                <w:webHidden/>
              </w:rPr>
              <w:fldChar w:fldCharType="end"/>
            </w:r>
          </w:hyperlink>
        </w:p>
        <w:p w14:paraId="7EE2DE43" w14:textId="76445D54" w:rsidR="00193919" w:rsidRPr="00ED21DA" w:rsidRDefault="00FE6915">
          <w:pPr>
            <w:pStyle w:val="TOC3"/>
            <w:tabs>
              <w:tab w:val="right" w:leader="dot" w:pos="9350"/>
            </w:tabs>
          </w:pPr>
          <w:hyperlink w:anchor="_Toc199480636" w:history="1">
            <w:r w:rsidR="00193919" w:rsidRPr="00ED21DA">
              <w:rPr>
                <w:rStyle w:val="Hyperlink"/>
                <w:rFonts w:ascii="Times New Roman" w:eastAsia="SimSun" w:hAnsi="Times New Roman" w:cs="Times New Roman"/>
                <w:b/>
              </w:rPr>
              <w:t>2.4.1 Hand Wing Index and Communal Roosting Behaviour</w:t>
            </w:r>
            <w:r w:rsidR="00193919" w:rsidRPr="00ED21DA">
              <w:rPr>
                <w:webHidden/>
              </w:rPr>
              <w:tab/>
            </w:r>
            <w:r w:rsidR="00193919" w:rsidRPr="00ED21DA">
              <w:rPr>
                <w:webHidden/>
              </w:rPr>
              <w:fldChar w:fldCharType="begin"/>
            </w:r>
            <w:r w:rsidR="00193919" w:rsidRPr="00ED21DA">
              <w:rPr>
                <w:webHidden/>
              </w:rPr>
              <w:instrText xml:space="preserve"> PAGEREF _Toc199480636 \h </w:instrText>
            </w:r>
            <w:r w:rsidR="00193919" w:rsidRPr="00ED21DA">
              <w:rPr>
                <w:webHidden/>
              </w:rPr>
            </w:r>
            <w:r w:rsidR="00193919" w:rsidRPr="00ED21DA">
              <w:rPr>
                <w:webHidden/>
              </w:rPr>
              <w:fldChar w:fldCharType="separate"/>
            </w:r>
            <w:r w:rsidR="00193919" w:rsidRPr="00ED21DA">
              <w:rPr>
                <w:webHidden/>
              </w:rPr>
              <w:t>33</w:t>
            </w:r>
            <w:r w:rsidR="00193919" w:rsidRPr="00ED21DA">
              <w:rPr>
                <w:webHidden/>
              </w:rPr>
              <w:fldChar w:fldCharType="end"/>
            </w:r>
          </w:hyperlink>
        </w:p>
        <w:p w14:paraId="6075BB08" w14:textId="77EB3D8E" w:rsidR="00193919" w:rsidRPr="00ED21DA" w:rsidRDefault="00FE6915">
          <w:pPr>
            <w:pStyle w:val="TOC3"/>
            <w:tabs>
              <w:tab w:val="right" w:leader="dot" w:pos="9350"/>
            </w:tabs>
          </w:pPr>
          <w:hyperlink w:anchor="_Toc199480637" w:history="1">
            <w:r w:rsidR="00193919" w:rsidRPr="00ED21DA">
              <w:rPr>
                <w:rStyle w:val="Hyperlink"/>
                <w:rFonts w:ascii="Times New Roman" w:eastAsia="SimSun" w:hAnsi="Times New Roman" w:cs="Times New Roman"/>
                <w:b/>
              </w:rPr>
              <w:t>2.4.2 Mass and Communal Roosting Behaviour</w:t>
            </w:r>
            <w:r w:rsidR="00193919" w:rsidRPr="00ED21DA">
              <w:rPr>
                <w:webHidden/>
              </w:rPr>
              <w:tab/>
            </w:r>
            <w:r w:rsidR="00193919" w:rsidRPr="00ED21DA">
              <w:rPr>
                <w:webHidden/>
              </w:rPr>
              <w:fldChar w:fldCharType="begin"/>
            </w:r>
            <w:r w:rsidR="00193919" w:rsidRPr="00ED21DA">
              <w:rPr>
                <w:webHidden/>
              </w:rPr>
              <w:instrText xml:space="preserve"> PAGEREF _Toc199480637 \h </w:instrText>
            </w:r>
            <w:r w:rsidR="00193919" w:rsidRPr="00ED21DA">
              <w:rPr>
                <w:webHidden/>
              </w:rPr>
            </w:r>
            <w:r w:rsidR="00193919" w:rsidRPr="00ED21DA">
              <w:rPr>
                <w:webHidden/>
              </w:rPr>
              <w:fldChar w:fldCharType="separate"/>
            </w:r>
            <w:r w:rsidR="00193919" w:rsidRPr="00ED21DA">
              <w:rPr>
                <w:webHidden/>
              </w:rPr>
              <w:t>34</w:t>
            </w:r>
            <w:r w:rsidR="00193919" w:rsidRPr="00ED21DA">
              <w:rPr>
                <w:webHidden/>
              </w:rPr>
              <w:fldChar w:fldCharType="end"/>
            </w:r>
          </w:hyperlink>
        </w:p>
        <w:p w14:paraId="1F950424" w14:textId="6243F9F4" w:rsidR="00193919" w:rsidRPr="00ED21DA" w:rsidRDefault="00FE6915">
          <w:pPr>
            <w:pStyle w:val="TOC3"/>
            <w:tabs>
              <w:tab w:val="right" w:leader="dot" w:pos="9350"/>
            </w:tabs>
          </w:pPr>
          <w:hyperlink w:anchor="_Toc199480638" w:history="1">
            <w:r w:rsidR="00193919" w:rsidRPr="00ED21DA">
              <w:rPr>
                <w:rStyle w:val="Hyperlink"/>
                <w:rFonts w:ascii="Times New Roman" w:eastAsia="SimSun" w:hAnsi="Times New Roman" w:cs="Times New Roman"/>
                <w:b/>
              </w:rPr>
              <w:t>2.4.3 Trophic level and Communal Roosting Behaviour</w:t>
            </w:r>
            <w:r w:rsidR="00193919" w:rsidRPr="00ED21DA">
              <w:rPr>
                <w:webHidden/>
              </w:rPr>
              <w:tab/>
            </w:r>
            <w:r w:rsidR="00193919" w:rsidRPr="00ED21DA">
              <w:rPr>
                <w:webHidden/>
              </w:rPr>
              <w:fldChar w:fldCharType="begin"/>
            </w:r>
            <w:r w:rsidR="00193919" w:rsidRPr="00ED21DA">
              <w:rPr>
                <w:webHidden/>
              </w:rPr>
              <w:instrText xml:space="preserve"> PAGEREF _Toc199480638 \h </w:instrText>
            </w:r>
            <w:r w:rsidR="00193919" w:rsidRPr="00ED21DA">
              <w:rPr>
                <w:webHidden/>
              </w:rPr>
            </w:r>
            <w:r w:rsidR="00193919" w:rsidRPr="00ED21DA">
              <w:rPr>
                <w:webHidden/>
              </w:rPr>
              <w:fldChar w:fldCharType="separate"/>
            </w:r>
            <w:r w:rsidR="00193919" w:rsidRPr="00ED21DA">
              <w:rPr>
                <w:webHidden/>
              </w:rPr>
              <w:t>34</w:t>
            </w:r>
            <w:r w:rsidR="00193919" w:rsidRPr="00ED21DA">
              <w:rPr>
                <w:webHidden/>
              </w:rPr>
              <w:fldChar w:fldCharType="end"/>
            </w:r>
          </w:hyperlink>
        </w:p>
        <w:p w14:paraId="32CC9193" w14:textId="7457A5EC" w:rsidR="00193919" w:rsidRPr="00ED21DA" w:rsidRDefault="00FE6915">
          <w:pPr>
            <w:pStyle w:val="TOC3"/>
            <w:tabs>
              <w:tab w:val="right" w:leader="dot" w:pos="9350"/>
            </w:tabs>
          </w:pPr>
          <w:hyperlink w:anchor="_Toc199480639" w:history="1">
            <w:r w:rsidR="00193919" w:rsidRPr="00ED21DA">
              <w:rPr>
                <w:rStyle w:val="Hyperlink"/>
                <w:rFonts w:ascii="Times New Roman" w:eastAsia="SimSun" w:hAnsi="Times New Roman" w:cs="Times New Roman"/>
                <w:b/>
              </w:rPr>
              <w:t>2.4.4. Brain size and Communal Roosting Behaviour</w:t>
            </w:r>
            <w:r w:rsidR="00193919" w:rsidRPr="00ED21DA">
              <w:rPr>
                <w:webHidden/>
              </w:rPr>
              <w:tab/>
            </w:r>
            <w:r w:rsidR="00193919" w:rsidRPr="00ED21DA">
              <w:rPr>
                <w:webHidden/>
              </w:rPr>
              <w:fldChar w:fldCharType="begin"/>
            </w:r>
            <w:r w:rsidR="00193919" w:rsidRPr="00ED21DA">
              <w:rPr>
                <w:webHidden/>
              </w:rPr>
              <w:instrText xml:space="preserve"> PAGEREF _Toc199480639 \h </w:instrText>
            </w:r>
            <w:r w:rsidR="00193919" w:rsidRPr="00ED21DA">
              <w:rPr>
                <w:webHidden/>
              </w:rPr>
            </w:r>
            <w:r w:rsidR="00193919" w:rsidRPr="00ED21DA">
              <w:rPr>
                <w:webHidden/>
              </w:rPr>
              <w:fldChar w:fldCharType="separate"/>
            </w:r>
            <w:r w:rsidR="00193919" w:rsidRPr="00ED21DA">
              <w:rPr>
                <w:webHidden/>
              </w:rPr>
              <w:t>35</w:t>
            </w:r>
            <w:r w:rsidR="00193919" w:rsidRPr="00ED21DA">
              <w:rPr>
                <w:webHidden/>
              </w:rPr>
              <w:fldChar w:fldCharType="end"/>
            </w:r>
          </w:hyperlink>
        </w:p>
        <w:p w14:paraId="6CF98C97" w14:textId="51FB8151" w:rsidR="00193919" w:rsidRPr="00ED21DA" w:rsidRDefault="00FE6915">
          <w:pPr>
            <w:pStyle w:val="TOC3"/>
            <w:tabs>
              <w:tab w:val="right" w:leader="dot" w:pos="9350"/>
            </w:tabs>
          </w:pPr>
          <w:hyperlink w:anchor="_Toc199480640" w:history="1">
            <w:r w:rsidR="00193919" w:rsidRPr="00ED21DA">
              <w:rPr>
                <w:rStyle w:val="Hyperlink"/>
                <w:rFonts w:ascii="Times New Roman" w:eastAsia="SimSun" w:hAnsi="Times New Roman" w:cs="Times New Roman"/>
                <w:b/>
              </w:rPr>
              <w:t>2.4.5 Alternative predictors: Predictability of food sources and food abundance</w:t>
            </w:r>
            <w:r w:rsidR="00193919" w:rsidRPr="00ED21DA">
              <w:rPr>
                <w:webHidden/>
              </w:rPr>
              <w:tab/>
            </w:r>
            <w:r w:rsidR="00193919" w:rsidRPr="00ED21DA">
              <w:rPr>
                <w:webHidden/>
              </w:rPr>
              <w:fldChar w:fldCharType="begin"/>
            </w:r>
            <w:r w:rsidR="00193919" w:rsidRPr="00ED21DA">
              <w:rPr>
                <w:webHidden/>
              </w:rPr>
              <w:instrText xml:space="preserve"> PAGEREF _Toc199480640 \h </w:instrText>
            </w:r>
            <w:r w:rsidR="00193919" w:rsidRPr="00ED21DA">
              <w:rPr>
                <w:webHidden/>
              </w:rPr>
            </w:r>
            <w:r w:rsidR="00193919" w:rsidRPr="00ED21DA">
              <w:rPr>
                <w:webHidden/>
              </w:rPr>
              <w:fldChar w:fldCharType="separate"/>
            </w:r>
            <w:r w:rsidR="00193919" w:rsidRPr="00ED21DA">
              <w:rPr>
                <w:webHidden/>
              </w:rPr>
              <w:t>36</w:t>
            </w:r>
            <w:r w:rsidR="00193919" w:rsidRPr="00ED21DA">
              <w:rPr>
                <w:webHidden/>
              </w:rPr>
              <w:fldChar w:fldCharType="end"/>
            </w:r>
          </w:hyperlink>
        </w:p>
        <w:p w14:paraId="3C93750A" w14:textId="7499526F" w:rsidR="00193919" w:rsidRPr="00ED21DA" w:rsidRDefault="00FE6915">
          <w:pPr>
            <w:pStyle w:val="TOC3"/>
            <w:tabs>
              <w:tab w:val="right" w:leader="dot" w:pos="9350"/>
            </w:tabs>
          </w:pPr>
          <w:hyperlink w:anchor="_Toc199480641" w:history="1">
            <w:r w:rsidR="00193919" w:rsidRPr="00ED21DA">
              <w:rPr>
                <w:rStyle w:val="Hyperlink"/>
                <w:rFonts w:ascii="Times New Roman" w:eastAsia="SimSun" w:hAnsi="Times New Roman" w:cs="Times New Roman"/>
                <w:b/>
              </w:rPr>
              <w:t>2.4.6 Limitations</w:t>
            </w:r>
            <w:r w:rsidR="00193919" w:rsidRPr="00ED21DA">
              <w:rPr>
                <w:webHidden/>
              </w:rPr>
              <w:tab/>
            </w:r>
            <w:r w:rsidR="00193919" w:rsidRPr="00ED21DA">
              <w:rPr>
                <w:webHidden/>
              </w:rPr>
              <w:fldChar w:fldCharType="begin"/>
            </w:r>
            <w:r w:rsidR="00193919" w:rsidRPr="00ED21DA">
              <w:rPr>
                <w:webHidden/>
              </w:rPr>
              <w:instrText xml:space="preserve"> PAGEREF _Toc199480641 \h </w:instrText>
            </w:r>
            <w:r w:rsidR="00193919" w:rsidRPr="00ED21DA">
              <w:rPr>
                <w:webHidden/>
              </w:rPr>
            </w:r>
            <w:r w:rsidR="00193919" w:rsidRPr="00ED21DA">
              <w:rPr>
                <w:webHidden/>
              </w:rPr>
              <w:fldChar w:fldCharType="separate"/>
            </w:r>
            <w:r w:rsidR="00193919" w:rsidRPr="00ED21DA">
              <w:rPr>
                <w:webHidden/>
              </w:rPr>
              <w:t>37</w:t>
            </w:r>
            <w:r w:rsidR="00193919" w:rsidRPr="00ED21DA">
              <w:rPr>
                <w:webHidden/>
              </w:rPr>
              <w:fldChar w:fldCharType="end"/>
            </w:r>
          </w:hyperlink>
        </w:p>
        <w:p w14:paraId="7FFDE7F5" w14:textId="434751F8" w:rsidR="00193919" w:rsidRPr="00ED21DA" w:rsidRDefault="00FE6915">
          <w:pPr>
            <w:pStyle w:val="TOC3"/>
            <w:tabs>
              <w:tab w:val="right" w:leader="dot" w:pos="9350"/>
            </w:tabs>
          </w:pPr>
          <w:hyperlink w:anchor="_Toc199480642" w:history="1">
            <w:r w:rsidR="00193919" w:rsidRPr="00ED21DA">
              <w:rPr>
                <w:rStyle w:val="Hyperlink"/>
                <w:rFonts w:ascii="Times New Roman" w:eastAsia="SimSun" w:hAnsi="Times New Roman" w:cs="Times New Roman"/>
                <w:b/>
              </w:rPr>
              <w:t>2.4.7 Future work</w:t>
            </w:r>
            <w:r w:rsidR="00193919" w:rsidRPr="00ED21DA">
              <w:rPr>
                <w:webHidden/>
              </w:rPr>
              <w:tab/>
            </w:r>
            <w:r w:rsidR="00193919" w:rsidRPr="00ED21DA">
              <w:rPr>
                <w:webHidden/>
              </w:rPr>
              <w:fldChar w:fldCharType="begin"/>
            </w:r>
            <w:r w:rsidR="00193919" w:rsidRPr="00ED21DA">
              <w:rPr>
                <w:webHidden/>
              </w:rPr>
              <w:instrText xml:space="preserve"> PAGEREF _Toc199480642 \h </w:instrText>
            </w:r>
            <w:r w:rsidR="00193919" w:rsidRPr="00ED21DA">
              <w:rPr>
                <w:webHidden/>
              </w:rPr>
            </w:r>
            <w:r w:rsidR="00193919" w:rsidRPr="00ED21DA">
              <w:rPr>
                <w:webHidden/>
              </w:rPr>
              <w:fldChar w:fldCharType="separate"/>
            </w:r>
            <w:r w:rsidR="00193919" w:rsidRPr="00ED21DA">
              <w:rPr>
                <w:webHidden/>
              </w:rPr>
              <w:t>39</w:t>
            </w:r>
            <w:r w:rsidR="00193919" w:rsidRPr="00ED21DA">
              <w:rPr>
                <w:webHidden/>
              </w:rPr>
              <w:fldChar w:fldCharType="end"/>
            </w:r>
          </w:hyperlink>
        </w:p>
        <w:p w14:paraId="4AB88E5A" w14:textId="5311E18E" w:rsidR="00193919" w:rsidRPr="00ED21DA" w:rsidRDefault="00FE6915">
          <w:pPr>
            <w:pStyle w:val="TOC1"/>
            <w:tabs>
              <w:tab w:val="right" w:leader="dot" w:pos="9350"/>
            </w:tabs>
            <w:rPr>
              <w:rFonts w:eastAsiaTheme="minorEastAsia"/>
              <w:kern w:val="2"/>
              <w:sz w:val="24"/>
              <w:szCs w:val="24"/>
              <w:lang w:eastAsia="en-CA"/>
              <w14:ligatures w14:val="standardContextual"/>
            </w:rPr>
          </w:pPr>
          <w:hyperlink w:anchor="_Toc199480643" w:history="1">
            <w:r w:rsidR="00193919" w:rsidRPr="00ED21DA">
              <w:rPr>
                <w:rStyle w:val="Hyperlink"/>
                <w:rFonts w:ascii="Times New Roman" w:hAnsi="Times New Roman" w:cs="Times New Roman"/>
                <w:b/>
                <w:bCs/>
              </w:rPr>
              <w:t>Chapter 3: The need for ecological studies in social species</w:t>
            </w:r>
            <w:r w:rsidR="00193919" w:rsidRPr="00ED21DA">
              <w:rPr>
                <w:webHidden/>
              </w:rPr>
              <w:tab/>
            </w:r>
            <w:r w:rsidR="00193919" w:rsidRPr="00ED21DA">
              <w:rPr>
                <w:webHidden/>
              </w:rPr>
              <w:fldChar w:fldCharType="begin"/>
            </w:r>
            <w:r w:rsidR="00193919" w:rsidRPr="00ED21DA">
              <w:rPr>
                <w:webHidden/>
              </w:rPr>
              <w:instrText xml:space="preserve"> PAGEREF _Toc199480643 \h </w:instrText>
            </w:r>
            <w:r w:rsidR="00193919" w:rsidRPr="00ED21DA">
              <w:rPr>
                <w:webHidden/>
              </w:rPr>
            </w:r>
            <w:r w:rsidR="00193919" w:rsidRPr="00ED21DA">
              <w:rPr>
                <w:webHidden/>
              </w:rPr>
              <w:fldChar w:fldCharType="separate"/>
            </w:r>
            <w:r w:rsidR="00193919" w:rsidRPr="00ED21DA">
              <w:rPr>
                <w:webHidden/>
              </w:rPr>
              <w:t>41</w:t>
            </w:r>
            <w:r w:rsidR="00193919" w:rsidRPr="00ED21DA">
              <w:rPr>
                <w:webHidden/>
              </w:rPr>
              <w:fldChar w:fldCharType="end"/>
            </w:r>
          </w:hyperlink>
        </w:p>
        <w:p w14:paraId="2539DF59" w14:textId="521432D4" w:rsidR="00193919" w:rsidRPr="00ED21DA" w:rsidRDefault="00FE6915">
          <w:pPr>
            <w:pStyle w:val="TOC2"/>
            <w:tabs>
              <w:tab w:val="right" w:leader="dot" w:pos="9350"/>
            </w:tabs>
            <w:rPr>
              <w:rFonts w:eastAsiaTheme="minorEastAsia"/>
              <w:kern w:val="2"/>
              <w:sz w:val="24"/>
              <w:szCs w:val="24"/>
              <w:lang w:eastAsia="en-CA"/>
              <w14:ligatures w14:val="standardContextual"/>
            </w:rPr>
          </w:pPr>
          <w:hyperlink w:anchor="_Toc199480644" w:history="1">
            <w:r w:rsidR="00193919" w:rsidRPr="00ED21DA">
              <w:rPr>
                <w:rStyle w:val="Hyperlink"/>
                <w:rFonts w:ascii="Times New Roman" w:hAnsi="Times New Roman" w:cs="Times New Roman"/>
                <w:b/>
                <w:bCs/>
              </w:rPr>
              <w:t>3.1 Introduction</w:t>
            </w:r>
            <w:r w:rsidR="00193919" w:rsidRPr="00ED21DA">
              <w:rPr>
                <w:webHidden/>
              </w:rPr>
              <w:tab/>
            </w:r>
            <w:r w:rsidR="00193919" w:rsidRPr="00ED21DA">
              <w:rPr>
                <w:webHidden/>
              </w:rPr>
              <w:fldChar w:fldCharType="begin"/>
            </w:r>
            <w:r w:rsidR="00193919" w:rsidRPr="00ED21DA">
              <w:rPr>
                <w:webHidden/>
              </w:rPr>
              <w:instrText xml:space="preserve"> PAGEREF _Toc199480644 \h </w:instrText>
            </w:r>
            <w:r w:rsidR="00193919" w:rsidRPr="00ED21DA">
              <w:rPr>
                <w:webHidden/>
              </w:rPr>
            </w:r>
            <w:r w:rsidR="00193919" w:rsidRPr="00ED21DA">
              <w:rPr>
                <w:webHidden/>
              </w:rPr>
              <w:fldChar w:fldCharType="separate"/>
            </w:r>
            <w:r w:rsidR="00193919" w:rsidRPr="00ED21DA">
              <w:rPr>
                <w:webHidden/>
              </w:rPr>
              <w:t>41</w:t>
            </w:r>
            <w:r w:rsidR="00193919" w:rsidRPr="00ED21DA">
              <w:rPr>
                <w:webHidden/>
              </w:rPr>
              <w:fldChar w:fldCharType="end"/>
            </w:r>
          </w:hyperlink>
        </w:p>
        <w:p w14:paraId="383A2C34" w14:textId="461D22E1" w:rsidR="00193919" w:rsidRPr="00ED21DA" w:rsidRDefault="00FE6915">
          <w:pPr>
            <w:pStyle w:val="TOC2"/>
            <w:tabs>
              <w:tab w:val="right" w:leader="dot" w:pos="9350"/>
            </w:tabs>
            <w:rPr>
              <w:rFonts w:eastAsiaTheme="minorEastAsia"/>
              <w:kern w:val="2"/>
              <w:sz w:val="24"/>
              <w:szCs w:val="24"/>
              <w:lang w:eastAsia="en-CA"/>
              <w14:ligatures w14:val="standardContextual"/>
            </w:rPr>
          </w:pPr>
          <w:hyperlink w:anchor="_Toc199480645" w:history="1">
            <w:r w:rsidR="00193919" w:rsidRPr="00ED21DA">
              <w:rPr>
                <w:rStyle w:val="Hyperlink"/>
                <w:rFonts w:ascii="Times New Roman" w:hAnsi="Times New Roman" w:cs="Times New Roman"/>
                <w:b/>
                <w:bCs/>
              </w:rPr>
              <w:t>3.2 Why vultures?</w:t>
            </w:r>
            <w:r w:rsidR="00193919" w:rsidRPr="00ED21DA">
              <w:rPr>
                <w:webHidden/>
              </w:rPr>
              <w:tab/>
            </w:r>
            <w:r w:rsidR="00193919" w:rsidRPr="00ED21DA">
              <w:rPr>
                <w:webHidden/>
              </w:rPr>
              <w:fldChar w:fldCharType="begin"/>
            </w:r>
            <w:r w:rsidR="00193919" w:rsidRPr="00ED21DA">
              <w:rPr>
                <w:webHidden/>
              </w:rPr>
              <w:instrText xml:space="preserve"> PAGEREF _Toc199480645 \h </w:instrText>
            </w:r>
            <w:r w:rsidR="00193919" w:rsidRPr="00ED21DA">
              <w:rPr>
                <w:webHidden/>
              </w:rPr>
            </w:r>
            <w:r w:rsidR="00193919" w:rsidRPr="00ED21DA">
              <w:rPr>
                <w:webHidden/>
              </w:rPr>
              <w:fldChar w:fldCharType="separate"/>
            </w:r>
            <w:r w:rsidR="00193919" w:rsidRPr="00ED21DA">
              <w:rPr>
                <w:webHidden/>
              </w:rPr>
              <w:t>42</w:t>
            </w:r>
            <w:r w:rsidR="00193919" w:rsidRPr="00ED21DA">
              <w:rPr>
                <w:webHidden/>
              </w:rPr>
              <w:fldChar w:fldCharType="end"/>
            </w:r>
          </w:hyperlink>
        </w:p>
        <w:p w14:paraId="2ABE9CAF" w14:textId="544ABEE2" w:rsidR="00193919" w:rsidRPr="00ED21DA" w:rsidRDefault="00FE6915">
          <w:pPr>
            <w:pStyle w:val="TOC2"/>
            <w:tabs>
              <w:tab w:val="right" w:leader="dot" w:pos="9350"/>
            </w:tabs>
            <w:rPr>
              <w:rFonts w:eastAsiaTheme="minorEastAsia"/>
              <w:kern w:val="2"/>
              <w:sz w:val="24"/>
              <w:szCs w:val="24"/>
              <w:lang w:eastAsia="en-CA"/>
              <w14:ligatures w14:val="standardContextual"/>
            </w:rPr>
          </w:pPr>
          <w:hyperlink w:anchor="_Toc199480646" w:history="1">
            <w:r w:rsidR="00193919" w:rsidRPr="00ED21DA">
              <w:rPr>
                <w:rStyle w:val="Hyperlink"/>
                <w:rFonts w:ascii="Times New Roman" w:hAnsi="Times New Roman" w:cs="Times New Roman"/>
                <w:b/>
                <w:bCs/>
              </w:rPr>
              <w:t>3.3 A note on the Information Center Hypothesis</w:t>
            </w:r>
            <w:r w:rsidR="00193919" w:rsidRPr="00ED21DA">
              <w:rPr>
                <w:webHidden/>
              </w:rPr>
              <w:tab/>
            </w:r>
            <w:r w:rsidR="00193919" w:rsidRPr="00ED21DA">
              <w:rPr>
                <w:webHidden/>
              </w:rPr>
              <w:fldChar w:fldCharType="begin"/>
            </w:r>
            <w:r w:rsidR="00193919" w:rsidRPr="00ED21DA">
              <w:rPr>
                <w:webHidden/>
              </w:rPr>
              <w:instrText xml:space="preserve"> PAGEREF _Toc199480646 \h </w:instrText>
            </w:r>
            <w:r w:rsidR="00193919" w:rsidRPr="00ED21DA">
              <w:rPr>
                <w:webHidden/>
              </w:rPr>
            </w:r>
            <w:r w:rsidR="00193919" w:rsidRPr="00ED21DA">
              <w:rPr>
                <w:webHidden/>
              </w:rPr>
              <w:fldChar w:fldCharType="separate"/>
            </w:r>
            <w:r w:rsidR="00193919" w:rsidRPr="00ED21DA">
              <w:rPr>
                <w:webHidden/>
              </w:rPr>
              <w:t>42</w:t>
            </w:r>
            <w:r w:rsidR="00193919" w:rsidRPr="00ED21DA">
              <w:rPr>
                <w:webHidden/>
              </w:rPr>
              <w:fldChar w:fldCharType="end"/>
            </w:r>
          </w:hyperlink>
        </w:p>
        <w:p w14:paraId="6D8DBE96" w14:textId="0800E6F8" w:rsidR="00193919" w:rsidRPr="00ED21DA" w:rsidRDefault="00FE6915">
          <w:pPr>
            <w:pStyle w:val="TOC2"/>
            <w:tabs>
              <w:tab w:val="right" w:leader="dot" w:pos="9350"/>
            </w:tabs>
            <w:rPr>
              <w:rFonts w:eastAsiaTheme="minorEastAsia"/>
              <w:kern w:val="2"/>
              <w:sz w:val="24"/>
              <w:szCs w:val="24"/>
              <w:lang w:eastAsia="en-CA"/>
              <w14:ligatures w14:val="standardContextual"/>
            </w:rPr>
          </w:pPr>
          <w:hyperlink w:anchor="_Toc199480647" w:history="1">
            <w:r w:rsidR="00193919" w:rsidRPr="00ED21DA">
              <w:rPr>
                <w:rStyle w:val="Hyperlink"/>
                <w:rFonts w:ascii="Times New Roman" w:hAnsi="Times New Roman" w:cs="Times New Roman"/>
                <w:b/>
                <w:bCs/>
              </w:rPr>
              <w:t>3.4 Size matters: The Andean Condor – A peculiar case study</w:t>
            </w:r>
            <w:r w:rsidR="00193919" w:rsidRPr="00ED21DA">
              <w:rPr>
                <w:webHidden/>
              </w:rPr>
              <w:tab/>
            </w:r>
            <w:r w:rsidR="00193919" w:rsidRPr="00ED21DA">
              <w:rPr>
                <w:webHidden/>
              </w:rPr>
              <w:fldChar w:fldCharType="begin"/>
            </w:r>
            <w:r w:rsidR="00193919" w:rsidRPr="00ED21DA">
              <w:rPr>
                <w:webHidden/>
              </w:rPr>
              <w:instrText xml:space="preserve"> PAGEREF _Toc199480647 \h </w:instrText>
            </w:r>
            <w:r w:rsidR="00193919" w:rsidRPr="00ED21DA">
              <w:rPr>
                <w:webHidden/>
              </w:rPr>
            </w:r>
            <w:r w:rsidR="00193919" w:rsidRPr="00ED21DA">
              <w:rPr>
                <w:webHidden/>
              </w:rPr>
              <w:fldChar w:fldCharType="separate"/>
            </w:r>
            <w:r w:rsidR="00193919" w:rsidRPr="00ED21DA">
              <w:rPr>
                <w:webHidden/>
              </w:rPr>
              <w:t>43</w:t>
            </w:r>
            <w:r w:rsidR="00193919" w:rsidRPr="00ED21DA">
              <w:rPr>
                <w:webHidden/>
              </w:rPr>
              <w:fldChar w:fldCharType="end"/>
            </w:r>
          </w:hyperlink>
        </w:p>
        <w:p w14:paraId="71D57899" w14:textId="70E98230" w:rsidR="00193919" w:rsidRPr="00ED21DA" w:rsidRDefault="00FE6915">
          <w:pPr>
            <w:pStyle w:val="TOC1"/>
            <w:tabs>
              <w:tab w:val="right" w:leader="dot" w:pos="9350"/>
            </w:tabs>
            <w:rPr>
              <w:rFonts w:eastAsiaTheme="minorEastAsia"/>
              <w:kern w:val="2"/>
              <w:sz w:val="24"/>
              <w:szCs w:val="24"/>
              <w:lang w:eastAsia="en-CA"/>
              <w14:ligatures w14:val="standardContextual"/>
            </w:rPr>
          </w:pPr>
          <w:hyperlink w:anchor="_Toc199480648" w:history="1">
            <w:r w:rsidR="00193919" w:rsidRPr="00ED21DA">
              <w:rPr>
                <w:rStyle w:val="Hyperlink"/>
                <w:rFonts w:ascii="Times New Roman" w:hAnsi="Times New Roman" w:cs="Times New Roman"/>
                <w:b/>
                <w:bCs/>
              </w:rPr>
              <w:t>Bibliography</w:t>
            </w:r>
            <w:r w:rsidR="00193919" w:rsidRPr="00ED21DA">
              <w:rPr>
                <w:webHidden/>
              </w:rPr>
              <w:tab/>
            </w:r>
            <w:r w:rsidR="00193919" w:rsidRPr="00ED21DA">
              <w:rPr>
                <w:webHidden/>
              </w:rPr>
              <w:fldChar w:fldCharType="begin"/>
            </w:r>
            <w:r w:rsidR="00193919" w:rsidRPr="00ED21DA">
              <w:rPr>
                <w:webHidden/>
              </w:rPr>
              <w:instrText xml:space="preserve"> PAGEREF _Toc199480648 \h </w:instrText>
            </w:r>
            <w:r w:rsidR="00193919" w:rsidRPr="00ED21DA">
              <w:rPr>
                <w:webHidden/>
              </w:rPr>
            </w:r>
            <w:r w:rsidR="00193919" w:rsidRPr="00ED21DA">
              <w:rPr>
                <w:webHidden/>
              </w:rPr>
              <w:fldChar w:fldCharType="separate"/>
            </w:r>
            <w:r w:rsidR="00193919" w:rsidRPr="00ED21DA">
              <w:rPr>
                <w:webHidden/>
              </w:rPr>
              <w:t>44</w:t>
            </w:r>
            <w:r w:rsidR="00193919" w:rsidRPr="00ED21DA">
              <w:rPr>
                <w:webHidden/>
              </w:rPr>
              <w:fldChar w:fldCharType="end"/>
            </w:r>
          </w:hyperlink>
        </w:p>
        <w:p w14:paraId="6B3052E0" w14:textId="6CDF2A86" w:rsidR="000A44A9" w:rsidRPr="00AD0CC1" w:rsidRDefault="000A44A9" w:rsidP="004F3D74">
          <w:pPr>
            <w:spacing w:line="360" w:lineRule="auto"/>
            <w:jc w:val="both"/>
            <w:rPr>
              <w:rFonts w:ascii="Times New Roman" w:hAnsi="Times New Roman" w:cs="Times New Roman"/>
              <w:sz w:val="24"/>
              <w:szCs w:val="24"/>
            </w:rPr>
          </w:pPr>
          <w:r w:rsidRPr="00AD0CC1">
            <w:rPr>
              <w:rFonts w:ascii="Times New Roman" w:hAnsi="Times New Roman" w:cs="Times New Roman"/>
              <w:b/>
              <w:bCs/>
              <w:sz w:val="24"/>
              <w:szCs w:val="24"/>
            </w:rPr>
            <w:fldChar w:fldCharType="end"/>
          </w:r>
        </w:p>
      </w:sdtContent>
    </w:sdt>
    <w:p w14:paraId="49E16A54" w14:textId="77777777" w:rsidR="004F3D74" w:rsidRPr="00AD0CC1" w:rsidRDefault="004F3D74" w:rsidP="00D70E63">
      <w:pPr>
        <w:spacing w:line="360" w:lineRule="auto"/>
        <w:jc w:val="both"/>
        <w:rPr>
          <w:rFonts w:ascii="Times New Roman" w:hAnsi="Times New Roman" w:cs="Times New Roman"/>
          <w:sz w:val="24"/>
          <w:szCs w:val="24"/>
        </w:rPr>
      </w:pPr>
    </w:p>
    <w:p w14:paraId="754185BB" w14:textId="77777777" w:rsidR="00193919" w:rsidRPr="00AD0CC1" w:rsidRDefault="00193919" w:rsidP="00D70E63">
      <w:pPr>
        <w:spacing w:line="360" w:lineRule="auto"/>
        <w:jc w:val="both"/>
        <w:rPr>
          <w:rFonts w:ascii="Times New Roman" w:hAnsi="Times New Roman" w:cs="Times New Roman"/>
          <w:sz w:val="24"/>
          <w:szCs w:val="24"/>
        </w:rPr>
      </w:pPr>
    </w:p>
    <w:p w14:paraId="6ABBF758" w14:textId="77777777" w:rsidR="00193919" w:rsidRPr="00AD0CC1" w:rsidRDefault="00193919" w:rsidP="00D70E63">
      <w:pPr>
        <w:spacing w:line="360" w:lineRule="auto"/>
        <w:jc w:val="both"/>
        <w:rPr>
          <w:rFonts w:ascii="Times New Roman" w:hAnsi="Times New Roman" w:cs="Times New Roman"/>
          <w:sz w:val="24"/>
          <w:szCs w:val="24"/>
        </w:rPr>
      </w:pPr>
    </w:p>
    <w:p w14:paraId="2F77536D" w14:textId="77777777" w:rsidR="00193919" w:rsidRPr="00AD0CC1" w:rsidRDefault="00193919" w:rsidP="00D70E63">
      <w:pPr>
        <w:spacing w:line="360" w:lineRule="auto"/>
        <w:jc w:val="both"/>
        <w:rPr>
          <w:rFonts w:ascii="Times New Roman" w:hAnsi="Times New Roman" w:cs="Times New Roman"/>
          <w:sz w:val="24"/>
          <w:szCs w:val="24"/>
        </w:rPr>
      </w:pPr>
    </w:p>
    <w:p w14:paraId="426859A9" w14:textId="77777777" w:rsidR="00193919" w:rsidRPr="00AD0CC1" w:rsidRDefault="00193919" w:rsidP="00D70E63">
      <w:pPr>
        <w:spacing w:line="360" w:lineRule="auto"/>
        <w:jc w:val="both"/>
        <w:rPr>
          <w:rFonts w:ascii="Times New Roman" w:hAnsi="Times New Roman" w:cs="Times New Roman"/>
          <w:sz w:val="24"/>
          <w:szCs w:val="24"/>
        </w:rPr>
      </w:pPr>
    </w:p>
    <w:p w14:paraId="2A15E866" w14:textId="77777777" w:rsidR="00193919" w:rsidRPr="00AD0CC1" w:rsidRDefault="00193919" w:rsidP="00D70E63">
      <w:pPr>
        <w:spacing w:line="360" w:lineRule="auto"/>
        <w:jc w:val="both"/>
        <w:rPr>
          <w:rFonts w:ascii="Times New Roman" w:hAnsi="Times New Roman" w:cs="Times New Roman"/>
          <w:sz w:val="24"/>
          <w:szCs w:val="24"/>
        </w:rPr>
      </w:pPr>
    </w:p>
    <w:p w14:paraId="064F1469" w14:textId="77777777" w:rsidR="00193919" w:rsidRPr="00AD0CC1" w:rsidRDefault="00193919" w:rsidP="00D70E63">
      <w:pPr>
        <w:spacing w:line="360" w:lineRule="auto"/>
        <w:jc w:val="both"/>
        <w:rPr>
          <w:rFonts w:ascii="Times New Roman" w:hAnsi="Times New Roman" w:cs="Times New Roman"/>
          <w:sz w:val="24"/>
          <w:szCs w:val="24"/>
        </w:rPr>
      </w:pPr>
    </w:p>
    <w:p w14:paraId="7C928C0E" w14:textId="77777777" w:rsidR="00193919" w:rsidRPr="00AD0CC1" w:rsidRDefault="00193919" w:rsidP="00D70E63">
      <w:pPr>
        <w:spacing w:line="360" w:lineRule="auto"/>
        <w:jc w:val="both"/>
        <w:rPr>
          <w:rFonts w:ascii="Times New Roman" w:hAnsi="Times New Roman" w:cs="Times New Roman"/>
          <w:sz w:val="24"/>
          <w:szCs w:val="24"/>
        </w:rPr>
      </w:pPr>
    </w:p>
    <w:p w14:paraId="2AFCAE5F" w14:textId="77777777" w:rsidR="00193919" w:rsidRPr="00AD0CC1" w:rsidRDefault="00193919" w:rsidP="00D70E63">
      <w:pPr>
        <w:spacing w:line="360" w:lineRule="auto"/>
        <w:jc w:val="both"/>
        <w:rPr>
          <w:rFonts w:ascii="Times New Roman" w:hAnsi="Times New Roman" w:cs="Times New Roman"/>
          <w:sz w:val="24"/>
          <w:szCs w:val="24"/>
        </w:rPr>
      </w:pPr>
    </w:p>
    <w:p w14:paraId="2C9AEB6F" w14:textId="77777777" w:rsidR="00193919" w:rsidRPr="00AD0CC1" w:rsidRDefault="00193919" w:rsidP="00D70E63">
      <w:pPr>
        <w:spacing w:line="360" w:lineRule="auto"/>
        <w:jc w:val="both"/>
        <w:rPr>
          <w:rFonts w:ascii="Times New Roman" w:hAnsi="Times New Roman" w:cs="Times New Roman"/>
          <w:sz w:val="24"/>
          <w:szCs w:val="24"/>
        </w:rPr>
      </w:pPr>
    </w:p>
    <w:p w14:paraId="5FAECD38" w14:textId="77777777" w:rsidR="00193919" w:rsidRPr="00AD0CC1" w:rsidRDefault="00193919" w:rsidP="00D70E63">
      <w:pPr>
        <w:spacing w:line="360" w:lineRule="auto"/>
        <w:jc w:val="both"/>
        <w:rPr>
          <w:rFonts w:ascii="Times New Roman" w:hAnsi="Times New Roman" w:cs="Times New Roman"/>
          <w:sz w:val="24"/>
          <w:szCs w:val="24"/>
        </w:rPr>
      </w:pPr>
    </w:p>
    <w:p w14:paraId="2CDE1315" w14:textId="77777777" w:rsidR="00193919" w:rsidRPr="00AD0CC1" w:rsidRDefault="00193919" w:rsidP="00D70E63">
      <w:pPr>
        <w:spacing w:line="360" w:lineRule="auto"/>
        <w:jc w:val="both"/>
        <w:rPr>
          <w:rFonts w:ascii="Times New Roman" w:hAnsi="Times New Roman" w:cs="Times New Roman"/>
          <w:sz w:val="24"/>
          <w:szCs w:val="24"/>
        </w:rPr>
      </w:pPr>
    </w:p>
    <w:p w14:paraId="08D63890" w14:textId="77777777" w:rsidR="00193919" w:rsidRPr="00AD0CC1" w:rsidRDefault="00193919" w:rsidP="00D70E63">
      <w:pPr>
        <w:spacing w:line="360" w:lineRule="auto"/>
        <w:jc w:val="both"/>
        <w:rPr>
          <w:rFonts w:ascii="Times New Roman" w:hAnsi="Times New Roman" w:cs="Times New Roman"/>
          <w:sz w:val="24"/>
          <w:szCs w:val="24"/>
        </w:rPr>
      </w:pPr>
    </w:p>
    <w:p w14:paraId="405397B7" w14:textId="77777777" w:rsidR="00193919" w:rsidRPr="00AD0CC1" w:rsidRDefault="00193919" w:rsidP="00D70E63">
      <w:pPr>
        <w:spacing w:line="360" w:lineRule="auto"/>
        <w:jc w:val="both"/>
        <w:rPr>
          <w:rFonts w:ascii="Times New Roman" w:hAnsi="Times New Roman" w:cs="Times New Roman"/>
          <w:sz w:val="24"/>
          <w:szCs w:val="24"/>
        </w:rPr>
      </w:pPr>
    </w:p>
    <w:p w14:paraId="4FA94751" w14:textId="77777777" w:rsidR="00193919" w:rsidRPr="00AD0CC1" w:rsidRDefault="00193919" w:rsidP="00D70E63">
      <w:pPr>
        <w:spacing w:line="360" w:lineRule="auto"/>
        <w:jc w:val="both"/>
        <w:rPr>
          <w:rFonts w:ascii="Times New Roman" w:hAnsi="Times New Roman" w:cs="Times New Roman"/>
          <w:sz w:val="24"/>
          <w:szCs w:val="24"/>
        </w:rPr>
      </w:pPr>
    </w:p>
    <w:p w14:paraId="23A78CA6" w14:textId="77777777" w:rsidR="004F3D74" w:rsidRPr="00AD0CC1" w:rsidRDefault="004F3D74" w:rsidP="004F3D74">
      <w:pPr>
        <w:pStyle w:val="Heading1"/>
        <w:spacing w:before="400" w:after="120" w:line="240" w:lineRule="auto"/>
        <w:rPr>
          <w:rFonts w:ascii="Times New Roman" w:eastAsia="Times New Roman" w:hAnsi="Times New Roman" w:cs="Times New Roman"/>
          <w:b/>
          <w:color w:val="auto"/>
          <w:sz w:val="28"/>
          <w:szCs w:val="40"/>
          <w:lang w:eastAsia="en-CA"/>
        </w:rPr>
      </w:pPr>
      <w:bookmarkStart w:id="5" w:name="_Toc196397348"/>
      <w:bookmarkStart w:id="6" w:name="_Toc199480610"/>
      <w:r w:rsidRPr="00AD0CC1">
        <w:rPr>
          <w:rFonts w:ascii="Times New Roman" w:eastAsia="Times New Roman" w:hAnsi="Times New Roman" w:cs="Times New Roman"/>
          <w:b/>
          <w:color w:val="auto"/>
          <w:sz w:val="28"/>
          <w:szCs w:val="40"/>
          <w:lang w:eastAsia="en-CA"/>
        </w:rPr>
        <w:lastRenderedPageBreak/>
        <w:t>List of Tables</w:t>
      </w:r>
      <w:bookmarkEnd w:id="5"/>
      <w:bookmarkEnd w:id="6"/>
    </w:p>
    <w:p w14:paraId="2932CF64" w14:textId="77777777" w:rsidR="00D529C6" w:rsidRPr="00AD0CC1" w:rsidRDefault="00D529C6" w:rsidP="00D529C6">
      <w:pPr>
        <w:rPr>
          <w:lang w:eastAsia="en-CA"/>
        </w:rPr>
      </w:pPr>
    </w:p>
    <w:p w14:paraId="78E2C428" w14:textId="77777777" w:rsidR="00D529C6" w:rsidRPr="00AD0CC1" w:rsidRDefault="00D529C6" w:rsidP="00D529C6">
      <w:pPr>
        <w:rPr>
          <w:lang w:eastAsia="en-CA"/>
        </w:rPr>
      </w:pPr>
    </w:p>
    <w:p w14:paraId="660E7B81" w14:textId="77777777" w:rsidR="00D529C6" w:rsidRPr="00AD0CC1" w:rsidRDefault="00D529C6" w:rsidP="00D529C6">
      <w:pPr>
        <w:rPr>
          <w:lang w:eastAsia="en-CA"/>
        </w:rPr>
      </w:pPr>
    </w:p>
    <w:p w14:paraId="54920BC9" w14:textId="77777777" w:rsidR="00D529C6" w:rsidRPr="00AD0CC1" w:rsidRDefault="00D529C6" w:rsidP="00D529C6">
      <w:pPr>
        <w:rPr>
          <w:lang w:eastAsia="en-CA"/>
        </w:rPr>
      </w:pPr>
    </w:p>
    <w:p w14:paraId="490A3D18" w14:textId="77777777" w:rsidR="00D529C6" w:rsidRPr="00AD0CC1" w:rsidRDefault="00D529C6" w:rsidP="00D529C6">
      <w:pPr>
        <w:rPr>
          <w:lang w:eastAsia="en-CA"/>
        </w:rPr>
      </w:pPr>
    </w:p>
    <w:p w14:paraId="4AB635A9" w14:textId="77777777" w:rsidR="00D529C6" w:rsidRPr="00AD0CC1" w:rsidRDefault="00D529C6" w:rsidP="00D529C6">
      <w:pPr>
        <w:rPr>
          <w:lang w:eastAsia="en-CA"/>
        </w:rPr>
      </w:pPr>
    </w:p>
    <w:p w14:paraId="5C3D20AF" w14:textId="77777777" w:rsidR="00D529C6" w:rsidRPr="00AD0CC1" w:rsidRDefault="00D529C6" w:rsidP="00D529C6">
      <w:pPr>
        <w:rPr>
          <w:lang w:eastAsia="en-CA"/>
        </w:rPr>
      </w:pPr>
    </w:p>
    <w:p w14:paraId="31D2DA47" w14:textId="77777777" w:rsidR="00D529C6" w:rsidRPr="00AD0CC1" w:rsidRDefault="00D529C6" w:rsidP="00D529C6">
      <w:pPr>
        <w:rPr>
          <w:lang w:eastAsia="en-CA"/>
        </w:rPr>
      </w:pPr>
    </w:p>
    <w:p w14:paraId="5A56BE17" w14:textId="77777777" w:rsidR="00D529C6" w:rsidRPr="00AD0CC1" w:rsidRDefault="00D529C6" w:rsidP="00D529C6">
      <w:pPr>
        <w:rPr>
          <w:lang w:eastAsia="en-CA"/>
        </w:rPr>
      </w:pPr>
    </w:p>
    <w:p w14:paraId="6B40BDB7" w14:textId="77777777" w:rsidR="00D529C6" w:rsidRPr="00AD0CC1" w:rsidRDefault="00D529C6" w:rsidP="00D529C6">
      <w:pPr>
        <w:rPr>
          <w:lang w:eastAsia="en-CA"/>
        </w:rPr>
      </w:pPr>
    </w:p>
    <w:p w14:paraId="3DD1D21D" w14:textId="77777777" w:rsidR="00D529C6" w:rsidRPr="00AD0CC1" w:rsidRDefault="00D529C6" w:rsidP="00D529C6">
      <w:pPr>
        <w:rPr>
          <w:lang w:eastAsia="en-CA"/>
        </w:rPr>
      </w:pPr>
    </w:p>
    <w:p w14:paraId="517B9BEA" w14:textId="77777777" w:rsidR="00D529C6" w:rsidRPr="00AD0CC1" w:rsidRDefault="00D529C6" w:rsidP="00D529C6">
      <w:pPr>
        <w:rPr>
          <w:lang w:eastAsia="en-CA"/>
        </w:rPr>
      </w:pPr>
    </w:p>
    <w:p w14:paraId="00A9BACE" w14:textId="77777777" w:rsidR="00D529C6" w:rsidRPr="00AD0CC1" w:rsidRDefault="00D529C6" w:rsidP="00D529C6">
      <w:pPr>
        <w:rPr>
          <w:lang w:eastAsia="en-CA"/>
        </w:rPr>
      </w:pPr>
    </w:p>
    <w:p w14:paraId="384FD856" w14:textId="77777777" w:rsidR="00D529C6" w:rsidRPr="00AD0CC1" w:rsidRDefault="00D529C6" w:rsidP="00D529C6">
      <w:pPr>
        <w:rPr>
          <w:lang w:eastAsia="en-CA"/>
        </w:rPr>
      </w:pPr>
    </w:p>
    <w:p w14:paraId="10289F5E" w14:textId="77777777" w:rsidR="00D529C6" w:rsidRPr="00AD0CC1" w:rsidRDefault="00D529C6" w:rsidP="00D529C6">
      <w:pPr>
        <w:rPr>
          <w:lang w:eastAsia="en-CA"/>
        </w:rPr>
      </w:pPr>
    </w:p>
    <w:p w14:paraId="1CBFF82F" w14:textId="77777777" w:rsidR="00D529C6" w:rsidRPr="00AD0CC1" w:rsidRDefault="00D529C6" w:rsidP="00D529C6">
      <w:pPr>
        <w:rPr>
          <w:lang w:eastAsia="en-CA"/>
        </w:rPr>
      </w:pPr>
    </w:p>
    <w:p w14:paraId="6F5B048C" w14:textId="77777777" w:rsidR="00D529C6" w:rsidRPr="00AD0CC1" w:rsidRDefault="00D529C6" w:rsidP="00D529C6">
      <w:pPr>
        <w:rPr>
          <w:lang w:eastAsia="en-CA"/>
        </w:rPr>
      </w:pPr>
    </w:p>
    <w:p w14:paraId="10E818D8" w14:textId="77777777" w:rsidR="00D529C6" w:rsidRPr="00AD0CC1" w:rsidRDefault="00D529C6" w:rsidP="00D529C6">
      <w:pPr>
        <w:rPr>
          <w:lang w:eastAsia="en-CA"/>
        </w:rPr>
      </w:pPr>
    </w:p>
    <w:p w14:paraId="111A065D" w14:textId="77777777" w:rsidR="00D529C6" w:rsidRPr="00AD0CC1" w:rsidRDefault="00D529C6" w:rsidP="00D529C6">
      <w:pPr>
        <w:rPr>
          <w:lang w:eastAsia="en-CA"/>
        </w:rPr>
      </w:pPr>
    </w:p>
    <w:p w14:paraId="29F0D91B" w14:textId="77777777" w:rsidR="00D529C6" w:rsidRPr="00AD0CC1" w:rsidRDefault="00D529C6" w:rsidP="00D529C6">
      <w:pPr>
        <w:rPr>
          <w:lang w:eastAsia="en-CA"/>
        </w:rPr>
      </w:pPr>
    </w:p>
    <w:p w14:paraId="1549C23E" w14:textId="77777777" w:rsidR="00D529C6" w:rsidRPr="00AD0CC1" w:rsidRDefault="00D529C6" w:rsidP="00D529C6">
      <w:pPr>
        <w:rPr>
          <w:lang w:eastAsia="en-CA"/>
        </w:rPr>
      </w:pPr>
    </w:p>
    <w:p w14:paraId="1141FF5F" w14:textId="77777777" w:rsidR="00D529C6" w:rsidRPr="00AD0CC1" w:rsidRDefault="00D529C6" w:rsidP="00D529C6">
      <w:pPr>
        <w:rPr>
          <w:lang w:eastAsia="en-CA"/>
        </w:rPr>
      </w:pPr>
    </w:p>
    <w:p w14:paraId="79052F28" w14:textId="77777777" w:rsidR="00D529C6" w:rsidRPr="00AD0CC1" w:rsidRDefault="00D529C6" w:rsidP="00D529C6">
      <w:pPr>
        <w:rPr>
          <w:lang w:eastAsia="en-CA"/>
        </w:rPr>
      </w:pPr>
    </w:p>
    <w:p w14:paraId="4D66D13D" w14:textId="77777777" w:rsidR="00D529C6" w:rsidRPr="00AD0CC1" w:rsidRDefault="00D529C6" w:rsidP="00D529C6">
      <w:pPr>
        <w:rPr>
          <w:lang w:eastAsia="en-CA"/>
        </w:rPr>
      </w:pPr>
    </w:p>
    <w:p w14:paraId="2D3EA0AC" w14:textId="77777777" w:rsidR="00D529C6" w:rsidRPr="00AD0CC1" w:rsidRDefault="00D529C6" w:rsidP="00D529C6">
      <w:pPr>
        <w:rPr>
          <w:lang w:eastAsia="en-CA"/>
        </w:rPr>
      </w:pPr>
    </w:p>
    <w:p w14:paraId="76A70A54" w14:textId="77777777" w:rsidR="00D529C6" w:rsidRPr="00AD0CC1" w:rsidRDefault="00D529C6" w:rsidP="00F437A0">
      <w:pPr>
        <w:rPr>
          <w:lang w:eastAsia="en-CA"/>
        </w:rPr>
      </w:pPr>
    </w:p>
    <w:p w14:paraId="7C129B55" w14:textId="6FA15A23" w:rsidR="004F3D74" w:rsidRPr="00AD0CC1" w:rsidRDefault="004F3D74" w:rsidP="004F3D74">
      <w:pPr>
        <w:pStyle w:val="Heading1"/>
        <w:spacing w:before="400" w:after="120" w:line="240" w:lineRule="auto"/>
        <w:rPr>
          <w:rFonts w:ascii="Times New Roman" w:eastAsia="Times New Roman" w:hAnsi="Times New Roman" w:cs="Times New Roman"/>
          <w:b/>
          <w:color w:val="auto"/>
          <w:sz w:val="28"/>
          <w:szCs w:val="40"/>
          <w:lang w:eastAsia="en-CA"/>
        </w:rPr>
      </w:pPr>
      <w:bookmarkStart w:id="7" w:name="_Toc199480611"/>
      <w:r w:rsidRPr="00AD0CC1">
        <w:rPr>
          <w:rFonts w:ascii="Times New Roman" w:eastAsia="Times New Roman" w:hAnsi="Times New Roman" w:cs="Times New Roman"/>
          <w:b/>
          <w:color w:val="auto"/>
          <w:sz w:val="28"/>
          <w:szCs w:val="40"/>
          <w:lang w:eastAsia="en-CA"/>
        </w:rPr>
        <w:lastRenderedPageBreak/>
        <w:t>List of Figures</w:t>
      </w:r>
      <w:bookmarkEnd w:id="7"/>
    </w:p>
    <w:p w14:paraId="7972A82F" w14:textId="77777777" w:rsidR="00D529C6" w:rsidRPr="00AD0CC1" w:rsidRDefault="00D529C6" w:rsidP="004F3D74">
      <w:pPr>
        <w:rPr>
          <w:lang w:eastAsia="en-CA"/>
        </w:rPr>
      </w:pPr>
    </w:p>
    <w:p w14:paraId="01C93192" w14:textId="0349C888" w:rsidR="00F34B23" w:rsidRPr="00ED21DA" w:rsidRDefault="00F34B23">
      <w:pPr>
        <w:pStyle w:val="TableofFigures"/>
        <w:tabs>
          <w:tab w:val="right" w:leader="dot" w:pos="9350"/>
        </w:tabs>
        <w:rPr>
          <w:rFonts w:asciiTheme="minorHAnsi" w:eastAsiaTheme="minorEastAsia" w:hAnsiTheme="minorHAnsi" w:cstheme="minorBidi"/>
          <w:kern w:val="2"/>
          <w14:ligatures w14:val="standardContextual"/>
        </w:rPr>
      </w:pPr>
      <w:r w:rsidRPr="00AD0CC1">
        <w:fldChar w:fldCharType="begin"/>
      </w:r>
      <w:r w:rsidRPr="00AD0CC1">
        <w:instrText xml:space="preserve"> TOC \h \z \c "Figure" </w:instrText>
      </w:r>
      <w:r w:rsidRPr="00AD0CC1">
        <w:fldChar w:fldCharType="separate"/>
      </w:r>
      <w:hyperlink w:anchor="_Toc199250239" w:history="1">
        <w:r w:rsidRPr="00ED21DA">
          <w:rPr>
            <w:rStyle w:val="Hyperlink"/>
            <w:b/>
            <w:bCs/>
            <w:i/>
          </w:rPr>
          <w:t>Figure 0</w:t>
        </w:r>
        <w:r w:rsidRPr="00ED21DA">
          <w:rPr>
            <w:rStyle w:val="Hyperlink"/>
            <w:b/>
            <w:bCs/>
            <w:i/>
          </w:rPr>
          <w:noBreakHyphen/>
          <w:t>1Figure 2.1</w:t>
        </w:r>
        <w:r w:rsidRPr="00ED21DA">
          <w:rPr>
            <w:rStyle w:val="Hyperlink"/>
            <w:i/>
          </w:rPr>
          <w:t xml:space="preserve"> Evolution of Communal Roosting Behaviour in Core Land Birds across different taxa. Data shows the convergence evolution of this </w:t>
        </w:r>
        <w:r w:rsidR="00193919" w:rsidRPr="00ED21DA">
          <w:rPr>
            <w:rStyle w:val="Hyperlink"/>
            <w:i/>
          </w:rPr>
          <w:t>behaviour</w:t>
        </w:r>
        <w:r w:rsidRPr="00ED21DA">
          <w:rPr>
            <w:rStyle w:val="Hyperlink"/>
            <w:i/>
          </w:rPr>
          <w:t>. Data was collected through Birds of the World and a Google scholar search.</w:t>
        </w:r>
        <w:r w:rsidRPr="00ED21DA">
          <w:rPr>
            <w:webHidden/>
          </w:rPr>
          <w:tab/>
        </w:r>
        <w:r w:rsidRPr="00ED21DA">
          <w:rPr>
            <w:webHidden/>
          </w:rPr>
          <w:fldChar w:fldCharType="begin"/>
        </w:r>
        <w:r w:rsidRPr="00ED21DA">
          <w:rPr>
            <w:webHidden/>
          </w:rPr>
          <w:instrText xml:space="preserve"> PAGEREF _Toc199250239 \h </w:instrText>
        </w:r>
        <w:r w:rsidRPr="00ED21DA">
          <w:rPr>
            <w:webHidden/>
          </w:rPr>
        </w:r>
        <w:r w:rsidRPr="00ED21DA">
          <w:rPr>
            <w:webHidden/>
          </w:rPr>
          <w:fldChar w:fldCharType="separate"/>
        </w:r>
        <w:r w:rsidRPr="00ED21DA">
          <w:rPr>
            <w:webHidden/>
          </w:rPr>
          <w:t>29</w:t>
        </w:r>
        <w:r w:rsidRPr="00ED21DA">
          <w:rPr>
            <w:webHidden/>
          </w:rPr>
          <w:fldChar w:fldCharType="end"/>
        </w:r>
      </w:hyperlink>
    </w:p>
    <w:p w14:paraId="42DBCA4E" w14:textId="1E7F5322" w:rsidR="00D529C6" w:rsidRPr="00AD0CC1" w:rsidRDefault="00F34B23" w:rsidP="004F3D74">
      <w:pPr>
        <w:rPr>
          <w:lang w:eastAsia="en-CA"/>
        </w:rPr>
      </w:pPr>
      <w:r w:rsidRPr="00AD0CC1">
        <w:rPr>
          <w:lang w:eastAsia="en-CA"/>
        </w:rPr>
        <w:fldChar w:fldCharType="end"/>
      </w:r>
    </w:p>
    <w:p w14:paraId="0D338E4B" w14:textId="77777777" w:rsidR="00D529C6" w:rsidRPr="00AD0CC1" w:rsidRDefault="00D529C6" w:rsidP="004F3D74">
      <w:pPr>
        <w:rPr>
          <w:lang w:eastAsia="en-CA"/>
        </w:rPr>
      </w:pPr>
    </w:p>
    <w:p w14:paraId="6268FABF" w14:textId="77777777" w:rsidR="00D529C6" w:rsidRPr="00AD0CC1" w:rsidRDefault="00D529C6" w:rsidP="004F3D74">
      <w:pPr>
        <w:rPr>
          <w:lang w:eastAsia="en-CA"/>
        </w:rPr>
      </w:pPr>
    </w:p>
    <w:p w14:paraId="59710A07" w14:textId="77777777" w:rsidR="00A76790" w:rsidRPr="00AD0CC1" w:rsidRDefault="00A76790" w:rsidP="004F3D74">
      <w:pPr>
        <w:rPr>
          <w:lang w:eastAsia="en-CA"/>
        </w:rPr>
      </w:pPr>
    </w:p>
    <w:p w14:paraId="498E5085" w14:textId="77777777" w:rsidR="00A76790" w:rsidRPr="00AD0CC1" w:rsidRDefault="00A76790" w:rsidP="004F3D74">
      <w:pPr>
        <w:rPr>
          <w:lang w:eastAsia="en-CA"/>
        </w:rPr>
      </w:pPr>
    </w:p>
    <w:p w14:paraId="0870DF20" w14:textId="77777777" w:rsidR="00A76790" w:rsidRPr="00AD0CC1" w:rsidRDefault="00A76790" w:rsidP="004F3D74">
      <w:pPr>
        <w:rPr>
          <w:lang w:eastAsia="en-CA"/>
        </w:rPr>
      </w:pPr>
    </w:p>
    <w:p w14:paraId="49887B6B" w14:textId="77777777" w:rsidR="00A76790" w:rsidRPr="00AD0CC1" w:rsidRDefault="00A76790" w:rsidP="004F3D74">
      <w:pPr>
        <w:rPr>
          <w:lang w:eastAsia="en-CA"/>
        </w:rPr>
      </w:pPr>
    </w:p>
    <w:p w14:paraId="0AE17E3E" w14:textId="77777777" w:rsidR="00A76790" w:rsidRPr="00AD0CC1" w:rsidRDefault="00A76790" w:rsidP="004F3D74">
      <w:pPr>
        <w:rPr>
          <w:lang w:eastAsia="en-CA"/>
        </w:rPr>
      </w:pPr>
    </w:p>
    <w:p w14:paraId="78D51EB0" w14:textId="77777777" w:rsidR="00A76790" w:rsidRPr="00AD0CC1" w:rsidRDefault="00A76790" w:rsidP="004F3D74">
      <w:pPr>
        <w:rPr>
          <w:lang w:eastAsia="en-CA"/>
        </w:rPr>
      </w:pPr>
    </w:p>
    <w:p w14:paraId="6AC3C0C2" w14:textId="77777777" w:rsidR="00A76790" w:rsidRPr="00AD0CC1" w:rsidRDefault="00A76790" w:rsidP="004F3D74">
      <w:pPr>
        <w:rPr>
          <w:lang w:eastAsia="en-CA"/>
        </w:rPr>
      </w:pPr>
    </w:p>
    <w:p w14:paraId="70801F66" w14:textId="77777777" w:rsidR="00A76790" w:rsidRPr="00AD0CC1" w:rsidRDefault="00A76790" w:rsidP="004F3D74">
      <w:pPr>
        <w:rPr>
          <w:lang w:eastAsia="en-CA"/>
        </w:rPr>
      </w:pPr>
    </w:p>
    <w:p w14:paraId="33F0AED3" w14:textId="77777777" w:rsidR="00A76790" w:rsidRPr="00AD0CC1" w:rsidRDefault="00A76790" w:rsidP="004F3D74">
      <w:pPr>
        <w:rPr>
          <w:lang w:eastAsia="en-CA"/>
        </w:rPr>
      </w:pPr>
    </w:p>
    <w:p w14:paraId="5DD97134" w14:textId="77777777" w:rsidR="00A76790" w:rsidRPr="00AD0CC1" w:rsidRDefault="00A76790" w:rsidP="004F3D74">
      <w:pPr>
        <w:rPr>
          <w:lang w:eastAsia="en-CA"/>
        </w:rPr>
      </w:pPr>
    </w:p>
    <w:p w14:paraId="0BA547E6" w14:textId="77777777" w:rsidR="00A76790" w:rsidRPr="00AD0CC1" w:rsidRDefault="00A76790" w:rsidP="004F3D74">
      <w:pPr>
        <w:rPr>
          <w:lang w:eastAsia="en-CA"/>
        </w:rPr>
      </w:pPr>
    </w:p>
    <w:p w14:paraId="6EE10699" w14:textId="77777777" w:rsidR="00A76790" w:rsidRPr="00AD0CC1" w:rsidRDefault="00A76790" w:rsidP="004F3D74">
      <w:pPr>
        <w:rPr>
          <w:lang w:eastAsia="en-CA"/>
        </w:rPr>
      </w:pPr>
    </w:p>
    <w:p w14:paraId="5854E479" w14:textId="77777777" w:rsidR="00A76790" w:rsidRPr="00AD0CC1" w:rsidRDefault="00A76790" w:rsidP="004F3D74">
      <w:pPr>
        <w:rPr>
          <w:lang w:eastAsia="en-CA"/>
        </w:rPr>
      </w:pPr>
    </w:p>
    <w:p w14:paraId="61F8A43D" w14:textId="77777777" w:rsidR="00A76790" w:rsidRPr="00AD0CC1" w:rsidRDefault="00A76790" w:rsidP="004F3D74">
      <w:pPr>
        <w:rPr>
          <w:lang w:eastAsia="en-CA"/>
        </w:rPr>
      </w:pPr>
    </w:p>
    <w:p w14:paraId="21058A07" w14:textId="77777777" w:rsidR="00A76790" w:rsidRPr="00AD0CC1" w:rsidRDefault="00A76790" w:rsidP="004F3D74">
      <w:pPr>
        <w:rPr>
          <w:lang w:eastAsia="en-CA"/>
        </w:rPr>
      </w:pPr>
    </w:p>
    <w:p w14:paraId="0A27872F" w14:textId="77777777" w:rsidR="00A76790" w:rsidRPr="00AD0CC1" w:rsidRDefault="00A76790" w:rsidP="004F3D74">
      <w:pPr>
        <w:rPr>
          <w:lang w:eastAsia="en-CA"/>
        </w:rPr>
      </w:pPr>
    </w:p>
    <w:p w14:paraId="2288E846" w14:textId="77777777" w:rsidR="00A76790" w:rsidRPr="00AD0CC1" w:rsidRDefault="00A76790" w:rsidP="004F3D74">
      <w:pPr>
        <w:rPr>
          <w:lang w:eastAsia="en-CA"/>
        </w:rPr>
      </w:pPr>
    </w:p>
    <w:p w14:paraId="4D49BFEA" w14:textId="77777777" w:rsidR="00A76790" w:rsidRPr="00AD0CC1" w:rsidRDefault="00A76790" w:rsidP="004F3D74">
      <w:pPr>
        <w:rPr>
          <w:lang w:eastAsia="en-CA"/>
        </w:rPr>
      </w:pPr>
    </w:p>
    <w:p w14:paraId="6BDE6475" w14:textId="77777777" w:rsidR="00D529C6" w:rsidRPr="00AD0CC1" w:rsidRDefault="00D529C6" w:rsidP="004F3D74">
      <w:pPr>
        <w:rPr>
          <w:lang w:eastAsia="en-CA"/>
        </w:rPr>
      </w:pPr>
    </w:p>
    <w:p w14:paraId="738E10C9" w14:textId="77777777" w:rsidR="00D529C6" w:rsidRPr="00AD0CC1" w:rsidRDefault="00D529C6" w:rsidP="004F3D74">
      <w:pPr>
        <w:rPr>
          <w:lang w:eastAsia="en-CA"/>
        </w:rPr>
      </w:pPr>
    </w:p>
    <w:p w14:paraId="43BF806F" w14:textId="77777777" w:rsidR="00D529C6" w:rsidRPr="00AD0CC1" w:rsidRDefault="00D529C6" w:rsidP="00D529C6">
      <w:pPr>
        <w:pStyle w:val="Heading1"/>
        <w:spacing w:before="400" w:after="120" w:line="240" w:lineRule="auto"/>
        <w:rPr>
          <w:rFonts w:ascii="Times New Roman" w:eastAsia="Times New Roman" w:hAnsi="Times New Roman" w:cs="Times New Roman"/>
          <w:b/>
          <w:color w:val="auto"/>
          <w:sz w:val="28"/>
          <w:szCs w:val="40"/>
          <w:lang w:eastAsia="en-CA"/>
        </w:rPr>
      </w:pPr>
      <w:bookmarkStart w:id="8" w:name="_Toc196397350"/>
      <w:bookmarkStart w:id="9" w:name="_Toc199480612"/>
      <w:r w:rsidRPr="00AD0CC1">
        <w:rPr>
          <w:rFonts w:ascii="Times New Roman" w:eastAsia="Times New Roman" w:hAnsi="Times New Roman" w:cs="Times New Roman"/>
          <w:b/>
          <w:color w:val="auto"/>
          <w:sz w:val="28"/>
          <w:szCs w:val="40"/>
          <w:lang w:eastAsia="en-CA"/>
        </w:rPr>
        <w:lastRenderedPageBreak/>
        <w:t>List of Abbreviations</w:t>
      </w:r>
      <w:bookmarkEnd w:id="8"/>
      <w:bookmarkEnd w:id="9"/>
      <w:r w:rsidRPr="00AD0CC1">
        <w:rPr>
          <w:rFonts w:ascii="Times New Roman" w:eastAsia="Times New Roman" w:hAnsi="Times New Roman" w:cs="Times New Roman"/>
          <w:b/>
          <w:color w:val="auto"/>
          <w:sz w:val="28"/>
          <w:szCs w:val="40"/>
          <w:lang w:eastAsia="en-CA"/>
        </w:rPr>
        <w:t xml:space="preserve"> </w:t>
      </w:r>
    </w:p>
    <w:p w14:paraId="24AEF6B2" w14:textId="77777777" w:rsidR="00D529C6" w:rsidRPr="00AD0CC1" w:rsidRDefault="00D529C6" w:rsidP="00D529C6">
      <w:pPr>
        <w:rPr>
          <w:lang w:eastAsia="en-CA"/>
        </w:rPr>
      </w:pPr>
    </w:p>
    <w:tbl>
      <w:tblPr>
        <w:tblStyle w:val="TableGrid"/>
        <w:tblW w:w="0" w:type="auto"/>
        <w:tblLook w:val="04A0" w:firstRow="1" w:lastRow="0" w:firstColumn="1" w:lastColumn="0" w:noHBand="0" w:noVBand="1"/>
      </w:tblPr>
      <w:tblGrid>
        <w:gridCol w:w="1297"/>
        <w:gridCol w:w="7910"/>
      </w:tblGrid>
      <w:tr w:rsidR="004F0E2C" w:rsidRPr="00AD0CC1" w14:paraId="117C3FE3" w14:textId="77777777" w:rsidTr="00CC0C76">
        <w:tc>
          <w:tcPr>
            <w:tcW w:w="1297" w:type="dxa"/>
            <w:tcBorders>
              <w:top w:val="nil"/>
              <w:left w:val="nil"/>
              <w:bottom w:val="nil"/>
              <w:right w:val="nil"/>
            </w:tcBorders>
            <w:vAlign w:val="center"/>
          </w:tcPr>
          <w:p w14:paraId="4D18F020" w14:textId="6E492E7B" w:rsidR="004F0E2C" w:rsidRPr="00AD0CC1" w:rsidRDefault="006D5F0C"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CRB</w:t>
            </w:r>
          </w:p>
        </w:tc>
        <w:tc>
          <w:tcPr>
            <w:tcW w:w="7910" w:type="dxa"/>
            <w:tcBorders>
              <w:top w:val="nil"/>
              <w:left w:val="nil"/>
              <w:bottom w:val="nil"/>
              <w:right w:val="nil"/>
            </w:tcBorders>
            <w:vAlign w:val="center"/>
          </w:tcPr>
          <w:p w14:paraId="50C0DA1C" w14:textId="0A893F5C" w:rsidR="004F0E2C" w:rsidRPr="00AD0CC1" w:rsidRDefault="006D5F0C"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Communal Roosting Behaviour</w:t>
            </w:r>
          </w:p>
        </w:tc>
      </w:tr>
      <w:tr w:rsidR="00DF6F57" w:rsidRPr="00AD0CC1" w14:paraId="6E074942" w14:textId="77777777" w:rsidTr="00CC0C76">
        <w:tc>
          <w:tcPr>
            <w:tcW w:w="1297" w:type="dxa"/>
            <w:tcBorders>
              <w:top w:val="nil"/>
              <w:left w:val="nil"/>
              <w:bottom w:val="nil"/>
              <w:right w:val="nil"/>
            </w:tcBorders>
            <w:vAlign w:val="center"/>
          </w:tcPr>
          <w:p w14:paraId="5C22196C" w14:textId="61F808A7" w:rsidR="00DF6F57" w:rsidRPr="00AD0CC1" w:rsidRDefault="00DF6F57"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DIC</w:t>
            </w:r>
          </w:p>
        </w:tc>
        <w:tc>
          <w:tcPr>
            <w:tcW w:w="7910" w:type="dxa"/>
            <w:tcBorders>
              <w:top w:val="nil"/>
              <w:left w:val="nil"/>
              <w:bottom w:val="nil"/>
              <w:right w:val="nil"/>
            </w:tcBorders>
            <w:vAlign w:val="center"/>
          </w:tcPr>
          <w:p w14:paraId="23361D1B" w14:textId="69E819A9" w:rsidR="00DF6F57" w:rsidRPr="00AD0CC1" w:rsidRDefault="00DF6F57"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Deviance Information Criteria</w:t>
            </w:r>
          </w:p>
        </w:tc>
      </w:tr>
      <w:tr w:rsidR="000839D6" w:rsidRPr="00AD0CC1" w14:paraId="423BCCE0" w14:textId="77777777" w:rsidTr="00CC0C76">
        <w:tc>
          <w:tcPr>
            <w:tcW w:w="1297" w:type="dxa"/>
            <w:tcBorders>
              <w:top w:val="nil"/>
              <w:left w:val="nil"/>
              <w:bottom w:val="nil"/>
              <w:right w:val="nil"/>
            </w:tcBorders>
            <w:vAlign w:val="center"/>
          </w:tcPr>
          <w:p w14:paraId="34A2B2FD" w14:textId="05FAF7C6" w:rsidR="000839D6" w:rsidRPr="00AD0CC1" w:rsidRDefault="000839D6"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HWI</w:t>
            </w:r>
          </w:p>
        </w:tc>
        <w:tc>
          <w:tcPr>
            <w:tcW w:w="7910" w:type="dxa"/>
            <w:tcBorders>
              <w:top w:val="nil"/>
              <w:left w:val="nil"/>
              <w:bottom w:val="nil"/>
              <w:right w:val="nil"/>
            </w:tcBorders>
            <w:vAlign w:val="center"/>
          </w:tcPr>
          <w:p w14:paraId="60B95D43" w14:textId="1BFEAC0E" w:rsidR="000839D6" w:rsidRPr="00AD0CC1" w:rsidRDefault="000839D6"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Hand-wing Index</w:t>
            </w:r>
          </w:p>
        </w:tc>
      </w:tr>
      <w:tr w:rsidR="004F0E2C" w:rsidRPr="00AD0CC1" w14:paraId="63F99C9E" w14:textId="77777777" w:rsidTr="00CC0C76">
        <w:trPr>
          <w:trHeight w:val="321"/>
        </w:trPr>
        <w:tc>
          <w:tcPr>
            <w:tcW w:w="1297" w:type="dxa"/>
            <w:tcBorders>
              <w:top w:val="nil"/>
              <w:left w:val="nil"/>
              <w:bottom w:val="nil"/>
              <w:right w:val="nil"/>
            </w:tcBorders>
            <w:vAlign w:val="center"/>
          </w:tcPr>
          <w:p w14:paraId="01A89776" w14:textId="224790DC" w:rsidR="004F0E2C" w:rsidRPr="00AD0CC1" w:rsidRDefault="00AE6403"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ICH</w:t>
            </w:r>
          </w:p>
        </w:tc>
        <w:tc>
          <w:tcPr>
            <w:tcW w:w="7910" w:type="dxa"/>
            <w:tcBorders>
              <w:top w:val="nil"/>
              <w:left w:val="nil"/>
              <w:bottom w:val="nil"/>
              <w:right w:val="nil"/>
            </w:tcBorders>
            <w:vAlign w:val="center"/>
          </w:tcPr>
          <w:p w14:paraId="3BC732EE" w14:textId="2E8D07D6" w:rsidR="004F0E2C" w:rsidRPr="00AD0CC1" w:rsidRDefault="00AE6403"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Information Center Hypothesis</w:t>
            </w:r>
          </w:p>
        </w:tc>
      </w:tr>
      <w:tr w:rsidR="00AE6403" w:rsidRPr="00AD0CC1" w14:paraId="78D3A909" w14:textId="77777777" w:rsidTr="00CC0C76">
        <w:trPr>
          <w:trHeight w:val="321"/>
        </w:trPr>
        <w:tc>
          <w:tcPr>
            <w:tcW w:w="1297" w:type="dxa"/>
            <w:tcBorders>
              <w:top w:val="nil"/>
              <w:left w:val="nil"/>
              <w:bottom w:val="nil"/>
              <w:right w:val="nil"/>
            </w:tcBorders>
            <w:vAlign w:val="center"/>
          </w:tcPr>
          <w:p w14:paraId="6532B0AF" w14:textId="17254C33" w:rsidR="00AE6403" w:rsidRPr="00AD0CC1" w:rsidRDefault="00AE6403" w:rsidP="00AE6403">
            <w:pPr>
              <w:spacing w:line="480" w:lineRule="auto"/>
              <w:rPr>
                <w:rFonts w:ascii="Times New Roman" w:hAnsi="Times New Roman" w:cs="Times New Roman"/>
                <w:sz w:val="24"/>
                <w:szCs w:val="24"/>
              </w:rPr>
            </w:pPr>
            <w:r w:rsidRPr="00AD0CC1">
              <w:rPr>
                <w:rFonts w:ascii="Times New Roman" w:hAnsi="Times New Roman" w:cs="Times New Roman"/>
                <w:sz w:val="24"/>
                <w:szCs w:val="24"/>
              </w:rPr>
              <w:t>UBCO</w:t>
            </w:r>
          </w:p>
        </w:tc>
        <w:tc>
          <w:tcPr>
            <w:tcW w:w="7910" w:type="dxa"/>
            <w:tcBorders>
              <w:top w:val="nil"/>
              <w:left w:val="nil"/>
              <w:bottom w:val="nil"/>
              <w:right w:val="nil"/>
            </w:tcBorders>
            <w:vAlign w:val="center"/>
          </w:tcPr>
          <w:p w14:paraId="64B11731" w14:textId="1867C863" w:rsidR="00AE6403" w:rsidRPr="00AD0CC1" w:rsidRDefault="00AE6403" w:rsidP="00AE6403">
            <w:pPr>
              <w:spacing w:line="480" w:lineRule="auto"/>
              <w:rPr>
                <w:rFonts w:ascii="Times New Roman" w:hAnsi="Times New Roman" w:cs="Times New Roman"/>
                <w:sz w:val="24"/>
                <w:szCs w:val="24"/>
              </w:rPr>
            </w:pPr>
            <w:r w:rsidRPr="00AD0CC1">
              <w:rPr>
                <w:rFonts w:ascii="Times New Roman" w:hAnsi="Times New Roman" w:cs="Times New Roman"/>
                <w:sz w:val="24"/>
                <w:szCs w:val="24"/>
              </w:rPr>
              <w:t>University of British Columbia, Okanagan Campus</w:t>
            </w:r>
          </w:p>
        </w:tc>
      </w:tr>
      <w:tr w:rsidR="002B6DE0" w:rsidRPr="00AD0CC1" w14:paraId="09DE4D6E" w14:textId="77777777" w:rsidTr="00CC0C76">
        <w:trPr>
          <w:trHeight w:val="321"/>
        </w:trPr>
        <w:tc>
          <w:tcPr>
            <w:tcW w:w="1297" w:type="dxa"/>
            <w:tcBorders>
              <w:top w:val="nil"/>
              <w:left w:val="nil"/>
              <w:bottom w:val="nil"/>
              <w:right w:val="nil"/>
            </w:tcBorders>
            <w:vAlign w:val="center"/>
          </w:tcPr>
          <w:p w14:paraId="040BDAA2" w14:textId="1E2C7C20" w:rsidR="002B6DE0" w:rsidRPr="00AD0CC1" w:rsidRDefault="002B6DE0" w:rsidP="00AE6403">
            <w:pPr>
              <w:spacing w:line="480" w:lineRule="auto"/>
              <w:rPr>
                <w:rFonts w:ascii="Times New Roman" w:hAnsi="Times New Roman" w:cs="Times New Roman"/>
                <w:sz w:val="24"/>
                <w:szCs w:val="24"/>
              </w:rPr>
            </w:pPr>
            <w:r w:rsidRPr="00AD0CC1">
              <w:rPr>
                <w:rFonts w:ascii="Times New Roman" w:hAnsi="Times New Roman" w:cs="Times New Roman"/>
                <w:sz w:val="24"/>
                <w:szCs w:val="24"/>
              </w:rPr>
              <w:t>pCRB</w:t>
            </w:r>
          </w:p>
        </w:tc>
        <w:tc>
          <w:tcPr>
            <w:tcW w:w="7910" w:type="dxa"/>
            <w:tcBorders>
              <w:top w:val="nil"/>
              <w:left w:val="nil"/>
              <w:bottom w:val="nil"/>
              <w:right w:val="nil"/>
            </w:tcBorders>
            <w:vAlign w:val="center"/>
          </w:tcPr>
          <w:p w14:paraId="55CF3984" w14:textId="6E61E92F" w:rsidR="002B6DE0" w:rsidRPr="00AD0CC1" w:rsidRDefault="002B6DE0" w:rsidP="00AE6403">
            <w:pPr>
              <w:spacing w:line="480" w:lineRule="auto"/>
              <w:rPr>
                <w:rFonts w:ascii="Times New Roman" w:hAnsi="Times New Roman" w:cs="Times New Roman"/>
                <w:sz w:val="24"/>
                <w:szCs w:val="24"/>
              </w:rPr>
            </w:pPr>
            <w:r w:rsidRPr="00AD0CC1">
              <w:rPr>
                <w:rFonts w:ascii="Times New Roman" w:hAnsi="Times New Roman" w:cs="Times New Roman"/>
                <w:sz w:val="24"/>
                <w:szCs w:val="24"/>
              </w:rPr>
              <w:t>Probability of Communal Roosting Behaviour</w:t>
            </w:r>
          </w:p>
        </w:tc>
      </w:tr>
      <w:tr w:rsidR="00AE6403" w:rsidRPr="00AD0CC1" w14:paraId="7558B798" w14:textId="77777777" w:rsidTr="00CC0C76">
        <w:trPr>
          <w:trHeight w:val="321"/>
        </w:trPr>
        <w:tc>
          <w:tcPr>
            <w:tcW w:w="1297" w:type="dxa"/>
            <w:tcBorders>
              <w:top w:val="nil"/>
              <w:left w:val="nil"/>
              <w:bottom w:val="nil"/>
              <w:right w:val="nil"/>
            </w:tcBorders>
            <w:vAlign w:val="center"/>
          </w:tcPr>
          <w:p w14:paraId="6B08B03C" w14:textId="77777777" w:rsidR="00AE6403" w:rsidRPr="00AD0CC1" w:rsidRDefault="00AE6403" w:rsidP="00AE6403">
            <w:pPr>
              <w:spacing w:line="480" w:lineRule="auto"/>
              <w:rPr>
                <w:rFonts w:ascii="Times New Roman" w:hAnsi="Times New Roman" w:cs="Times New Roman"/>
                <w:sz w:val="24"/>
                <w:szCs w:val="24"/>
              </w:rPr>
            </w:pPr>
          </w:p>
        </w:tc>
        <w:tc>
          <w:tcPr>
            <w:tcW w:w="7910" w:type="dxa"/>
            <w:tcBorders>
              <w:top w:val="nil"/>
              <w:left w:val="nil"/>
              <w:bottom w:val="nil"/>
              <w:right w:val="nil"/>
            </w:tcBorders>
            <w:vAlign w:val="center"/>
          </w:tcPr>
          <w:p w14:paraId="475DD247" w14:textId="77777777" w:rsidR="00AE6403" w:rsidRPr="00AD0CC1" w:rsidRDefault="00AE6403" w:rsidP="00AE6403">
            <w:pPr>
              <w:spacing w:line="480" w:lineRule="auto"/>
              <w:rPr>
                <w:rFonts w:ascii="Times New Roman" w:hAnsi="Times New Roman" w:cs="Times New Roman"/>
                <w:sz w:val="24"/>
                <w:szCs w:val="24"/>
              </w:rPr>
            </w:pPr>
          </w:p>
        </w:tc>
      </w:tr>
    </w:tbl>
    <w:p w14:paraId="48F1F88C" w14:textId="77777777" w:rsidR="00D529C6" w:rsidRPr="00AD0CC1" w:rsidRDefault="00D529C6" w:rsidP="00D70E63">
      <w:pPr>
        <w:spacing w:line="360" w:lineRule="auto"/>
        <w:jc w:val="both"/>
        <w:rPr>
          <w:rFonts w:ascii="Times New Roman" w:hAnsi="Times New Roman" w:cs="Times New Roman"/>
          <w:sz w:val="24"/>
          <w:szCs w:val="24"/>
        </w:rPr>
      </w:pPr>
    </w:p>
    <w:p w14:paraId="1FCE6F79" w14:textId="77777777" w:rsidR="00D529C6" w:rsidRPr="00AD0CC1" w:rsidRDefault="00D529C6" w:rsidP="00D70E63">
      <w:pPr>
        <w:spacing w:line="360" w:lineRule="auto"/>
        <w:jc w:val="both"/>
        <w:rPr>
          <w:rFonts w:ascii="Times New Roman" w:hAnsi="Times New Roman" w:cs="Times New Roman"/>
          <w:sz w:val="24"/>
          <w:szCs w:val="24"/>
        </w:rPr>
      </w:pPr>
    </w:p>
    <w:p w14:paraId="3DD3FB05" w14:textId="77777777" w:rsidR="00D529C6" w:rsidRPr="00AD0CC1" w:rsidRDefault="00D529C6" w:rsidP="00D70E63">
      <w:pPr>
        <w:spacing w:line="360" w:lineRule="auto"/>
        <w:jc w:val="both"/>
        <w:rPr>
          <w:rFonts w:ascii="Times New Roman" w:hAnsi="Times New Roman" w:cs="Times New Roman"/>
          <w:sz w:val="24"/>
          <w:szCs w:val="24"/>
        </w:rPr>
      </w:pPr>
    </w:p>
    <w:p w14:paraId="4238A179" w14:textId="77777777" w:rsidR="00D529C6" w:rsidRPr="00AD0CC1" w:rsidRDefault="00D529C6" w:rsidP="00D70E63">
      <w:pPr>
        <w:spacing w:line="360" w:lineRule="auto"/>
        <w:jc w:val="both"/>
        <w:rPr>
          <w:rFonts w:ascii="Times New Roman" w:hAnsi="Times New Roman" w:cs="Times New Roman"/>
          <w:sz w:val="24"/>
          <w:szCs w:val="24"/>
        </w:rPr>
      </w:pPr>
    </w:p>
    <w:p w14:paraId="7C4C8CE8" w14:textId="77777777" w:rsidR="00D529C6" w:rsidRPr="00AD0CC1" w:rsidRDefault="00D529C6" w:rsidP="00D70E63">
      <w:pPr>
        <w:spacing w:line="360" w:lineRule="auto"/>
        <w:jc w:val="both"/>
        <w:rPr>
          <w:rFonts w:ascii="Times New Roman" w:hAnsi="Times New Roman" w:cs="Times New Roman"/>
          <w:sz w:val="24"/>
          <w:szCs w:val="24"/>
        </w:rPr>
      </w:pPr>
    </w:p>
    <w:p w14:paraId="1FEDFEE8" w14:textId="77777777" w:rsidR="00D529C6" w:rsidRPr="00AD0CC1" w:rsidRDefault="00D529C6" w:rsidP="00D70E63">
      <w:pPr>
        <w:spacing w:line="360" w:lineRule="auto"/>
        <w:jc w:val="both"/>
        <w:rPr>
          <w:rFonts w:ascii="Times New Roman" w:hAnsi="Times New Roman" w:cs="Times New Roman"/>
          <w:sz w:val="24"/>
          <w:szCs w:val="24"/>
        </w:rPr>
      </w:pPr>
    </w:p>
    <w:p w14:paraId="4FE4A81B" w14:textId="77777777" w:rsidR="00D529C6" w:rsidRPr="00AD0CC1" w:rsidRDefault="00D529C6" w:rsidP="00D70E63">
      <w:pPr>
        <w:spacing w:line="360" w:lineRule="auto"/>
        <w:jc w:val="both"/>
        <w:rPr>
          <w:rFonts w:ascii="Times New Roman" w:hAnsi="Times New Roman" w:cs="Times New Roman"/>
          <w:sz w:val="24"/>
          <w:szCs w:val="24"/>
        </w:rPr>
      </w:pPr>
    </w:p>
    <w:p w14:paraId="53AEB84C" w14:textId="77777777" w:rsidR="00D529C6" w:rsidRPr="00AD0CC1" w:rsidRDefault="00D529C6" w:rsidP="00D70E63">
      <w:pPr>
        <w:spacing w:line="360" w:lineRule="auto"/>
        <w:jc w:val="both"/>
        <w:rPr>
          <w:rFonts w:ascii="Times New Roman" w:hAnsi="Times New Roman" w:cs="Times New Roman"/>
          <w:sz w:val="24"/>
          <w:szCs w:val="24"/>
        </w:rPr>
      </w:pPr>
    </w:p>
    <w:p w14:paraId="064E4AF6" w14:textId="77777777" w:rsidR="00D529C6" w:rsidRPr="00AD0CC1" w:rsidRDefault="00D529C6" w:rsidP="00D70E63">
      <w:pPr>
        <w:spacing w:line="360" w:lineRule="auto"/>
        <w:jc w:val="both"/>
        <w:rPr>
          <w:rFonts w:ascii="Times New Roman" w:hAnsi="Times New Roman" w:cs="Times New Roman"/>
          <w:sz w:val="24"/>
          <w:szCs w:val="24"/>
        </w:rPr>
      </w:pPr>
    </w:p>
    <w:p w14:paraId="4E2CD431" w14:textId="77777777" w:rsidR="00D529C6" w:rsidRPr="00AD0CC1" w:rsidRDefault="00D529C6" w:rsidP="00D70E63">
      <w:pPr>
        <w:spacing w:line="360" w:lineRule="auto"/>
        <w:jc w:val="both"/>
        <w:rPr>
          <w:rFonts w:ascii="Times New Roman" w:hAnsi="Times New Roman" w:cs="Times New Roman"/>
          <w:sz w:val="24"/>
          <w:szCs w:val="24"/>
        </w:rPr>
      </w:pPr>
    </w:p>
    <w:p w14:paraId="16BCA326" w14:textId="77777777" w:rsidR="00D529C6" w:rsidRPr="00AD0CC1" w:rsidRDefault="00D529C6" w:rsidP="00D70E63">
      <w:pPr>
        <w:spacing w:line="360" w:lineRule="auto"/>
        <w:jc w:val="both"/>
        <w:rPr>
          <w:rFonts w:ascii="Times New Roman" w:hAnsi="Times New Roman" w:cs="Times New Roman"/>
          <w:sz w:val="24"/>
          <w:szCs w:val="24"/>
        </w:rPr>
      </w:pPr>
    </w:p>
    <w:p w14:paraId="6992ECAB" w14:textId="77777777" w:rsidR="00D529C6" w:rsidRPr="00AD0CC1" w:rsidRDefault="00D529C6" w:rsidP="00D70E63">
      <w:pPr>
        <w:spacing w:line="360" w:lineRule="auto"/>
        <w:jc w:val="both"/>
        <w:rPr>
          <w:rFonts w:ascii="Times New Roman" w:hAnsi="Times New Roman" w:cs="Times New Roman"/>
          <w:sz w:val="24"/>
          <w:szCs w:val="24"/>
        </w:rPr>
      </w:pPr>
    </w:p>
    <w:p w14:paraId="21315397" w14:textId="77777777" w:rsidR="00D529C6" w:rsidRPr="00AD0CC1" w:rsidRDefault="00D529C6" w:rsidP="00D70E63">
      <w:pPr>
        <w:spacing w:line="360" w:lineRule="auto"/>
        <w:jc w:val="both"/>
        <w:rPr>
          <w:rFonts w:ascii="Times New Roman" w:hAnsi="Times New Roman" w:cs="Times New Roman"/>
          <w:sz w:val="24"/>
          <w:szCs w:val="24"/>
        </w:rPr>
      </w:pPr>
    </w:p>
    <w:p w14:paraId="36DE8BAE" w14:textId="77777777" w:rsidR="00D529C6" w:rsidRPr="00AD0CC1" w:rsidRDefault="00D529C6" w:rsidP="00D70E63">
      <w:pPr>
        <w:spacing w:line="360" w:lineRule="auto"/>
        <w:jc w:val="both"/>
        <w:rPr>
          <w:rFonts w:ascii="Times New Roman" w:hAnsi="Times New Roman" w:cs="Times New Roman"/>
          <w:sz w:val="24"/>
          <w:szCs w:val="24"/>
        </w:rPr>
      </w:pPr>
    </w:p>
    <w:p w14:paraId="23818C67" w14:textId="77777777" w:rsidR="00D529C6" w:rsidRPr="00AD0CC1" w:rsidRDefault="00D529C6" w:rsidP="00D529C6">
      <w:pPr>
        <w:pStyle w:val="Heading1"/>
        <w:spacing w:before="400" w:after="120" w:line="240" w:lineRule="auto"/>
        <w:rPr>
          <w:rFonts w:ascii="Times New Roman" w:eastAsia="Times New Roman" w:hAnsi="Times New Roman" w:cs="Times New Roman"/>
          <w:b/>
          <w:color w:val="auto"/>
          <w:sz w:val="28"/>
          <w:szCs w:val="40"/>
          <w:lang w:eastAsia="en-CA"/>
        </w:rPr>
      </w:pPr>
      <w:bookmarkStart w:id="10" w:name="_Toc196397351"/>
      <w:bookmarkStart w:id="11" w:name="_Toc199480613"/>
      <w:r w:rsidRPr="00AD0CC1">
        <w:rPr>
          <w:rFonts w:ascii="Times New Roman" w:eastAsia="Times New Roman" w:hAnsi="Times New Roman" w:cs="Times New Roman"/>
          <w:b/>
          <w:color w:val="auto"/>
          <w:sz w:val="28"/>
          <w:szCs w:val="40"/>
          <w:lang w:eastAsia="en-CA"/>
        </w:rPr>
        <w:lastRenderedPageBreak/>
        <w:t>Acknowledgments</w:t>
      </w:r>
      <w:bookmarkEnd w:id="10"/>
      <w:bookmarkEnd w:id="11"/>
    </w:p>
    <w:p w14:paraId="5B5630AF" w14:textId="77777777" w:rsidR="00D529C6" w:rsidRPr="00AD0CC1" w:rsidRDefault="00D529C6" w:rsidP="00D70E63">
      <w:pPr>
        <w:spacing w:line="360" w:lineRule="auto"/>
        <w:jc w:val="both"/>
        <w:rPr>
          <w:rFonts w:ascii="Times New Roman" w:hAnsi="Times New Roman" w:cs="Times New Roman"/>
          <w:sz w:val="24"/>
          <w:szCs w:val="24"/>
        </w:rPr>
      </w:pPr>
    </w:p>
    <w:p w14:paraId="3AF286B2" w14:textId="77777777" w:rsidR="00D529C6" w:rsidRPr="00AD0CC1" w:rsidRDefault="00D529C6" w:rsidP="00E047A5">
      <w:pPr>
        <w:spacing w:line="360" w:lineRule="auto"/>
        <w:jc w:val="both"/>
        <w:rPr>
          <w:rFonts w:ascii="Times New Roman" w:hAnsi="Times New Roman" w:cs="Times New Roman"/>
          <w:sz w:val="28"/>
          <w:szCs w:val="28"/>
        </w:rPr>
      </w:pPr>
    </w:p>
    <w:p w14:paraId="4AD537A5" w14:textId="77777777" w:rsidR="00D529C6" w:rsidRPr="00AD0CC1" w:rsidRDefault="00D529C6" w:rsidP="00E047A5">
      <w:pPr>
        <w:spacing w:line="360" w:lineRule="auto"/>
        <w:jc w:val="both"/>
        <w:rPr>
          <w:rFonts w:ascii="Times New Roman" w:hAnsi="Times New Roman" w:cs="Times New Roman"/>
          <w:sz w:val="28"/>
          <w:szCs w:val="28"/>
        </w:rPr>
      </w:pPr>
    </w:p>
    <w:p w14:paraId="40A07514" w14:textId="77777777" w:rsidR="00D529C6" w:rsidRPr="00AD0CC1" w:rsidRDefault="00D529C6" w:rsidP="00E047A5">
      <w:pPr>
        <w:spacing w:line="360" w:lineRule="auto"/>
        <w:jc w:val="both"/>
        <w:rPr>
          <w:rFonts w:ascii="Times New Roman" w:hAnsi="Times New Roman" w:cs="Times New Roman"/>
          <w:sz w:val="28"/>
          <w:szCs w:val="28"/>
        </w:rPr>
      </w:pPr>
    </w:p>
    <w:p w14:paraId="475A6705" w14:textId="77777777" w:rsidR="00D529C6" w:rsidRPr="00AD0CC1" w:rsidRDefault="00D529C6" w:rsidP="00E047A5">
      <w:pPr>
        <w:spacing w:line="360" w:lineRule="auto"/>
        <w:jc w:val="both"/>
        <w:rPr>
          <w:rFonts w:ascii="Times New Roman" w:hAnsi="Times New Roman" w:cs="Times New Roman"/>
          <w:sz w:val="28"/>
          <w:szCs w:val="28"/>
        </w:rPr>
      </w:pPr>
    </w:p>
    <w:p w14:paraId="0E2C113A" w14:textId="77777777" w:rsidR="00D529C6" w:rsidRPr="00AD0CC1" w:rsidRDefault="00D529C6" w:rsidP="00E047A5">
      <w:pPr>
        <w:spacing w:line="360" w:lineRule="auto"/>
        <w:jc w:val="both"/>
        <w:rPr>
          <w:rFonts w:ascii="Times New Roman" w:hAnsi="Times New Roman" w:cs="Times New Roman"/>
          <w:sz w:val="28"/>
          <w:szCs w:val="28"/>
        </w:rPr>
      </w:pPr>
    </w:p>
    <w:p w14:paraId="78DF62C4" w14:textId="77777777" w:rsidR="00D529C6" w:rsidRPr="00AD0CC1" w:rsidRDefault="00D529C6" w:rsidP="00E047A5">
      <w:pPr>
        <w:spacing w:line="360" w:lineRule="auto"/>
        <w:jc w:val="both"/>
        <w:rPr>
          <w:rFonts w:ascii="Times New Roman" w:hAnsi="Times New Roman" w:cs="Times New Roman"/>
          <w:sz w:val="28"/>
          <w:szCs w:val="28"/>
        </w:rPr>
      </w:pPr>
    </w:p>
    <w:p w14:paraId="34D19719" w14:textId="77777777" w:rsidR="00D529C6" w:rsidRPr="00AD0CC1" w:rsidRDefault="00D529C6" w:rsidP="00E047A5">
      <w:pPr>
        <w:spacing w:line="360" w:lineRule="auto"/>
        <w:jc w:val="both"/>
        <w:rPr>
          <w:rFonts w:ascii="Times New Roman" w:hAnsi="Times New Roman" w:cs="Times New Roman"/>
          <w:sz w:val="28"/>
          <w:szCs w:val="28"/>
        </w:rPr>
      </w:pPr>
    </w:p>
    <w:p w14:paraId="42DAED0A" w14:textId="77777777" w:rsidR="00D529C6" w:rsidRPr="00AD0CC1" w:rsidRDefault="00D529C6" w:rsidP="00E047A5">
      <w:pPr>
        <w:spacing w:line="360" w:lineRule="auto"/>
        <w:jc w:val="both"/>
        <w:rPr>
          <w:rFonts w:ascii="Times New Roman" w:hAnsi="Times New Roman" w:cs="Times New Roman"/>
          <w:sz w:val="28"/>
          <w:szCs w:val="28"/>
        </w:rPr>
      </w:pPr>
    </w:p>
    <w:p w14:paraId="012F0BBB" w14:textId="77777777" w:rsidR="00D529C6" w:rsidRPr="00AD0CC1" w:rsidRDefault="00D529C6" w:rsidP="00E047A5">
      <w:pPr>
        <w:spacing w:line="360" w:lineRule="auto"/>
        <w:jc w:val="both"/>
        <w:rPr>
          <w:rFonts w:ascii="Times New Roman" w:hAnsi="Times New Roman" w:cs="Times New Roman"/>
          <w:sz w:val="28"/>
          <w:szCs w:val="28"/>
        </w:rPr>
      </w:pPr>
    </w:p>
    <w:p w14:paraId="60AED9DD" w14:textId="77777777" w:rsidR="00D529C6" w:rsidRPr="00AD0CC1" w:rsidRDefault="00D529C6" w:rsidP="00E047A5">
      <w:pPr>
        <w:spacing w:line="360" w:lineRule="auto"/>
        <w:jc w:val="both"/>
        <w:rPr>
          <w:rFonts w:ascii="Times New Roman" w:hAnsi="Times New Roman" w:cs="Times New Roman"/>
          <w:sz w:val="28"/>
          <w:szCs w:val="28"/>
        </w:rPr>
      </w:pPr>
    </w:p>
    <w:p w14:paraId="33B75C67" w14:textId="77777777" w:rsidR="00D529C6" w:rsidRPr="00AD0CC1" w:rsidRDefault="00D529C6" w:rsidP="00E047A5">
      <w:pPr>
        <w:spacing w:line="360" w:lineRule="auto"/>
        <w:jc w:val="both"/>
        <w:rPr>
          <w:rFonts w:ascii="Times New Roman" w:hAnsi="Times New Roman" w:cs="Times New Roman"/>
          <w:sz w:val="28"/>
          <w:szCs w:val="28"/>
        </w:rPr>
      </w:pPr>
    </w:p>
    <w:p w14:paraId="44B79AEB" w14:textId="77777777" w:rsidR="00D529C6" w:rsidRPr="00AD0CC1" w:rsidRDefault="00D529C6" w:rsidP="00E047A5">
      <w:pPr>
        <w:spacing w:line="360" w:lineRule="auto"/>
        <w:jc w:val="both"/>
        <w:rPr>
          <w:rFonts w:ascii="Times New Roman" w:hAnsi="Times New Roman" w:cs="Times New Roman"/>
          <w:sz w:val="28"/>
          <w:szCs w:val="28"/>
        </w:rPr>
      </w:pPr>
    </w:p>
    <w:p w14:paraId="023BFF34" w14:textId="77777777" w:rsidR="00D529C6" w:rsidRPr="00AD0CC1" w:rsidRDefault="00D529C6" w:rsidP="00E047A5">
      <w:pPr>
        <w:spacing w:line="360" w:lineRule="auto"/>
        <w:jc w:val="both"/>
        <w:rPr>
          <w:rFonts w:ascii="Times New Roman" w:hAnsi="Times New Roman" w:cs="Times New Roman"/>
          <w:sz w:val="28"/>
          <w:szCs w:val="28"/>
        </w:rPr>
      </w:pPr>
    </w:p>
    <w:p w14:paraId="3D71FCC5" w14:textId="77777777" w:rsidR="00D529C6" w:rsidRPr="00AD0CC1" w:rsidRDefault="00D529C6" w:rsidP="00E047A5">
      <w:pPr>
        <w:spacing w:line="360" w:lineRule="auto"/>
        <w:jc w:val="both"/>
        <w:rPr>
          <w:rFonts w:ascii="Times New Roman" w:hAnsi="Times New Roman" w:cs="Times New Roman"/>
          <w:sz w:val="28"/>
          <w:szCs w:val="28"/>
        </w:rPr>
      </w:pPr>
    </w:p>
    <w:p w14:paraId="262D4C8A" w14:textId="77777777" w:rsidR="00D529C6" w:rsidRPr="00AD0CC1" w:rsidRDefault="00D529C6" w:rsidP="00E047A5">
      <w:pPr>
        <w:spacing w:line="360" w:lineRule="auto"/>
        <w:jc w:val="both"/>
        <w:rPr>
          <w:rFonts w:ascii="Times New Roman" w:hAnsi="Times New Roman" w:cs="Times New Roman"/>
          <w:sz w:val="28"/>
          <w:szCs w:val="28"/>
        </w:rPr>
      </w:pPr>
    </w:p>
    <w:p w14:paraId="09E9B4C0" w14:textId="77777777" w:rsidR="00D529C6" w:rsidRPr="00AD0CC1" w:rsidRDefault="00D529C6" w:rsidP="00E047A5">
      <w:pPr>
        <w:spacing w:line="360" w:lineRule="auto"/>
        <w:jc w:val="both"/>
        <w:rPr>
          <w:rFonts w:ascii="Times New Roman" w:hAnsi="Times New Roman" w:cs="Times New Roman"/>
          <w:sz w:val="28"/>
          <w:szCs w:val="28"/>
        </w:rPr>
      </w:pPr>
    </w:p>
    <w:p w14:paraId="426D09FD" w14:textId="77777777" w:rsidR="00D529C6" w:rsidRPr="00AD0CC1" w:rsidRDefault="00D529C6" w:rsidP="00E047A5">
      <w:pPr>
        <w:spacing w:line="360" w:lineRule="auto"/>
        <w:jc w:val="both"/>
        <w:rPr>
          <w:rFonts w:ascii="Times New Roman" w:hAnsi="Times New Roman" w:cs="Times New Roman"/>
          <w:sz w:val="28"/>
          <w:szCs w:val="28"/>
        </w:rPr>
      </w:pPr>
    </w:p>
    <w:p w14:paraId="6385A2A7" w14:textId="77777777" w:rsidR="00D529C6" w:rsidRPr="00AD0CC1" w:rsidRDefault="00D529C6" w:rsidP="00E047A5">
      <w:pPr>
        <w:spacing w:line="360" w:lineRule="auto"/>
        <w:jc w:val="both"/>
        <w:rPr>
          <w:rFonts w:ascii="Times New Roman" w:hAnsi="Times New Roman" w:cs="Times New Roman"/>
          <w:sz w:val="28"/>
          <w:szCs w:val="28"/>
        </w:rPr>
      </w:pPr>
    </w:p>
    <w:p w14:paraId="1FED8230" w14:textId="77777777" w:rsidR="00D529C6" w:rsidRPr="00AD0CC1" w:rsidRDefault="00D529C6" w:rsidP="00D529C6">
      <w:pPr>
        <w:pStyle w:val="Heading1"/>
        <w:spacing w:before="400" w:after="120" w:line="240" w:lineRule="auto"/>
        <w:rPr>
          <w:rFonts w:ascii="Times New Roman" w:eastAsia="Times New Roman" w:hAnsi="Times New Roman" w:cs="Times New Roman"/>
          <w:b/>
          <w:color w:val="auto"/>
          <w:sz w:val="28"/>
          <w:szCs w:val="40"/>
          <w:lang w:eastAsia="en-CA"/>
        </w:rPr>
      </w:pPr>
      <w:bookmarkStart w:id="12" w:name="_Toc196397352"/>
      <w:bookmarkStart w:id="13" w:name="_Toc199480614"/>
      <w:r w:rsidRPr="00AD0CC1">
        <w:rPr>
          <w:rFonts w:ascii="Times New Roman" w:eastAsia="Times New Roman" w:hAnsi="Times New Roman" w:cs="Times New Roman"/>
          <w:b/>
          <w:color w:val="auto"/>
          <w:sz w:val="28"/>
          <w:szCs w:val="40"/>
          <w:lang w:eastAsia="en-CA"/>
        </w:rPr>
        <w:lastRenderedPageBreak/>
        <w:t>Dedication</w:t>
      </w:r>
      <w:bookmarkEnd w:id="12"/>
      <w:bookmarkEnd w:id="13"/>
    </w:p>
    <w:p w14:paraId="51E1D64C" w14:textId="77777777" w:rsidR="00D529C6" w:rsidRPr="00AD0CC1" w:rsidRDefault="00D529C6" w:rsidP="00E047A5">
      <w:pPr>
        <w:spacing w:line="360" w:lineRule="auto"/>
        <w:jc w:val="both"/>
        <w:rPr>
          <w:rFonts w:ascii="Times New Roman" w:hAnsi="Times New Roman" w:cs="Times New Roman"/>
          <w:sz w:val="28"/>
          <w:szCs w:val="28"/>
        </w:rPr>
      </w:pPr>
    </w:p>
    <w:p w14:paraId="3A8B84FC" w14:textId="77777777" w:rsidR="00D529C6" w:rsidRPr="00AD0CC1" w:rsidRDefault="00D529C6" w:rsidP="00E047A5">
      <w:pPr>
        <w:spacing w:line="360" w:lineRule="auto"/>
        <w:jc w:val="both"/>
        <w:rPr>
          <w:rFonts w:ascii="Times New Roman" w:hAnsi="Times New Roman" w:cs="Times New Roman"/>
          <w:sz w:val="28"/>
          <w:szCs w:val="28"/>
        </w:rPr>
      </w:pPr>
    </w:p>
    <w:p w14:paraId="3D16B913" w14:textId="77777777" w:rsidR="00D529C6" w:rsidRPr="00AD0CC1" w:rsidRDefault="00D529C6" w:rsidP="00E047A5">
      <w:pPr>
        <w:spacing w:line="360" w:lineRule="auto"/>
        <w:jc w:val="both"/>
        <w:rPr>
          <w:rFonts w:ascii="Times New Roman" w:hAnsi="Times New Roman" w:cs="Times New Roman"/>
          <w:sz w:val="28"/>
          <w:szCs w:val="28"/>
        </w:rPr>
      </w:pPr>
    </w:p>
    <w:p w14:paraId="0572ED50" w14:textId="77777777" w:rsidR="00D529C6" w:rsidRPr="00AD0CC1" w:rsidRDefault="00D529C6" w:rsidP="00E047A5">
      <w:pPr>
        <w:spacing w:line="360" w:lineRule="auto"/>
        <w:jc w:val="both"/>
        <w:rPr>
          <w:rFonts w:ascii="Times New Roman" w:hAnsi="Times New Roman" w:cs="Times New Roman"/>
          <w:sz w:val="28"/>
          <w:szCs w:val="28"/>
        </w:rPr>
      </w:pPr>
    </w:p>
    <w:p w14:paraId="0E1B8B13" w14:textId="77777777" w:rsidR="00D529C6" w:rsidRPr="00AD0CC1" w:rsidRDefault="00D529C6" w:rsidP="00E047A5">
      <w:pPr>
        <w:spacing w:line="360" w:lineRule="auto"/>
        <w:jc w:val="both"/>
        <w:rPr>
          <w:rFonts w:ascii="Times New Roman" w:hAnsi="Times New Roman" w:cs="Times New Roman"/>
          <w:sz w:val="28"/>
          <w:szCs w:val="28"/>
        </w:rPr>
      </w:pPr>
    </w:p>
    <w:p w14:paraId="5F1FAEF2" w14:textId="77777777" w:rsidR="00D529C6" w:rsidRPr="00AD0CC1" w:rsidRDefault="00D529C6" w:rsidP="00E047A5">
      <w:pPr>
        <w:spacing w:line="360" w:lineRule="auto"/>
        <w:jc w:val="both"/>
        <w:rPr>
          <w:rFonts w:ascii="Times New Roman" w:hAnsi="Times New Roman" w:cs="Times New Roman"/>
          <w:sz w:val="28"/>
          <w:szCs w:val="28"/>
        </w:rPr>
      </w:pPr>
    </w:p>
    <w:p w14:paraId="2C2BFEB5" w14:textId="77777777" w:rsidR="00D529C6" w:rsidRPr="00AD0CC1" w:rsidRDefault="00D529C6" w:rsidP="00E047A5">
      <w:pPr>
        <w:spacing w:line="360" w:lineRule="auto"/>
        <w:jc w:val="both"/>
        <w:rPr>
          <w:rFonts w:ascii="Times New Roman" w:hAnsi="Times New Roman" w:cs="Times New Roman"/>
          <w:sz w:val="28"/>
          <w:szCs w:val="28"/>
        </w:rPr>
      </w:pPr>
    </w:p>
    <w:p w14:paraId="12565FE7" w14:textId="77777777" w:rsidR="00D529C6" w:rsidRPr="00AD0CC1" w:rsidRDefault="00D529C6" w:rsidP="00E047A5">
      <w:pPr>
        <w:spacing w:line="360" w:lineRule="auto"/>
        <w:jc w:val="both"/>
        <w:rPr>
          <w:rFonts w:ascii="Times New Roman" w:hAnsi="Times New Roman" w:cs="Times New Roman"/>
          <w:sz w:val="28"/>
          <w:szCs w:val="28"/>
        </w:rPr>
      </w:pPr>
    </w:p>
    <w:p w14:paraId="0E1A8349" w14:textId="77777777" w:rsidR="00D529C6" w:rsidRPr="00AD0CC1" w:rsidRDefault="00D529C6" w:rsidP="00E047A5">
      <w:pPr>
        <w:spacing w:line="360" w:lineRule="auto"/>
        <w:jc w:val="both"/>
        <w:rPr>
          <w:rFonts w:ascii="Times New Roman" w:hAnsi="Times New Roman" w:cs="Times New Roman"/>
          <w:sz w:val="28"/>
          <w:szCs w:val="28"/>
        </w:rPr>
      </w:pPr>
    </w:p>
    <w:p w14:paraId="5A435A9F" w14:textId="77777777" w:rsidR="00D529C6" w:rsidRPr="00AD0CC1" w:rsidRDefault="00D529C6" w:rsidP="00E047A5">
      <w:pPr>
        <w:spacing w:line="360" w:lineRule="auto"/>
        <w:jc w:val="both"/>
        <w:rPr>
          <w:rFonts w:ascii="Times New Roman" w:hAnsi="Times New Roman" w:cs="Times New Roman"/>
          <w:sz w:val="28"/>
          <w:szCs w:val="28"/>
        </w:rPr>
      </w:pPr>
    </w:p>
    <w:p w14:paraId="2B525C43" w14:textId="77777777" w:rsidR="00D529C6" w:rsidRPr="00AD0CC1" w:rsidRDefault="00D529C6" w:rsidP="00E047A5">
      <w:pPr>
        <w:spacing w:line="360" w:lineRule="auto"/>
        <w:jc w:val="both"/>
        <w:rPr>
          <w:rFonts w:ascii="Times New Roman" w:hAnsi="Times New Roman" w:cs="Times New Roman"/>
          <w:sz w:val="28"/>
          <w:szCs w:val="28"/>
        </w:rPr>
      </w:pPr>
    </w:p>
    <w:p w14:paraId="48E4DF28" w14:textId="77777777" w:rsidR="00D529C6" w:rsidRPr="00AD0CC1" w:rsidRDefault="00D529C6" w:rsidP="00E047A5">
      <w:pPr>
        <w:spacing w:line="360" w:lineRule="auto"/>
        <w:jc w:val="both"/>
        <w:rPr>
          <w:rFonts w:ascii="Times New Roman" w:hAnsi="Times New Roman" w:cs="Times New Roman"/>
          <w:sz w:val="28"/>
          <w:szCs w:val="28"/>
        </w:rPr>
      </w:pPr>
    </w:p>
    <w:p w14:paraId="5331337C" w14:textId="77777777" w:rsidR="00D529C6" w:rsidRPr="00AD0CC1" w:rsidRDefault="00D529C6" w:rsidP="00E047A5">
      <w:pPr>
        <w:spacing w:line="360" w:lineRule="auto"/>
        <w:jc w:val="both"/>
        <w:rPr>
          <w:rFonts w:ascii="Times New Roman" w:hAnsi="Times New Roman" w:cs="Times New Roman"/>
          <w:sz w:val="28"/>
          <w:szCs w:val="28"/>
        </w:rPr>
      </w:pPr>
    </w:p>
    <w:p w14:paraId="50D13BAA" w14:textId="77777777" w:rsidR="00D529C6" w:rsidRPr="00AD0CC1" w:rsidRDefault="00D529C6" w:rsidP="00E047A5">
      <w:pPr>
        <w:spacing w:line="360" w:lineRule="auto"/>
        <w:jc w:val="both"/>
        <w:rPr>
          <w:rFonts w:ascii="Times New Roman" w:hAnsi="Times New Roman" w:cs="Times New Roman"/>
          <w:sz w:val="28"/>
          <w:szCs w:val="28"/>
        </w:rPr>
      </w:pPr>
    </w:p>
    <w:p w14:paraId="18C569F1" w14:textId="77777777" w:rsidR="00D529C6" w:rsidRPr="00AD0CC1" w:rsidRDefault="00D529C6" w:rsidP="00E047A5">
      <w:pPr>
        <w:spacing w:line="360" w:lineRule="auto"/>
        <w:jc w:val="both"/>
        <w:rPr>
          <w:rFonts w:ascii="Times New Roman" w:hAnsi="Times New Roman" w:cs="Times New Roman"/>
          <w:sz w:val="28"/>
          <w:szCs w:val="28"/>
        </w:rPr>
      </w:pPr>
    </w:p>
    <w:p w14:paraId="4271266F" w14:textId="77777777" w:rsidR="00D529C6" w:rsidRPr="00AD0CC1" w:rsidRDefault="00D529C6" w:rsidP="00E047A5">
      <w:pPr>
        <w:spacing w:line="360" w:lineRule="auto"/>
        <w:jc w:val="both"/>
        <w:rPr>
          <w:rFonts w:ascii="Times New Roman" w:hAnsi="Times New Roman" w:cs="Times New Roman"/>
          <w:sz w:val="28"/>
          <w:szCs w:val="28"/>
        </w:rPr>
      </w:pPr>
    </w:p>
    <w:p w14:paraId="6010C1B7" w14:textId="77777777" w:rsidR="00D529C6" w:rsidRPr="00AD0CC1" w:rsidRDefault="00D529C6" w:rsidP="00E047A5">
      <w:pPr>
        <w:spacing w:line="360" w:lineRule="auto"/>
        <w:jc w:val="both"/>
        <w:rPr>
          <w:rFonts w:ascii="Times New Roman" w:hAnsi="Times New Roman" w:cs="Times New Roman"/>
          <w:sz w:val="28"/>
          <w:szCs w:val="28"/>
        </w:rPr>
      </w:pPr>
    </w:p>
    <w:p w14:paraId="72EE1860" w14:textId="77777777" w:rsidR="00D529C6" w:rsidRPr="00AD0CC1" w:rsidRDefault="00D529C6" w:rsidP="00E047A5">
      <w:pPr>
        <w:spacing w:line="360" w:lineRule="auto"/>
        <w:jc w:val="both"/>
        <w:rPr>
          <w:rFonts w:ascii="Times New Roman" w:hAnsi="Times New Roman" w:cs="Times New Roman"/>
          <w:sz w:val="28"/>
          <w:szCs w:val="28"/>
        </w:rPr>
      </w:pPr>
    </w:p>
    <w:p w14:paraId="088EB102" w14:textId="77777777" w:rsidR="00233546" w:rsidRPr="00AD0CC1" w:rsidRDefault="00233546" w:rsidP="00E047A5">
      <w:pPr>
        <w:spacing w:line="360" w:lineRule="auto"/>
        <w:jc w:val="both"/>
        <w:rPr>
          <w:rFonts w:ascii="Times New Roman" w:hAnsi="Times New Roman" w:cs="Times New Roman"/>
          <w:sz w:val="28"/>
          <w:szCs w:val="28"/>
        </w:rPr>
      </w:pPr>
    </w:p>
    <w:p w14:paraId="34561DD2" w14:textId="686858B5" w:rsidR="00016E6A" w:rsidRPr="00AD0CC1" w:rsidRDefault="00F27EF4" w:rsidP="005C71EE">
      <w:pPr>
        <w:pStyle w:val="Heading1"/>
        <w:spacing w:line="360" w:lineRule="auto"/>
        <w:jc w:val="center"/>
        <w:rPr>
          <w:rFonts w:ascii="Times New Roman" w:hAnsi="Times New Roman" w:cs="Times New Roman"/>
          <w:b/>
          <w:bCs/>
          <w:color w:val="auto"/>
          <w:sz w:val="28"/>
          <w:szCs w:val="28"/>
        </w:rPr>
      </w:pPr>
      <w:bookmarkStart w:id="14" w:name="_Toc199480615"/>
      <w:r w:rsidRPr="00AD0CC1">
        <w:rPr>
          <w:rFonts w:ascii="Times New Roman" w:hAnsi="Times New Roman" w:cs="Times New Roman"/>
          <w:b/>
          <w:bCs/>
          <w:color w:val="auto"/>
          <w:sz w:val="28"/>
          <w:szCs w:val="28"/>
        </w:rPr>
        <w:lastRenderedPageBreak/>
        <w:t xml:space="preserve">Chapter 1: </w:t>
      </w:r>
      <w:bookmarkEnd w:id="14"/>
      <w:r w:rsidR="00DC17F8">
        <w:rPr>
          <w:rFonts w:ascii="Times New Roman" w:hAnsi="Times New Roman" w:cs="Times New Roman"/>
          <w:b/>
          <w:bCs/>
          <w:color w:val="auto"/>
          <w:sz w:val="28"/>
          <w:szCs w:val="28"/>
          <w:highlight w:val="yellow"/>
        </w:rPr>
        <w:t xml:space="preserve">The benefits of being a social </w:t>
      </w:r>
      <w:r w:rsidR="00AA50CE" w:rsidRPr="00ED21DA">
        <w:rPr>
          <w:rFonts w:ascii="Times New Roman" w:hAnsi="Times New Roman" w:cs="Times New Roman"/>
          <w:b/>
          <w:bCs/>
          <w:color w:val="auto"/>
          <w:sz w:val="28"/>
          <w:szCs w:val="28"/>
          <w:highlight w:val="yellow"/>
        </w:rPr>
        <w:t xml:space="preserve"> </w:t>
      </w:r>
      <w:r w:rsidR="00DC17F8">
        <w:rPr>
          <w:rFonts w:ascii="Times New Roman" w:hAnsi="Times New Roman" w:cs="Times New Roman"/>
          <w:b/>
          <w:bCs/>
          <w:color w:val="auto"/>
          <w:sz w:val="28"/>
          <w:szCs w:val="28"/>
          <w:highlight w:val="yellow"/>
        </w:rPr>
        <w:t xml:space="preserve">butterfly – Evolution of Communal Roosting Behaviour in Birds </w:t>
      </w:r>
      <w:del w:id="15" w:author="sandracd@student.ubc.ca [2]" w:date="2025-06-23T09:00:00Z">
        <w:r w:rsidR="00AA50CE" w:rsidRPr="00ED21DA" w:rsidDel="0072364F">
          <w:rPr>
            <w:rFonts w:ascii="Times New Roman" w:hAnsi="Times New Roman" w:cs="Times New Roman"/>
            <w:b/>
            <w:bCs/>
            <w:color w:val="auto"/>
            <w:sz w:val="28"/>
            <w:szCs w:val="28"/>
            <w:highlight w:val="yellow"/>
          </w:rPr>
          <w:delText>C</w:delText>
        </w:r>
      </w:del>
    </w:p>
    <w:p w14:paraId="6E5183D3" w14:textId="77777777" w:rsidR="00A34672" w:rsidRPr="00AD0CC1" w:rsidRDefault="00A34672" w:rsidP="00F437A0"/>
    <w:p w14:paraId="6EFB0CC4" w14:textId="42510BEC" w:rsidR="00046C1B" w:rsidRPr="00AD0CC1" w:rsidRDefault="00046C1B" w:rsidP="00046C1B">
      <w:pPr>
        <w:pStyle w:val="Heading2"/>
        <w:spacing w:line="360" w:lineRule="auto"/>
        <w:jc w:val="both"/>
        <w:rPr>
          <w:rFonts w:ascii="Times New Roman" w:hAnsi="Times New Roman" w:cs="Times New Roman"/>
          <w:b/>
          <w:bCs/>
          <w:color w:val="auto"/>
          <w:sz w:val="24"/>
          <w:szCs w:val="24"/>
        </w:rPr>
      </w:pPr>
      <w:bookmarkStart w:id="16" w:name="_Toc199480616"/>
      <w:r w:rsidRPr="00AD0CC1">
        <w:rPr>
          <w:rFonts w:ascii="Times New Roman" w:hAnsi="Times New Roman" w:cs="Times New Roman"/>
          <w:b/>
          <w:bCs/>
          <w:color w:val="auto"/>
          <w:sz w:val="24"/>
          <w:szCs w:val="24"/>
        </w:rPr>
        <w:t xml:space="preserve">1.1 </w:t>
      </w:r>
      <w:commentRangeStart w:id="17"/>
      <w:r w:rsidRPr="00AD0CC1">
        <w:rPr>
          <w:rFonts w:ascii="Times New Roman" w:hAnsi="Times New Roman" w:cs="Times New Roman"/>
          <w:b/>
          <w:bCs/>
          <w:color w:val="auto"/>
          <w:sz w:val="24"/>
          <w:szCs w:val="24"/>
        </w:rPr>
        <w:t>Introduction</w:t>
      </w:r>
      <w:commentRangeEnd w:id="17"/>
      <w:r w:rsidRPr="00AD0CC1">
        <w:rPr>
          <w:b/>
          <w:bCs/>
          <w:sz w:val="24"/>
          <w:szCs w:val="24"/>
        </w:rPr>
        <w:commentReference w:id="17"/>
      </w:r>
    </w:p>
    <w:p w14:paraId="06BDA528" w14:textId="77777777" w:rsidR="001F51C4" w:rsidRPr="005C7F67" w:rsidRDefault="001F51C4" w:rsidP="00046C1B">
      <w:pPr>
        <w:spacing w:line="360" w:lineRule="auto"/>
        <w:jc w:val="both"/>
        <w:rPr>
          <w:rFonts w:ascii="Times New Roman" w:eastAsia="Times New Roman" w:hAnsi="Times New Roman" w:cs="Times New Roman"/>
          <w:sz w:val="24"/>
          <w:szCs w:val="24"/>
        </w:rPr>
      </w:pPr>
    </w:p>
    <w:p w14:paraId="20F62ED8" w14:textId="56A61589" w:rsidR="003B5F6A" w:rsidRPr="00AD0CC1" w:rsidRDefault="00046C1B" w:rsidP="003B5F6A">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Understanding why species differ in their social behaviour has fascinated biologists for years (</w:t>
      </w:r>
      <w:r w:rsidRPr="00AD0CC1">
        <w:rPr>
          <w:rFonts w:ascii="Times New Roman" w:hAnsi="Times New Roman" w:cs="Times New Roman"/>
          <w:sz w:val="24"/>
          <w:szCs w:val="24"/>
        </w:rPr>
        <w:t>Wrangham &amp; Rubenstein, 2014)</w:t>
      </w:r>
      <w:r w:rsidRPr="00AD0CC1">
        <w:rPr>
          <w:rFonts w:ascii="Times New Roman" w:eastAsia="Times New Roman" w:hAnsi="Times New Roman" w:cs="Times New Roman"/>
          <w:sz w:val="24"/>
          <w:szCs w:val="24"/>
        </w:rPr>
        <w:t xml:space="preserve">. </w:t>
      </w:r>
      <w:r w:rsidR="001F51C4" w:rsidRPr="00AD0CC1">
        <w:rPr>
          <w:rFonts w:ascii="Times New Roman" w:eastAsia="Times New Roman" w:hAnsi="Times New Roman" w:cs="Times New Roman"/>
          <w:sz w:val="24"/>
          <w:szCs w:val="24"/>
        </w:rPr>
        <w:t xml:space="preserve">Sociality is documented not only in several taxa (e.g., fish, mammals, birds) but also in different aspects of their ecology (e.g., </w:t>
      </w:r>
      <w:r w:rsidR="003B5F6A" w:rsidRPr="00AD0CC1">
        <w:rPr>
          <w:rFonts w:ascii="Times New Roman" w:eastAsia="Times New Roman" w:hAnsi="Times New Roman" w:cs="Times New Roman"/>
          <w:sz w:val="24"/>
          <w:szCs w:val="24"/>
        </w:rPr>
        <w:t xml:space="preserve">birds </w:t>
      </w:r>
      <w:r w:rsidR="001F51C4" w:rsidRPr="00AD0CC1">
        <w:rPr>
          <w:rFonts w:ascii="Times New Roman" w:eastAsia="Times New Roman" w:hAnsi="Times New Roman" w:cs="Times New Roman"/>
          <w:sz w:val="24"/>
          <w:szCs w:val="24"/>
        </w:rPr>
        <w:t>mating</w:t>
      </w:r>
      <w:r w:rsidR="003B5F6A" w:rsidRPr="00AD0CC1">
        <w:rPr>
          <w:rFonts w:ascii="Times New Roman" w:eastAsia="Times New Roman" w:hAnsi="Times New Roman" w:cs="Times New Roman"/>
          <w:sz w:val="24"/>
          <w:szCs w:val="24"/>
        </w:rPr>
        <w:t xml:space="preserve"> in leks</w:t>
      </w:r>
      <w:r w:rsidR="001F51C4" w:rsidRPr="00AD0CC1">
        <w:rPr>
          <w:rFonts w:ascii="Times New Roman" w:eastAsia="Times New Roman" w:hAnsi="Times New Roman" w:cs="Times New Roman"/>
          <w:sz w:val="24"/>
          <w:szCs w:val="24"/>
        </w:rPr>
        <w:t xml:space="preserve">, </w:t>
      </w:r>
      <w:r w:rsidR="003B5F6A" w:rsidRPr="00AD0CC1">
        <w:rPr>
          <w:rFonts w:ascii="Times New Roman" w:eastAsia="Times New Roman" w:hAnsi="Times New Roman" w:cs="Times New Roman"/>
          <w:sz w:val="24"/>
          <w:szCs w:val="24"/>
        </w:rPr>
        <w:t xml:space="preserve">kettle of raptors </w:t>
      </w:r>
      <w:r w:rsidR="001F51C4" w:rsidRPr="00AD0CC1">
        <w:rPr>
          <w:rFonts w:ascii="Times New Roman" w:eastAsia="Times New Roman" w:hAnsi="Times New Roman" w:cs="Times New Roman"/>
          <w:sz w:val="24"/>
          <w:szCs w:val="24"/>
        </w:rPr>
        <w:t>migrati</w:t>
      </w:r>
      <w:r w:rsidR="003B5F6A" w:rsidRPr="00AD0CC1">
        <w:rPr>
          <w:rFonts w:ascii="Times New Roman" w:eastAsia="Times New Roman" w:hAnsi="Times New Roman" w:cs="Times New Roman"/>
          <w:sz w:val="24"/>
          <w:szCs w:val="24"/>
        </w:rPr>
        <w:t>ng together, lions hunting and foraging together</w:t>
      </w:r>
      <w:r w:rsidR="001F51C4" w:rsidRPr="00AD0CC1">
        <w:rPr>
          <w:rFonts w:ascii="Times New Roman" w:eastAsia="Times New Roman" w:hAnsi="Times New Roman" w:cs="Times New Roman"/>
          <w:sz w:val="24"/>
          <w:szCs w:val="24"/>
        </w:rPr>
        <w:t xml:space="preserve">). </w:t>
      </w:r>
      <w:r w:rsidR="003B5F6A" w:rsidRPr="00AD0CC1">
        <w:rPr>
          <w:rFonts w:ascii="Times New Roman" w:eastAsia="Times New Roman" w:hAnsi="Times New Roman" w:cs="Times New Roman"/>
          <w:sz w:val="24"/>
          <w:szCs w:val="24"/>
        </w:rPr>
        <w:t xml:space="preserve">The occurrence of </w:t>
      </w:r>
      <w:r w:rsidR="00EB4929" w:rsidRPr="00AD0CC1">
        <w:rPr>
          <w:rFonts w:ascii="Times New Roman" w:eastAsia="Times New Roman" w:hAnsi="Times New Roman" w:cs="Times New Roman"/>
          <w:sz w:val="24"/>
          <w:szCs w:val="24"/>
        </w:rPr>
        <w:t>the wide array of social behaviours</w:t>
      </w:r>
      <w:r w:rsidR="003B5F6A" w:rsidRPr="00AD0CC1">
        <w:rPr>
          <w:rFonts w:ascii="Times New Roman" w:eastAsia="Times New Roman" w:hAnsi="Times New Roman" w:cs="Times New Roman"/>
          <w:sz w:val="24"/>
          <w:szCs w:val="24"/>
        </w:rPr>
        <w:t xml:space="preserve"> in wildlife suggests there are set benefits to socializing with conspecifics. For instance, it has been discussed in the literature that one possible benefit from breeding in colonies is enhanced efficiency in exploiting an unevenly distributed food supply (Fisher 1954), which is supported by findings in Brewer’s Blackbird </w:t>
      </w:r>
      <w:r w:rsidR="00625975" w:rsidRPr="00AD0CC1">
        <w:rPr>
          <w:rFonts w:ascii="Times New Roman" w:eastAsia="Times New Roman" w:hAnsi="Times New Roman" w:cs="Times New Roman"/>
          <w:sz w:val="24"/>
          <w:szCs w:val="24"/>
        </w:rPr>
        <w:t>(</w:t>
      </w:r>
      <w:r w:rsidR="003B5F6A" w:rsidRPr="00AD0CC1">
        <w:rPr>
          <w:rFonts w:ascii="Times New Roman" w:eastAsia="Times New Roman" w:hAnsi="Times New Roman" w:cs="Times New Roman"/>
          <w:i/>
          <w:iCs/>
          <w:sz w:val="24"/>
          <w:szCs w:val="24"/>
        </w:rPr>
        <w:t>Euphagus cyanocephalus</w:t>
      </w:r>
      <w:r w:rsidR="00625975" w:rsidRPr="00AD0CC1">
        <w:rPr>
          <w:rFonts w:ascii="Times New Roman" w:eastAsia="Times New Roman" w:hAnsi="Times New Roman" w:cs="Times New Roman"/>
          <w:i/>
          <w:iCs/>
          <w:sz w:val="24"/>
          <w:szCs w:val="24"/>
        </w:rPr>
        <w:t>)</w:t>
      </w:r>
      <w:r w:rsidR="003B5F6A" w:rsidRPr="00AD0CC1">
        <w:rPr>
          <w:rFonts w:ascii="Times New Roman" w:eastAsia="Times New Roman" w:hAnsi="Times New Roman" w:cs="Times New Roman"/>
          <w:sz w:val="24"/>
          <w:szCs w:val="24"/>
        </w:rPr>
        <w:t xml:space="preserve"> (Horn 1968). </w:t>
      </w:r>
      <w:commentRangeStart w:id="18"/>
      <w:r w:rsidR="008D2D0A" w:rsidRPr="00AD0CC1">
        <w:rPr>
          <w:rFonts w:ascii="Times New Roman" w:eastAsia="Times New Roman" w:hAnsi="Times New Roman" w:cs="Times New Roman"/>
          <w:sz w:val="24"/>
          <w:szCs w:val="24"/>
        </w:rPr>
        <w:t>Similarly, collective sensing in massive flocks of passenger pigeons (</w:t>
      </w:r>
      <w:r w:rsidR="008D2D0A" w:rsidRPr="00AD0CC1">
        <w:rPr>
          <w:rFonts w:ascii="Times New Roman" w:eastAsia="Times New Roman" w:hAnsi="Times New Roman" w:cs="Times New Roman"/>
          <w:i/>
          <w:iCs/>
          <w:sz w:val="24"/>
          <w:szCs w:val="24"/>
        </w:rPr>
        <w:t>Ectopistes migratorius</w:t>
      </w:r>
      <w:r w:rsidR="008D2D0A" w:rsidRPr="00AD0CC1">
        <w:rPr>
          <w:rFonts w:ascii="Times New Roman" w:eastAsia="Times New Roman" w:hAnsi="Times New Roman" w:cs="Times New Roman"/>
          <w:sz w:val="24"/>
          <w:szCs w:val="24"/>
        </w:rPr>
        <w:t xml:space="preserve">) may have helped birds locate spatially and temporally unpredictable food patches (Guiry et al. 2020, Aikens et al. 2022). </w:t>
      </w:r>
      <w:commentRangeEnd w:id="18"/>
      <w:r w:rsidR="008D2D0A" w:rsidRPr="00AD0CC1">
        <w:rPr>
          <w:rStyle w:val="CommentReference"/>
        </w:rPr>
        <w:commentReference w:id="18"/>
      </w:r>
      <w:r w:rsidR="008D2D0A" w:rsidRPr="00AD0CC1">
        <w:rPr>
          <w:rFonts w:ascii="Times New Roman" w:eastAsia="Times New Roman" w:hAnsi="Times New Roman" w:cs="Times New Roman"/>
          <w:sz w:val="24"/>
          <w:szCs w:val="24"/>
        </w:rPr>
        <w:t>The benefits of s</w:t>
      </w:r>
      <w:r w:rsidR="003B5F6A" w:rsidRPr="00AD0CC1">
        <w:rPr>
          <w:rFonts w:ascii="Times New Roman" w:eastAsia="Times New Roman" w:hAnsi="Times New Roman" w:cs="Times New Roman"/>
          <w:sz w:val="24"/>
          <w:szCs w:val="24"/>
        </w:rPr>
        <w:t xml:space="preserve">ociality </w:t>
      </w:r>
      <w:r w:rsidR="008D2D0A" w:rsidRPr="00AD0CC1">
        <w:rPr>
          <w:rFonts w:ascii="Times New Roman" w:eastAsia="Times New Roman" w:hAnsi="Times New Roman" w:cs="Times New Roman"/>
          <w:sz w:val="24"/>
          <w:szCs w:val="24"/>
        </w:rPr>
        <w:t>are</w:t>
      </w:r>
      <w:r w:rsidR="003B5F6A" w:rsidRPr="00AD0CC1">
        <w:rPr>
          <w:rFonts w:ascii="Times New Roman" w:eastAsia="Times New Roman" w:hAnsi="Times New Roman" w:cs="Times New Roman"/>
          <w:sz w:val="24"/>
          <w:szCs w:val="24"/>
        </w:rPr>
        <w:t xml:space="preserve"> also widely documented in colonial seabirds, where hundreds of breeding pairs gather on islands for breeding and chick-rearing, and search for food around the colonies as proposed by the central-place foraging model </w:t>
      </w:r>
      <w:r w:rsidR="003B5F6A" w:rsidRPr="00AD0CC1">
        <w:rPr>
          <w:rFonts w:ascii="Times New Roman" w:eastAsia="Times New Roman" w:hAnsi="Times New Roman" w:cs="Times New Roman"/>
          <w:sz w:val="24"/>
          <w:szCs w:val="24"/>
        </w:rPr>
        <w:fldChar w:fldCharType="begin"/>
      </w:r>
      <w:r w:rsidR="003B5F6A" w:rsidRPr="00AD0CC1">
        <w:rPr>
          <w:rFonts w:ascii="Times New Roman" w:eastAsia="Times New Roman" w:hAnsi="Times New Roman" w:cs="Times New Roman"/>
          <w:sz w:val="24"/>
          <w:szCs w:val="24"/>
        </w:rPr>
        <w:instrText xml:space="preserve"> ADDIN ZOTERO_ITEM CSL_CITATION {"citationID":"kHempsOo","properties":{"formattedCitation":"(Ashmole, 1963; Houston, 1985; Monier, 2024)","plainCitation":"(Ashmole, 1963; Houston, 1985; Monier, 2024)","noteIndex":0},"citationItems":[{"id":309,"uris":["http://zotero.org/users/6254983/items/P4Y299MG"],"itemData":{"id":309,"type":"article-journal","abstract":"SUMMARY\n            The ways in which the numbers of tropical sea‐birds might be limited are considered; it is argued that food is the only factor likely to be generally effective in limiting numbers, but it seems improbable that food shortage could exert a density‐dependent control of the mortality of the birds outside the breeding season.\n            Wynne‐Edwards' hypothesis that colonies of sea‐birds are able to keep their own numbers below the level at which food shortage would become acute, primarily by exerting control on the output of young, is rejected as unproven and improbable.\n            It is suggested that colonies of tropical oceanic birds deplete the food in the waters round them, and that as the populations increase competition for food becomes more intense, and relatively fewer adults succeed in raising chicks. This would provide a density‐dependent control of the output of young and could regulate the numbers of the birds.\n            The peculiarities of long‐lived sea‐birds (e.g. clutches of one, long fledging periods, deferred maturity) which Wynne‐Edwards suggests are adaptations evolved in order to lower the reproductive rate until it balances the mortality, apparently could not be evolved as such; they are more probably adaptations enabling the birds sometimes to raise single chicks in spite of competition for food that makes it impossible to raise more than one. It is considered that variation in the age of first breeding provides an important supplement to variation in reproductive success in regulating the numbers of long‐lived tropical sea‐birds.\n            The possible applications of this hypothesis to sea‐birds breeding in higher latitudes are briefly considered, as are its implications in relation to conservation and exploitation of populations of sea‐birds.","container-title":"Ibis","DOI":"10.1111/j.1474-919X.1963.tb06766.x","ISSN":"0019-1019, 1474-919X","issue":"3","journalAbbreviation":"Ibis","language":"en","page":"458-473","source":"DOI.org (Crossref)","title":"THE REGULATION OF NUMBERS OF TROPICAL OCEANIC BIRDS","volume":"103b","author":[{"family":"Ashmole","given":"N. P."}],"issued":{"date-parts":[["1963",9]]}}},{"id":310,"uris":["http://zotero.org/users/6254983/items/SEYC7WZ6"],"itemData":{"id":310,"type":"article-journal","container-title":"The American Naturalist","DOI":"10.1086/284381","ISSN":"0003-0147, 1537-5323","issue":"6","journalAbbreviation":"The American Naturalist","language":"en","page":"811-826","source":"DOI.org (Crossref)","title":"Central-Place Foraging: Some Aspects of Prey Choice for Multiple-Prey Loaders","title-short":"Central-Place Foraging","volume":"125","author":[{"family":"Houston","given":"Alasdair"}],"issued":{"date-parts":[["1985",6]]}}},{"id":839,"uris":["http://zotero.org/users/6254983/items/7KJGE9H3"],"itemData":{"id":839,"type":"article-journal","abstract":"ABSTRACT\n            \n              What do seabirds perceive about the world? How do they do so? And how do they use the information available to them to make foraging decisions? Social cues provide seabirds with information about the location of prey. This can, of course, be passive and not involve higher‐order cognitive processes (e.g. simple conspecific or heterospecific attraction). However, seabirds display many behaviours that promote learning and the transmission of information between individuals: the vast majority of seabirds are colonial living, have an extended juvenile phase that affords them time to learn, routinely form intra‐ and interspecific associations, and can flexibly deploy a combination of foraging tactics. It is worth evaluating their foraging interactions in light of this. This review describes how seabirds use social information both at the colony and at sea to forage, and discusses the variation that exists both across species and amongst individuals. It is clear that social interactions are a critical and beneficial component of seabird foraging, with most of the variation concerning the way and extent to which social information is used, rather than whether it is used. While it may seem counterintuitive that large groups of potential competitors congregating at a patch can result in foraging gains, such aggregations can alter species dynamics in ways that promote coexistence. This review explores how competitive interference at a patch can be mitigated by behavioural modifications and niche segregation. Utilising others for foraging success (e.g.\n              via\n              social cues and facilitation at a patch) is likely to make population declines particularly damaging to seabirds if the quantity or quality of their social foraging interactions is reduced. Environmental changes have the potential to disrupt their social networks and thus, how these species obtain food and transfer information.","container-title":"Biological Reviews","DOI":"10.1111/brv.13089","ISSN":"1464-7931, 1469-185X","issue":"5","journalAbbreviation":"Biological Reviews","language":"en","page":"1717-1735","source":"DOI.org (Crossref)","title":"Social interactions and information use by foraging seabirds","volume":"99","author":[{"family":"Monier","given":"Samantha Anne"}],"issued":{"date-parts":[["2024",10]]}}}],"schema":"https://github.com/citation-style-language/schema/raw/master/csl-citation.json"} </w:instrText>
      </w:r>
      <w:r w:rsidR="003B5F6A"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(Ashmole, 1963; Houston, 1985; Monier, 2024)</w:t>
      </w:r>
      <w:r w:rsidR="003B5F6A" w:rsidRPr="00AD0CC1">
        <w:rPr>
          <w:rFonts w:ascii="Times New Roman" w:eastAsia="Times New Roman" w:hAnsi="Times New Roman" w:cs="Times New Roman"/>
          <w:sz w:val="24"/>
          <w:szCs w:val="24"/>
        </w:rPr>
        <w:fldChar w:fldCharType="end"/>
      </w:r>
      <w:r w:rsidR="003B5F6A" w:rsidRPr="00AD0CC1">
        <w:rPr>
          <w:rFonts w:ascii="Times New Roman" w:eastAsia="Times New Roman" w:hAnsi="Times New Roman" w:cs="Times New Roman"/>
          <w:sz w:val="24"/>
          <w:szCs w:val="24"/>
        </w:rPr>
        <w:t xml:space="preserve">. </w:t>
      </w:r>
      <w:r w:rsidR="009221C4" w:rsidRPr="00AD0CC1">
        <w:rPr>
          <w:rFonts w:ascii="Times New Roman" w:eastAsia="Times New Roman" w:hAnsi="Times New Roman" w:cs="Times New Roman"/>
          <w:sz w:val="24"/>
          <w:szCs w:val="24"/>
        </w:rPr>
        <w:t>Research has shown how</w:t>
      </w:r>
      <w:r w:rsidR="003B5F6A" w:rsidRPr="00AD0CC1">
        <w:rPr>
          <w:rFonts w:ascii="Times New Roman" w:eastAsia="Times New Roman" w:hAnsi="Times New Roman" w:cs="Times New Roman"/>
          <w:sz w:val="24"/>
          <w:szCs w:val="24"/>
        </w:rPr>
        <w:t xml:space="preserve"> individuals from a colony use information from other</w:t>
      </w:r>
      <w:r w:rsidR="00EB4929" w:rsidRPr="00AD0CC1">
        <w:rPr>
          <w:rFonts w:ascii="Times New Roman" w:eastAsia="Times New Roman" w:hAnsi="Times New Roman" w:cs="Times New Roman"/>
          <w:sz w:val="24"/>
          <w:szCs w:val="24"/>
        </w:rPr>
        <w:t>s to find feeding sites</w:t>
      </w:r>
      <w:r w:rsidR="00DF6B32" w:rsidRPr="00AD0CC1">
        <w:rPr>
          <w:rFonts w:ascii="Times New Roman" w:eastAsia="Times New Roman" w:hAnsi="Times New Roman" w:cs="Times New Roman"/>
          <w:sz w:val="24"/>
          <w:szCs w:val="24"/>
        </w:rPr>
        <w:t xml:space="preserve"> </w:t>
      </w:r>
      <w:r w:rsidR="00DF6B32" w:rsidRPr="00AD0CC1">
        <w:rPr>
          <w:rFonts w:ascii="Times New Roman" w:eastAsia="Times New Roman" w:hAnsi="Times New Roman" w:cs="Times New Roman"/>
          <w:sz w:val="24"/>
          <w:szCs w:val="24"/>
        </w:rPr>
        <w:fldChar w:fldCharType="begin"/>
      </w:r>
      <w:r w:rsidR="00947FDD" w:rsidRPr="00AD0CC1">
        <w:rPr>
          <w:rFonts w:ascii="Times New Roman" w:eastAsia="Times New Roman" w:hAnsi="Times New Roman" w:cs="Times New Roman"/>
          <w:sz w:val="24"/>
          <w:szCs w:val="24"/>
        </w:rPr>
        <w:instrText xml:space="preserve"> ADDIN ZOTERO_ITEM CSL_CITATION {"citationID":"re5nECnv","properties":{"formattedCitation":"(Bairos-Novak et al., 2015)","plainCitation":"(Bairos-Novak et al., 2015)","dontUpdate":true,"noteIndex":0},"citationItems":[{"id":854,"uris":["http://zotero.org/users/6254983/items/669LKWSQ"],"itemData":{"id":854,"type":"article-journal","container-title":"Animal Behaviour","DOI":"10.1016/j.anbehav.2015.05.002","ISSN":"00033472","journalAbbreviation":"Animal Behaviour","language":"en","page":"71-78","source":"DOI.org (Crossref)","title":"Relative importance of local enhancement as a search strategy for breeding seabirds: an experimental approach","title-short":"Relative importance of local enhancement as a search strategy for breeding seabirds","volume":"106","author":[{"family":"Bairos-Novak","given":"Kevin R."},{"family":"Crook","given":"Kevin A."},{"family":"Davoren","given":"Gail K."}],"issued":{"date-parts":[["2015",8]]}}}],"schema":"https://github.com/citation-style-language/schema/raw/master/csl-citation.json"} </w:instrText>
      </w:r>
      <w:r w:rsidR="00DF6B32"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(Camphuysen </w:t>
      </w:r>
      <w:r w:rsidR="00DF6B32" w:rsidRPr="00ED21DA">
        <w:rPr>
          <w:rFonts w:ascii="Times New Roman" w:hAnsi="Times New Roman" w:cs="Times New Roman"/>
          <w:sz w:val="24"/>
        </w:rPr>
        <w:t>et al</w:t>
      </w:r>
      <w:r w:rsidR="00DF6B32" w:rsidRPr="00AD0CC1">
        <w:rPr>
          <w:rFonts w:ascii="Times New Roman" w:hAnsi="Times New Roman" w:cs="Times New Roman"/>
          <w:sz w:val="24"/>
        </w:rPr>
        <w:t>., </w:t>
      </w:r>
      <w:r w:rsidR="006C43A0" w:rsidRPr="00ED21DA">
        <w:t>2006</w:t>
      </w:r>
      <w:r w:rsidR="006C43A0" w:rsidRPr="00AD0CC1">
        <w:rPr>
          <w:rFonts w:ascii="Times New Roman" w:hAnsi="Times New Roman" w:cs="Times New Roman"/>
          <w:sz w:val="24"/>
        </w:rPr>
        <w:t xml:space="preserve">, </w:t>
      </w:r>
      <w:r w:rsidR="00DF6B32" w:rsidRPr="00AD0CC1">
        <w:rPr>
          <w:rFonts w:ascii="Times New Roman" w:hAnsi="Times New Roman" w:cs="Times New Roman"/>
          <w:sz w:val="24"/>
        </w:rPr>
        <w:t>Bairos-Novak et al., 2015)</w:t>
      </w:r>
      <w:r w:rsidR="00DF6B32" w:rsidRPr="00AD0CC1">
        <w:rPr>
          <w:rFonts w:ascii="Times New Roman" w:eastAsia="Times New Roman" w:hAnsi="Times New Roman" w:cs="Times New Roman"/>
          <w:sz w:val="24"/>
          <w:szCs w:val="24"/>
        </w:rPr>
        <w:fldChar w:fldCharType="end"/>
      </w:r>
      <w:r w:rsidR="00B95006" w:rsidRPr="00AD0CC1">
        <w:rPr>
          <w:rFonts w:ascii="Times New Roman" w:eastAsia="Times New Roman" w:hAnsi="Times New Roman" w:cs="Times New Roman"/>
          <w:sz w:val="24"/>
          <w:szCs w:val="24"/>
        </w:rPr>
        <w:t xml:space="preserve"> </w:t>
      </w:r>
      <w:r w:rsidR="009221C4" w:rsidRPr="00AD0CC1">
        <w:rPr>
          <w:rFonts w:ascii="Times New Roman" w:eastAsia="Times New Roman" w:hAnsi="Times New Roman" w:cs="Times New Roman"/>
          <w:sz w:val="24"/>
          <w:szCs w:val="24"/>
        </w:rPr>
        <w:t>, a</w:t>
      </w:r>
      <w:r w:rsidR="00DF6B32" w:rsidRPr="00AD0CC1">
        <w:rPr>
          <w:rFonts w:ascii="Times New Roman" w:eastAsia="Times New Roman" w:hAnsi="Times New Roman" w:cs="Times New Roman"/>
          <w:sz w:val="24"/>
          <w:szCs w:val="24"/>
        </w:rPr>
        <w:t>n</w:t>
      </w:r>
      <w:r w:rsidR="009221C4" w:rsidRPr="00AD0CC1">
        <w:rPr>
          <w:rFonts w:ascii="Times New Roman" w:eastAsia="Times New Roman" w:hAnsi="Times New Roman" w:cs="Times New Roman"/>
          <w:sz w:val="24"/>
          <w:szCs w:val="24"/>
        </w:rPr>
        <w:t xml:space="preserve">d there is empirical evidence that demonstrates the benefits of such behaviour </w:t>
      </w:r>
      <w:r w:rsidR="009221C4" w:rsidRPr="00AD0CC1">
        <w:rPr>
          <w:rFonts w:ascii="Times New Roman" w:eastAsia="Times New Roman" w:hAnsi="Times New Roman" w:cs="Times New Roman"/>
          <w:sz w:val="24"/>
          <w:szCs w:val="24"/>
        </w:rPr>
        <w:fldChar w:fldCharType="begin"/>
      </w:r>
      <w:r w:rsidR="00947FDD" w:rsidRPr="00AD0CC1">
        <w:rPr>
          <w:rFonts w:ascii="Times New Roman" w:eastAsia="Times New Roman" w:hAnsi="Times New Roman" w:cs="Times New Roman"/>
          <w:sz w:val="24"/>
          <w:szCs w:val="24"/>
        </w:rPr>
        <w:instrText xml:space="preserve"> ADDIN ZOTERO_ITEM CSL_CITATION {"citationID":"xztokany","properties":{"formattedCitation":"(Thiebault, Mullers, Pistorius, Meza-Torres, et al., 2014; Thiebault, Mullers, Pistorius, &amp; Tremblay, 2014)","plainCitation":"(Thiebault, Mullers, Pistorius, Meza-Torres, et al., 2014; Thiebault, Mullers, Pistorius, &amp; Tremblay, 2014)","dontUpdate":true,"noteIndex":0},"citationItems":[{"id":852,"uris":["http://zotero.org/users/6254983/items/P8GRAI75"],"itemData":{"id":852,"type":"article-journal","container-title":"The Auk","DOI":"10.1642/AUK-13-209.1","ISSN":"0004-8038, 1938-4254","issue":"4","journalAbbreviation":"The Auk","language":"en","page":"595-609","source":"DOI.org (Crossref)","title":"From colony to first patch: Processes of prey searching and social information in Cape Gannets","title-short":"From colony to first patch","volume":"131","author":[{"family":"Thiebault","given":"Andréa"},{"family":"Mullers","given":"Ralf"},{"family":"Pistorius","given":"Pierre"},{"family":"Meza-Torres","given":"María Andrea"},{"family":"Dubroca","given":"Laurent"},{"family":"Green","given":"David"},{"family":"Tremblay","given":"Yann"}],"issued":{"date-parts":[["2014",10]]}}},{"id":851,"uris":["http://zotero.org/users/6254983/items/ILR5YALA"],"itemData":{"id":851,"type":"article-journal","container-title":"Behavioral Ecology","DOI":"10.1093/beheco/aru132","ISSN":"1465-7279, 1045-2249","issue":"6","language":"en","page":"1302-1310","source":"DOI.org (Crossref)","title":"Local enhancement in a seabird: reaction distances and foraging consequence of predator aggregations","title-short":"Local enhancement in a seabird","volume":"25","author":[{"family":"Thiebault","given":"Andréa"},{"family":"Mullers","given":"Ralf H.E."},{"family":"Pistorius","given":"Pierre A."},{"family":"Tremblay","given":"Yann"}],"issued":{"date-parts":[["2014"]]}}}],"schema":"https://github.com/citation-style-language/schema/raw/master/csl-citation.json"} </w:instrText>
      </w:r>
      <w:r w:rsidR="009221C4"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(Thiebault et al., 2014a; Thiebault et al., 2014b)</w:t>
      </w:r>
      <w:r w:rsidR="009221C4" w:rsidRPr="00AD0CC1">
        <w:rPr>
          <w:rFonts w:ascii="Times New Roman" w:eastAsia="Times New Roman" w:hAnsi="Times New Roman" w:cs="Times New Roman"/>
          <w:sz w:val="24"/>
          <w:szCs w:val="24"/>
        </w:rPr>
        <w:fldChar w:fldCharType="end"/>
      </w:r>
      <w:r w:rsidR="00DF6B32" w:rsidRPr="00AD0CC1">
        <w:rPr>
          <w:rFonts w:ascii="Times New Roman" w:eastAsia="Times New Roman" w:hAnsi="Times New Roman" w:cs="Times New Roman"/>
          <w:sz w:val="24"/>
          <w:szCs w:val="24"/>
        </w:rPr>
        <w:t xml:space="preserve">. </w:t>
      </w:r>
      <w:r w:rsidR="00EB4929" w:rsidRPr="00AD0CC1">
        <w:rPr>
          <w:rFonts w:ascii="Times New Roman" w:eastAsia="Times New Roman" w:hAnsi="Times New Roman" w:cs="Times New Roman"/>
          <w:sz w:val="24"/>
          <w:szCs w:val="24"/>
        </w:rPr>
        <w:t>Whether intentional or inadvertent</w:t>
      </w:r>
      <w:r w:rsidR="00DC17F8">
        <w:rPr>
          <w:rFonts w:ascii="Times New Roman" w:eastAsia="Times New Roman" w:hAnsi="Times New Roman" w:cs="Times New Roman"/>
          <w:sz w:val="24"/>
          <w:szCs w:val="24"/>
        </w:rPr>
        <w:t xml:space="preserve"> (e.g., </w:t>
      </w:r>
      <w:r w:rsidR="00DC17F8">
        <w:rPr>
          <w:rFonts w:ascii="Times New Roman" w:eastAsia="Times New Roman" w:hAnsi="Times New Roman" w:cs="Times New Roman"/>
          <w:sz w:val="24"/>
          <w:szCs w:val="24"/>
        </w:rPr>
        <w:fldChar w:fldCharType="begin"/>
      </w:r>
      <w:r w:rsidR="00DC17F8">
        <w:rPr>
          <w:rFonts w:ascii="Times New Roman" w:eastAsia="Times New Roman" w:hAnsi="Times New Roman" w:cs="Times New Roman"/>
          <w:sz w:val="24"/>
          <w:szCs w:val="24"/>
        </w:rPr>
        <w:instrText xml:space="preserve"> ADDIN ZOTERO_ITEM CSL_CITATION {"citationID":"ADhPme43","properties":{"formattedCitation":"(Bijleveld et al., 2010)","plainCitation":"(Bijleveld et al., 2010)","noteIndex":0},"citationItems":[{"id":31,"uris":["http://zotero.org/users/6254983/items/TUZJMHUI"],"itemData":{"id":31,"type":"article-journal","container-title":"Oikos","DOI":"10.1111/j.1600-0706.2009.17892.x","ISSN":"00301299, 16000706","issue":"2","journalAbbreviation":"Oikos","language":"en","page":"277-285","source":"DOI.org (Crossref)","title":"Beyond the information centre hypothesis: communal roosting for information on food, predators, travel companions and mates?","title-short":"Beyond the information centre hypothesis","volume":"119","author":[{"family":"Bijleveld","given":"Allert I."},{"family":"Egas","given":"Martijn"},{"family":"Gils","given":"Jan A.","non-dropping-particle":"van"},{"family":"Piersma","given":"Theunis"}],"issued":{"date-parts":[["2010",2]]}}}],"schema":"https://github.com/citation-style-language/schema/raw/master/csl-citation.json"} </w:instrText>
      </w:r>
      <w:r w:rsidR="00DC17F8">
        <w:rPr>
          <w:rFonts w:ascii="Times New Roman" w:eastAsia="Times New Roman" w:hAnsi="Times New Roman" w:cs="Times New Roman"/>
          <w:sz w:val="24"/>
          <w:szCs w:val="24"/>
        </w:rPr>
        <w:fldChar w:fldCharType="separate"/>
      </w:r>
      <w:r w:rsidR="00DC17F8" w:rsidRPr="00DC17F8">
        <w:rPr>
          <w:rFonts w:ascii="Times New Roman" w:hAnsi="Times New Roman" w:cs="Times New Roman"/>
          <w:sz w:val="24"/>
        </w:rPr>
        <w:t>(Bijleveld et al., 2010)</w:t>
      </w:r>
      <w:r w:rsidR="00DC17F8">
        <w:rPr>
          <w:rFonts w:ascii="Times New Roman" w:eastAsia="Times New Roman" w:hAnsi="Times New Roman" w:cs="Times New Roman"/>
          <w:sz w:val="24"/>
          <w:szCs w:val="24"/>
        </w:rPr>
        <w:fldChar w:fldCharType="end"/>
      </w:r>
      <w:r w:rsidR="00EB4929" w:rsidRPr="00AD0CC1">
        <w:rPr>
          <w:rFonts w:ascii="Times New Roman" w:eastAsia="Times New Roman" w:hAnsi="Times New Roman" w:cs="Times New Roman"/>
          <w:sz w:val="24"/>
          <w:szCs w:val="24"/>
        </w:rPr>
        <w:t>, there is a transfer of information from informed to naïve individuals in the colony such that the latter benefit from being in the group</w:t>
      </w:r>
      <w:r w:rsidR="006C43A0" w:rsidRPr="00AD0CC1">
        <w:rPr>
          <w:rFonts w:ascii="Times New Roman" w:eastAsia="Times New Roman" w:hAnsi="Times New Roman" w:cs="Times New Roman"/>
          <w:sz w:val="24"/>
          <w:szCs w:val="24"/>
        </w:rPr>
        <w:t xml:space="preserve"> </w:t>
      </w:r>
      <w:r w:rsidR="006C43A0" w:rsidRPr="00AD0CC1">
        <w:rPr>
          <w:rFonts w:ascii="Times New Roman" w:eastAsia="Times New Roman" w:hAnsi="Times New Roman" w:cs="Times New Roman"/>
          <w:sz w:val="24"/>
          <w:szCs w:val="24"/>
        </w:rPr>
        <w:fldChar w:fldCharType="begin"/>
      </w:r>
      <w:r w:rsidR="006C43A0" w:rsidRPr="00AD0CC1">
        <w:rPr>
          <w:rFonts w:ascii="Times New Roman" w:eastAsia="Times New Roman" w:hAnsi="Times New Roman" w:cs="Times New Roman"/>
          <w:sz w:val="24"/>
          <w:szCs w:val="24"/>
        </w:rPr>
        <w:instrText xml:space="preserve"> ADDIN ZOTERO_ITEM CSL_CITATION {"citationID":"rxUfgwOR","properties":{"formattedCitation":"(Weimerskirch et al., 2010)","plainCitation":"(Weimerskirch et al., 2010)","noteIndex":0},"citationItems":[{"id":855,"uris":["http://zotero.org/users/6254983/items/SL5PWDVX"],"itemData":{"id":855,"type":"article-journal","container-title":"PLoS ONE","DOI":"10.1371/journal.pone.0009928","ISSN":"1932-6203","issue":"3","journalAbbreviation":"PLoS ONE","language":"en","page":"e9928","source":"DOI.org (Crossref)","title":"Use of Social Information in Seabirds: Compass Rafts Indicate the Heading of Food Patches","title-short":"Use of Social Information in Seabirds","volume":"5","author":[{"family":"Weimerskirch","given":"Henri"},{"family":"Bertrand","given":"Sophie"},{"family":"Silva","given":"Jaime"},{"family":"Marques","given":"Jose Carlos"},{"family":"Goya","given":"Elisa"}],"editor":[{"family":"Gratwicke","given":"Brian"}],"issued":{"date-parts":[["2010",3,29]]}}}],"schema":"https://github.com/citation-style-language/schema/raw/master/csl-citation.json"} </w:instrText>
      </w:r>
      <w:r w:rsidR="006C43A0" w:rsidRPr="00AD0CC1">
        <w:rPr>
          <w:rFonts w:ascii="Times New Roman" w:eastAsia="Times New Roman" w:hAnsi="Times New Roman" w:cs="Times New Roman"/>
          <w:sz w:val="24"/>
          <w:szCs w:val="24"/>
        </w:rPr>
        <w:fldChar w:fldCharType="separate"/>
      </w:r>
      <w:r w:rsidR="006C43A0" w:rsidRPr="00AD0CC1">
        <w:rPr>
          <w:rFonts w:ascii="Times New Roman" w:hAnsi="Times New Roman" w:cs="Times New Roman"/>
          <w:sz w:val="24"/>
        </w:rPr>
        <w:t>(Weimerskirch et al., 2010)</w:t>
      </w:r>
      <w:r w:rsidR="006C43A0" w:rsidRPr="00AD0CC1">
        <w:rPr>
          <w:rFonts w:ascii="Times New Roman" w:eastAsia="Times New Roman" w:hAnsi="Times New Roman" w:cs="Times New Roman"/>
          <w:sz w:val="24"/>
          <w:szCs w:val="24"/>
        </w:rPr>
        <w:fldChar w:fldCharType="end"/>
      </w:r>
      <w:r w:rsidR="00EB4929" w:rsidRPr="00AD0CC1">
        <w:rPr>
          <w:rFonts w:ascii="Times New Roman" w:eastAsia="Times New Roman" w:hAnsi="Times New Roman" w:cs="Times New Roman"/>
          <w:sz w:val="24"/>
          <w:szCs w:val="24"/>
        </w:rPr>
        <w:t xml:space="preserve">. In time, roles could change, and the naïve can gain new information. In this way, remaining social benefits the </w:t>
      </w:r>
      <w:r w:rsidR="00FB60E3" w:rsidRPr="00AD0CC1">
        <w:rPr>
          <w:rFonts w:ascii="Times New Roman" w:eastAsia="Times New Roman" w:hAnsi="Times New Roman" w:cs="Times New Roman"/>
          <w:sz w:val="24"/>
          <w:szCs w:val="24"/>
        </w:rPr>
        <w:t>group collectively</w:t>
      </w:r>
      <w:r w:rsidR="00EB4929" w:rsidRPr="00AD0CC1">
        <w:rPr>
          <w:rFonts w:ascii="Times New Roman" w:eastAsia="Times New Roman" w:hAnsi="Times New Roman" w:cs="Times New Roman"/>
          <w:sz w:val="24"/>
          <w:szCs w:val="24"/>
        </w:rPr>
        <w:t xml:space="preserve">. </w:t>
      </w:r>
    </w:p>
    <w:p w14:paraId="0265C25C" w14:textId="424E40A6" w:rsidR="00FB60E3" w:rsidRPr="00AD0CC1" w:rsidRDefault="00FB60E3" w:rsidP="00046C1B">
      <w:pPr>
        <w:spacing w:line="360" w:lineRule="auto"/>
        <w:jc w:val="both"/>
        <w:rPr>
          <w:rFonts w:ascii="Times New Roman" w:hAnsi="Times New Roman" w:cs="Times New Roman"/>
          <w:sz w:val="24"/>
          <w:szCs w:val="24"/>
        </w:rPr>
      </w:pPr>
      <w:r w:rsidRPr="00AD0CC1">
        <w:rPr>
          <w:rFonts w:ascii="Times New Roman" w:eastAsia="Times New Roman" w:hAnsi="Times New Roman" w:cs="Times New Roman"/>
          <w:sz w:val="24"/>
          <w:szCs w:val="24"/>
        </w:rPr>
        <w:tab/>
        <w:t xml:space="preserve">Other aspects of the ecology of wildlife have also been studied </w:t>
      </w:r>
      <w:r w:rsidRPr="00AD0CC1">
        <w:rPr>
          <w:rFonts w:ascii="Times New Roman" w:hAnsi="Times New Roman" w:cs="Times New Roman"/>
          <w:sz w:val="24"/>
          <w:szCs w:val="24"/>
        </w:rPr>
        <w:t>through the lens of social behaviour. For example, during migration animals need to make complex decisions about where and when to migrate. These decisions may have a direct impact on survival and fitness, and hence it is a challenging process even for adult</w:t>
      </w:r>
      <w:r w:rsidR="00676097" w:rsidRPr="00AD0CC1">
        <w:rPr>
          <w:rFonts w:ascii="Times New Roman" w:hAnsi="Times New Roman" w:cs="Times New Roman"/>
          <w:sz w:val="24"/>
          <w:szCs w:val="24"/>
        </w:rPr>
        <w:t xml:space="preserve"> experienced individuals</w:t>
      </w:r>
      <w:r w:rsidRPr="00AD0CC1">
        <w:rPr>
          <w:rFonts w:ascii="Times New Roman" w:hAnsi="Times New Roman" w:cs="Times New Roman"/>
          <w:sz w:val="24"/>
          <w:szCs w:val="24"/>
        </w:rPr>
        <w:t xml:space="preserve">. </w:t>
      </w:r>
      <w:r w:rsidR="003660A3" w:rsidRPr="00AD0CC1">
        <w:rPr>
          <w:rFonts w:ascii="Times New Roman" w:hAnsi="Times New Roman" w:cs="Times New Roman"/>
          <w:sz w:val="24"/>
          <w:szCs w:val="24"/>
        </w:rPr>
        <w:t>During migration, individuals</w:t>
      </w:r>
      <w:r w:rsidR="00B101E2" w:rsidRPr="00AD0CC1">
        <w:rPr>
          <w:rFonts w:ascii="Times New Roman" w:hAnsi="Times New Roman" w:cs="Times New Roman"/>
          <w:sz w:val="24"/>
          <w:szCs w:val="24"/>
        </w:rPr>
        <w:t xml:space="preserve"> can guide themselves through</w:t>
      </w:r>
      <w:r w:rsidR="00676097" w:rsidRPr="00AD0CC1">
        <w:rPr>
          <w:rFonts w:ascii="Times New Roman" w:hAnsi="Times New Roman" w:cs="Times New Roman"/>
          <w:sz w:val="24"/>
          <w:szCs w:val="24"/>
        </w:rPr>
        <w:t xml:space="preserve"> previous</w:t>
      </w:r>
      <w:r w:rsidR="00B101E2" w:rsidRPr="00AD0CC1">
        <w:rPr>
          <w:rFonts w:ascii="Times New Roman" w:hAnsi="Times New Roman" w:cs="Times New Roman"/>
          <w:sz w:val="24"/>
          <w:szCs w:val="24"/>
        </w:rPr>
        <w:t xml:space="preserve"> personal experience (asocial learning</w:t>
      </w:r>
      <w:r w:rsidR="00676097" w:rsidRPr="00AD0CC1">
        <w:rPr>
          <w:rFonts w:ascii="Times New Roman" w:hAnsi="Times New Roman" w:cs="Times New Roman"/>
          <w:sz w:val="24"/>
          <w:szCs w:val="24"/>
        </w:rPr>
        <w:t>, sensu</w:t>
      </w:r>
      <w:r w:rsidR="00B95006" w:rsidRPr="00AD0CC1">
        <w:rPr>
          <w:rFonts w:ascii="Times New Roman" w:hAnsi="Times New Roman" w:cs="Times New Roman"/>
          <w:sz w:val="24"/>
          <w:szCs w:val="24"/>
        </w:rPr>
        <w:fldChar w:fldCharType="begin"/>
      </w:r>
      <w:r w:rsidR="009221C4" w:rsidRPr="00AD0CC1">
        <w:rPr>
          <w:rFonts w:ascii="Times New Roman" w:hAnsi="Times New Roman" w:cs="Times New Roman"/>
          <w:sz w:val="24"/>
          <w:szCs w:val="24"/>
        </w:rPr>
        <w:instrText xml:space="preserve"> ADDIN ZOTERO_ITEM CSL_CITATION {"citationID":"emmpnLNo","properties":{"formattedCitation":"(Laland, 2004)","plainCitation":"(Laland, 2004)","dontUpdate":true,"noteIndex":0},"citationItems":[{"id":849,"uris":["http://zotero.org/users/6254983/items/JN4JBIKF"],"itemData":{"id":849,"type":"article-journal","container-title":"Learning &amp; Behavior","DOI":"10.3758/BF03196002","ISSN":"1543-4494, 1543-4508","issue":"1","journalAbbreviation":"Learning &amp; Behavior","language":"en","page":"4-14","source":"DOI.org (Crossref)","title":"Social learning strategies","volume":"32","author":[{"family":"Laland","given":"Kevin N."}],"issued":{"date-parts":[["2004",2]]}}}],"schema":"https://github.com/citation-style-language/schema/raw/master/csl-citation.json"} </w:instrText>
      </w:r>
      <w:r w:rsidR="00B95006" w:rsidRPr="00AD0CC1">
        <w:rPr>
          <w:rFonts w:ascii="Times New Roman" w:hAnsi="Times New Roman" w:cs="Times New Roman"/>
          <w:sz w:val="24"/>
          <w:szCs w:val="24"/>
        </w:rPr>
        <w:fldChar w:fldCharType="separate"/>
      </w:r>
      <w:r w:rsidR="00B95006" w:rsidRPr="00AD0CC1">
        <w:rPr>
          <w:rFonts w:ascii="Times New Roman" w:hAnsi="Times New Roman" w:cs="Times New Roman"/>
          <w:sz w:val="24"/>
        </w:rPr>
        <w:t xml:space="preserve"> Laland, 2004)</w:t>
      </w:r>
      <w:r w:rsidR="00B95006" w:rsidRPr="00AD0CC1">
        <w:rPr>
          <w:rFonts w:ascii="Times New Roman" w:hAnsi="Times New Roman" w:cs="Times New Roman"/>
          <w:sz w:val="24"/>
          <w:szCs w:val="24"/>
        </w:rPr>
        <w:fldChar w:fldCharType="end"/>
      </w:r>
      <w:r w:rsidR="00B101E2" w:rsidRPr="00AD0CC1">
        <w:rPr>
          <w:rFonts w:ascii="Times New Roman" w:hAnsi="Times New Roman" w:cs="Times New Roman"/>
          <w:sz w:val="24"/>
          <w:szCs w:val="24"/>
        </w:rPr>
        <w:t xml:space="preserve">, </w:t>
      </w:r>
      <w:r w:rsidR="00B101E2" w:rsidRPr="00AD0CC1">
        <w:rPr>
          <w:rFonts w:ascii="Times New Roman" w:hAnsi="Times New Roman" w:cs="Times New Roman"/>
          <w:sz w:val="24"/>
          <w:szCs w:val="24"/>
        </w:rPr>
        <w:lastRenderedPageBreak/>
        <w:t>but to gain such experience individuals need to invest significant amount of time and energy</w:t>
      </w:r>
      <w:r w:rsidR="00676097" w:rsidRPr="00AD0CC1">
        <w:rPr>
          <w:rFonts w:ascii="Times New Roman" w:hAnsi="Times New Roman" w:cs="Times New Roman"/>
          <w:sz w:val="24"/>
          <w:szCs w:val="24"/>
        </w:rPr>
        <w:t xml:space="preserve"> </w:t>
      </w:r>
      <w:r w:rsidR="00676097" w:rsidRPr="00AD0CC1">
        <w:rPr>
          <w:rFonts w:ascii="Times New Roman" w:hAnsi="Times New Roman" w:cs="Times New Roman"/>
          <w:sz w:val="24"/>
          <w:szCs w:val="24"/>
        </w:rPr>
        <w:fldChar w:fldCharType="begin"/>
      </w:r>
      <w:r w:rsidR="00676097" w:rsidRPr="00AD0CC1">
        <w:rPr>
          <w:rFonts w:ascii="Times New Roman" w:hAnsi="Times New Roman" w:cs="Times New Roman"/>
          <w:sz w:val="24"/>
          <w:szCs w:val="24"/>
        </w:rPr>
        <w:instrText xml:space="preserve"> ADDIN ZOTERO_ITEM CSL_CITATION {"citationID":"XBZBvwjf","properties":{"formattedCitation":"(N\\uc0\\u233{}meth &amp; Moore, 2014)","plainCitation":"(Németh &amp; Moore, 2014)","noteIndex":0},"citationItems":[{"id":847,"uris":["http://zotero.org/users/6254983/items/I4BIL4WT"],"itemData":{"id":847,"type":"article-journal","container-title":"The Auk","DOI":"10.1642/AUK-13-195.1","ISSN":"0004-8038, 1938-4254","issue":"2","journalAbbreviation":"The Auk","language":"en","page":"186-194","source":"DOI.org (Crossref)","title":"Information acquisition during migration: A social perspective","title-short":"Information acquisition during migration","volume":"131","author":[{"family":"Németh","given":"Zoltán"},{"family":"Moore","given":"Frank R."}],"issued":{"date-parts":[["2014",4]]}}}],"schema":"https://github.com/citation-style-language/schema/raw/master/csl-citation.json"} </w:instrText>
      </w:r>
      <w:r w:rsidR="00676097"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(Németh &amp; Moore, 2014)</w:t>
      </w:r>
      <w:r w:rsidR="00676097" w:rsidRPr="00AD0CC1">
        <w:rPr>
          <w:rFonts w:ascii="Times New Roman" w:hAnsi="Times New Roman" w:cs="Times New Roman"/>
          <w:sz w:val="24"/>
          <w:szCs w:val="24"/>
        </w:rPr>
        <w:fldChar w:fldCharType="end"/>
      </w:r>
      <w:r w:rsidR="00B101E2" w:rsidRPr="00AD0CC1">
        <w:rPr>
          <w:rFonts w:ascii="Times New Roman" w:hAnsi="Times New Roman" w:cs="Times New Roman"/>
          <w:sz w:val="24"/>
          <w:szCs w:val="24"/>
        </w:rPr>
        <w:t>. More importantly, the information gained through time can be outdated when navigating in unpredictable environments. To reduce the risk and uncertainties of these new surroundings, individuals need to constantly gather information about the immediate and changing environment. In this context, observing other individuals and their behaviour (social learning) provides a shortcut to acquiring information</w:t>
      </w:r>
      <w:r w:rsidR="00676097" w:rsidRPr="00AD0CC1">
        <w:rPr>
          <w:rFonts w:ascii="Times New Roman" w:hAnsi="Times New Roman" w:cs="Times New Roman"/>
          <w:sz w:val="24"/>
          <w:szCs w:val="24"/>
        </w:rPr>
        <w:t xml:space="preserve"> </w:t>
      </w:r>
      <w:r w:rsidR="00676097" w:rsidRPr="00AD0CC1">
        <w:rPr>
          <w:rFonts w:ascii="Times New Roman" w:hAnsi="Times New Roman" w:cs="Times New Roman"/>
          <w:sz w:val="24"/>
          <w:szCs w:val="24"/>
        </w:rPr>
        <w:fldChar w:fldCharType="begin"/>
      </w:r>
      <w:r w:rsidR="00B95006" w:rsidRPr="00AD0CC1">
        <w:rPr>
          <w:rFonts w:ascii="Times New Roman" w:hAnsi="Times New Roman" w:cs="Times New Roman"/>
          <w:sz w:val="24"/>
          <w:szCs w:val="24"/>
        </w:rPr>
        <w:instrText xml:space="preserve"> ADDIN ZOTERO_ITEM CSL_CITATION {"citationID":"TR3iLYST","properties":{"formattedCitation":"(N\\uc0\\u233{}meth &amp; Moore, 2014)","plainCitation":"(Németh &amp; Moore, 2014)","noteIndex":0},"citationItems":[{"id":847,"uris":["http://zotero.org/users/6254983/items/I4BIL4WT"],"itemData":{"id":847,"type":"article-journal","container-title":"The Auk","DOI":"10.1642/AUK-13-195.1","ISSN":"0004-8038, 1938-4254","issue":"2","journalAbbreviation":"The Auk","language":"en","page":"186-194","source":"DOI.org (Crossref)","title":"Information acquisition during migration: A social perspective","title-short":"Information acquisition during migration","volume":"131","author":[{"family":"Németh","given":"Zoltán"},{"family":"Moore","given":"Frank R."}],"issued":{"date-parts":[["2014",4]]}}}],"schema":"https://github.com/citation-style-language/schema/raw/master/csl-citation.json"} </w:instrText>
      </w:r>
      <w:r w:rsidR="00676097"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(Németh &amp; Moore, 2014)</w:t>
      </w:r>
      <w:r w:rsidR="00676097" w:rsidRPr="00AD0CC1">
        <w:rPr>
          <w:rFonts w:ascii="Times New Roman" w:hAnsi="Times New Roman" w:cs="Times New Roman"/>
          <w:sz w:val="24"/>
          <w:szCs w:val="24"/>
        </w:rPr>
        <w:fldChar w:fldCharType="end"/>
      </w:r>
      <w:r w:rsidR="00B101E2" w:rsidRPr="00AD0CC1">
        <w:rPr>
          <w:rFonts w:ascii="Times New Roman" w:hAnsi="Times New Roman" w:cs="Times New Roman"/>
          <w:sz w:val="24"/>
          <w:szCs w:val="24"/>
        </w:rPr>
        <w:t xml:space="preserve">. This transfer of information may reduce predation risk, increase foraging efficiency, and therefore play an important role in the collective decision-making (Aikens et al. 2022). </w:t>
      </w:r>
      <w:commentRangeStart w:id="19"/>
      <w:commentRangeEnd w:id="19"/>
      <w:r w:rsidR="00B101E2" w:rsidRPr="00AD0CC1">
        <w:rPr>
          <w:rStyle w:val="CommentReference"/>
        </w:rPr>
        <w:commentReference w:id="19"/>
      </w:r>
      <w:r w:rsidR="00260C5C" w:rsidRPr="00AD0CC1">
        <w:rPr>
          <w:rFonts w:ascii="Times New Roman" w:hAnsi="Times New Roman" w:cs="Times New Roman"/>
          <w:sz w:val="24"/>
          <w:szCs w:val="24"/>
        </w:rPr>
        <w:t xml:space="preserve">Despite its evident benefits during migration, this information transfer mechanism can also be seen in local movements. A study conducted by </w:t>
      </w:r>
      <w:r w:rsidR="00260C5C" w:rsidRPr="00AD0CC1">
        <w:rPr>
          <w:rFonts w:ascii="Times New Roman" w:eastAsia="Times New Roman" w:hAnsi="Times New Roman" w:cs="Times New Roman"/>
          <w:sz w:val="24"/>
          <w:szCs w:val="24"/>
        </w:rPr>
        <w:fldChar w:fldCharType="begin"/>
      </w:r>
      <w:r w:rsidR="009221C4" w:rsidRPr="00AD0CC1">
        <w:rPr>
          <w:rFonts w:ascii="Times New Roman" w:eastAsia="Times New Roman" w:hAnsi="Times New Roman" w:cs="Times New Roman"/>
          <w:sz w:val="24"/>
          <w:szCs w:val="24"/>
        </w:rPr>
        <w:instrText xml:space="preserve"> ADDIN ZOTERO_ITEM CSL_CITATION {"citationID":"wsFIS7Hl","properties":{"formattedCitation":"(Kano et al., 2021)","plainCitation":"(Kano et al., 2021)","dontUpdate":true,"noteIndex":0},"citationItems":[{"id":18,"uris":["http://zotero.org/users/6254983/items/KNFECUZE"],"itemData":{"id":18,"type":"article-journal","container-title":"Animal Behaviour","DOI":"10.1016/j.anbehav.2021.08.004","ISSN":"00033472","journalAbbreviation":"Animal Behaviour","language":"en","page":"63-80","source":"DOI.org (Crossref)","title":"Collective attention in navigating homing pigeons: group size effect and individual differences","title-short":"Collective attention in navigating homing pigeons","volume":"180","author":[{"family":"Kano","given":"Fumihiro"},{"family":"Sasaki","given":"Takao"},{"family":"Biro","given":"Dora"}],"issued":{"date-parts":[["2021",10]]}}}],"schema":"https://github.com/citation-style-language/schema/raw/master/csl-citation.json"} </w:instrText>
      </w:r>
      <w:r w:rsidR="00260C5C" w:rsidRPr="00AD0CC1">
        <w:rPr>
          <w:rFonts w:ascii="Times New Roman" w:eastAsia="Times New Roman" w:hAnsi="Times New Roman" w:cs="Times New Roman"/>
          <w:sz w:val="24"/>
          <w:szCs w:val="24"/>
        </w:rPr>
        <w:fldChar w:fldCharType="separate"/>
      </w:r>
      <w:r w:rsidR="00260C5C" w:rsidRPr="00AD0CC1">
        <w:rPr>
          <w:rFonts w:ascii="Times New Roman" w:hAnsi="Times New Roman" w:cs="Times New Roman"/>
          <w:sz w:val="24"/>
        </w:rPr>
        <w:t>Kano et al. (2021)</w:t>
      </w:r>
      <w:r w:rsidR="00260C5C" w:rsidRPr="00AD0CC1">
        <w:rPr>
          <w:rFonts w:ascii="Times New Roman" w:eastAsia="Times New Roman" w:hAnsi="Times New Roman" w:cs="Times New Roman"/>
          <w:sz w:val="24"/>
          <w:szCs w:val="24"/>
        </w:rPr>
        <w:fldChar w:fldCharType="end"/>
      </w:r>
      <w:r w:rsidR="00260C5C" w:rsidRPr="00AD0CC1">
        <w:rPr>
          <w:rFonts w:ascii="Times New Roman" w:eastAsia="Times New Roman" w:hAnsi="Times New Roman" w:cs="Times New Roman"/>
          <w:sz w:val="24"/>
          <w:szCs w:val="24"/>
        </w:rPr>
        <w:t xml:space="preserve"> shows how</w:t>
      </w:r>
      <w:r w:rsidR="00260C5C" w:rsidRPr="00AD0CC1">
        <w:rPr>
          <w:rFonts w:ascii="Times New Roman" w:hAnsi="Times New Roman" w:cs="Times New Roman"/>
          <w:sz w:val="24"/>
          <w:szCs w:val="24"/>
        </w:rPr>
        <w:t xml:space="preserve"> homing pigeons (</w:t>
      </w:r>
      <w:r w:rsidR="00260C5C" w:rsidRPr="00AD0CC1">
        <w:rPr>
          <w:rFonts w:ascii="Times New Roman" w:eastAsia="Times New Roman" w:hAnsi="Times New Roman" w:cs="Times New Roman"/>
          <w:i/>
          <w:iCs/>
          <w:sz w:val="24"/>
          <w:szCs w:val="24"/>
        </w:rPr>
        <w:t>Columbia livia domestica</w:t>
      </w:r>
      <w:r w:rsidR="00260C5C" w:rsidRPr="00AD0CC1">
        <w:rPr>
          <w:rFonts w:ascii="Times New Roman" w:eastAsia="Times New Roman" w:hAnsi="Times New Roman" w:cs="Times New Roman"/>
          <w:sz w:val="24"/>
          <w:szCs w:val="24"/>
        </w:rPr>
        <w:t>) increase reliance on social cues during collective navigation</w:t>
      </w:r>
      <w:r w:rsidR="00D065E0" w:rsidRPr="00AD0CC1">
        <w:rPr>
          <w:rFonts w:ascii="Times New Roman" w:eastAsia="Times New Roman" w:hAnsi="Times New Roman" w:cs="Times New Roman"/>
          <w:sz w:val="24"/>
          <w:szCs w:val="24"/>
        </w:rPr>
        <w:t xml:space="preserve"> likely to reduce </w:t>
      </w:r>
      <w:r w:rsidR="00D065E0" w:rsidRPr="00AD0CC1">
        <w:rPr>
          <w:rFonts w:ascii="Times New Roman" w:hAnsi="Times New Roman" w:cs="Times New Roman"/>
          <w:sz w:val="24"/>
          <w:szCs w:val="24"/>
        </w:rPr>
        <w:t>predation risk</w:t>
      </w:r>
      <w:r w:rsidR="00D065E0" w:rsidRPr="00AD0CC1">
        <w:rPr>
          <w:rFonts w:ascii="Times New Roman" w:eastAsia="Times New Roman" w:hAnsi="Times New Roman" w:cs="Times New Roman"/>
          <w:sz w:val="24"/>
          <w:szCs w:val="24"/>
        </w:rPr>
        <w:t>.</w:t>
      </w:r>
      <w:r w:rsidR="00D065E0" w:rsidRPr="00AD0CC1">
        <w:rPr>
          <w:rFonts w:ascii="Times New Roman" w:hAnsi="Times New Roman" w:cs="Times New Roman"/>
          <w:sz w:val="24"/>
          <w:szCs w:val="24"/>
        </w:rPr>
        <w:t xml:space="preserve"> </w:t>
      </w:r>
      <w:r w:rsidR="00625975" w:rsidRPr="00AD0CC1">
        <w:rPr>
          <w:rFonts w:ascii="Times New Roman" w:eastAsia="Times New Roman" w:hAnsi="Times New Roman" w:cs="Times New Roman"/>
          <w:sz w:val="24"/>
          <w:szCs w:val="24"/>
        </w:rPr>
        <w:t xml:space="preserve">Altogether, these examples </w:t>
      </w:r>
      <w:r w:rsidRPr="00AD0CC1">
        <w:rPr>
          <w:rFonts w:ascii="Times New Roman" w:eastAsia="Times New Roman" w:hAnsi="Times New Roman" w:cs="Times New Roman"/>
          <w:sz w:val="24"/>
          <w:szCs w:val="24"/>
        </w:rPr>
        <w:t>provide insight into how individuals leverage sociality to gain information outside of their perceptual range to make more accurate or efficient decisions</w:t>
      </w:r>
      <w:r w:rsidR="00625975" w:rsidRPr="00AD0CC1">
        <w:rPr>
          <w:rFonts w:ascii="Times New Roman" w:eastAsia="Times New Roman" w:hAnsi="Times New Roman" w:cs="Times New Roman"/>
          <w:sz w:val="24"/>
          <w:szCs w:val="24"/>
        </w:rPr>
        <w:t>.</w:t>
      </w:r>
    </w:p>
    <w:p w14:paraId="4BE2E146" w14:textId="433C6226" w:rsidR="00A0162B" w:rsidRDefault="00664B3B" w:rsidP="008239B3">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ab/>
      </w:r>
      <w:commentRangeStart w:id="20"/>
      <w:r w:rsidR="00046C1B" w:rsidRPr="00AD0CC1">
        <w:rPr>
          <w:rFonts w:ascii="Times New Roman" w:eastAsia="Times New Roman" w:hAnsi="Times New Roman" w:cs="Times New Roman"/>
          <w:sz w:val="24"/>
          <w:szCs w:val="24"/>
        </w:rPr>
        <w:t xml:space="preserve">One interesting form of social behaviour is that of communal roosting (hereon CR). </w:t>
      </w:r>
      <w:commentRangeEnd w:id="20"/>
      <w:r w:rsidR="00927534" w:rsidRPr="00AD0CC1">
        <w:rPr>
          <w:rStyle w:val="CommentReference"/>
        </w:rPr>
        <w:commentReference w:id="20"/>
      </w:r>
      <w:r w:rsidR="00D065E0" w:rsidRPr="00AD0CC1">
        <w:rPr>
          <w:rFonts w:ascii="Times New Roman" w:hAnsi="Times New Roman" w:cs="Times New Roman"/>
          <w:sz w:val="24"/>
          <w:szCs w:val="24"/>
        </w:rPr>
        <w:t xml:space="preserve"> </w:t>
      </w:r>
      <w:r w:rsidR="00D065E0" w:rsidRPr="00AD0CC1">
        <w:rPr>
          <w:rFonts w:ascii="Times New Roman" w:eastAsia="Times New Roman" w:hAnsi="Times New Roman" w:cs="Times New Roman"/>
          <w:sz w:val="24"/>
          <w:szCs w:val="24"/>
        </w:rPr>
        <w:t xml:space="preserve">Communal roosts are aggregations of unrelated individuals (either con- or heterospecific) that spend the resting period (either diurnal or nocturnal) together (Laughlin et al. 2014). </w:t>
      </w:r>
      <w:r w:rsidR="008239B3" w:rsidRPr="00AD0CC1">
        <w:rPr>
          <w:rFonts w:ascii="Times New Roman" w:eastAsia="Times New Roman" w:hAnsi="Times New Roman" w:cs="Times New Roman"/>
          <w:sz w:val="24"/>
          <w:szCs w:val="24"/>
        </w:rPr>
        <w:t xml:space="preserve">Communal roosting is seen in species across many taxa, including fish </w:t>
      </w:r>
      <w:r w:rsidR="008239B3" w:rsidRPr="00AD0CC1">
        <w:rPr>
          <w:rFonts w:ascii="Times New Roman" w:hAnsi="Times New Roman" w:cs="Times New Roman"/>
          <w:sz w:val="24"/>
          <w:szCs w:val="24"/>
        </w:rPr>
        <w:t>(Clough and Ladle 1997),</w:t>
      </w:r>
      <w:r w:rsidR="008239B3" w:rsidRPr="00AD0CC1">
        <w:rPr>
          <w:rFonts w:ascii="Times New Roman" w:eastAsia="Times New Roman" w:hAnsi="Times New Roman" w:cs="Times New Roman"/>
          <w:sz w:val="24"/>
          <w:szCs w:val="24"/>
        </w:rPr>
        <w:t xml:space="preserve"> mammals </w:t>
      </w:r>
      <w:r w:rsidR="008239B3" w:rsidRPr="00AD0CC1">
        <w:rPr>
          <w:rFonts w:ascii="Times New Roman" w:hAnsi="Times New Roman" w:cs="Times New Roman"/>
          <w:sz w:val="24"/>
          <w:szCs w:val="24"/>
        </w:rPr>
        <w:fldChar w:fldCharType="begin"/>
      </w:r>
      <w:r w:rsidR="008239B3" w:rsidRPr="00AD0CC1">
        <w:rPr>
          <w:rFonts w:ascii="Times New Roman" w:hAnsi="Times New Roman" w:cs="Times New Roman"/>
          <w:sz w:val="24"/>
          <w:szCs w:val="24"/>
        </w:rPr>
        <w:instrText xml:space="preserve"> ADDIN ZOTERO_ITEM CSL_CITATION {"citationID":"E8Wsj0yZ","properties":{"unsorted":true,"formattedCitation":"(Kunz, 1982; Wilkinson, 1985; Lewis, 1995; Anderson, 1998)","plainCitation":"(Kunz, 1982; Wilkinson, 1985; Lewis, 1995; Anderson, 1998)","dontUpdate":true,"noteIndex":0},"citationItems":[{"id":101,"uris":["http://zotero.org/users/6254983/items/7P42W4C2"],"itemData":{"id":101,"type":"book","event-place":"Boston, MA","ISBN":"978-1-4613-3423-1","language":"en","note":"DOI: 10.1007/978-1-4613-3421-7","publisher":"Springer US","publisher-place":"Boston, MA","source":"DOI.org (Crossref)","title":"Ecology of Bats","URL":"http://link.springer.com/10.1007/978-1-4613-3421-7","editor":[{"family":"Kunz","given":"Thomas H."}],"accessed":{"date-parts":[["2023",10,24]]},"issued":{"date-parts":[["1982"]]}}},{"id":355,"uris":["http://zotero.org/users/6254983/items/W9U2K9VS"],"itemData":{"id":355,"type":"article-journal","container-title":"Behavioral Ecology and Sociobiology","DOI":"10.1007/BF00299244","ISSN":"0340-5443, 1432-0762","issue":"2","journalAbbreviation":"Behav Ecol Sociobiol","language":"en","page":"123-134","source":"DOI.org (Crossref)","title":"The social organization of the common vampire bat: II. Mating system, genetic structure, and relatedness","title-short":"The social organization of the common vampire bat","volume":"17","author":[{"family":"Wilkinson","given":"Gerald S."}],"issued":{"date-parts":[["1985",7]]}}},{"id":353,"uris":["http://zotero.org/users/6254983/items/5GZUFM4E"],"itemData":{"id":353,"type":"article-journal","container-title":"Journal of Mammalogy","DOI":"10.2307/1382357","ISSN":"1545-1542, 0022-2372","issue":"2","journalAbbreviation":"Journal of Mammalogy","language":"en","page":"481-496","source":"DOI.org (Crossref)","title":"Roost Fidelity of Bats: A Review","title-short":"Roost Fidelity of Bats","volume":"76","author":[{"family":"Lewis","given":"S. E."}],"issued":{"date-parts":[["1995",5,19]]}}},{"id":354,"uris":["http://zotero.org/users/6254983/items/8DNXP6CV"],"itemData":{"id":354,"type":"article-journal","container-title":"American Journal of Primatology","DOI":"10.1002/(SICI)1098-2345(1998)46:1&lt;63::AID-AJP5&gt;3.0.CO;2-T","ISSN":"02752565, 10982345","issue":"1","journalAbbreviation":"Am. J. Primatol.","language":"en","page":"63-75","source":"DOI.org (Crossref)","title":"Sleep, sleeping sites, and sleep-related activities: Awakening to their significance","title-short":"Sleep, sleeping sites, and sleep-related activities","volume":"46","author":[{"family":"Anderson","given":"James R."}],"issued":{"date-parts":[["1998"]]}}}],"schema":"https://github.com/citation-style-language/schema/raw/master/csl-citation.json"} </w:instrText>
      </w:r>
      <w:r w:rsidR="008239B3" w:rsidRPr="00AD0CC1">
        <w:rPr>
          <w:rFonts w:ascii="Times New Roman" w:hAnsi="Times New Roman" w:cs="Times New Roman"/>
          <w:sz w:val="24"/>
          <w:szCs w:val="24"/>
        </w:rPr>
        <w:fldChar w:fldCharType="separate"/>
      </w:r>
      <w:r w:rsidR="008239B3" w:rsidRPr="00AD0CC1">
        <w:rPr>
          <w:rFonts w:ascii="Times New Roman" w:hAnsi="Times New Roman" w:cs="Times New Roman"/>
          <w:sz w:val="24"/>
        </w:rPr>
        <w:t>(Kunz, 1982)</w:t>
      </w:r>
      <w:r w:rsidR="008239B3" w:rsidRPr="00AD0CC1">
        <w:rPr>
          <w:rFonts w:ascii="Times New Roman" w:hAnsi="Times New Roman" w:cs="Times New Roman"/>
          <w:sz w:val="24"/>
          <w:szCs w:val="24"/>
        </w:rPr>
        <w:fldChar w:fldCharType="end"/>
      </w:r>
      <w:r w:rsidR="008239B3" w:rsidRPr="00AD0CC1">
        <w:rPr>
          <w:rFonts w:ascii="Times New Roman" w:eastAsia="Times New Roman" w:hAnsi="Times New Roman" w:cs="Times New Roman"/>
          <w:sz w:val="24"/>
          <w:szCs w:val="24"/>
        </w:rPr>
        <w:t xml:space="preserve"> and birds </w:t>
      </w:r>
      <w:r w:rsidR="008239B3" w:rsidRPr="00AD0CC1">
        <w:rPr>
          <w:rFonts w:ascii="Times New Roman" w:hAnsi="Times New Roman" w:cs="Times New Roman"/>
          <w:sz w:val="24"/>
          <w:szCs w:val="24"/>
        </w:rPr>
        <w:t xml:space="preserve">(Eiserer 1984). In birds, communal roosting is seen in species like crows and ravens, vultures, eagles, parrots, swallows, some falcons, etc. </w:t>
      </w:r>
      <w:r w:rsidR="00E80F09" w:rsidRPr="00ED21DA">
        <w:rPr>
          <w:rFonts w:ascii="Times New Roman" w:eastAsia="Times New Roman" w:hAnsi="Times New Roman" w:cs="Times New Roman"/>
          <w:sz w:val="24"/>
          <w:szCs w:val="24"/>
        </w:rPr>
        <w:t xml:space="preserve">Communal roosts </w:t>
      </w:r>
      <w:r w:rsidR="003A1F04" w:rsidRPr="00AD0CC1">
        <w:rPr>
          <w:rFonts w:ascii="Times New Roman" w:eastAsia="Times New Roman" w:hAnsi="Times New Roman" w:cs="Times New Roman"/>
          <w:sz w:val="24"/>
          <w:szCs w:val="24"/>
        </w:rPr>
        <w:t xml:space="preserve">aggregations </w:t>
      </w:r>
      <w:r w:rsidR="00E80F09" w:rsidRPr="00ED21DA">
        <w:rPr>
          <w:rFonts w:ascii="Times New Roman" w:eastAsia="Times New Roman" w:hAnsi="Times New Roman" w:cs="Times New Roman"/>
          <w:sz w:val="24"/>
          <w:szCs w:val="24"/>
        </w:rPr>
        <w:t xml:space="preserve">vary in size, and while there is not a specific threshold value to classify a roost, the values usually </w:t>
      </w:r>
      <w:r w:rsidR="006D04A8" w:rsidRPr="00ED21DA">
        <w:rPr>
          <w:rFonts w:ascii="Times New Roman" w:eastAsia="Times New Roman" w:hAnsi="Times New Roman" w:cs="Times New Roman"/>
          <w:sz w:val="24"/>
          <w:szCs w:val="24"/>
        </w:rPr>
        <w:t xml:space="preserve">fluctuate </w:t>
      </w:r>
      <w:r w:rsidR="00E80F09" w:rsidRPr="00ED21DA">
        <w:rPr>
          <w:rFonts w:ascii="Times New Roman" w:eastAsia="Times New Roman" w:hAnsi="Times New Roman" w:cs="Times New Roman"/>
          <w:sz w:val="24"/>
          <w:szCs w:val="24"/>
        </w:rPr>
        <w:t xml:space="preserve">from </w:t>
      </w:r>
      <w:r w:rsidR="006D04A8" w:rsidRPr="00ED21DA">
        <w:rPr>
          <w:rFonts w:ascii="Times New Roman" w:eastAsia="Times New Roman" w:hAnsi="Times New Roman" w:cs="Times New Roman"/>
          <w:sz w:val="24"/>
          <w:szCs w:val="24"/>
        </w:rPr>
        <w:t xml:space="preserve">tens </w:t>
      </w:r>
      <w:r w:rsidR="00E80F09" w:rsidRPr="00ED21DA">
        <w:rPr>
          <w:rFonts w:ascii="Times New Roman" w:eastAsia="Times New Roman" w:hAnsi="Times New Roman" w:cs="Times New Roman"/>
          <w:sz w:val="24"/>
          <w:szCs w:val="24"/>
        </w:rPr>
        <w:t>to millions of individuals</w:t>
      </w:r>
      <w:r w:rsidR="00947FDD" w:rsidRPr="00ED21DA">
        <w:rPr>
          <w:rFonts w:ascii="Times New Roman" w:eastAsia="Times New Roman" w:hAnsi="Times New Roman" w:cs="Times New Roman"/>
          <w:sz w:val="24"/>
          <w:szCs w:val="24"/>
        </w:rPr>
        <w:t xml:space="preserve"> </w:t>
      </w:r>
      <w:r w:rsidR="00947FDD" w:rsidRPr="00ED21DA">
        <w:rPr>
          <w:rFonts w:ascii="Times New Roman" w:eastAsia="Times New Roman" w:hAnsi="Times New Roman" w:cs="Times New Roman"/>
          <w:sz w:val="24"/>
          <w:szCs w:val="24"/>
        </w:rPr>
        <w:fldChar w:fldCharType="begin"/>
      </w:r>
      <w:r w:rsidR="00947FDD" w:rsidRPr="00AD0CC1">
        <w:rPr>
          <w:rFonts w:ascii="Times New Roman" w:eastAsia="Times New Roman" w:hAnsi="Times New Roman" w:cs="Times New Roman"/>
          <w:sz w:val="24"/>
          <w:szCs w:val="24"/>
        </w:rPr>
        <w:instrText xml:space="preserve"> ADDIN ZOTERO_ITEM CSL_CITATION {"citationID":"HD1Umyrp","properties":{"formattedCitation":"(Everding &amp; Jones, 2006; Laughlin et al., 2014)","plainCitation":"(Everding &amp; Jones, 2006; Laughlin et al., 2014)","noteIndex":0},"citationItems":[{"id":675,"uris":["http://zotero.org/users/6254983/items/CLHBS3Z6"],"itemData":{"id":675,"type":"article-journal","container-title":"Landscape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N."}],"issued":{"date-parts":[["2006",1]]}}},{"id":102,"uris":["http://zotero.org/users/6254983/items/LGH6N4Q8"],"itemData":{"id":102,"type":"article-journal","container-title":"Behavioral Ecology","DOI":"10.1093/beheco/aru044","ISSN":"1045-2249, 1465-7279","issue":"4","journalAbbreviation":"Behavioral Ecology","language":"en","page":"734-743","source":"DOI.org (Crossref)","title":"Behavioral drivers of communal roosting in a songbird: a combined theoretical and empirical approach","title-short":"Behavioral drivers of communal roosting in a songbird","volume":"25","author":[{"family":"Laughlin","given":"A. J."},{"family":"Sheldon","given":"D. R."},{"family":"Winkler","given":"D. W."},{"family":"Taylor","given":"C. M."}],"issued":{"date-parts":[["2014",7,1]]}}}],"schema":"https://github.com/citation-style-language/schema/raw/master/csl-citation.json"} </w:instrText>
      </w:r>
      <w:r w:rsidR="00947FDD" w:rsidRPr="00ED21DA">
        <w:rPr>
          <w:rFonts w:ascii="Times New Roman" w:eastAsia="Times New Roman" w:hAnsi="Times New Roman" w:cs="Times New Roman"/>
          <w:sz w:val="24"/>
          <w:szCs w:val="24"/>
        </w:rPr>
        <w:fldChar w:fldCharType="separate"/>
      </w:r>
      <w:r w:rsidR="00947FDD" w:rsidRPr="00AD0CC1">
        <w:rPr>
          <w:rFonts w:ascii="Times New Roman" w:hAnsi="Times New Roman" w:cs="Times New Roman"/>
          <w:sz w:val="24"/>
        </w:rPr>
        <w:t>(Everding &amp; Jones, 2006; Laughlin et al., 2014)</w:t>
      </w:r>
      <w:r w:rsidR="00947FDD" w:rsidRPr="00ED21DA">
        <w:rPr>
          <w:rFonts w:ascii="Times New Roman" w:eastAsia="Times New Roman" w:hAnsi="Times New Roman" w:cs="Times New Roman"/>
          <w:sz w:val="24"/>
          <w:szCs w:val="24"/>
        </w:rPr>
        <w:fldChar w:fldCharType="end"/>
      </w:r>
      <w:r w:rsidR="00E80F09" w:rsidRPr="00ED21DA">
        <w:rPr>
          <w:rFonts w:ascii="Times New Roman" w:eastAsia="Times New Roman" w:hAnsi="Times New Roman" w:cs="Times New Roman"/>
          <w:sz w:val="24"/>
          <w:szCs w:val="24"/>
        </w:rPr>
        <w:t xml:space="preserve">. </w:t>
      </w:r>
      <w:r w:rsidR="00222307" w:rsidRPr="00AD0CC1">
        <w:rPr>
          <w:rFonts w:ascii="Times New Roman" w:eastAsia="Times New Roman" w:hAnsi="Times New Roman" w:cs="Times New Roman"/>
          <w:sz w:val="24"/>
          <w:szCs w:val="24"/>
        </w:rPr>
        <w:t xml:space="preserve">Composition of a roost may also vary between species and even populations. </w:t>
      </w:r>
      <w:r w:rsidR="00932942" w:rsidRPr="00AD0CC1">
        <w:rPr>
          <w:rFonts w:ascii="Times New Roman" w:eastAsia="Times New Roman" w:hAnsi="Times New Roman" w:cs="Times New Roman"/>
          <w:sz w:val="24"/>
          <w:szCs w:val="24"/>
        </w:rPr>
        <w:t xml:space="preserve">Some studies report individuals remain faithful to one particular roosting site </w:t>
      </w:r>
      <w:r w:rsidR="00932942" w:rsidRPr="00AD0CC1">
        <w:rPr>
          <w:rFonts w:ascii="Times New Roman" w:eastAsia="Times New Roman" w:hAnsi="Times New Roman" w:cs="Times New Roman"/>
          <w:sz w:val="24"/>
          <w:szCs w:val="24"/>
        </w:rPr>
        <w:fldChar w:fldCharType="begin"/>
      </w:r>
      <w:r w:rsidR="00932942" w:rsidRPr="00AD0CC1">
        <w:rPr>
          <w:rFonts w:ascii="Times New Roman" w:eastAsia="Times New Roman" w:hAnsi="Times New Roman" w:cs="Times New Roman"/>
          <w:sz w:val="24"/>
          <w:szCs w:val="24"/>
        </w:rPr>
        <w:instrText xml:space="preserve"> ADDIN ZOTERO_ITEM CSL_CITATION {"citationID":"xw2cPzby","properties":{"formattedCitation":"(Everding &amp; Jones, 2006; Laughlin et al., 2014; Leyrer et al., 2006)","plainCitation":"(Everding &amp; Jones, 2006; Laughlin et al., 2014; Leyrer et al., 2006)","noteIndex":0},"citationItems":[{"id":675,"uris":["http://zotero.org/users/6254983/items/CLHBS3Z6"],"itemData":{"id":675,"type":"article-journal","container-title":"Landscape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N."}],"issued":{"date-parts":[["2006",1]]}}},{"id":102,"uris":["http://zotero.org/users/6254983/items/LGH6N4Q8"],"itemData":{"id":102,"type":"article-journal","container-title":"Behavioral Ecology","DOI":"10.1093/beheco/aru044","ISSN":"1045-2249, 1465-7279","issue":"4","journalAbbreviation":"Behavioral Ecology","language":"en","page":"734-743","source":"DOI.org (Crossref)","title":"Behavioral drivers of communal roosting in a songbird: a combined theoretical and empirical approach","title-short":"Behavioral drivers of communal roosting in a songbird","volume":"25","author":[{"family":"Laughlin","given":"A. J."},{"family":"Sheldon","given":"D. R."},{"family":"Winkler","given":"D. W."},{"family":"Taylor","given":"C. M."}],"issued":{"date-parts":[["2014",7,1]]}}},{"id":859,"uris":["http://zotero.org/users/6254983/items/URSHTNWN"],"itemData":{"id":859,"type":"article-journal","container-title":"Journal of Ornithology","DOI":"10.1007/s10336-005-0030-8","ISSN":"2193-7192, 2193-7206","issue":"2","journalAbbreviation":"J Ornithol","language":"en","page":"376-384","source":"DOI.org (Crossref)","title":"Small home ranges and high site fidelity in red knots (Calidris c. canutus) wintering on the Banc d’Arguin, Mauritania","volume":"147","author":[{"family":"Leyrer","given":"Jutta"},{"family":"Spaans","given":"Bernard"},{"family":"Camara","given":"Mohamed"},{"family":"Piersma","given":"Theunis"}],"issued":{"date-parts":[["2006",4]]}}}],"schema":"https://github.com/citation-style-language/schema/raw/master/csl-citation.json"} </w:instrText>
      </w:r>
      <w:r w:rsidR="00932942" w:rsidRPr="00AD0CC1">
        <w:rPr>
          <w:rFonts w:ascii="Times New Roman" w:eastAsia="Times New Roman" w:hAnsi="Times New Roman" w:cs="Times New Roman"/>
          <w:sz w:val="24"/>
          <w:szCs w:val="24"/>
        </w:rPr>
        <w:fldChar w:fldCharType="separate"/>
      </w:r>
      <w:r w:rsidR="00932942" w:rsidRPr="00AD0CC1">
        <w:rPr>
          <w:rFonts w:ascii="Times New Roman" w:hAnsi="Times New Roman" w:cs="Times New Roman"/>
          <w:sz w:val="24"/>
        </w:rPr>
        <w:t>(Everding &amp; Jones, 2006; Laughlin et al., 2014; Leyrer et al., 2006)</w:t>
      </w:r>
      <w:r w:rsidR="00932942" w:rsidRPr="00AD0CC1">
        <w:rPr>
          <w:rFonts w:ascii="Times New Roman" w:eastAsia="Times New Roman" w:hAnsi="Times New Roman" w:cs="Times New Roman"/>
          <w:sz w:val="24"/>
          <w:szCs w:val="24"/>
        </w:rPr>
        <w:fldChar w:fldCharType="end"/>
      </w:r>
      <w:r w:rsidR="00E12B14" w:rsidRPr="00AD0CC1">
        <w:rPr>
          <w:rFonts w:ascii="Times New Roman" w:eastAsia="Times New Roman" w:hAnsi="Times New Roman" w:cs="Times New Roman"/>
          <w:sz w:val="24"/>
          <w:szCs w:val="24"/>
        </w:rPr>
        <w:t xml:space="preserve">, whereas others report fluid compositions of the roosts </w:t>
      </w:r>
      <w:r w:rsidR="00E12B14" w:rsidRPr="00AD0CC1">
        <w:rPr>
          <w:rFonts w:ascii="Times New Roman" w:eastAsia="Times New Roman" w:hAnsi="Times New Roman" w:cs="Times New Roman"/>
          <w:sz w:val="24"/>
          <w:szCs w:val="24"/>
        </w:rPr>
        <w:fldChar w:fldCharType="begin"/>
      </w:r>
      <w:r w:rsidR="00E12B14" w:rsidRPr="00AD0CC1">
        <w:rPr>
          <w:rFonts w:ascii="Times New Roman" w:eastAsia="Times New Roman" w:hAnsi="Times New Roman" w:cs="Times New Roman"/>
          <w:sz w:val="24"/>
          <w:szCs w:val="24"/>
        </w:rPr>
        <w:instrText xml:space="preserve"> ADDIN ZOTERO_ITEM CSL_CITATION {"citationID":"M42mmN4h","properties":{"formattedCitation":"(Conklin &amp; Colwell, 2007)","plainCitation":"(Conklin &amp; Colwell, 2007)","noteIndex":0},"citationItems":[{"id":860,"uris":["http://zotero.org/users/6254983/items/KV859ZPY"],"itemData":{"id":860,"type":"article-journal","abstract":"Abstract\n            Shorebird roosts are often considered traditional, on the basis of predictable occupancy by large numbers of birds over long periods. However, fidelity of individuals to roosts at fine spatial and temporal scales, particularly at night, has rarely been described. We compared diurnal and nocturnal use of high-tide roosts by radiotagged Dunlin (Calidris alpina pacifica) wintering (November-March) at Humboldt Bay, California. Despite high fidelity to the study area, fidelity to particular roosts was relatively low and highly variable. At night, Dunlin used fewer roosts, were more faithful to primary roosts, and moved shorter distances between successive roosts than during the day. Day and night roosts differed in location, habitat, and distance from tidal flats. At night, Dunlin made greater use of pasture, and less use of islands and manmade structures. Day and night strategies of high-tide space use by Dunlin may be related to differences in food availability or predation danger. Our results illustrate that notions of tradition and site fidelity are scale-dependent and that knowledge of space use across the full range of environmental conditions is necessary for appropriate management of shorebird habitat.\n            Fidelidad a los Sitios de Descanso Diurnos y Nocturnos en Calidris alpina pacifica en la Bahía de Humboldt, California","container-title":"The Auk","DOI":"10.1093/auk/124.2.677","ISSN":"1938-4254, 0004-8038","issue":"2","language":"en","page":"677-689","source":"DOI.org (Crossref)","title":"Diurnal and Nocturnal Roost Site Fidelity of Dunlin (Calidris Alpina Pacifica) at Humboldt Bay, California","volume":"124","author":[{"family":"Conklin","given":"Jesse R."},{"family":"Colwell","given":"Mark A."}],"editor":[{"family":"Lank","given":"D. B."}],"issued":{"date-parts":[["2007",4,1]]}}}],"schema":"https://github.com/citation-style-language/schema/raw/master/csl-citation.json"} </w:instrText>
      </w:r>
      <w:r w:rsidR="00E12B14" w:rsidRPr="00AD0CC1">
        <w:rPr>
          <w:rFonts w:ascii="Times New Roman" w:eastAsia="Times New Roman" w:hAnsi="Times New Roman" w:cs="Times New Roman"/>
          <w:sz w:val="24"/>
          <w:szCs w:val="24"/>
        </w:rPr>
        <w:fldChar w:fldCharType="separate"/>
      </w:r>
      <w:r w:rsidR="00E12B14" w:rsidRPr="00AD0CC1">
        <w:rPr>
          <w:rFonts w:ascii="Times New Roman" w:hAnsi="Times New Roman" w:cs="Times New Roman"/>
          <w:sz w:val="24"/>
        </w:rPr>
        <w:t>(Conklin &amp; Colwell, 2007)</w:t>
      </w:r>
      <w:r w:rsidR="00E12B14" w:rsidRPr="00AD0CC1">
        <w:rPr>
          <w:rFonts w:ascii="Times New Roman" w:eastAsia="Times New Roman" w:hAnsi="Times New Roman" w:cs="Times New Roman"/>
          <w:sz w:val="24"/>
          <w:szCs w:val="24"/>
        </w:rPr>
        <w:fldChar w:fldCharType="end"/>
      </w:r>
      <w:r w:rsidR="003A1F04" w:rsidRPr="00AD0CC1">
        <w:rPr>
          <w:rFonts w:ascii="Times New Roman" w:eastAsia="Times New Roman" w:hAnsi="Times New Roman" w:cs="Times New Roman"/>
          <w:sz w:val="24"/>
          <w:szCs w:val="24"/>
        </w:rPr>
        <w:t>. The composition may vary in different populations as well. For instance, a</w:t>
      </w:r>
      <w:r w:rsidR="00222307" w:rsidRPr="00AD0CC1">
        <w:rPr>
          <w:rFonts w:ascii="Times New Roman" w:eastAsia="Times New Roman" w:hAnsi="Times New Roman" w:cs="Times New Roman"/>
          <w:sz w:val="24"/>
          <w:szCs w:val="24"/>
        </w:rPr>
        <w:t xml:space="preserve"> study by </w:t>
      </w:r>
      <w:r w:rsidR="00222307" w:rsidRPr="00AD0CC1">
        <w:rPr>
          <w:rFonts w:ascii="Times New Roman" w:eastAsia="Times New Roman" w:hAnsi="Times New Roman" w:cs="Times New Roman"/>
          <w:sz w:val="24"/>
          <w:szCs w:val="24"/>
        </w:rPr>
        <w:fldChar w:fldCharType="begin"/>
      </w:r>
      <w:r w:rsidR="00C03927" w:rsidRPr="00AD0CC1">
        <w:rPr>
          <w:rFonts w:ascii="Times New Roman" w:eastAsia="Times New Roman" w:hAnsi="Times New Roman" w:cs="Times New Roman"/>
          <w:sz w:val="24"/>
          <w:szCs w:val="24"/>
        </w:rPr>
        <w:instrText xml:space="preserve"> ADDIN ZOTERO_ITEM CSL_CITATION {"citationID":"0ng2bcPd","properties":{"formattedCitation":"(Caccamise &amp; Morrison, 1986)","plainCitation":"(Caccamise &amp; Morrison, 1986)","dontUpdate":true,"noteIndex":0},"citationItems":[{"id":196,"uris":["http://zotero.org/users/6254983/items/PGM4M73E"],"itemData":{"id":196,"type":"article-journal","container-title":"The American Naturalist","DOI":"10.1086/284553","ISSN":"0003-0147, 1537-5323","issue":"2","journalAbbreviation":"The American Naturalist","language":"en","page":"191-198","source":"DOI.org (Crossref)","title":"Avian Communal Roosting: Implications of Diurnal Activity Centers","title-short":"Avian Communal Roosting","volume":"128","author":[{"family":"Caccamise","given":"Donald F."},{"family":"Morrison","given":"Douglas W."}],"issued":{"date-parts":[["1986",8]]}}}],"schema":"https://github.com/citation-style-language/schema/raw/master/csl-citation.json"} </w:instrText>
      </w:r>
      <w:r w:rsidR="00222307" w:rsidRPr="00AD0CC1">
        <w:rPr>
          <w:rFonts w:ascii="Times New Roman" w:eastAsia="Times New Roman" w:hAnsi="Times New Roman" w:cs="Times New Roman"/>
          <w:sz w:val="24"/>
          <w:szCs w:val="24"/>
        </w:rPr>
        <w:fldChar w:fldCharType="separate"/>
      </w:r>
      <w:r w:rsidR="00222307" w:rsidRPr="00AD0CC1">
        <w:rPr>
          <w:rFonts w:ascii="Times New Roman" w:hAnsi="Times New Roman" w:cs="Times New Roman"/>
          <w:sz w:val="24"/>
        </w:rPr>
        <w:t>Caccamise &amp; Morrison (1986)</w:t>
      </w:r>
      <w:r w:rsidR="00222307" w:rsidRPr="00AD0CC1">
        <w:rPr>
          <w:rFonts w:ascii="Times New Roman" w:eastAsia="Times New Roman" w:hAnsi="Times New Roman" w:cs="Times New Roman"/>
          <w:sz w:val="24"/>
          <w:szCs w:val="24"/>
        </w:rPr>
        <w:fldChar w:fldCharType="end"/>
      </w:r>
      <w:r w:rsidR="00222307" w:rsidRPr="00AD0CC1">
        <w:rPr>
          <w:rFonts w:ascii="Times New Roman" w:eastAsia="Times New Roman" w:hAnsi="Times New Roman" w:cs="Times New Roman"/>
          <w:sz w:val="24"/>
          <w:szCs w:val="24"/>
        </w:rPr>
        <w:t xml:space="preserve"> showed that </w:t>
      </w:r>
      <w:r w:rsidR="00932942" w:rsidRPr="00AD0CC1">
        <w:rPr>
          <w:rFonts w:ascii="Times New Roman" w:eastAsia="Times New Roman" w:hAnsi="Times New Roman" w:cs="Times New Roman"/>
          <w:sz w:val="24"/>
          <w:szCs w:val="24"/>
        </w:rPr>
        <w:t>some</w:t>
      </w:r>
      <w:r w:rsidR="00222307" w:rsidRPr="00AD0CC1">
        <w:rPr>
          <w:rFonts w:ascii="Times New Roman" w:eastAsia="Times New Roman" w:hAnsi="Times New Roman" w:cs="Times New Roman"/>
          <w:sz w:val="24"/>
          <w:szCs w:val="24"/>
        </w:rPr>
        <w:t xml:space="preserve"> </w:t>
      </w:r>
      <w:r w:rsidR="00932942" w:rsidRPr="00AD0CC1">
        <w:rPr>
          <w:rFonts w:ascii="Times New Roman" w:eastAsia="Times New Roman" w:hAnsi="Times New Roman" w:cs="Times New Roman"/>
          <w:sz w:val="24"/>
          <w:szCs w:val="24"/>
        </w:rPr>
        <w:t xml:space="preserve">individuals of </w:t>
      </w:r>
      <w:r w:rsidR="00222307" w:rsidRPr="00AD0CC1">
        <w:rPr>
          <w:rFonts w:ascii="Times New Roman" w:eastAsia="Times New Roman" w:hAnsi="Times New Roman" w:cs="Times New Roman"/>
          <w:sz w:val="24"/>
          <w:szCs w:val="24"/>
        </w:rPr>
        <w:t xml:space="preserve">European Starlings </w:t>
      </w:r>
      <w:r w:rsidR="00932942" w:rsidRPr="00AD0CC1">
        <w:rPr>
          <w:rFonts w:ascii="Times New Roman" w:eastAsia="Times New Roman" w:hAnsi="Times New Roman" w:cs="Times New Roman"/>
          <w:sz w:val="24"/>
          <w:szCs w:val="24"/>
        </w:rPr>
        <w:t> (</w:t>
      </w:r>
      <w:r w:rsidR="00932942" w:rsidRPr="00AD0CC1">
        <w:rPr>
          <w:rFonts w:ascii="Times New Roman" w:eastAsia="Times New Roman" w:hAnsi="Times New Roman" w:cs="Times New Roman"/>
          <w:i/>
          <w:iCs/>
          <w:sz w:val="24"/>
          <w:szCs w:val="24"/>
        </w:rPr>
        <w:t>Sturnus vulgaris</w:t>
      </w:r>
      <w:r w:rsidR="00932942" w:rsidRPr="00AD0CC1">
        <w:rPr>
          <w:rFonts w:ascii="Times New Roman" w:eastAsia="Times New Roman" w:hAnsi="Times New Roman" w:cs="Times New Roman"/>
          <w:sz w:val="24"/>
          <w:szCs w:val="24"/>
        </w:rPr>
        <w:t xml:space="preserve">) </w:t>
      </w:r>
      <w:r w:rsidR="00222307" w:rsidRPr="00AD0CC1">
        <w:rPr>
          <w:rFonts w:ascii="Times New Roman" w:eastAsia="Times New Roman" w:hAnsi="Times New Roman" w:cs="Times New Roman"/>
          <w:sz w:val="24"/>
          <w:szCs w:val="24"/>
        </w:rPr>
        <w:t>showed high fidelity for their roost sites whereas other</w:t>
      </w:r>
      <w:r w:rsidR="00932942" w:rsidRPr="00AD0CC1">
        <w:rPr>
          <w:rFonts w:ascii="Times New Roman" w:eastAsia="Times New Roman" w:hAnsi="Times New Roman" w:cs="Times New Roman"/>
          <w:sz w:val="24"/>
          <w:szCs w:val="24"/>
        </w:rPr>
        <w:t>s shifted between</w:t>
      </w:r>
      <w:r w:rsidR="003A1F04" w:rsidRPr="00AD0CC1">
        <w:rPr>
          <w:rFonts w:ascii="Times New Roman" w:eastAsia="Times New Roman" w:hAnsi="Times New Roman" w:cs="Times New Roman"/>
          <w:sz w:val="24"/>
          <w:szCs w:val="24"/>
        </w:rPr>
        <w:t xml:space="preserve"> a major and a minor</w:t>
      </w:r>
      <w:r w:rsidR="00932942" w:rsidRPr="00AD0CC1">
        <w:rPr>
          <w:rFonts w:ascii="Times New Roman" w:eastAsia="Times New Roman" w:hAnsi="Times New Roman" w:cs="Times New Roman"/>
          <w:sz w:val="24"/>
          <w:szCs w:val="24"/>
        </w:rPr>
        <w:t xml:space="preserve"> roost.</w:t>
      </w:r>
      <w:r w:rsidR="003A1F04" w:rsidRPr="00AD0CC1">
        <w:rPr>
          <w:rFonts w:ascii="Times New Roman" w:eastAsia="Times New Roman" w:hAnsi="Times New Roman" w:cs="Times New Roman"/>
          <w:sz w:val="24"/>
          <w:szCs w:val="24"/>
        </w:rPr>
        <w:t xml:space="preserve"> What constitutes a roost is also variable. Some species roost on one or a </w:t>
      </w:r>
      <w:r w:rsidR="008F669B" w:rsidRPr="00AD0CC1">
        <w:rPr>
          <w:rFonts w:ascii="Times New Roman" w:eastAsia="Times New Roman" w:hAnsi="Times New Roman" w:cs="Times New Roman"/>
          <w:sz w:val="24"/>
          <w:szCs w:val="24"/>
        </w:rPr>
        <w:t xml:space="preserve">patch of </w:t>
      </w:r>
      <w:r w:rsidR="003A1F04" w:rsidRPr="00AD0CC1">
        <w:rPr>
          <w:rFonts w:ascii="Times New Roman" w:eastAsia="Times New Roman" w:hAnsi="Times New Roman" w:cs="Times New Roman"/>
          <w:sz w:val="24"/>
          <w:szCs w:val="24"/>
        </w:rPr>
        <w:t>trees close to each other</w:t>
      </w:r>
      <w:r w:rsidR="008F669B" w:rsidRPr="00AD0CC1">
        <w:rPr>
          <w:rFonts w:ascii="Times New Roman" w:eastAsia="Times New Roman" w:hAnsi="Times New Roman" w:cs="Times New Roman"/>
          <w:sz w:val="24"/>
          <w:szCs w:val="24"/>
        </w:rPr>
        <w:t xml:space="preserve"> </w:t>
      </w:r>
      <w:r w:rsidR="008F669B" w:rsidRPr="00AD0CC1">
        <w:rPr>
          <w:rFonts w:ascii="Times New Roman" w:eastAsia="Times New Roman" w:hAnsi="Times New Roman" w:cs="Times New Roman"/>
          <w:sz w:val="24"/>
          <w:szCs w:val="24"/>
        </w:rPr>
        <w:fldChar w:fldCharType="begin"/>
      </w:r>
      <w:r w:rsidR="008F669B" w:rsidRPr="00AD0CC1">
        <w:rPr>
          <w:rFonts w:ascii="Times New Roman" w:eastAsia="Times New Roman" w:hAnsi="Times New Roman" w:cs="Times New Roman"/>
          <w:sz w:val="24"/>
          <w:szCs w:val="24"/>
        </w:rPr>
        <w:instrText xml:space="preserve"> ADDIN ZOTERO_ITEM CSL_CITATION {"citationID":"0O0Al5H3","properties":{"formattedCitation":"(Seixas &amp; Mour\\uc0\\u227{}o, 2018)","plainCitation":"(Seixas &amp; Mourão, 2018)","noteIndex":0},"citationItems":[{"id":863,"uris":["http://zotero.org/users/6254983/items/7DKQ59II"],"itemData":{"id":863,"type":"article-journal","container-title":"PLOS ONE","DOI":"10.1371/journal.pone.0204824","ISSN":"1932-6203","issue":"10","journalAbbreviation":"PLoS ONE","language":"en","page":"e0204824","source":"DOI.org (Crossref)","title":"Communal roosts of the Blue-fronted Amazons (Amazona aestiva) in a large tropical wetland: Are they of different types?","title-short":"Communal roosts of the Blue-fronted Amazons (Amazona aestiva) in a large tropical wetland","volume":"13","author":[{"family":"Seixas","given":"Gláucia Helena Fernandes"},{"family":"Mourão","given":"Guilherme"}],"editor":[{"family":"Cañedo-Argüelles Iglesias","given":"Miguel"}],"issued":{"date-parts":[["2018",10,17]]}}}],"schema":"https://github.com/citation-style-language/schema/raw/master/csl-citation.json"} </w:instrText>
      </w:r>
      <w:r w:rsidR="008F669B" w:rsidRPr="00AD0CC1">
        <w:rPr>
          <w:rFonts w:ascii="Times New Roman" w:eastAsia="Times New Roman" w:hAnsi="Times New Roman" w:cs="Times New Roman"/>
          <w:sz w:val="24"/>
          <w:szCs w:val="24"/>
        </w:rPr>
        <w:fldChar w:fldCharType="separate"/>
      </w:r>
      <w:r w:rsidR="008F669B" w:rsidRPr="00AD0CC1">
        <w:rPr>
          <w:rFonts w:ascii="Times New Roman" w:hAnsi="Times New Roman" w:cs="Times New Roman"/>
          <w:sz w:val="24"/>
        </w:rPr>
        <w:t>(Seixas &amp; Mourão, 2018)</w:t>
      </w:r>
      <w:r w:rsidR="008F669B" w:rsidRPr="00AD0CC1">
        <w:rPr>
          <w:rFonts w:ascii="Times New Roman" w:eastAsia="Times New Roman" w:hAnsi="Times New Roman" w:cs="Times New Roman"/>
          <w:sz w:val="24"/>
          <w:szCs w:val="24"/>
        </w:rPr>
        <w:fldChar w:fldCharType="end"/>
      </w:r>
      <w:r w:rsidR="003A1F04" w:rsidRPr="00AD0CC1">
        <w:rPr>
          <w:rFonts w:ascii="Times New Roman" w:eastAsia="Times New Roman" w:hAnsi="Times New Roman" w:cs="Times New Roman"/>
          <w:sz w:val="24"/>
          <w:szCs w:val="24"/>
        </w:rPr>
        <w:t xml:space="preserve">, others roost along cliffsides </w:t>
      </w:r>
      <w:r w:rsidR="008F669B" w:rsidRPr="00AD0CC1">
        <w:rPr>
          <w:rFonts w:ascii="Times New Roman" w:eastAsia="Times New Roman" w:hAnsi="Times New Roman" w:cs="Times New Roman"/>
          <w:sz w:val="24"/>
          <w:szCs w:val="24"/>
        </w:rPr>
        <w:fldChar w:fldCharType="begin"/>
      </w:r>
      <w:r w:rsidR="008F669B" w:rsidRPr="00AD0CC1">
        <w:rPr>
          <w:rFonts w:ascii="Times New Roman" w:eastAsia="Times New Roman" w:hAnsi="Times New Roman" w:cs="Times New Roman"/>
          <w:sz w:val="24"/>
          <w:szCs w:val="24"/>
        </w:rPr>
        <w:instrText xml:space="preserve"> ADDIN ZOTERO_ITEM CSL_CITATION {"citationID":"fOxIW1rE","properties":{"formattedCitation":"(Don\\uc0\\u225{}zar &amp; Feij\\uc0\\u243{}o, 2002)","plainCitation":"(Donázar &amp; Feijóo, 2002)","noteIndex":0},"citationItems":[{"id":186,"uris":["http://zotero.org/users/6254983/items/IWIE2MB6"],"itemData":{"id":186,"type":"article-journal","abstract":"Abstract\n            We examined how Andean Condors (Vultur gryphus) segregate by sex and age in summer and autumn at a communal roost in the Patagonian Andes. Preferred roosting places received earlier sun at sunrise (summer) and later sun at sunset (autumn); sheltered crevices were also selected. Individuals strongly competed for preferred places: adults dominated juveniles and within each age class males dominated females. Although individuals preferred roosting places independent of their dominance status, fighting and subsequent relocating led to a defined social structure at the roost. Sunny exposures may allow occupants to maximize time available for foraging, plumage care, and maintenance, and to avoid cold stress. Irregularity in the spatial distribution and aggregation patterns of Andean Condors may be the result of requirements for roosting. Availability of adequate roost places should be considered in conservation programs.\n            Estructura Social en Dormideros de Vultur gryphus: Efectos de la Edad, Sexo y Estación\n            Resumen. Examinamos la segregación de individuos de Vultur gryphus en un dormidero communal en los Andes patagónicos con relación a la edad, el sexo y la estación del año. Los lugares preferidos para dormir fueron aquellos que recibieron la luz del sol más temprano al amanecer (verano) o temprano al amanecer y tarde al anochecer (otoño). Las oquedades abrigadas fueron también seleccionadas. Las aves compitieron por los lugares preferidos: los adultos dominaron a los jóvenes, mientras que dentro de cada clase de edad dominaron los machos. Aunque los lugares preferidos eran seleccionados inicialmente por aves de cualquier sexo y edad, las peleas y recolocaciones subsiguientes dieron lugar a una estructuración social en el dormidero. La preferencia por exposiciones soleadas puede reportar ventajas en la maximización del número de horas disponible para volar en busca de alimento, en el cuidado y mantenimiento del plumaje y en la reducción del estrés térmico derivado de las bajas temperaturas. Los requerimientos asociados a los dormideros pueden determinar patrones irregulares en la distribución y agregación de la especie a lo largo de su área de distribución. La disponibilidad de dormideros adecuados debe ser considerada en programas de conservación.","container-title":"The Condor","DOI":"10.1093/condor/104.4.832","ISSN":"0010-5422, 1938-5129","issue":"4","language":"en","page":"832-837","source":"DOI.org (Crossref)","title":"Social Structure of Andean Condor Roosts: Influence of Sex, Age, and Season","title-short":"Social Structure of Andean Condor Roosts","volume":"104","author":[{"family":"Donázar","given":"José A."},{"family":"Feijóo","given":"Juan E."}],"issued":{"date-parts":[["2002",11,1]]}}}],"schema":"https://github.com/citation-style-language/schema/raw/master/csl-citation.json"} </w:instrText>
      </w:r>
      <w:r w:rsidR="008F669B" w:rsidRPr="00AD0CC1">
        <w:rPr>
          <w:rFonts w:ascii="Times New Roman" w:eastAsia="Times New Roman" w:hAnsi="Times New Roman" w:cs="Times New Roman"/>
          <w:sz w:val="24"/>
          <w:szCs w:val="24"/>
        </w:rPr>
        <w:fldChar w:fldCharType="separate"/>
      </w:r>
      <w:r w:rsidR="008F669B" w:rsidRPr="00AD0CC1">
        <w:rPr>
          <w:rFonts w:ascii="Times New Roman" w:hAnsi="Times New Roman" w:cs="Times New Roman"/>
          <w:sz w:val="24"/>
        </w:rPr>
        <w:t>(Donázar &amp; Feijóo, 2002)</w:t>
      </w:r>
      <w:r w:rsidR="008F669B" w:rsidRPr="00AD0CC1">
        <w:rPr>
          <w:rFonts w:ascii="Times New Roman" w:eastAsia="Times New Roman" w:hAnsi="Times New Roman" w:cs="Times New Roman"/>
          <w:sz w:val="24"/>
          <w:szCs w:val="24"/>
        </w:rPr>
        <w:fldChar w:fldCharType="end"/>
      </w:r>
      <w:r w:rsidR="00130B9A" w:rsidRPr="00AD0CC1">
        <w:rPr>
          <w:rFonts w:ascii="Times New Roman" w:eastAsia="Times New Roman" w:hAnsi="Times New Roman" w:cs="Times New Roman"/>
          <w:sz w:val="24"/>
          <w:szCs w:val="24"/>
        </w:rPr>
        <w:t>, and in some cases even in human structures</w:t>
      </w:r>
      <w:r w:rsidR="00C03927" w:rsidRPr="00AD0CC1">
        <w:rPr>
          <w:rFonts w:ascii="Times New Roman" w:eastAsia="Times New Roman" w:hAnsi="Times New Roman" w:cs="Times New Roman"/>
          <w:sz w:val="24"/>
          <w:szCs w:val="24"/>
        </w:rPr>
        <w:t xml:space="preserve"> </w:t>
      </w:r>
      <w:r w:rsidR="00C03927" w:rsidRPr="00AD0CC1">
        <w:rPr>
          <w:rFonts w:ascii="Times New Roman" w:eastAsia="Times New Roman" w:hAnsi="Times New Roman" w:cs="Times New Roman"/>
          <w:sz w:val="24"/>
          <w:szCs w:val="24"/>
        </w:rPr>
        <w:fldChar w:fldCharType="begin"/>
      </w:r>
      <w:r w:rsidR="00C03927" w:rsidRPr="00AD0CC1">
        <w:rPr>
          <w:rFonts w:ascii="Times New Roman" w:eastAsia="Times New Roman" w:hAnsi="Times New Roman" w:cs="Times New Roman"/>
          <w:sz w:val="24"/>
          <w:szCs w:val="24"/>
        </w:rPr>
        <w:instrText xml:space="preserve"> ADDIN ZOTERO_ITEM CSL_CITATION {"citationID":"ItIfPtBa","properties":{"formattedCitation":"(Novaes &amp; Cintra, 2013)","plainCitation":"(Novaes &amp; Cintra, 2013)","noteIndex":0},"citationItems":[{"id":30,"uris":["http://zotero.org/users/6254983/items/VMTQC6MR"],"itemData":{"id":30,"type":"article-journal","container-title":"Zoologia (Curitiba)","DOI":"10.1590/S1984-46702013005000014","ISSN":"1984-4670","issue":"6","journalAbbreviation":"Zoologia (Curitiba)","language":"en","page":"607-614","source":"DOI.org (Crossref)","title":"Factors influencing the selection of communal roost sites by the Black Vulture Coragyps atratus (Aves: Cathartidae) in an urban area in Central Amazon","title-short":"Factors influencing the selection of communal roost sites by the Black Vulture Coragyps atratus (Aves","volume":"30","author":[{"family":"Novaes","given":"Weber G."},{"family":"Cintra","given":"Renato"}],"issued":{"date-parts":[["2013",12]]}}}],"schema":"https://github.com/citation-style-language/schema/raw/master/csl-citation.json"} </w:instrText>
      </w:r>
      <w:r w:rsidR="00C03927" w:rsidRPr="00AD0CC1">
        <w:rPr>
          <w:rFonts w:ascii="Times New Roman" w:eastAsia="Times New Roman" w:hAnsi="Times New Roman" w:cs="Times New Roman"/>
          <w:sz w:val="24"/>
          <w:szCs w:val="24"/>
        </w:rPr>
        <w:fldChar w:fldCharType="separate"/>
      </w:r>
      <w:r w:rsidR="00C03927" w:rsidRPr="00AD0CC1">
        <w:rPr>
          <w:rFonts w:ascii="Times New Roman" w:hAnsi="Times New Roman" w:cs="Times New Roman"/>
          <w:sz w:val="24"/>
        </w:rPr>
        <w:t>(Novaes &amp; Cintra, 2013)</w:t>
      </w:r>
      <w:r w:rsidR="00C03927" w:rsidRPr="00AD0CC1">
        <w:rPr>
          <w:rFonts w:ascii="Times New Roman" w:eastAsia="Times New Roman" w:hAnsi="Times New Roman" w:cs="Times New Roman"/>
          <w:sz w:val="24"/>
          <w:szCs w:val="24"/>
        </w:rPr>
        <w:fldChar w:fldCharType="end"/>
      </w:r>
      <w:r w:rsidR="00130B9A" w:rsidRPr="00AD0CC1">
        <w:rPr>
          <w:rFonts w:ascii="Times New Roman" w:eastAsia="Times New Roman" w:hAnsi="Times New Roman" w:cs="Times New Roman"/>
          <w:sz w:val="24"/>
          <w:szCs w:val="24"/>
        </w:rPr>
        <w:t xml:space="preserve">. </w:t>
      </w:r>
      <w:r w:rsidR="000E38A2" w:rsidRPr="00AD0CC1">
        <w:rPr>
          <w:rFonts w:ascii="Times New Roman" w:eastAsia="Times New Roman" w:hAnsi="Times New Roman" w:cs="Times New Roman"/>
          <w:sz w:val="24"/>
          <w:szCs w:val="24"/>
        </w:rPr>
        <w:t>Similarly, sizes also vary. For instance, a</w:t>
      </w:r>
      <w:r w:rsidR="003A1F04" w:rsidRPr="00AD0CC1">
        <w:rPr>
          <w:rFonts w:ascii="Times New Roman" w:eastAsia="Times New Roman" w:hAnsi="Times New Roman" w:cs="Times New Roman"/>
          <w:sz w:val="24"/>
          <w:szCs w:val="24"/>
        </w:rPr>
        <w:t xml:space="preserve"> study done in Snow Geese (</w:t>
      </w:r>
      <w:r w:rsidR="003A1F04" w:rsidRPr="00AD0CC1">
        <w:rPr>
          <w:rFonts w:ascii="Times New Roman" w:eastAsia="Times New Roman" w:hAnsi="Times New Roman" w:cs="Times New Roman"/>
          <w:i/>
          <w:iCs/>
          <w:sz w:val="24"/>
          <w:szCs w:val="24"/>
        </w:rPr>
        <w:t>Chen caerulescens</w:t>
      </w:r>
      <w:r w:rsidR="003A1F04" w:rsidRPr="00AD0CC1">
        <w:rPr>
          <w:rFonts w:ascii="Times New Roman" w:eastAsia="Times New Roman" w:hAnsi="Times New Roman" w:cs="Times New Roman"/>
          <w:sz w:val="24"/>
          <w:szCs w:val="24"/>
        </w:rPr>
        <w:t xml:space="preserve">) considered a communal roost </w:t>
      </w:r>
      <w:r w:rsidR="003A1F04" w:rsidRPr="00AD0CC1">
        <w:rPr>
          <w:rFonts w:ascii="Times New Roman" w:eastAsia="Times New Roman" w:hAnsi="Times New Roman" w:cs="Times New Roman"/>
          <w:sz w:val="24"/>
          <w:szCs w:val="24"/>
        </w:rPr>
        <w:lastRenderedPageBreak/>
        <w:t>of a size of 5km</w:t>
      </w:r>
      <w:r w:rsidR="003A1F04" w:rsidRPr="00ED21DA">
        <w:rPr>
          <w:rFonts w:ascii="Times New Roman" w:eastAsia="Times New Roman" w:hAnsi="Times New Roman" w:cs="Times New Roman"/>
          <w:sz w:val="24"/>
          <w:szCs w:val="24"/>
          <w:vertAlign w:val="superscript"/>
        </w:rPr>
        <w:t>2</w:t>
      </w:r>
      <w:r w:rsidR="003A1F04" w:rsidRPr="00AD0CC1">
        <w:rPr>
          <w:rFonts w:ascii="Times New Roman" w:eastAsia="Times New Roman" w:hAnsi="Times New Roman" w:cs="Times New Roman"/>
          <w:sz w:val="24"/>
          <w:szCs w:val="24"/>
        </w:rPr>
        <w:t xml:space="preserve"> </w:t>
      </w:r>
      <w:r w:rsidR="003A1F04" w:rsidRPr="00AD0CC1">
        <w:rPr>
          <w:rFonts w:ascii="Times New Roman" w:eastAsia="Times New Roman" w:hAnsi="Times New Roman" w:cs="Times New Roman"/>
          <w:sz w:val="24"/>
          <w:szCs w:val="24"/>
        </w:rPr>
        <w:fldChar w:fldCharType="begin"/>
      </w:r>
      <w:r w:rsidR="003A1F04" w:rsidRPr="00AD0CC1">
        <w:rPr>
          <w:rFonts w:ascii="Times New Roman" w:eastAsia="Times New Roman" w:hAnsi="Times New Roman" w:cs="Times New Roman"/>
          <w:sz w:val="24"/>
          <w:szCs w:val="24"/>
        </w:rPr>
        <w:instrText xml:space="preserve"> ADDIN ZOTERO_ITEM CSL_CITATION {"citationID":"WU36f6Oe","properties":{"formattedCitation":"(B\\uc0\\u233{}chet et al., 2010)","plainCitation":"(Béchet et al., 2010)","noteIndex":0},"citationItems":[{"id":862,"uris":["http://zotero.org/users/6254983/items/WE9J4FRK"],"itemData":{"id":862,"type":"article-journal","container-title":"The Condor","DOI":"10.1525/cond.2010.090050","ISSN":"0010-5422, 1938-5129","issue":"2","journalAbbreviation":"Condor","language":"en","page":"294-303","source":"DOI.org (Crossref)","title":"Why Roost at the Same Place? Exploring Short-Term Fidelity in Staging Snow Geese","title-short":"Why Roost at the Same Place?","volume":"112","author":[{"family":"Béchet","given":"Arnaud"},{"family":"Giroux","given":"Jean-Françis"},{"family":"Gauthier","given":"Gilles"},{"family":"Bélisle","given":"Marc"}],"issued":{"date-parts":[["2010",5]]}}}],"schema":"https://github.com/citation-style-language/schema/raw/master/csl-citation.json"} </w:instrText>
      </w:r>
      <w:r w:rsidR="003A1F04" w:rsidRPr="00AD0CC1">
        <w:rPr>
          <w:rFonts w:ascii="Times New Roman" w:eastAsia="Times New Roman" w:hAnsi="Times New Roman" w:cs="Times New Roman"/>
          <w:sz w:val="24"/>
          <w:szCs w:val="24"/>
        </w:rPr>
        <w:fldChar w:fldCharType="separate"/>
      </w:r>
      <w:r w:rsidR="003A1F04" w:rsidRPr="00AD0CC1">
        <w:rPr>
          <w:rFonts w:ascii="Times New Roman" w:hAnsi="Times New Roman" w:cs="Times New Roman"/>
          <w:sz w:val="24"/>
        </w:rPr>
        <w:t>(Béchet et al., 2010)</w:t>
      </w:r>
      <w:r w:rsidR="003A1F04" w:rsidRPr="00AD0CC1">
        <w:rPr>
          <w:rFonts w:ascii="Times New Roman" w:eastAsia="Times New Roman" w:hAnsi="Times New Roman" w:cs="Times New Roman"/>
          <w:sz w:val="24"/>
          <w:szCs w:val="24"/>
        </w:rPr>
        <w:fldChar w:fldCharType="end"/>
      </w:r>
      <w:r w:rsidR="007B29E4" w:rsidRPr="00AD0CC1">
        <w:rPr>
          <w:rFonts w:ascii="Times New Roman" w:eastAsia="Times New Roman" w:hAnsi="Times New Roman" w:cs="Times New Roman"/>
          <w:sz w:val="24"/>
          <w:szCs w:val="24"/>
        </w:rPr>
        <w:t xml:space="preserve">. </w:t>
      </w:r>
      <w:r w:rsidR="00A0162B">
        <w:rPr>
          <w:rFonts w:ascii="Times New Roman" w:eastAsia="Times New Roman" w:hAnsi="Times New Roman" w:cs="Times New Roman"/>
          <w:sz w:val="24"/>
          <w:szCs w:val="24"/>
        </w:rPr>
        <w:t>F</w:t>
      </w:r>
      <w:r w:rsidR="00A0162B" w:rsidRPr="00AD0CC1">
        <w:rPr>
          <w:rFonts w:ascii="Times New Roman" w:eastAsia="Times New Roman" w:hAnsi="Times New Roman" w:cs="Times New Roman"/>
          <w:sz w:val="24"/>
          <w:szCs w:val="24"/>
        </w:rPr>
        <w:t>or the purpose of this researc</w:t>
      </w:r>
      <w:r w:rsidR="00A0162B">
        <w:rPr>
          <w:rFonts w:ascii="Times New Roman" w:eastAsia="Times New Roman" w:hAnsi="Times New Roman" w:cs="Times New Roman"/>
          <w:sz w:val="24"/>
          <w:szCs w:val="24"/>
        </w:rPr>
        <w:t>h, b</w:t>
      </w:r>
      <w:r w:rsidR="007B29E4" w:rsidRPr="00AD0CC1">
        <w:rPr>
          <w:rFonts w:ascii="Times New Roman" w:eastAsia="Times New Roman" w:hAnsi="Times New Roman" w:cs="Times New Roman"/>
          <w:sz w:val="24"/>
          <w:szCs w:val="24"/>
        </w:rPr>
        <w:t xml:space="preserve">ecause I am not collecting behavioural data myself but instead relying on secondary data, I will use communal roosting as </w:t>
      </w:r>
      <w:r w:rsidR="00A0162B">
        <w:rPr>
          <w:rFonts w:ascii="Times New Roman" w:eastAsia="Times New Roman" w:hAnsi="Times New Roman" w:cs="Times New Roman"/>
          <w:sz w:val="24"/>
          <w:szCs w:val="24"/>
        </w:rPr>
        <w:t xml:space="preserve">referred by the authors in the literature, which frequently refers to </w:t>
      </w:r>
      <w:r w:rsidR="007B29E4" w:rsidRPr="00AD0CC1">
        <w:rPr>
          <w:rFonts w:ascii="Times New Roman" w:eastAsia="Times New Roman" w:hAnsi="Times New Roman" w:cs="Times New Roman"/>
          <w:sz w:val="24"/>
          <w:szCs w:val="24"/>
        </w:rPr>
        <w:t>aggregations of 10 or more individuals</w:t>
      </w:r>
      <w:r w:rsidR="00A0162B">
        <w:rPr>
          <w:rFonts w:ascii="Times New Roman" w:eastAsia="Times New Roman" w:hAnsi="Times New Roman" w:cs="Times New Roman"/>
          <w:sz w:val="24"/>
          <w:szCs w:val="24"/>
        </w:rPr>
        <w:t>.</w:t>
      </w:r>
    </w:p>
    <w:p w14:paraId="34086240" w14:textId="7A46398D" w:rsidR="0074215C" w:rsidRPr="00AD0CC1" w:rsidRDefault="0074215C" w:rsidP="008239B3">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The frequency and diverse range of species in which communal roosting occurs suggest that it has evolved independently on numerous occasions, and that there should be an underlying mechanism that support(s) the evolution this seemingly paradoxical behaviour (see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{"citationID":"zRHmMeRD","properties":{"formattedCitation":"(Waser, 1981)","plainCitation":"(Waser, 1981)","dontUpdate":true,"noteIndex":0},"citationItems":[{"id":842,"uris":["http://zotero.org/users/6254983/items/EF953I3L"],"itemData":{"id":842,"type":"article-journal","container-title":"Behavioral Ecology and Sociobiology","DOI":"10.1007/BF00299835","ISSN":"0340-5443, 1432-0762","issue":"3","journalAbbreviation":"Behav Ecol Sociobiol","language":"en","license":"http://www.springer.com/tdm","page":"231-237","source":"DOI.org (Crossref)","title":"Sociality or territorial defense? The influence of resource renewal","title-short":"Sociality or territorial defense?","volume":"8","author":[{"family":"Waser","given":"Peter M."}],"issued":{"date-parts":[["1981",6]]}}}],"schema":"https://github.com/citation-style-language/schema/raw/master/csl-citation.json"}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Waser1981)</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r w:rsidR="00E469D8" w:rsidRPr="00AD0CC1">
        <w:rPr>
          <w:rFonts w:ascii="Times New Roman" w:hAnsi="Times New Roman" w:cs="Times New Roman"/>
          <w:sz w:val="24"/>
          <w:szCs w:val="24"/>
        </w:rPr>
        <w:t xml:space="preserve"> </w:t>
      </w:r>
      <w:r w:rsidR="00D065E0" w:rsidRPr="00AD0CC1">
        <w:rPr>
          <w:rFonts w:ascii="Times New Roman" w:eastAsia="Times New Roman" w:hAnsi="Times New Roman" w:cs="Times New Roman"/>
          <w:sz w:val="24"/>
          <w:szCs w:val="24"/>
        </w:rPr>
        <w:t>At a first glance, t</w:t>
      </w:r>
      <w:commentRangeStart w:id="21"/>
      <w:r w:rsidR="00D065E0" w:rsidRPr="00AD0CC1">
        <w:rPr>
          <w:rFonts w:ascii="Times New Roman" w:eastAsia="Times New Roman" w:hAnsi="Times New Roman" w:cs="Times New Roman"/>
          <w:sz w:val="24"/>
          <w:szCs w:val="24"/>
        </w:rPr>
        <w:t>he prevalence of this behaviour may appear striking given the apparent little benefits of sharing space and resources with individuals that in many cases</w:t>
      </w:r>
      <w:r w:rsidR="00E469D8" w:rsidRPr="00AD0CC1">
        <w:rPr>
          <w:rFonts w:ascii="Times New Roman" w:eastAsia="Times New Roman" w:hAnsi="Times New Roman" w:cs="Times New Roman"/>
          <w:sz w:val="24"/>
          <w:szCs w:val="24"/>
        </w:rPr>
        <w:t xml:space="preserve"> – unlike colonial seabirds-</w:t>
      </w:r>
      <w:r w:rsidR="00D065E0" w:rsidRPr="00AD0CC1">
        <w:rPr>
          <w:rFonts w:ascii="Times New Roman" w:eastAsia="Times New Roman" w:hAnsi="Times New Roman" w:cs="Times New Roman"/>
          <w:sz w:val="24"/>
          <w:szCs w:val="24"/>
        </w:rPr>
        <w:t xml:space="preserve"> are not family.</w:t>
      </w:r>
      <w:commentRangeEnd w:id="21"/>
      <w:r w:rsidR="00D065E0" w:rsidRPr="00AD0CC1">
        <w:rPr>
          <w:rStyle w:val="CommentReference"/>
          <w:rFonts w:ascii="Times New Roman" w:hAnsi="Times New Roman" w:cs="Times New Roman"/>
        </w:rPr>
        <w:commentReference w:id="21"/>
      </w:r>
      <w:r w:rsidR="00D065E0" w:rsidRPr="00AD0CC1">
        <w:rPr>
          <w:rFonts w:ascii="Times New Roman" w:eastAsia="Times New Roman" w:hAnsi="Times New Roman" w:cs="Times New Roman"/>
          <w:sz w:val="24"/>
          <w:szCs w:val="24"/>
        </w:rPr>
        <w:t xml:space="preserve"> Yet, as discussed above, there clear examples of how sociality</w:t>
      </w:r>
      <w:r w:rsidR="00E469D8" w:rsidRPr="00AD0CC1">
        <w:rPr>
          <w:rFonts w:ascii="Times New Roman" w:eastAsia="Times New Roman" w:hAnsi="Times New Roman" w:cs="Times New Roman"/>
          <w:sz w:val="24"/>
          <w:szCs w:val="24"/>
        </w:rPr>
        <w:t xml:space="preserve"> -through information transfer- </w:t>
      </w:r>
      <w:r w:rsidR="00D065E0" w:rsidRPr="00AD0CC1">
        <w:rPr>
          <w:rFonts w:ascii="Times New Roman" w:eastAsia="Times New Roman" w:hAnsi="Times New Roman" w:cs="Times New Roman"/>
          <w:sz w:val="24"/>
          <w:szCs w:val="24"/>
        </w:rPr>
        <w:t xml:space="preserve">benefits individuals in a group when acting cohesively. </w:t>
      </w:r>
      <w:r w:rsidR="00664B3B" w:rsidRPr="00AD0CC1">
        <w:rPr>
          <w:rFonts w:ascii="Times New Roman" w:eastAsia="Times New Roman" w:hAnsi="Times New Roman" w:cs="Times New Roman"/>
          <w:sz w:val="24"/>
          <w:szCs w:val="24"/>
        </w:rPr>
        <w:t xml:space="preserve">A question is raised: </w:t>
      </w:r>
      <w:r w:rsidR="00E469D8" w:rsidRPr="00AD0CC1">
        <w:rPr>
          <w:rFonts w:ascii="Times New Roman" w:eastAsia="Times New Roman" w:hAnsi="Times New Roman" w:cs="Times New Roman"/>
          <w:sz w:val="24"/>
          <w:szCs w:val="24"/>
        </w:rPr>
        <w:t>what are the benefits of CR?</w:t>
      </w:r>
    </w:p>
    <w:p w14:paraId="6440A227" w14:textId="58392C7E" w:rsidR="00E469D8" w:rsidRPr="00AD0CC1" w:rsidRDefault="006B4449" w:rsidP="00ED21DA">
      <w:pPr>
        <w:spacing w:line="360" w:lineRule="auto"/>
        <w:jc w:val="both"/>
        <w:rPr>
          <w:rFonts w:ascii="Times New Roman" w:hAnsi="Times New Roman" w:cs="Times New Roman"/>
          <w:sz w:val="24"/>
          <w:szCs w:val="24"/>
        </w:rPr>
      </w:pPr>
      <w:r>
        <w:rPr>
          <w:rFonts w:ascii="Times New Roman" w:hAnsi="Times New Roman" w:cs="Times New Roman"/>
          <w:sz w:val="24"/>
          <w:szCs w:val="24"/>
        </w:rPr>
        <w:tab/>
      </w:r>
      <w:commentRangeStart w:id="22"/>
      <w:r w:rsidR="00046C1B" w:rsidRPr="00AD0CC1">
        <w:rPr>
          <w:rFonts w:ascii="Times New Roman" w:hAnsi="Times New Roman" w:cs="Times New Roman"/>
          <w:sz w:val="24"/>
          <w:szCs w:val="24"/>
        </w:rPr>
        <w:t xml:space="preserve">Several hypotheses have been proposed to explain the origins of communal roosting. First, it has been suggested that several species use communal roosts to huddle together as a way to find protection from extreme environmental temperatures </w:t>
      </w:r>
      <w:commentRangeStart w:id="23"/>
      <w:r w:rsidR="00046C1B" w:rsidRPr="00AD0CC1">
        <w:rPr>
          <w:rFonts w:ascii="Times New Roman" w:hAnsi="Times New Roman" w:cs="Times New Roman"/>
          <w:sz w:val="24"/>
          <w:szCs w:val="24"/>
        </w:rPr>
        <w:fldChar w:fldCharType="begin"/>
      </w:r>
      <w:r w:rsidR="00046C1B" w:rsidRPr="00AD0CC1">
        <w:rPr>
          <w:rFonts w:ascii="Times New Roman" w:hAnsi="Times New Roman" w:cs="Times New Roman"/>
          <w:sz w:val="24"/>
          <w:szCs w:val="24"/>
        </w:rPr>
        <w:instrText xml:space="preserve"> ADDIN ZOTERO_ITEM CSL_CITATION {"citationID":"YVej7nxY","properties":{"formattedCitation":"(Farquhar et al., 2018; Gilbert et al., 2010)","plainCitation":"(Farquhar et al., 2018; Gilbert et al., 2010)","dontUpdate":true,"noteIndex":0},"citationItems":[{"id":656,"uris":["http://zotero.org/users/6254983/items/HWBG8Y57"],"itemData":{"id":656,"type":"article-journal","abstract":"One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sidR="00046C1B" w:rsidRPr="00AD0CC1">
        <w:rPr>
          <w:rFonts w:ascii="Times New Roman" w:hAnsi="Times New Roman" w:cs="Times New Roman"/>
          <w:sz w:val="24"/>
          <w:szCs w:val="24"/>
        </w:rPr>
        <w:fldChar w:fldCharType="separate"/>
      </w:r>
      <w:r w:rsidR="00046C1B" w:rsidRPr="00AD0CC1">
        <w:rPr>
          <w:rFonts w:ascii="Times New Roman" w:hAnsi="Times New Roman" w:cs="Times New Roman"/>
          <w:sz w:val="24"/>
        </w:rPr>
        <w:t>(Farquhar et al., 2018; Gilbert et al., 2010, Chaplin, 1982)</w:t>
      </w:r>
      <w:r w:rsidR="00046C1B" w:rsidRPr="00AD0CC1">
        <w:rPr>
          <w:rFonts w:ascii="Times New Roman" w:hAnsi="Times New Roman" w:cs="Times New Roman"/>
          <w:sz w:val="24"/>
          <w:szCs w:val="24"/>
        </w:rPr>
        <w:fldChar w:fldCharType="end"/>
      </w:r>
      <w:commentRangeEnd w:id="23"/>
      <w:r w:rsidR="00AD0CC1" w:rsidRPr="00AD0CC1">
        <w:rPr>
          <w:rStyle w:val="CommentReference"/>
        </w:rPr>
        <w:commentReference w:id="23"/>
      </w:r>
      <w:r w:rsidR="00046C1B" w:rsidRPr="00AD0CC1">
        <w:rPr>
          <w:rFonts w:ascii="Times New Roman" w:hAnsi="Times New Roman" w:cs="Times New Roman"/>
          <w:sz w:val="24"/>
          <w:szCs w:val="24"/>
        </w:rPr>
        <w:t xml:space="preserve">. </w:t>
      </w:r>
      <w:commentRangeEnd w:id="22"/>
      <w:r w:rsidR="008402A9" w:rsidRPr="00AD0CC1">
        <w:rPr>
          <w:rStyle w:val="CommentReference"/>
        </w:rPr>
        <w:commentReference w:id="22"/>
      </w:r>
      <w:r w:rsidRPr="006B4449">
        <w:rPr>
          <w:rFonts w:ascii="Times New Roman" w:hAnsi="Times New Roman" w:cs="Times New Roman"/>
          <w:sz w:val="24"/>
          <w:szCs w:val="24"/>
        </w:rPr>
        <w:t xml:space="preserve"> </w:t>
      </w:r>
      <w:r>
        <w:rPr>
          <w:rFonts w:ascii="Times New Roman" w:hAnsi="Times New Roman" w:cs="Times New Roman"/>
          <w:sz w:val="24"/>
          <w:szCs w:val="24"/>
        </w:rPr>
        <w:t xml:space="preserve">For instance, a classic study on Common Bushtits </w:t>
      </w:r>
      <w:r w:rsidR="00A0162B">
        <w:rPr>
          <w:rFonts w:ascii="Times New Roman" w:hAnsi="Times New Roman" w:cs="Times New Roman"/>
          <w:sz w:val="24"/>
          <w:szCs w:val="24"/>
        </w:rPr>
        <w:t>(</w:t>
      </w:r>
      <w:r w:rsidR="00A0162B" w:rsidRPr="00ED21DA">
        <w:rPr>
          <w:rFonts w:ascii="Times New Roman" w:hAnsi="Times New Roman" w:cs="Times New Roman"/>
          <w:i/>
          <w:iCs/>
          <w:sz w:val="24"/>
          <w:szCs w:val="24"/>
        </w:rPr>
        <w:t>Psaltriparus minimus</w:t>
      </w:r>
      <w:r w:rsidR="00A0162B" w:rsidRPr="00A0162B">
        <w:rPr>
          <w:rFonts w:ascii="Times New Roman" w:hAnsi="Times New Roman" w:cs="Times New Roman"/>
          <w:sz w:val="24"/>
          <w:szCs w:val="24"/>
        </w:rPr>
        <w:t xml:space="preserve">) </w:t>
      </w:r>
      <w:r>
        <w:rPr>
          <w:rFonts w:ascii="Times New Roman" w:hAnsi="Times New Roman" w:cs="Times New Roman"/>
          <w:sz w:val="24"/>
          <w:szCs w:val="24"/>
        </w:rPr>
        <w:t>showed that with colder temperatures, individuals tend to gather together with and reduce their metabolism, which is associated to energy conservation</w:t>
      </w:r>
      <w:r w:rsidR="00E0081C">
        <w:rPr>
          <w:rFonts w:ascii="Times New Roman" w:hAnsi="Times New Roman" w:cs="Times New Roman"/>
          <w:sz w:val="24"/>
          <w:szCs w:val="24"/>
        </w:rPr>
        <w:t xml:space="preserve"> (Chaplin, 1982)</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A710D">
        <w:rPr>
          <w:rFonts w:ascii="Times New Roman" w:hAnsi="Times New Roman" w:cs="Times New Roman"/>
          <w:sz w:val="24"/>
          <w:szCs w:val="24"/>
        </w:rPr>
        <w:instrText xml:space="preserve"> ADDIN ZOTERO_ITEM CSL_CITATION {"citationID":"7RzffTMB","properties":{"formattedCitation":"(Gilbert et al., 2010)","plainCitation":"(Gilbert et al., 2010)","dontUpdate":true,"noteIndex":0},"citationItems":[{"id":655,"uris":["http://zotero.org/users/6254983/items/KMSCVAJT"],"itemData":{"id":655,"type":"article-journal","abstract":"Huddling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Pr>
          <w:rFonts w:ascii="Times New Roman" w:hAnsi="Times New Roman" w:cs="Times New Roman"/>
          <w:sz w:val="24"/>
          <w:szCs w:val="24"/>
        </w:rPr>
        <w:fldChar w:fldCharType="separate"/>
      </w:r>
      <w:r w:rsidRPr="006B4449">
        <w:rPr>
          <w:rFonts w:ascii="Times New Roman" w:hAnsi="Times New Roman" w:cs="Times New Roman"/>
          <w:sz w:val="24"/>
        </w:rPr>
        <w:t xml:space="preserve">Gilbert et al., </w:t>
      </w:r>
      <w:r>
        <w:rPr>
          <w:rFonts w:ascii="Times New Roman" w:hAnsi="Times New Roman" w:cs="Times New Roman"/>
          <w:sz w:val="24"/>
        </w:rPr>
        <w:t>(</w:t>
      </w:r>
      <w:r w:rsidRPr="006B4449">
        <w:rPr>
          <w:rFonts w:ascii="Times New Roman" w:hAnsi="Times New Roman" w:cs="Times New Roman"/>
          <w:sz w:val="24"/>
        </w:rPr>
        <w:t>2010)</w:t>
      </w:r>
      <w:r>
        <w:rPr>
          <w:rFonts w:ascii="Times New Roman" w:hAnsi="Times New Roman" w:cs="Times New Roman"/>
          <w:sz w:val="24"/>
          <w:szCs w:val="24"/>
        </w:rPr>
        <w:fldChar w:fldCharType="end"/>
      </w:r>
      <w:r>
        <w:rPr>
          <w:rFonts w:ascii="Times New Roman" w:hAnsi="Times New Roman" w:cs="Times New Roman"/>
          <w:sz w:val="24"/>
          <w:szCs w:val="24"/>
        </w:rPr>
        <w:t xml:space="preserve"> provide a comprehensive summary on the energetic benefits of huddling</w:t>
      </w:r>
      <w:r w:rsidR="00A0162B">
        <w:rPr>
          <w:rFonts w:ascii="Times New Roman" w:hAnsi="Times New Roman" w:cs="Times New Roman"/>
          <w:sz w:val="24"/>
          <w:szCs w:val="24"/>
        </w:rPr>
        <w:t xml:space="preserve"> (or communal roosting)</w:t>
      </w:r>
      <w:r>
        <w:rPr>
          <w:rFonts w:ascii="Times New Roman" w:hAnsi="Times New Roman" w:cs="Times New Roman"/>
          <w:sz w:val="24"/>
          <w:szCs w:val="24"/>
        </w:rPr>
        <w:t>, with concrete examples from the literature. While there might be energetic benefits of huddling in a roost site, the evidence is inconclusive.</w:t>
      </w:r>
      <w:r w:rsidR="00E0081C">
        <w:rPr>
          <w:rFonts w:ascii="Times New Roman" w:hAnsi="Times New Roman" w:cs="Times New Roman"/>
          <w:sz w:val="24"/>
          <w:szCs w:val="24"/>
        </w:rPr>
        <w:t xml:space="preserve"> </w:t>
      </w:r>
      <w:r w:rsidR="00E0081C" w:rsidRPr="00374E41">
        <w:rPr>
          <w:rFonts w:ascii="Times New Roman" w:hAnsi="Times New Roman" w:cs="Times New Roman"/>
          <w:sz w:val="24"/>
          <w:szCs w:val="24"/>
        </w:rPr>
        <w:t xml:space="preserve">In fact, one study </w:t>
      </w:r>
      <w:r w:rsidR="00E0081C">
        <w:rPr>
          <w:rFonts w:ascii="Times New Roman" w:hAnsi="Times New Roman" w:cs="Times New Roman"/>
          <w:sz w:val="24"/>
          <w:szCs w:val="24"/>
        </w:rPr>
        <w:t>done with Chimney Swifts (</w:t>
      </w:r>
      <w:r w:rsidR="00E0081C" w:rsidRPr="00374E41">
        <w:rPr>
          <w:rFonts w:ascii="Times New Roman" w:hAnsi="Times New Roman" w:cs="Times New Roman"/>
          <w:i/>
          <w:iCs/>
          <w:sz w:val="24"/>
          <w:szCs w:val="24"/>
        </w:rPr>
        <w:t>Chaetura pelagica</w:t>
      </w:r>
      <w:r w:rsidR="00E0081C">
        <w:rPr>
          <w:rFonts w:ascii="Times New Roman" w:hAnsi="Times New Roman" w:cs="Times New Roman"/>
          <w:sz w:val="24"/>
          <w:szCs w:val="24"/>
        </w:rPr>
        <w:t xml:space="preserve">) found the opposite pattern – high ambient temperatures seemed to intensify huddling </w:t>
      </w:r>
      <w:r w:rsidR="00E0081C">
        <w:rPr>
          <w:rFonts w:ascii="Times New Roman" w:hAnsi="Times New Roman" w:cs="Times New Roman"/>
          <w:sz w:val="24"/>
          <w:szCs w:val="24"/>
        </w:rPr>
        <w:fldChar w:fldCharType="begin"/>
      </w:r>
      <w:r w:rsidR="00E0081C">
        <w:rPr>
          <w:rFonts w:ascii="Times New Roman" w:hAnsi="Times New Roman" w:cs="Times New Roman"/>
          <w:sz w:val="24"/>
          <w:szCs w:val="24"/>
        </w:rPr>
        <w:instrText xml:space="preserve"> ADDIN ZOTERO_ITEM CSL_CITATION {"citationID":"EEfwLdwd","properties":{"formattedCitation":"(Farquhar et al., 2018)","plainCitation":"(Farquhar et al., 2018)","noteIndex":0},"citationItems":[{"id":656,"uris":["http://zotero.org/users/6254983/items/HWBG8Y57"],"itemData":{"id":656,"type":"article-journal","abstract":"One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J."}],"issued":{"date-parts":[["2018",8]]}}}],"schema":"https://github.com/citation-style-language/schema/raw/master/csl-citation.json"} </w:instrText>
      </w:r>
      <w:r w:rsidR="00E0081C">
        <w:rPr>
          <w:rFonts w:ascii="Times New Roman" w:hAnsi="Times New Roman" w:cs="Times New Roman"/>
          <w:sz w:val="24"/>
          <w:szCs w:val="24"/>
        </w:rPr>
        <w:fldChar w:fldCharType="separate"/>
      </w:r>
      <w:r w:rsidR="00E0081C" w:rsidRPr="00AD0CC1">
        <w:rPr>
          <w:rFonts w:ascii="Times New Roman" w:hAnsi="Times New Roman" w:cs="Times New Roman"/>
          <w:sz w:val="24"/>
        </w:rPr>
        <w:t>(Farquhar et al., 2018)</w:t>
      </w:r>
      <w:r w:rsidR="00E0081C">
        <w:rPr>
          <w:rFonts w:ascii="Times New Roman" w:hAnsi="Times New Roman" w:cs="Times New Roman"/>
          <w:sz w:val="24"/>
          <w:szCs w:val="24"/>
        </w:rPr>
        <w:fldChar w:fldCharType="end"/>
      </w:r>
      <w:r w:rsidR="00E0081C">
        <w:rPr>
          <w:rFonts w:ascii="Times New Roman" w:hAnsi="Times New Roman" w:cs="Times New Roman"/>
          <w:sz w:val="24"/>
          <w:szCs w:val="24"/>
        </w:rPr>
        <w:t xml:space="preserve">, which they argued could be a consequence of a reduction of insect abundance (correlated with high temperatures). Other studies have even </w:t>
      </w:r>
      <w:r w:rsidR="00E0081C" w:rsidRPr="00AD0CC1">
        <w:rPr>
          <w:rFonts w:ascii="Times New Roman" w:hAnsi="Times New Roman" w:cs="Times New Roman"/>
          <w:sz w:val="24"/>
          <w:szCs w:val="24"/>
        </w:rPr>
        <w:t xml:space="preserve">observed </w:t>
      </w:r>
      <w:r w:rsidR="00E0081C">
        <w:rPr>
          <w:rFonts w:ascii="Times New Roman" w:hAnsi="Times New Roman" w:cs="Times New Roman"/>
          <w:sz w:val="24"/>
          <w:szCs w:val="24"/>
        </w:rPr>
        <w:t xml:space="preserve">that communal roosting implied </w:t>
      </w:r>
      <w:r w:rsidR="00E0081C" w:rsidRPr="00AD0CC1">
        <w:rPr>
          <w:rFonts w:ascii="Times New Roman" w:hAnsi="Times New Roman" w:cs="Times New Roman"/>
          <w:sz w:val="24"/>
          <w:szCs w:val="24"/>
        </w:rPr>
        <w:t xml:space="preserve">traveling far to communal roosts </w:t>
      </w:r>
      <w:r w:rsidR="0055566F">
        <w:rPr>
          <w:rFonts w:ascii="Times New Roman" w:hAnsi="Times New Roman" w:cs="Times New Roman"/>
          <w:sz w:val="24"/>
          <w:szCs w:val="24"/>
        </w:rPr>
        <w:t xml:space="preserve">instead of roosting locally, </w:t>
      </w:r>
      <w:r w:rsidR="00E0081C" w:rsidRPr="00AD0CC1">
        <w:rPr>
          <w:rFonts w:ascii="Times New Roman" w:hAnsi="Times New Roman" w:cs="Times New Roman"/>
          <w:sz w:val="24"/>
          <w:szCs w:val="24"/>
        </w:rPr>
        <w:t xml:space="preserve">which uses more energy than that gained from possible thermoregulation </w:t>
      </w:r>
      <w:r w:rsidR="00E0081C" w:rsidRPr="00AD0CC1">
        <w:rPr>
          <w:rFonts w:ascii="Times New Roman" w:hAnsi="Times New Roman" w:cs="Times New Roman"/>
          <w:sz w:val="24"/>
          <w:szCs w:val="24"/>
        </w:rPr>
        <w:fldChar w:fldCharType="begin"/>
      </w:r>
      <w:r w:rsidR="00E0081C" w:rsidRPr="00AD0CC1">
        <w:rPr>
          <w:rFonts w:ascii="Times New Roman" w:hAnsi="Times New Roman" w:cs="Times New Roman"/>
          <w:sz w:val="24"/>
          <w:szCs w:val="24"/>
        </w:rPr>
        <w:instrText xml:space="preserve"> ADDIN ZOTERO_ITEM CSL_CITATION {"citationID":"V3EOyymQ","properties":{"formattedCitation":"(Beauchamp, 1999; Gyllin et al., 1977)","plainCitation":"(Beauchamp, 1999; Gyllin et al., 1977)","noteIndex":0},"citationItems":[{"id":148,"uris":["http://zotero.org/users/6254983/items/6HDBRP7B"],"itemData":{"id":148,"type":"article-journal","container-title":"Behavioral Ecology","DOI":"10.1093/beheco/10.6.675","ISSN":"14657279","issue":"6","page":"675-687","source":"DOI.org (Crossref)","title":"The evolution of communal roosting in birds: origin and secondary losses","title-short":"The evolution of communal roosting in birds","volume":"10","author":[{"family":"Beauchamp","given":"G."}],"issued":{"date-parts":[["1999",11,1]]}}},{"id":833,"uris":["http://zotero.org/users/6254983/items/9CBLKJ8H"],"itemData":{"id":833,"type":"article-journal","container-title":"Ibis","DOI":"10.1111/j.1474-919X.1977.tb08255.x","ISSN":"0019-1019, 1474-919X","issue":"3","journalAbbreviation":"Ibis","language":"en","page":"358-361","source":"DOI.org (Crossref)","title":"THE MICROCLIMATE EXPLANATION OF TOWN CENTRE ROOSTS OF JACKDAWS &lt;i&gt;CORVUS MONEDULA&lt;/i&gt;","volume":"119","author":[{"family":"Gyllin","given":"Roger"},{"family":"Källander","given":"Hans"},{"family":"Sylvén","given":"Magnus"}],"issued":{"date-parts":[["1977",7]]}}}],"schema":"https://github.com/citation-style-language/schema/raw/master/csl-citation.json"} </w:instrText>
      </w:r>
      <w:r w:rsidR="00E0081C" w:rsidRPr="00AD0CC1">
        <w:rPr>
          <w:rFonts w:ascii="Times New Roman" w:hAnsi="Times New Roman" w:cs="Times New Roman"/>
          <w:sz w:val="24"/>
          <w:szCs w:val="24"/>
        </w:rPr>
        <w:fldChar w:fldCharType="separate"/>
      </w:r>
      <w:r w:rsidR="00E0081C" w:rsidRPr="00AD0CC1">
        <w:rPr>
          <w:rFonts w:ascii="Times New Roman" w:hAnsi="Times New Roman" w:cs="Times New Roman"/>
          <w:sz w:val="24"/>
        </w:rPr>
        <w:t>(Beauchamp, 1999; Gyllin et al., 1977)</w:t>
      </w:r>
      <w:r w:rsidR="00E0081C" w:rsidRPr="00AD0CC1">
        <w:rPr>
          <w:rFonts w:ascii="Times New Roman" w:hAnsi="Times New Roman" w:cs="Times New Roman"/>
          <w:sz w:val="24"/>
          <w:szCs w:val="24"/>
        </w:rPr>
        <w:fldChar w:fldCharType="end"/>
      </w:r>
      <w:r w:rsidR="00E0081C" w:rsidRPr="00AD0CC1">
        <w:rPr>
          <w:rFonts w:ascii="Times New Roman" w:hAnsi="Times New Roman" w:cs="Times New Roman"/>
          <w:sz w:val="24"/>
          <w:szCs w:val="24"/>
        </w:rPr>
        <w:t>.</w:t>
      </w:r>
      <w:r w:rsidR="00E0081C">
        <w:rPr>
          <w:rFonts w:ascii="Times New Roman" w:hAnsi="Times New Roman" w:cs="Times New Roman"/>
          <w:sz w:val="24"/>
          <w:szCs w:val="24"/>
        </w:rPr>
        <w:t xml:space="preserve"> Furthermore, i</w:t>
      </w:r>
      <w:commentRangeStart w:id="24"/>
      <w:r w:rsidR="00046C1B" w:rsidRPr="00AD0CC1">
        <w:rPr>
          <w:rFonts w:ascii="Times New Roman" w:hAnsi="Times New Roman" w:cs="Times New Roman"/>
          <w:sz w:val="24"/>
          <w:szCs w:val="24"/>
        </w:rPr>
        <w:t xml:space="preserve">f thermoregulation was the primary benefit of </w:t>
      </w:r>
      <w:r w:rsidRPr="00AD0CC1">
        <w:rPr>
          <w:rFonts w:ascii="Times New Roman" w:hAnsi="Times New Roman" w:cs="Times New Roman"/>
          <w:sz w:val="24"/>
          <w:szCs w:val="24"/>
        </w:rPr>
        <w:t>CR;</w:t>
      </w:r>
      <w:r w:rsidR="00046C1B" w:rsidRPr="00AD0CC1">
        <w:rPr>
          <w:rFonts w:ascii="Times New Roman" w:hAnsi="Times New Roman" w:cs="Times New Roman"/>
          <w:sz w:val="24"/>
          <w:szCs w:val="24"/>
        </w:rPr>
        <w:t xml:space="preserve"> one would expect it to </w:t>
      </w:r>
      <w:r w:rsidR="00DA5B01" w:rsidRPr="00AD0CC1">
        <w:rPr>
          <w:rFonts w:ascii="Times New Roman" w:hAnsi="Times New Roman" w:cs="Times New Roman"/>
          <w:sz w:val="24"/>
          <w:szCs w:val="24"/>
        </w:rPr>
        <w:t xml:space="preserve">occur </w:t>
      </w:r>
      <w:r w:rsidR="007B29E4" w:rsidRPr="00AD0CC1">
        <w:rPr>
          <w:rFonts w:ascii="Times New Roman" w:hAnsi="Times New Roman" w:cs="Times New Roman"/>
          <w:sz w:val="24"/>
          <w:szCs w:val="24"/>
        </w:rPr>
        <w:t>mostl</w:t>
      </w:r>
      <w:r w:rsidR="00046C1B" w:rsidRPr="00AD0CC1">
        <w:rPr>
          <w:rFonts w:ascii="Times New Roman" w:hAnsi="Times New Roman" w:cs="Times New Roman"/>
          <w:sz w:val="24"/>
          <w:szCs w:val="24"/>
        </w:rPr>
        <w:t>y in areas with cold weather such like higher latitudes.</w:t>
      </w:r>
      <w:r w:rsidR="00E469D8" w:rsidRPr="00AD0CC1">
        <w:rPr>
          <w:rFonts w:ascii="Times New Roman" w:hAnsi="Times New Roman" w:cs="Times New Roman"/>
          <w:sz w:val="24"/>
          <w:szCs w:val="24"/>
        </w:rPr>
        <w:t xml:space="preserve"> </w:t>
      </w:r>
      <w:r w:rsidR="008762E6" w:rsidRPr="00AD0CC1">
        <w:rPr>
          <w:rFonts w:ascii="Times New Roman" w:hAnsi="Times New Roman" w:cs="Times New Roman"/>
          <w:sz w:val="24"/>
          <w:szCs w:val="24"/>
        </w:rPr>
        <w:t>Nonetheless, s</w:t>
      </w:r>
      <w:r w:rsidR="007B29E4" w:rsidRPr="00AD0CC1">
        <w:rPr>
          <w:rFonts w:ascii="Times New Roman" w:hAnsi="Times New Roman" w:cs="Times New Roman"/>
          <w:sz w:val="24"/>
          <w:szCs w:val="24"/>
        </w:rPr>
        <w:t xml:space="preserve">everal studies demonstrate the use of communal roosts in mild </w:t>
      </w:r>
      <w:r w:rsidR="008762E6" w:rsidRPr="00AD0CC1">
        <w:rPr>
          <w:rFonts w:ascii="Times New Roman" w:hAnsi="Times New Roman" w:cs="Times New Roman"/>
          <w:sz w:val="24"/>
          <w:szCs w:val="24"/>
        </w:rPr>
        <w:fldChar w:fldCharType="begin"/>
      </w:r>
      <w:r w:rsidR="008762E6" w:rsidRPr="00AD0CC1">
        <w:rPr>
          <w:rFonts w:ascii="Times New Roman" w:hAnsi="Times New Roman" w:cs="Times New Roman"/>
          <w:sz w:val="24"/>
          <w:szCs w:val="24"/>
        </w:rPr>
        <w:instrText xml:space="preserve"> ADDIN ZOTERO_ITEM CSL_CITATION {"citationID":"M2CBt0HW","properties":{"formattedCitation":"(Mole\\uc0\\u243{}n et al., 2011)","plainCitation":"(Moleón et al., 2011)","noteIndex":0},"citationItems":[{"id":867,"uris":["http://zotero.org/users/6254983/items/HJJCN54D"],"itemData":{"id":867,"type":"article-journal","container-title":"Journal of Raptor Research","DOI":"10.3356/JRR-11-30.1","ISSN":"0892-1016","issue":"4","journalAbbreviation":"Journal of Raptor Research","language":"en","page":"353-356","source":"DOI.org (Crossref)","title":"Communal Roosting in Young Bonelli's Eagles (A &lt;span style=\"font-variant:small-caps;\"&gt;quila fasciata&lt;/span&gt; )","title-short":"Communal Roosting in Young Bonelli's Eagles (A &lt;span style=\"font-variant","volume":"45","author":[{"family":"Moleón","given":"Marcos"},{"family":"Bautista","given":"Jesús"},{"family":"Madero","given":"Agustín"}],"issued":{"date-parts":[["2011",12]]}}}],"schema":"https://github.com/citation-style-language/schema/raw/master/csl-citation.json"} </w:instrText>
      </w:r>
      <w:r w:rsidR="008762E6" w:rsidRPr="00AD0CC1">
        <w:rPr>
          <w:rFonts w:ascii="Times New Roman" w:hAnsi="Times New Roman" w:cs="Times New Roman"/>
          <w:sz w:val="24"/>
          <w:szCs w:val="24"/>
        </w:rPr>
        <w:fldChar w:fldCharType="separate"/>
      </w:r>
      <w:r w:rsidR="008762E6" w:rsidRPr="00AD0CC1">
        <w:rPr>
          <w:rFonts w:ascii="Times New Roman" w:hAnsi="Times New Roman" w:cs="Times New Roman"/>
          <w:sz w:val="24"/>
        </w:rPr>
        <w:t>(Moleón et al., 2011)</w:t>
      </w:r>
      <w:r w:rsidR="008762E6" w:rsidRPr="00AD0CC1">
        <w:rPr>
          <w:rFonts w:ascii="Times New Roman" w:hAnsi="Times New Roman" w:cs="Times New Roman"/>
          <w:sz w:val="24"/>
          <w:szCs w:val="24"/>
        </w:rPr>
        <w:fldChar w:fldCharType="end"/>
      </w:r>
      <w:r w:rsidR="008762E6" w:rsidRPr="00AD0CC1">
        <w:rPr>
          <w:rFonts w:ascii="Times New Roman" w:hAnsi="Times New Roman" w:cs="Times New Roman"/>
          <w:sz w:val="24"/>
          <w:szCs w:val="24"/>
        </w:rPr>
        <w:t xml:space="preserve"> or even warm </w:t>
      </w:r>
      <w:r w:rsidR="007B29E4" w:rsidRPr="00AD0CC1">
        <w:rPr>
          <w:rFonts w:ascii="Times New Roman" w:hAnsi="Times New Roman" w:cs="Times New Roman"/>
          <w:sz w:val="24"/>
          <w:szCs w:val="24"/>
        </w:rPr>
        <w:t>weather conditions</w:t>
      </w:r>
      <w:r w:rsidR="008762E6" w:rsidRPr="00AD0CC1">
        <w:rPr>
          <w:rFonts w:ascii="Times New Roman" w:hAnsi="Times New Roman" w:cs="Times New Roman"/>
          <w:sz w:val="24"/>
          <w:szCs w:val="24"/>
        </w:rPr>
        <w:t xml:space="preserve"> </w:t>
      </w:r>
      <w:r w:rsidR="008762E6" w:rsidRPr="00AD0CC1">
        <w:rPr>
          <w:rFonts w:ascii="Times New Roman" w:hAnsi="Times New Roman" w:cs="Times New Roman"/>
          <w:sz w:val="24"/>
          <w:szCs w:val="24"/>
        </w:rPr>
        <w:fldChar w:fldCharType="begin"/>
      </w:r>
      <w:r w:rsidR="00312790" w:rsidRPr="00AD0CC1">
        <w:rPr>
          <w:rFonts w:ascii="Times New Roman" w:hAnsi="Times New Roman" w:cs="Times New Roman"/>
          <w:sz w:val="24"/>
          <w:szCs w:val="24"/>
        </w:rPr>
        <w:instrText xml:space="preserve"> ADDIN ZOTERO_ITEM CSL_CITATION {"citationID":"zYR2YhZl","properties":{"formattedCitation":"(Jaggard et al., 2015; Seixas &amp; Mour\\uc0\\u227{}o, 2018)","plainCitation":"(Jaggard et al., 2015; Seixas &amp; Mourão, 2018)","noteIndex":0},"citationItems":[{"id":868,"uris":["http://zotero.org/users/6254983/items/NP5R7TQF"],"itemData":{"id":868,"type":"article-journal","container-title":"Urban Ecosystems","DOI":"10.1007/s11252-014-0416-6","ISSN":"1083-8155, 1573-1642","issue":"2","journalAbbreviation":"Urban Ecosyst","language":"en","page":"489-502","source":"DOI.org (Crossref)","title":"Rules of the roost: characteristics of nocturnal communal roosts of rainbow lorikeets (Trichoglossus haematodus, Psittacidae) in an urban environment","title-short":"Rules of the roost","volume":"18","author":[{"family":"Jaggard","given":"Alison K."},{"family":"Smith","given":"Narelle"},{"family":"Torpy","given":"Fraser R."},{"family":"Munro","given":"Ursula"}],"issued":{"date-parts":[["2015",6]]}}},{"id":863,"uris":["http://zotero.org/users/6254983/items/7DKQ59II"],"itemData":{"id":863,"type":"article-journal","container-title":"PLOS ONE","DOI":"10.1371/journal.pone.0204824","ISSN":"1932-6203","issue":"10","journalAbbreviation":"PLoS ONE","language":"en","page":"e0204824","source":"DOI.org (Crossref)","title":"Communal roosts of the Blue-fronted Amazons (Amazona aestiva) in a large tropical wetland: Are they of different types?","title-short":"Communal roosts of the Blue-fronted Amazons (Amazona aestiva) in a large tropical wetland","volume":"13","author":[{"family":"Seixas","given":"Gláucia Helena Fernandes"},{"family":"Mourão","given":"Guilherme"}],"editor":[{"family":"Cañedo-Argüelles Iglesias","given":"Miguel"}],"issued":{"date-parts":[["2018",10,17]]}}}],"schema":"https://github.com/citation-style-language/schema/raw/master/csl-citation.json"} </w:instrText>
      </w:r>
      <w:r w:rsidR="008762E6" w:rsidRPr="00AD0CC1">
        <w:rPr>
          <w:rFonts w:ascii="Times New Roman" w:hAnsi="Times New Roman" w:cs="Times New Roman"/>
          <w:sz w:val="24"/>
          <w:szCs w:val="24"/>
        </w:rPr>
        <w:fldChar w:fldCharType="separate"/>
      </w:r>
      <w:r w:rsidR="00312790" w:rsidRPr="00AD0CC1">
        <w:rPr>
          <w:rFonts w:ascii="Times New Roman" w:hAnsi="Times New Roman" w:cs="Times New Roman"/>
          <w:sz w:val="24"/>
        </w:rPr>
        <w:t>(Jaggard et al., 2015; Seixas &amp; Mourão, 2018)</w:t>
      </w:r>
      <w:r w:rsidR="008762E6" w:rsidRPr="00AD0CC1">
        <w:rPr>
          <w:rFonts w:ascii="Times New Roman" w:hAnsi="Times New Roman" w:cs="Times New Roman"/>
          <w:sz w:val="24"/>
          <w:szCs w:val="24"/>
        </w:rPr>
        <w:fldChar w:fldCharType="end"/>
      </w:r>
      <w:r w:rsidR="00312790" w:rsidRPr="00AD0CC1">
        <w:rPr>
          <w:rFonts w:ascii="Times New Roman" w:hAnsi="Times New Roman" w:cs="Times New Roman"/>
          <w:sz w:val="24"/>
          <w:szCs w:val="24"/>
        </w:rPr>
        <w:t>.</w:t>
      </w:r>
      <w:r w:rsidR="00AD0CC1" w:rsidRPr="00ED21DA">
        <w:rPr>
          <w:rFonts w:ascii="Times New Roman" w:hAnsi="Times New Roman" w:cs="Times New Roman"/>
          <w:sz w:val="24"/>
          <w:szCs w:val="24"/>
        </w:rPr>
        <w:t xml:space="preserve"> </w:t>
      </w:r>
      <w:r>
        <w:rPr>
          <w:rFonts w:ascii="Times New Roman" w:hAnsi="Times New Roman" w:cs="Times New Roman"/>
          <w:sz w:val="24"/>
          <w:szCs w:val="24"/>
        </w:rPr>
        <w:t xml:space="preserve">Noteworthy, most of the examples </w:t>
      </w:r>
      <w:r>
        <w:rPr>
          <w:rFonts w:ascii="Times New Roman" w:hAnsi="Times New Roman" w:cs="Times New Roman"/>
          <w:sz w:val="24"/>
          <w:szCs w:val="24"/>
        </w:rPr>
        <w:lastRenderedPageBreak/>
        <w:t xml:space="preserve">summarized by </w:t>
      </w:r>
      <w:r>
        <w:rPr>
          <w:rFonts w:ascii="Times New Roman" w:hAnsi="Times New Roman" w:cs="Times New Roman"/>
          <w:sz w:val="24"/>
          <w:szCs w:val="24"/>
        </w:rPr>
        <w:fldChar w:fldCharType="begin"/>
      </w:r>
      <w:r w:rsidR="001A710D">
        <w:rPr>
          <w:rFonts w:ascii="Times New Roman" w:hAnsi="Times New Roman" w:cs="Times New Roman"/>
          <w:sz w:val="24"/>
          <w:szCs w:val="24"/>
        </w:rPr>
        <w:instrText xml:space="preserve"> ADDIN ZOTERO_ITEM CSL_CITATION {"citationID":"U9oibjiS","properties":{"formattedCitation":"(Gilbert et al., 2010)","plainCitation":"(Gilbert et al., 2010)","dontUpdate":true,"noteIndex":0},"citationItems":[{"id":655,"uris":["http://zotero.org/users/6254983/items/KMSCVAJT"],"itemData":{"id":655,"type":"article-journal","abstract":"Huddling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Pr>
          <w:rFonts w:ascii="Times New Roman" w:hAnsi="Times New Roman" w:cs="Times New Roman"/>
          <w:sz w:val="24"/>
          <w:szCs w:val="24"/>
        </w:rPr>
        <w:fldChar w:fldCharType="separate"/>
      </w:r>
      <w:r w:rsidRPr="006B4449">
        <w:rPr>
          <w:rFonts w:ascii="Times New Roman" w:hAnsi="Times New Roman" w:cs="Times New Roman"/>
          <w:sz w:val="24"/>
        </w:rPr>
        <w:t xml:space="preserve">Gilbert et al., </w:t>
      </w:r>
      <w:r>
        <w:rPr>
          <w:rFonts w:ascii="Times New Roman" w:hAnsi="Times New Roman" w:cs="Times New Roman"/>
          <w:sz w:val="24"/>
        </w:rPr>
        <w:t>(</w:t>
      </w:r>
      <w:r w:rsidRPr="006B4449">
        <w:rPr>
          <w:rFonts w:ascii="Times New Roman" w:hAnsi="Times New Roman" w:cs="Times New Roman"/>
          <w:sz w:val="24"/>
        </w:rPr>
        <w:t>2010)</w:t>
      </w:r>
      <w:r>
        <w:rPr>
          <w:rFonts w:ascii="Times New Roman" w:hAnsi="Times New Roman" w:cs="Times New Roman"/>
          <w:sz w:val="24"/>
          <w:szCs w:val="24"/>
        </w:rPr>
        <w:fldChar w:fldCharType="end"/>
      </w:r>
      <w:r w:rsidR="00A0162B">
        <w:rPr>
          <w:rFonts w:ascii="Times New Roman" w:hAnsi="Times New Roman" w:cs="Times New Roman"/>
          <w:sz w:val="24"/>
          <w:szCs w:val="24"/>
        </w:rPr>
        <w:t xml:space="preserve"> of the benefits of huddling due to cold temperatures</w:t>
      </w:r>
      <w:r>
        <w:rPr>
          <w:rFonts w:ascii="Times New Roman" w:hAnsi="Times New Roman" w:cs="Times New Roman"/>
          <w:sz w:val="24"/>
          <w:szCs w:val="24"/>
        </w:rPr>
        <w:t xml:space="preserve"> come from studies with penguins</w:t>
      </w:r>
      <w:r w:rsidR="00A0162B">
        <w:rPr>
          <w:rFonts w:ascii="Times New Roman" w:hAnsi="Times New Roman" w:cs="Times New Roman"/>
          <w:sz w:val="24"/>
          <w:szCs w:val="24"/>
        </w:rPr>
        <w:t xml:space="preserve"> in Antarctica</w:t>
      </w:r>
      <w:r>
        <w:rPr>
          <w:rFonts w:ascii="Times New Roman" w:hAnsi="Times New Roman" w:cs="Times New Roman"/>
          <w:sz w:val="24"/>
          <w:szCs w:val="24"/>
        </w:rPr>
        <w:t xml:space="preserve">, which </w:t>
      </w:r>
      <w:r w:rsidR="0055566F">
        <w:rPr>
          <w:rFonts w:ascii="Times New Roman" w:hAnsi="Times New Roman" w:cs="Times New Roman"/>
          <w:sz w:val="24"/>
          <w:szCs w:val="24"/>
        </w:rPr>
        <w:t>experience</w:t>
      </w:r>
      <w:r>
        <w:rPr>
          <w:rFonts w:ascii="Times New Roman" w:hAnsi="Times New Roman" w:cs="Times New Roman"/>
          <w:sz w:val="24"/>
          <w:szCs w:val="24"/>
        </w:rPr>
        <w:t xml:space="preserve"> extreme weather conditions</w:t>
      </w:r>
      <w:r w:rsidR="0055566F">
        <w:rPr>
          <w:rFonts w:ascii="Times New Roman" w:hAnsi="Times New Roman" w:cs="Times New Roman"/>
          <w:sz w:val="24"/>
          <w:szCs w:val="24"/>
        </w:rPr>
        <w:t xml:space="preserve">. </w:t>
      </w:r>
      <w:r w:rsidR="009F08AF">
        <w:rPr>
          <w:rFonts w:ascii="Times New Roman" w:hAnsi="Times New Roman" w:cs="Times New Roman"/>
          <w:sz w:val="24"/>
          <w:szCs w:val="24"/>
        </w:rPr>
        <w:t xml:space="preserve">In particular, the studies done on Emperor Penguins </w:t>
      </w:r>
      <w:r w:rsidR="00A0162B" w:rsidRPr="00A0162B">
        <w:rPr>
          <w:rFonts w:ascii="Times New Roman" w:hAnsi="Times New Roman" w:cs="Times New Roman"/>
          <w:sz w:val="24"/>
          <w:szCs w:val="24"/>
        </w:rPr>
        <w:t>(</w:t>
      </w:r>
      <w:r w:rsidR="00A0162B" w:rsidRPr="00ED21DA">
        <w:rPr>
          <w:rFonts w:ascii="Times New Roman" w:hAnsi="Times New Roman" w:cs="Times New Roman"/>
          <w:i/>
          <w:iCs/>
          <w:sz w:val="24"/>
          <w:szCs w:val="24"/>
        </w:rPr>
        <w:t>Aptenodytes forsteri</w:t>
      </w:r>
      <w:r w:rsidR="00A0162B" w:rsidRPr="00A0162B">
        <w:rPr>
          <w:rFonts w:ascii="Times New Roman" w:hAnsi="Times New Roman" w:cs="Times New Roman"/>
          <w:sz w:val="24"/>
          <w:szCs w:val="24"/>
        </w:rPr>
        <w:t xml:space="preserve">) </w:t>
      </w:r>
      <w:r w:rsidR="009F08AF">
        <w:rPr>
          <w:rFonts w:ascii="Times New Roman" w:hAnsi="Times New Roman" w:cs="Times New Roman"/>
          <w:sz w:val="24"/>
          <w:szCs w:val="24"/>
        </w:rPr>
        <w:t xml:space="preserve">show that the increase in huddling occurs not only in the winter, but that it also coincides during the breeding period, in which males undergo a four-month fast. While these examples can clearly explain the need for huddling during the winter, penguins have a unique and distinct ecology from landbirds, thus, these findings might not be scalable to the majority of species. </w:t>
      </w:r>
    </w:p>
    <w:p w14:paraId="2AA7BA37" w14:textId="155F3A4F" w:rsidR="0025259D" w:rsidRPr="00AD0CC1" w:rsidRDefault="00046C1B" w:rsidP="000E4017">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 </w:t>
      </w:r>
      <w:commentRangeEnd w:id="24"/>
      <w:r w:rsidR="005E70C7" w:rsidRPr="00AD0CC1">
        <w:rPr>
          <w:rStyle w:val="CommentReference"/>
        </w:rPr>
        <w:commentReference w:id="24"/>
      </w:r>
      <w:commentRangeStart w:id="25"/>
      <w:r w:rsidR="00CD0484">
        <w:rPr>
          <w:rFonts w:ascii="Times New Roman" w:hAnsi="Times New Roman" w:cs="Times New Roman"/>
          <w:sz w:val="24"/>
          <w:szCs w:val="24"/>
        </w:rPr>
        <w:t>A second</w:t>
      </w:r>
      <w:r w:rsidR="00CD0484" w:rsidRPr="00AD0CC1">
        <w:rPr>
          <w:rFonts w:ascii="Times New Roman" w:hAnsi="Times New Roman" w:cs="Times New Roman"/>
          <w:sz w:val="24"/>
          <w:szCs w:val="24"/>
        </w:rPr>
        <w:t xml:space="preserve"> </w:t>
      </w:r>
      <w:r w:rsidRPr="00AD0CC1">
        <w:rPr>
          <w:rFonts w:ascii="Times New Roman" w:hAnsi="Times New Roman" w:cs="Times New Roman"/>
          <w:sz w:val="24"/>
          <w:szCs w:val="24"/>
        </w:rPr>
        <w:t xml:space="preserve">hypothesis is that </w:t>
      </w:r>
      <w:commentRangeStart w:id="26"/>
      <w:r w:rsidRPr="00AD0CC1">
        <w:rPr>
          <w:rFonts w:ascii="Times New Roman" w:hAnsi="Times New Roman" w:cs="Times New Roman"/>
          <w:sz w:val="24"/>
          <w:szCs w:val="24"/>
        </w:rPr>
        <w:t xml:space="preserve">CRB </w:t>
      </w:r>
      <w:commentRangeEnd w:id="26"/>
      <w:r w:rsidRPr="00AD0CC1">
        <w:rPr>
          <w:rStyle w:val="CommentReference"/>
        </w:rPr>
        <w:commentReference w:id="26"/>
      </w:r>
      <w:r w:rsidRPr="00AD0CC1">
        <w:rPr>
          <w:rFonts w:ascii="Times New Roman" w:hAnsi="Times New Roman" w:cs="Times New Roman"/>
          <w:sz w:val="24"/>
          <w:szCs w:val="24"/>
        </w:rPr>
        <w:t xml:space="preserve">acts as a mechanism for predator avoidance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{"citationID":"KNHdwvoM","properties":{"formattedCitation":"(Weatherhead, 1983)","plainCitation":"(Weatherhead, 1983)","noteIndex":0},"citationItems":[{"id":824,"uris":["http://zotero.org/users/6254983/items/3H47LYYQ"],"itemData":{"id":824,"type":"article-journal","container-title":"The American Naturalist","DOI":"10.1086/284053","ISSN":"0003-0147, 1537-5323","issue":"2","journalAbbreviation":"The American Naturalist","language":"en","page":"237-243","source":"DOI.org (Crossref)","title":"Two Principal Strategies in Avian Communal Roosts","volume":"121","author":[{"family":"Weatherhead","given":"Patrick J."}],"issued":{"date-parts":[["1983",2]]}}}],"schema":"https://github.com/citation-style-language/schema/raw/master/csl-citation.json"}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(Weatherhead, 1983)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Although this idea is reasonably documented for some species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{"citationID":"A3oYOx2p","properties":{"formattedCitation":"(McGowan et al., 2006; J. B. Williams, 1994)","plainCitation":"(McGowan et al., 2006; J. B. Williams, 1994)","noteIndex":0},"citationItems":[{"id":831,"uris":["http://zotero.org/users/6254983/items/KEGQFPJ3"],"itemData":{"id":831,"type":"article-journal","container-title":"Animal Behaviour","DOI":"10.1016/j.anbehav.2006.02.020","ISSN":"00033472","issue":"5","journalAbbreviation":"Animal Behaviour","language":"en","license":"https://www.elsevier.com/tdm/userlicense/1.0/","page":"1035-1043","source":"DOI.org (Crossref)","title":"Competing for position in the communal roosts of long-tailed tits","volume":"72","author":[{"family":"McGowan","given":"Andrew"},{"family":"Sharp","given":"Stuart P."},{"family":"Simeoni","given":"Michelle"},{"family":"Hatchwell","given":"Ben J."}],"issued":{"date-parts":[["2006",11]]}}},{"id":832,"uris":["http://zotero.org/users/6254983/items/JE6NDJTF"],"itemData":{"id":832,"type":"article-journal","container-title":"The Auk","DOI":"10.2307/4088594","ISSN":"00048038, 19384254","issue":"2","journalAbbreviation":"The Auk","page":"292-299","source":"DOI.org (Crossref)","title":"Communal Cavity Roosting in Green Woodhoopoes: Consequences for Energy Expenditure and the Seasonal Pattern of Mortality","title-short":"Communal Cavity Roosting in Green Woodhoopoes","volume":"111","author":[{"family":"Williams","given":"Joseph B."}],"issued":{"date-parts":[["1994",4]]}}}],"schema":"https://github.com/citation-style-language/schema/raw/master/csl-citation.json"}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(McGowan et al., 2006; J. B. Williams, 1994)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t>
      </w:r>
      <w:r w:rsidR="001A710D" w:rsidRPr="00AD0CC1">
        <w:rPr>
          <w:rFonts w:ascii="Times New Roman" w:hAnsi="Times New Roman" w:cs="Times New Roman"/>
          <w:sz w:val="24"/>
          <w:szCs w:val="24"/>
        </w:rPr>
        <w:t xml:space="preserve">it </w:t>
      </w:r>
      <w:r w:rsidR="001A710D">
        <w:rPr>
          <w:rFonts w:ascii="Times New Roman" w:hAnsi="Times New Roman" w:cs="Times New Roman"/>
          <w:sz w:val="24"/>
          <w:szCs w:val="24"/>
        </w:rPr>
        <w:t>doesn’t have conclusive evidence</w:t>
      </w:r>
      <w:r w:rsidR="002B55D0">
        <w:rPr>
          <w:rFonts w:ascii="Times New Roman" w:hAnsi="Times New Roman" w:cs="Times New Roman"/>
          <w:sz w:val="24"/>
          <w:szCs w:val="24"/>
        </w:rPr>
        <w:t xml:space="preserve"> for others</w:t>
      </w:r>
      <w:r w:rsidR="001A710D">
        <w:rPr>
          <w:rFonts w:ascii="Times New Roman" w:hAnsi="Times New Roman" w:cs="Times New Roman"/>
          <w:sz w:val="24"/>
          <w:szCs w:val="24"/>
        </w:rPr>
        <w:t>. For instance, a study done on Whimbrels (</w:t>
      </w:r>
      <w:r w:rsidR="001A710D" w:rsidRPr="00ED21DA">
        <w:rPr>
          <w:rFonts w:ascii="Times New Roman" w:hAnsi="Times New Roman" w:cs="Times New Roman"/>
          <w:i/>
          <w:iCs/>
          <w:sz w:val="24"/>
          <w:szCs w:val="24"/>
        </w:rPr>
        <w:t>Numenius phaeopus</w:t>
      </w:r>
      <w:r w:rsidR="001A710D">
        <w:rPr>
          <w:rFonts w:ascii="Times New Roman" w:hAnsi="Times New Roman" w:cs="Times New Roman"/>
          <w:sz w:val="24"/>
          <w:szCs w:val="24"/>
        </w:rPr>
        <w:t xml:space="preserve">) suggested that the selection of roosting sites was best explained by access to feeding resources and isolation from potential predators </w:t>
      </w:r>
      <w:r w:rsidR="001A710D">
        <w:rPr>
          <w:rFonts w:ascii="Times New Roman" w:hAnsi="Times New Roman" w:cs="Times New Roman"/>
          <w:sz w:val="24"/>
          <w:szCs w:val="24"/>
        </w:rPr>
        <w:fldChar w:fldCharType="begin"/>
      </w:r>
      <w:r w:rsidR="001A710D">
        <w:rPr>
          <w:rFonts w:ascii="Times New Roman" w:hAnsi="Times New Roman" w:cs="Times New Roman"/>
          <w:sz w:val="24"/>
          <w:szCs w:val="24"/>
        </w:rPr>
        <w:instrText xml:space="preserve"> ADDIN ZOTERO_ITEM CSL_CITATION {"citationID":"BdvkNvR5","properties":{"formattedCitation":"(Johnston\\uc0\\u8208{}Gonz\\uc0\\u225{}lez &amp; Abril, 2019)","plainCitation":"(Johnston‐González &amp; Abril, 2019)","noteIndex":0},"citationItems":[{"id":871,"uris":["http://zotero.org/users/6254983/items/GN6DWCMX"],"itemData":{"id":871,"type":"article-journal","abstract":"Roosts are important sites for shorebirds in non‐breeding areas at night and during high tides. How the spatial configuration of food and risk of predation and disturbance influence roost site use in tropical locations remains poorly known. We analysed the locations of nocturnal roosts of Whimbrel\n              Numenius phaeopus\n              in mangroves of Sanquianga National Park, Colombia, with respect to variation in spatial variables related to food resources and risk of predation and disturbance. We contrasted characteristics of all 13 known nocturnal roost locations with those of all other mangrove islands (\n              n\n               = 209) within the limits of the park. We estimated the distance from roosts and other mangrove islands to foraging sites, and sources of predators and human disturbance. Larger areas of feeding habitat surrounded nocturnal roosts than other mangrove islands, and the average distance to individual feeding patches was shorter. Roosts were also more isolated than other islands, but proximity to sources of human disturbance did not differ. We conclude that Whimbrel roost site use in Sanquianga was best explained by a combination of access to feeding territories and isolation from potential sources of mainland predators, but not by avoidance of human disturbance. Beyond identifying factors influencing roost site selection, the large aggregations of individuals in single locations may suggest that presence of conspecifics itself also plays a role in the formation of Whimbrel roosts. We highlight the interaction of food and risk landscapes with intraspecific attraction on the roost site selection by Whimbrels and the importance of mangroves as roosting sites in tropical regions.","container-title":"Ibis","DOI":"10.1111/ibi.12678","ISSN":"0019-1019, 1474-919X","issue":"4","journalAbbreviation":"Ibis","language":"en","page":"839-853","source":"DOI.org (Crossref)","title":"Predation risk and resource availability explain roost locations of Whimbrel &lt;i&gt;Numenius phaeopus&lt;/i&gt; in a tropical mangrove delta","volume":"161","author":[{"family":"Johnston‐González","given":"Richard"},{"family":"Abril","given":"Elizabeth"}],"issued":{"date-parts":[["2019",10]]}}}],"schema":"https://github.com/citation-style-language/schema/raw/master/csl-citation.json"} </w:instrText>
      </w:r>
      <w:r w:rsidR="001A710D">
        <w:rPr>
          <w:rFonts w:ascii="Times New Roman" w:hAnsi="Times New Roman" w:cs="Times New Roman"/>
          <w:sz w:val="24"/>
          <w:szCs w:val="24"/>
        </w:rPr>
        <w:fldChar w:fldCharType="separate"/>
      </w:r>
      <w:r w:rsidR="001A710D" w:rsidRPr="001A710D">
        <w:rPr>
          <w:rFonts w:ascii="Times New Roman" w:hAnsi="Times New Roman" w:cs="Times New Roman"/>
          <w:sz w:val="24"/>
        </w:rPr>
        <w:t>(Johnston‐González &amp; Abril, 2019)</w:t>
      </w:r>
      <w:r w:rsidR="001A710D">
        <w:rPr>
          <w:rFonts w:ascii="Times New Roman" w:hAnsi="Times New Roman" w:cs="Times New Roman"/>
          <w:sz w:val="24"/>
          <w:szCs w:val="24"/>
        </w:rPr>
        <w:fldChar w:fldCharType="end"/>
      </w:r>
      <w:r w:rsidR="001A710D">
        <w:rPr>
          <w:rFonts w:ascii="Times New Roman" w:hAnsi="Times New Roman" w:cs="Times New Roman"/>
          <w:sz w:val="24"/>
          <w:szCs w:val="24"/>
        </w:rPr>
        <w:t xml:space="preserve">. </w:t>
      </w:r>
      <w:r w:rsidR="00CD0484">
        <w:rPr>
          <w:rFonts w:ascii="Times New Roman" w:hAnsi="Times New Roman" w:cs="Times New Roman"/>
          <w:sz w:val="24"/>
          <w:szCs w:val="24"/>
        </w:rPr>
        <w:t xml:space="preserve">Although predator avoidance is suggested as one mechanism, foraging efficiency was still an important one, and therefore they cannot be disentangled. </w:t>
      </w:r>
      <w:r w:rsidR="00740D57">
        <w:rPr>
          <w:rFonts w:ascii="Times New Roman" w:hAnsi="Times New Roman" w:cs="Times New Roman"/>
          <w:sz w:val="24"/>
          <w:szCs w:val="24"/>
        </w:rPr>
        <w:t xml:space="preserve">Another study by </w:t>
      </w:r>
      <w:r w:rsidR="00CD0484">
        <w:rPr>
          <w:rFonts w:ascii="Times New Roman" w:hAnsi="Times New Roman" w:cs="Times New Roman"/>
          <w:sz w:val="24"/>
          <w:szCs w:val="24"/>
        </w:rPr>
        <w:fldChar w:fldCharType="begin"/>
      </w:r>
      <w:r w:rsidR="00037916">
        <w:rPr>
          <w:rFonts w:ascii="Times New Roman" w:hAnsi="Times New Roman" w:cs="Times New Roman"/>
          <w:sz w:val="24"/>
          <w:szCs w:val="24"/>
        </w:rPr>
        <w:instrText xml:space="preserve"> ADDIN ZOTERO_ITEM CSL_CITATION {"citationID":"PCm4rqsN","properties":{"formattedCitation":"(Rosa et al., 2006)","plainCitation":"(Rosa et al., 2006)","dontUpdate":true,"noteIndex":0},"citationItems":[{"id":872,"uris":["http://zotero.org/users/6254983/items/VAWC2VJ2"],"itemData":{"id":872,"type":"article-journal","abstract":"During the highest spring tides the intertidal sediment flats of estuaries are fully inundated at high water, and waders have no choice but to move to supratidal roosts, e.g. on open farmland, saltpans or beaches. However, in many estuaries during the lowest neap or intermediate tides there are sectors of upper intertidal sediment flats that remain exposed even at the peak of high water, and so waders have the choice of roosting either there or in supratidal sites. In the Tagus Estuary, Portugal, as elsewhere, waders use both types of roosts during high water. Our main objective was to understand what makes waders opt for one of these two types of available roosts. We monitored wader use of saltpans and intertidal roosts from spring to neap tides, and measured foraging and alarm behaviour, prey availability and disturbance by predators. Most of the wader species studied chose intertidal (mudflat) roosts whenever these were available, and only roosted in saltpans during the peak of spring tides. We hypothesized that this preference was explained either by an attempt (i) to continue feeding into the high water period, or (ii) to minimize predation risk. Extending feeding time into the high water period did not seem to be very relevant for roost choice because both prey availability and foraging activity were low in both types of roosts. However, predator disturbance was several times higher in the saltpans than in the intertidal roosts, suggesting that this factor may be the determinant in the choice of roost type.","container-title":"Ibis","DOI":"10.1111/j.1474-919X.2006.00497.x","ISSN":"0019-1019, 1474-919X","issue":"1","journalAbbreviation":"Ibis","language":"en","page":"88-97","source":"DOI.org (Crossref)","title":"High water roost selection by waders: maximizing feeding opportunities or avoiding predation?","title-short":"High water roost selection by waders","volume":"148","author":[{"family":"Rosa","given":"Susana"},{"family":"Encarnação","given":"Ana L."},{"family":"Granadeiro","given":"José P."},{"family":"Palmeirim","given":"Jorge M."}],"issued":{"date-parts":[["2006",1]]}}}],"schema":"https://github.com/citation-style-language/schema/raw/master/csl-citation.json"} </w:instrText>
      </w:r>
      <w:r w:rsidR="00CD0484">
        <w:rPr>
          <w:rFonts w:ascii="Times New Roman" w:hAnsi="Times New Roman" w:cs="Times New Roman"/>
          <w:sz w:val="24"/>
          <w:szCs w:val="24"/>
        </w:rPr>
        <w:fldChar w:fldCharType="separate"/>
      </w:r>
      <w:r w:rsidR="00CD0484" w:rsidRPr="00CD0484">
        <w:rPr>
          <w:rFonts w:ascii="Times New Roman" w:hAnsi="Times New Roman" w:cs="Times New Roman"/>
          <w:sz w:val="24"/>
        </w:rPr>
        <w:t xml:space="preserve">Rosa et al., </w:t>
      </w:r>
      <w:r w:rsidR="00CD0484">
        <w:rPr>
          <w:rFonts w:ascii="Times New Roman" w:hAnsi="Times New Roman" w:cs="Times New Roman"/>
          <w:sz w:val="24"/>
        </w:rPr>
        <w:t>(</w:t>
      </w:r>
      <w:r w:rsidR="00CD0484" w:rsidRPr="00CD0484">
        <w:rPr>
          <w:rFonts w:ascii="Times New Roman" w:hAnsi="Times New Roman" w:cs="Times New Roman"/>
          <w:sz w:val="24"/>
        </w:rPr>
        <w:t>2006)</w:t>
      </w:r>
      <w:r w:rsidR="00CD0484">
        <w:rPr>
          <w:rFonts w:ascii="Times New Roman" w:hAnsi="Times New Roman" w:cs="Times New Roman"/>
          <w:sz w:val="24"/>
          <w:szCs w:val="24"/>
        </w:rPr>
        <w:fldChar w:fldCharType="end"/>
      </w:r>
      <w:r w:rsidR="00CD0484">
        <w:rPr>
          <w:rFonts w:ascii="Times New Roman" w:hAnsi="Times New Roman" w:cs="Times New Roman"/>
          <w:sz w:val="24"/>
          <w:szCs w:val="24"/>
        </w:rPr>
        <w:t xml:space="preserve"> </w:t>
      </w:r>
      <w:r w:rsidR="00740D57">
        <w:rPr>
          <w:rFonts w:ascii="Times New Roman" w:hAnsi="Times New Roman" w:cs="Times New Roman"/>
          <w:sz w:val="24"/>
          <w:szCs w:val="24"/>
        </w:rPr>
        <w:t xml:space="preserve">showed that in their study area, for some species of waders, predator avoidance was the main driver for roost selection. It is worth mentioning that in their study, the two potential roost sites had </w:t>
      </w:r>
      <w:r w:rsidR="005D612E">
        <w:rPr>
          <w:rFonts w:ascii="Times New Roman" w:hAnsi="Times New Roman" w:cs="Times New Roman"/>
          <w:sz w:val="24"/>
          <w:szCs w:val="24"/>
        </w:rPr>
        <w:t>low prey availability overall. Even more important, their assessment of</w:t>
      </w:r>
      <w:r w:rsidR="00CD0484">
        <w:rPr>
          <w:rFonts w:ascii="Times New Roman" w:hAnsi="Times New Roman" w:cs="Times New Roman"/>
          <w:sz w:val="24"/>
          <w:szCs w:val="24"/>
        </w:rPr>
        <w:t xml:space="preserve"> prey availability was done within less than 1m</w:t>
      </w:r>
      <w:r w:rsidR="00CD0484" w:rsidRPr="00ED21DA">
        <w:rPr>
          <w:rFonts w:ascii="Times New Roman" w:hAnsi="Times New Roman" w:cs="Times New Roman"/>
          <w:sz w:val="24"/>
          <w:szCs w:val="24"/>
          <w:vertAlign w:val="superscript"/>
        </w:rPr>
        <w:t>2</w:t>
      </w:r>
      <w:r w:rsidR="00CD0484">
        <w:rPr>
          <w:rFonts w:ascii="Times New Roman" w:hAnsi="Times New Roman" w:cs="Times New Roman"/>
          <w:sz w:val="24"/>
          <w:szCs w:val="24"/>
        </w:rPr>
        <w:t xml:space="preserve"> from the roosting site. Hence, the scope of this study is very local and limited in interpretation. </w:t>
      </w:r>
      <w:r w:rsidR="0035214C">
        <w:rPr>
          <w:rFonts w:ascii="Times New Roman" w:hAnsi="Times New Roman" w:cs="Times New Roman"/>
          <w:sz w:val="24"/>
          <w:szCs w:val="24"/>
        </w:rPr>
        <w:t xml:space="preserve">To introduce more controversy, research also supports the idea that larger groups (due to sociality in a roost) can increase detectability for predators </w:t>
      </w:r>
      <w:r w:rsidR="0035214C">
        <w:rPr>
          <w:rFonts w:ascii="Times New Roman" w:hAnsi="Times New Roman" w:cs="Times New Roman"/>
          <w:sz w:val="24"/>
          <w:szCs w:val="24"/>
        </w:rPr>
        <w:fldChar w:fldCharType="begin"/>
      </w:r>
      <w:r w:rsidR="00D8073D">
        <w:rPr>
          <w:rFonts w:ascii="Times New Roman" w:hAnsi="Times New Roman" w:cs="Times New Roman"/>
          <w:sz w:val="24"/>
          <w:szCs w:val="24"/>
        </w:rPr>
        <w:instrText xml:space="preserve"> ADDIN ZOTERO_ITEM CSL_CITATION {"citationID":"iNgy8G8L","properties":{"formattedCitation":"(Ward &amp; Webster, 2016)","plainCitation":"(Ward &amp; Webster, 2016)","noteIndex":0},"citationItems":[{"id":877,"uris":["http://zotero.org/users/6254983/items/XUHKQPLJ"],"itemData":{"id":877,"type":"chapter","container-title":"Sociality: The Behaviour of Group-Living Animals","event-place":"Cham","ISBN":"978-3-319-28583-2","language":"en","note":"DOI: 10.1007/978-3-319-28585-6_4","page":"55-87","publisher":"Springer International Publishing","publisher-place":"Cham","source":"DOI.org (Crossref)","title":"Social Foraging and Predator-Prey Interactions","URL":"http://link.springer.com/10.1007/978-3-319-28585-6_4","container-author":[{"family":"Ward","given":"Ashley"},{"family":"Webster","given":"Mike"}],"author":[{"family":"Ward","given":"Ashley"},{"family":"Webster","given":"Mike"}],"accessed":{"date-parts":[["2025",6,10]]},"issued":{"date-parts":[["2016"]]}}}],"schema":"https://github.com/citation-style-language/schema/raw/master/csl-citation.json"} </w:instrText>
      </w:r>
      <w:r w:rsidR="0035214C">
        <w:rPr>
          <w:rFonts w:ascii="Times New Roman" w:hAnsi="Times New Roman" w:cs="Times New Roman"/>
          <w:sz w:val="24"/>
          <w:szCs w:val="24"/>
        </w:rPr>
        <w:fldChar w:fldCharType="separate"/>
      </w:r>
      <w:r w:rsidR="00D8073D" w:rsidRPr="00D8073D">
        <w:rPr>
          <w:rFonts w:ascii="Times New Roman" w:hAnsi="Times New Roman" w:cs="Times New Roman"/>
          <w:sz w:val="24"/>
        </w:rPr>
        <w:t>(Ward &amp; Webster, 2016)</w:t>
      </w:r>
      <w:r w:rsidR="0035214C">
        <w:rPr>
          <w:rFonts w:ascii="Times New Roman" w:hAnsi="Times New Roman" w:cs="Times New Roman"/>
          <w:sz w:val="24"/>
          <w:szCs w:val="24"/>
        </w:rPr>
        <w:fldChar w:fldCharType="end"/>
      </w:r>
      <w:r w:rsidR="0035214C">
        <w:rPr>
          <w:rFonts w:ascii="Times New Roman" w:hAnsi="Times New Roman" w:cs="Times New Roman"/>
          <w:sz w:val="24"/>
          <w:szCs w:val="24"/>
        </w:rPr>
        <w:t xml:space="preserve">, suggesting that being cryptic may be a more beneficial tactic to reduce predator avoidance.  </w:t>
      </w:r>
      <w:r w:rsidR="00575C1E">
        <w:rPr>
          <w:rFonts w:ascii="Times New Roman" w:hAnsi="Times New Roman" w:cs="Times New Roman"/>
          <w:sz w:val="24"/>
          <w:szCs w:val="24"/>
        </w:rPr>
        <w:t>In addition, this hypothesis is not well supported</w:t>
      </w:r>
      <w:r w:rsidRPr="00AD0CC1">
        <w:rPr>
          <w:rFonts w:ascii="Times New Roman" w:hAnsi="Times New Roman" w:cs="Times New Roman"/>
          <w:sz w:val="24"/>
          <w:szCs w:val="24"/>
        </w:rPr>
        <w:t xml:space="preserve"> in the case of species that do not have ecological predators like large birds</w:t>
      </w:r>
      <w:r w:rsidR="00575C1E">
        <w:rPr>
          <w:rFonts w:ascii="Times New Roman" w:hAnsi="Times New Roman" w:cs="Times New Roman"/>
          <w:sz w:val="24"/>
          <w:szCs w:val="24"/>
        </w:rPr>
        <w:t xml:space="preserve">, </w:t>
      </w:r>
      <w:r w:rsidRPr="00AD0CC1">
        <w:rPr>
          <w:rFonts w:ascii="Times New Roman" w:hAnsi="Times New Roman" w:cs="Times New Roman"/>
          <w:sz w:val="24"/>
          <w:szCs w:val="24"/>
        </w:rPr>
        <w:t>raptors</w:t>
      </w:r>
      <w:r w:rsidR="00575C1E">
        <w:rPr>
          <w:rFonts w:ascii="Times New Roman" w:hAnsi="Times New Roman" w:cs="Times New Roman"/>
          <w:sz w:val="24"/>
          <w:szCs w:val="24"/>
        </w:rPr>
        <w:t xml:space="preserve"> (e.g., Swainson hawk</w:t>
      </w:r>
      <w:r w:rsidR="008E660D">
        <w:rPr>
          <w:rFonts w:ascii="Times New Roman" w:hAnsi="Times New Roman" w:cs="Times New Roman"/>
          <w:sz w:val="24"/>
          <w:szCs w:val="24"/>
        </w:rPr>
        <w:t xml:space="preserve"> </w:t>
      </w:r>
      <w:r w:rsidR="008E660D" w:rsidRPr="00ED21DA">
        <w:rPr>
          <w:rFonts w:ascii="Times New Roman" w:hAnsi="Times New Roman" w:cs="Times New Roman"/>
          <w:i/>
          <w:iCs/>
          <w:sz w:val="24"/>
          <w:szCs w:val="24"/>
        </w:rPr>
        <w:t>Buteo swaisoni</w:t>
      </w:r>
      <w:r w:rsidR="00575C1E">
        <w:rPr>
          <w:rFonts w:ascii="Times New Roman" w:hAnsi="Times New Roman" w:cs="Times New Roman"/>
          <w:sz w:val="24"/>
          <w:szCs w:val="24"/>
        </w:rPr>
        <w:t>) or vultures</w:t>
      </w:r>
      <w:r w:rsidRPr="00AD0CC1">
        <w:rPr>
          <w:rFonts w:ascii="Times New Roman" w:hAnsi="Times New Roman" w:cs="Times New Roman"/>
          <w:sz w:val="24"/>
          <w:szCs w:val="24"/>
        </w:rPr>
        <w:t xml:space="preserve"> (Coleman and Fraser, 1986), thus it cannot fully support the evolution of this behaviour in all the taxa in which it is observed. </w:t>
      </w:r>
      <w:commentRangeEnd w:id="25"/>
      <w:r w:rsidR="005E70C7" w:rsidRPr="00AD0CC1">
        <w:rPr>
          <w:rStyle w:val="CommentReference"/>
        </w:rPr>
        <w:commentReference w:id="25"/>
      </w:r>
      <w:r w:rsidR="00575C1E">
        <w:rPr>
          <w:rFonts w:ascii="Times New Roman" w:hAnsi="Times New Roman" w:cs="Times New Roman"/>
          <w:sz w:val="24"/>
          <w:szCs w:val="24"/>
        </w:rPr>
        <w:t xml:space="preserve">As outlined by </w:t>
      </w:r>
      <w:r w:rsidR="008E660D">
        <w:rPr>
          <w:rFonts w:ascii="Times New Roman" w:hAnsi="Times New Roman" w:cs="Times New Roman"/>
          <w:sz w:val="24"/>
          <w:szCs w:val="24"/>
        </w:rPr>
        <w:fldChar w:fldCharType="begin"/>
      </w:r>
      <w:r w:rsidR="00037916">
        <w:rPr>
          <w:rFonts w:ascii="Times New Roman" w:hAnsi="Times New Roman" w:cs="Times New Roman"/>
          <w:sz w:val="24"/>
          <w:szCs w:val="24"/>
        </w:rPr>
        <w:instrText xml:space="preserve"> ADDIN ZOTERO_ITEM CSL_CITATION {"citationID":"E58xIhDF","properties":{"formattedCitation":"(Beauchamp, 2010)","plainCitation":"(Beauchamp, 2010)","dontUpdate":true,"noteIndex":0},"citationItems":[{"id":873,"uris":["http://zotero.org/users/6254983/items/4HXU8WE2"],"itemData":{"id":873,"type":"article-journal","abstract":"Disentangling the relative contribution of predation avoidance and increased foraging efficiency in the evolution of sociality in animals has proven difficult given that the two types of benefits often operate concurrently. I identified different types of refuges from predation in birds related to morphological and ecological traits, providing an opportunity to examine concomitant changes in sociality over evolutionary times. Results of a matched-species comparative analysis indicated a reduction in the size of foraging or non-foraging groups but not complete disappearance under negligible predation risk. The results suggest that while predation avoidance is an important component in the evolution of sociality in birds, it is most probably not acting alone but rather in conjunction with other benefits such as increased foraging efficiency.","container-title":"Biology Letters","DOI":"10.1098/rsbl.2009.1063","ISSN":"1744-9561, 1744-957X","issue":"4","journalAbbreviation":"Biol. Lett.","language":"en","page":"472-474","source":"DOI.org (Crossref)","title":"Relaxed predation risk reduces but does not eliminate sociality in birds","volume":"6","author":[{"family":"Beauchamp","given":"Guy"}],"issued":{"date-parts":[["2010",8,23]]}}}],"schema":"https://github.com/citation-style-language/schema/raw/master/csl-citation.json"} </w:instrText>
      </w:r>
      <w:r w:rsidR="008E660D">
        <w:rPr>
          <w:rFonts w:ascii="Times New Roman" w:hAnsi="Times New Roman" w:cs="Times New Roman"/>
          <w:sz w:val="24"/>
          <w:szCs w:val="24"/>
        </w:rPr>
        <w:fldChar w:fldCharType="separate"/>
      </w:r>
      <w:r w:rsidR="008E660D" w:rsidRPr="008E660D">
        <w:rPr>
          <w:rFonts w:ascii="Times New Roman" w:hAnsi="Times New Roman" w:cs="Times New Roman"/>
          <w:sz w:val="24"/>
        </w:rPr>
        <w:t xml:space="preserve">Beauchamp </w:t>
      </w:r>
      <w:r w:rsidR="008E660D">
        <w:rPr>
          <w:rFonts w:ascii="Times New Roman" w:hAnsi="Times New Roman" w:cs="Times New Roman"/>
          <w:sz w:val="24"/>
        </w:rPr>
        <w:t>(</w:t>
      </w:r>
      <w:r w:rsidR="008E660D" w:rsidRPr="008E660D">
        <w:rPr>
          <w:rFonts w:ascii="Times New Roman" w:hAnsi="Times New Roman" w:cs="Times New Roman"/>
          <w:sz w:val="24"/>
        </w:rPr>
        <w:t>2010)</w:t>
      </w:r>
      <w:r w:rsidR="008E660D">
        <w:rPr>
          <w:rFonts w:ascii="Times New Roman" w:hAnsi="Times New Roman" w:cs="Times New Roman"/>
          <w:sz w:val="24"/>
          <w:szCs w:val="24"/>
        </w:rPr>
        <w:fldChar w:fldCharType="end"/>
      </w:r>
      <w:r w:rsidR="008E660D">
        <w:rPr>
          <w:rFonts w:ascii="Times New Roman" w:hAnsi="Times New Roman" w:cs="Times New Roman"/>
          <w:sz w:val="24"/>
          <w:szCs w:val="24"/>
        </w:rPr>
        <w:t xml:space="preserve"> </w:t>
      </w:r>
      <w:r w:rsidR="00575C1E">
        <w:rPr>
          <w:rFonts w:ascii="Times New Roman" w:hAnsi="Times New Roman" w:cs="Times New Roman"/>
          <w:sz w:val="24"/>
          <w:szCs w:val="24"/>
        </w:rPr>
        <w:t xml:space="preserve">in his review, the benefits of predator </w:t>
      </w:r>
      <w:r w:rsidR="008E660D">
        <w:rPr>
          <w:rFonts w:ascii="Times New Roman" w:hAnsi="Times New Roman" w:cs="Times New Roman"/>
          <w:sz w:val="24"/>
          <w:szCs w:val="24"/>
        </w:rPr>
        <w:t>avoidance</w:t>
      </w:r>
      <w:r w:rsidR="00575C1E">
        <w:rPr>
          <w:rFonts w:ascii="Times New Roman" w:hAnsi="Times New Roman" w:cs="Times New Roman"/>
          <w:sz w:val="24"/>
          <w:szCs w:val="24"/>
        </w:rPr>
        <w:t xml:space="preserve"> might be acting in </w:t>
      </w:r>
      <w:r w:rsidR="008E660D">
        <w:rPr>
          <w:rFonts w:ascii="Times New Roman" w:hAnsi="Times New Roman" w:cs="Times New Roman"/>
          <w:sz w:val="24"/>
          <w:szCs w:val="24"/>
        </w:rPr>
        <w:t>conjunction</w:t>
      </w:r>
      <w:r w:rsidR="00575C1E">
        <w:rPr>
          <w:rFonts w:ascii="Times New Roman" w:hAnsi="Times New Roman" w:cs="Times New Roman"/>
          <w:sz w:val="24"/>
          <w:szCs w:val="24"/>
        </w:rPr>
        <w:t xml:space="preserve"> with increased foraging efficiency, rather than acting alone. </w:t>
      </w:r>
    </w:p>
    <w:p w14:paraId="3215F1EC" w14:textId="7BDCAC62" w:rsidR="00E469D8" w:rsidRPr="00ED21DA" w:rsidRDefault="00046C1B" w:rsidP="008B151C">
      <w:pPr>
        <w:spacing w:line="360" w:lineRule="auto"/>
        <w:ind w:firstLine="720"/>
        <w:jc w:val="both"/>
        <w:rPr>
          <w:rFonts w:ascii="Times New Roman" w:eastAsia="Times New Roman" w:hAnsi="Times New Roman" w:cs="Times New Roman"/>
          <w:sz w:val="24"/>
          <w:szCs w:val="24"/>
        </w:rPr>
      </w:pPr>
      <w:r w:rsidRPr="00AD0CC1">
        <w:rPr>
          <w:rFonts w:ascii="Times New Roman" w:hAnsi="Times New Roman" w:cs="Times New Roman"/>
          <w:sz w:val="24"/>
          <w:szCs w:val="24"/>
        </w:rPr>
        <w:t xml:space="preserve">A third explanation for the evolution of communal roosting behaviour is related to foraging efficiency. </w:t>
      </w:r>
      <w:commentRangeStart w:id="27"/>
      <w:commentRangeStart w:id="28"/>
      <w:r w:rsidR="0074215C" w:rsidRPr="00AD0CC1">
        <w:rPr>
          <w:rFonts w:ascii="Times New Roman" w:eastAsia="Times New Roman" w:hAnsi="Times New Roman" w:cs="Times New Roman"/>
          <w:sz w:val="24"/>
          <w:szCs w:val="24"/>
        </w:rPr>
        <w:t xml:space="preserve">The ideas of colonial breeding and central-place foraging observed in seabirds were extended to the sociality of communal roosts, where non-breeding individuals gather with </w:t>
      </w:r>
      <w:r w:rsidR="0074215C" w:rsidRPr="00AD0CC1">
        <w:rPr>
          <w:rFonts w:ascii="Times New Roman" w:eastAsia="Times New Roman" w:hAnsi="Times New Roman" w:cs="Times New Roman"/>
          <w:sz w:val="24"/>
          <w:szCs w:val="24"/>
        </w:rPr>
        <w:lastRenderedPageBreak/>
        <w:t xml:space="preserve">conspecifics to spend the resting period (Ward &amp; Zahavi 1973, Wright et al. 2003). </w:t>
      </w:r>
      <w:commentRangeEnd w:id="27"/>
      <w:r w:rsidR="0074215C" w:rsidRPr="00AD0CC1">
        <w:rPr>
          <w:rStyle w:val="CommentReference"/>
        </w:rPr>
        <w:commentReference w:id="27"/>
      </w:r>
      <w:commentRangeEnd w:id="28"/>
      <w:r w:rsidR="0074215C" w:rsidRPr="00AD0CC1">
        <w:rPr>
          <w:rStyle w:val="CommentReference"/>
        </w:rPr>
        <w:commentReference w:id="28"/>
      </w:r>
      <w:r w:rsidR="0074215C" w:rsidRPr="00AD0CC1">
        <w:rPr>
          <w:rFonts w:ascii="Times New Roman" w:hAnsi="Times New Roman" w:cs="Times New Roman"/>
          <w:sz w:val="24"/>
          <w:szCs w:val="24"/>
        </w:rPr>
        <w:t xml:space="preserve"> </w:t>
      </w:r>
      <w:commentRangeStart w:id="29"/>
      <w:r w:rsidR="0074215C" w:rsidRPr="00AD0CC1">
        <w:rPr>
          <w:rFonts w:ascii="Times New Roman" w:hAnsi="Times New Roman" w:cs="Times New Roman"/>
          <w:sz w:val="24"/>
          <w:szCs w:val="24"/>
        </w:rPr>
        <w:t xml:space="preserve">It has been argued that these roosts are sites where naïve individuals can potentially exchange information with more experienced individuals on the location of food sources. </w:t>
      </w:r>
      <w:commentRangeEnd w:id="29"/>
      <w:r w:rsidR="0074215C" w:rsidRPr="00AD0CC1">
        <w:rPr>
          <w:rStyle w:val="CommentReference"/>
          <w:rFonts w:ascii="Times New Roman" w:hAnsi="Times New Roman" w:cs="Times New Roman"/>
        </w:rPr>
        <w:commentReference w:id="29"/>
      </w:r>
      <w:r w:rsidRPr="00AD0CC1">
        <w:rPr>
          <w:rFonts w:ascii="Times New Roman" w:hAnsi="Times New Roman" w:cs="Times New Roman"/>
          <w:sz w:val="24"/>
          <w:szCs w:val="24"/>
        </w:rPr>
        <w:t>This concept was formalized by Ward and Zahavi (1973) via the Information Center Hypothesis (ICH). This hypothesis states that there is a difference in knowledge between informed individuals and naïve individuals on the location of food sources, and that when roosting together there is a signal transfer (either intentional or inadvertently) such that naïve individuals can follow informed ones to feeding sites. If there is enough food for individuals to share, the cost of being a follower has an overall positive payoff than exploring for food individually (</w:t>
      </w:r>
      <w:r w:rsidRPr="00AD0CC1">
        <w:rPr>
          <w:rFonts w:ascii="Times New Roman" w:eastAsia="Times New Roman" w:hAnsi="Times New Roman" w:cs="Times New Roman"/>
          <w:sz w:val="24"/>
          <w:szCs w:val="24"/>
        </w:rPr>
        <w:t>Mock 1988)</w:t>
      </w:r>
      <w:r w:rsidRPr="00AD0CC1">
        <w:rPr>
          <w:rFonts w:ascii="Times New Roman" w:hAnsi="Times New Roman" w:cs="Times New Roman"/>
          <w:sz w:val="24"/>
          <w:szCs w:val="24"/>
        </w:rPr>
        <w:t xml:space="preserve">. </w:t>
      </w:r>
      <w:r w:rsidR="00037916">
        <w:rPr>
          <w:rFonts w:ascii="Times New Roman" w:hAnsi="Times New Roman" w:cs="Times New Roman"/>
          <w:sz w:val="24"/>
          <w:szCs w:val="24"/>
        </w:rPr>
        <w:t>Since its proposal, the ICH has raised controversy in the literature</w:t>
      </w:r>
      <w:r w:rsidR="007D2C91">
        <w:rPr>
          <w:rFonts w:ascii="Times New Roman" w:hAnsi="Times New Roman" w:cs="Times New Roman"/>
          <w:sz w:val="24"/>
          <w:szCs w:val="24"/>
        </w:rPr>
        <w:t xml:space="preserve"> </w:t>
      </w:r>
      <w:r w:rsidR="007D2C91">
        <w:rPr>
          <w:rFonts w:ascii="Times New Roman" w:hAnsi="Times New Roman" w:cs="Times New Roman"/>
          <w:sz w:val="24"/>
          <w:szCs w:val="24"/>
        </w:rPr>
        <w:fldChar w:fldCharType="begin"/>
      </w:r>
      <w:r w:rsidR="007D2C91">
        <w:rPr>
          <w:rFonts w:ascii="Times New Roman" w:hAnsi="Times New Roman" w:cs="Times New Roman"/>
          <w:sz w:val="24"/>
          <w:szCs w:val="24"/>
        </w:rPr>
        <w:instrText xml:space="preserve"> ADDIN ZOTERO_ITEM CSL_CITATION {"citationID":"7kyr3YLJ","properties":{"formattedCitation":"(Barta, 2001)","plainCitation":"(Barta, 2001)","noteIndex":0},"citationItems":[{"id":878,"uris":["http://zotero.org/users/6254983/items/XTJM3JQ7"],"itemData":{"id":878,"type":"article-journal","container-title":"Behavioral Ecology","DOI":"10.1093/beheco/12.2.121","ISSN":"14657279","issue":"2","page":"121-127","source":"DOI.org (Crossref)","title":"Breeding colonies as information centers: a reappraisal of information-based hypotheses using the producer--scrounger game","title-short":"Breeding colonies as information centers","volume":"12","author":[{"family":"Barta","given":"Z."}],"issued":{"date-parts":[["2001",3,1]]}}}],"schema":"https://github.com/citation-style-language/schema/raw/master/csl-citation.json"} </w:instrText>
      </w:r>
      <w:r w:rsidR="007D2C91">
        <w:rPr>
          <w:rFonts w:ascii="Times New Roman" w:hAnsi="Times New Roman" w:cs="Times New Roman"/>
          <w:sz w:val="24"/>
          <w:szCs w:val="24"/>
        </w:rPr>
        <w:fldChar w:fldCharType="separate"/>
      </w:r>
      <w:r w:rsidR="007D2C91" w:rsidRPr="007D2C91">
        <w:rPr>
          <w:rFonts w:ascii="Times New Roman" w:hAnsi="Times New Roman" w:cs="Times New Roman"/>
          <w:sz w:val="24"/>
        </w:rPr>
        <w:t>(Barta, 2001)</w:t>
      </w:r>
      <w:r w:rsidR="007D2C91">
        <w:rPr>
          <w:rFonts w:ascii="Times New Roman" w:hAnsi="Times New Roman" w:cs="Times New Roman"/>
          <w:sz w:val="24"/>
          <w:szCs w:val="24"/>
        </w:rPr>
        <w:fldChar w:fldCharType="end"/>
      </w:r>
      <w:r w:rsidR="00037916">
        <w:rPr>
          <w:rFonts w:ascii="Times New Roman" w:hAnsi="Times New Roman" w:cs="Times New Roman"/>
          <w:sz w:val="24"/>
          <w:szCs w:val="24"/>
        </w:rPr>
        <w:t xml:space="preserve">. Some studies seem to support this hypothesis </w:t>
      </w:r>
      <w:r w:rsidR="00037916">
        <w:rPr>
          <w:rFonts w:ascii="Times New Roman" w:hAnsi="Times New Roman" w:cs="Times New Roman"/>
          <w:sz w:val="24"/>
          <w:szCs w:val="24"/>
        </w:rPr>
        <w:fldChar w:fldCharType="begin"/>
      </w:r>
      <w:r w:rsidR="00852CE8">
        <w:rPr>
          <w:rFonts w:ascii="Times New Roman" w:hAnsi="Times New Roman" w:cs="Times New Roman"/>
          <w:sz w:val="24"/>
          <w:szCs w:val="24"/>
        </w:rPr>
        <w:instrText xml:space="preserve"> ADDIN ZOTERO_ITEM CSL_CITATION {"citationID":"enCSOQwG","properties":{"formattedCitation":"(Harel et al., 2017; Papageorgiou et al., 2024; Wright et al., 2003)","plainCitation":"(Harel et al., 2017; Papageorgiou et al., 2024; Wright et al., 2003)","noteIndex":0},"citationItems":[{"id":29,"uris":["http://zotero.org/users/6254983/items/LXPTGWRE"],"itemData":{"id":29,"type":"article-journal","abstract":"Uncertainties regarding food location and quality are among the greatest challenges faced by foragers and communal roosting may facilitate success through social foraging. The information centre hypothesis (ICH) suggests that uninformed individuals at shared roosts benefit from following informed individuals to previously visited resources. We tested several key prerequisites of the ICH in a social obligate scavenger, the Eurasian griffon vulture (\n              Gyps fulvus\n              ), by tracking movements and behaviour of sympatric individuals over extended periods and across relatively large spatial scales, thereby precluding alternative explanations such as local enhancement. In agreement with the ICH, we found that ‘informed’ individuals returning to previously visited carcasses were followed by ‘uninformed’ vultures that consequently got access to these resources. When a dyad (two individuals that depart from the same roost within 2 min of each other) included an informed individual, they spent a higher proportion of the flight time close to each other at a shorter distance between them than otherwise. Although all individuals occasionally profited from following others, they differed in their tendencies to be informed or uninformed. This study provides evidence for ‘following behaviour’ in natural conditions and demonstrates differential roles and information states among foragers within a population. Moreover, demonstrating the possible reliance of vultures on following behaviour emphasizes that individuals in declining populations may suffer from reduced foraging efficiency.","container-title":"Proceedings of the Royal Society B: Biological Sciences","DOI":"10.1098/rspb.2016.2654","ISSN":"0962-8452, 1471-2954","issue":"1852","journalAbbreviation":"Proc. R. Soc. B.","language":"en","page":"20162654","source":"DOI.org (Crossref)","title":"Social foraging and individual consistency in following behaviour: testing the information centre hypothesis in free-ranging vultures","title-short":"Social foraging and individual consistency in following behaviour","volume":"284","author":[{"family":"Harel","given":"Roi"},{"family":"Spiegel","given":"Orr"},{"family":"Getz","given":"Wayne M."},{"family":"Nathan","given":"Ran"}],"issued":{"date-parts":[["2017",4,12]]}}},{"id":880,"uris":["http://zotero.org/users/6254983/items/UNA89UMM"],"itemData":{"id":880,"type":"article-journal","abstract":"Abstract\n            \n              \n                \n                  In various animal species conspecifics aggregate at sleeping sites. Such aggregations can act as information centres where individuals acquire up‐to‐date knowledge about their environment. In some species, communal sleeping sites comprise individuals from multiple groups, where each group maintains stable membership over time.\n                \n                \n                  \n                    We used GPS tracking to simultaneously record group movement in a population of wild vulturine guineafowl (\n                    Acryllium vulturinum\n                    ) to investigate whether communal sleeping sites can facilitate the transfer of information among individuals across distinct groups. These birds live in large and stable groups that move both together and apart, often forming communal roosts containing up to five groups.\n                  \n                \n                \n                  We first test whether roosts provide the opportunity for individuals to acquire information from members of other groups by examining the spatial organization at roosts. The GPS data reveal that groups intermix, thereby providing an opportunity for individuals to acquire out‐group information.\n                \n                \n                  We next conduct a field experiment to test whether naïve groups can locate novel food patches when co‐roosting with knowledgeable groups. We find that co‐roosting substantially increases the chances for the members of a naïve group to discover a patch known to individuals from other groups at the shared roost. Further, we find that the discovery of food patches by naïve groups subsequently shapes their space use and inter‐group associations. We also draw on our long‐term tracking to provide examples that demonstrate natural cases where communal roosting has preceded large‐scale multi‐group collective movements that extend into areas beyond the groups' normal ranges.\n                \n                \n                  Our findings support the extension of the information centre hypothesis to communal sleeping sites that consist of distinct social groups.","container-title":"Journal of Animal Ecology","DOI":"10.1111/1365-2656.14131","ISSN":"0021-8790, 1365-2656","issue":"8","journalAbbreviation":"Journal of Animal Ecology","language":"en","page":"1147-1159","source":"DOI.org (Crossref)","title":"Testing the information centre hypothesis in a multilevel society","volume":"93","author":[{"family":"Papageorgiou","given":"Danai"},{"family":"Cherono","given":"Wismer"},{"family":"Gall","given":"Gabriella"},{"family":"Nyaguthii","given":"Brendah"},{"family":"Farine","given":"Damien R."}],"issued":{"date-parts":[["2024",8]]}}},{"id":40,"uris":["http://zotero.org/users/6254983/items/ZKSXEF8K"],"itemData":{"id":40,"type":"article-journal","container-title":"Journal of Animal Ecology","DOI":"10.1046/j.1365-2656.2003.00771.x","ISSN":"0021-8790, 1365-2656","issue":"6","journalAbbreviation":"J Anim Ecology","language":"en","page":"1003-1014","source":"DOI.org (Crossref)","title":"Communal roosts as structured information centres in the raven, Corvus corax","volume":"72","author":[{"family":"Wright","given":"Jonathan"},{"family":"Stone","given":"Richard E."},{"family":"Brown","given":"Nigel"}],"issued":{"date-parts":[["2003",11]]}}}],"schema":"https://github.com/citation-style-language/schema/raw/master/csl-citation.json"} </w:instrText>
      </w:r>
      <w:r w:rsidR="00037916">
        <w:rPr>
          <w:rFonts w:ascii="Times New Roman" w:hAnsi="Times New Roman" w:cs="Times New Roman"/>
          <w:sz w:val="24"/>
          <w:szCs w:val="24"/>
        </w:rPr>
        <w:fldChar w:fldCharType="separate"/>
      </w:r>
      <w:r w:rsidR="00852CE8" w:rsidRPr="00852CE8">
        <w:rPr>
          <w:rFonts w:ascii="Times New Roman" w:hAnsi="Times New Roman" w:cs="Times New Roman"/>
          <w:sz w:val="24"/>
        </w:rPr>
        <w:t>(Harel et al., 2017; Papageorgiou et al., 2024; Wright et al., 2003)</w:t>
      </w:r>
      <w:r w:rsidR="00037916">
        <w:rPr>
          <w:rFonts w:ascii="Times New Roman" w:hAnsi="Times New Roman" w:cs="Times New Roman"/>
          <w:sz w:val="24"/>
          <w:szCs w:val="24"/>
        </w:rPr>
        <w:fldChar w:fldCharType="end"/>
      </w:r>
      <w:r w:rsidR="00037916">
        <w:rPr>
          <w:rFonts w:ascii="Times New Roman" w:hAnsi="Times New Roman" w:cs="Times New Roman"/>
          <w:sz w:val="24"/>
          <w:szCs w:val="24"/>
        </w:rPr>
        <w:t>, while others have found no evidence</w:t>
      </w:r>
      <w:r w:rsidR="00721D26">
        <w:rPr>
          <w:rFonts w:ascii="Times New Roman" w:hAnsi="Times New Roman" w:cs="Times New Roman"/>
          <w:sz w:val="24"/>
          <w:szCs w:val="24"/>
        </w:rPr>
        <w:t xml:space="preserve"> (e.g., </w:t>
      </w:r>
      <w:r w:rsidR="00721D26">
        <w:rPr>
          <w:rFonts w:ascii="Times New Roman" w:hAnsi="Times New Roman" w:cs="Times New Roman"/>
          <w:sz w:val="24"/>
          <w:szCs w:val="24"/>
        </w:rPr>
        <w:fldChar w:fldCharType="begin"/>
      </w:r>
      <w:r w:rsidR="005D6FB1">
        <w:rPr>
          <w:rFonts w:ascii="Times New Roman" w:hAnsi="Times New Roman" w:cs="Times New Roman"/>
          <w:sz w:val="24"/>
          <w:szCs w:val="24"/>
        </w:rPr>
        <w:instrText xml:space="preserve"> ADDIN ZOTERO_ITEM CSL_CITATION {"citationID":"caabx4Dz","properties":{"formattedCitation":"(Mock et al., 1988)","plainCitation":"(Mock et al., 1988)","dontUpdate":true,"noteIndex":0},"citationItems":[{"id":174,"uris":["http://zotero.org/users/6254983/items/C6DUECKX"],"itemData":{"id":174,"type":"article-journal","container-title":"Ornis Scandinavica","DOI":"10.2307/3676564","ISSN":"00305693","issue":"3","journalAbbreviation":"Ornis Scandinavica","page":"231","source":"DOI.org (Crossref)","title":"Falsifiability and the Information Centre Hypothesis","volume":"19","author":[{"family":"Mock","given":"Douglas W."},{"family":"Lamey","given":"Timothy C."},{"family":"Thompson","given":"Desmond B. A."}],"issued":{"date-parts":[["1988",9]]}}}],"schema":"https://github.com/citation-style-language/schema/raw/master/csl-citation.json"} </w:instrText>
      </w:r>
      <w:r w:rsidR="00721D26">
        <w:rPr>
          <w:rFonts w:ascii="Times New Roman" w:hAnsi="Times New Roman" w:cs="Times New Roman"/>
          <w:sz w:val="24"/>
          <w:szCs w:val="24"/>
        </w:rPr>
        <w:fldChar w:fldCharType="separate"/>
      </w:r>
      <w:r w:rsidR="00721D26" w:rsidRPr="00721D26">
        <w:rPr>
          <w:rFonts w:ascii="Times New Roman" w:hAnsi="Times New Roman" w:cs="Times New Roman"/>
          <w:sz w:val="24"/>
        </w:rPr>
        <w:t>Mock et al., 1988)</w:t>
      </w:r>
      <w:r w:rsidR="00721D26">
        <w:rPr>
          <w:rFonts w:ascii="Times New Roman" w:hAnsi="Times New Roman" w:cs="Times New Roman"/>
          <w:sz w:val="24"/>
          <w:szCs w:val="24"/>
        </w:rPr>
        <w:fldChar w:fldCharType="end"/>
      </w:r>
      <w:r w:rsidR="00037916">
        <w:rPr>
          <w:rFonts w:ascii="Times New Roman" w:hAnsi="Times New Roman" w:cs="Times New Roman"/>
          <w:sz w:val="24"/>
          <w:szCs w:val="24"/>
        </w:rPr>
        <w:t>.</w:t>
      </w:r>
      <w:r w:rsidR="00C53DB7">
        <w:rPr>
          <w:rFonts w:ascii="Times New Roman" w:hAnsi="Times New Roman" w:cs="Times New Roman"/>
          <w:sz w:val="24"/>
          <w:szCs w:val="24"/>
        </w:rPr>
        <w:t xml:space="preserve"> Conversely, these latter studies have found other mechanisms by which individuals share information like local enhancement</w:t>
      </w:r>
      <w:r w:rsidR="007D2C91">
        <w:rPr>
          <w:rFonts w:ascii="Times New Roman" w:hAnsi="Times New Roman" w:cs="Times New Roman"/>
          <w:sz w:val="24"/>
          <w:szCs w:val="24"/>
        </w:rPr>
        <w:t xml:space="preserve"> (e.g., </w:t>
      </w:r>
      <w:r w:rsidR="007D2C91">
        <w:rPr>
          <w:rFonts w:ascii="Times New Roman" w:hAnsi="Times New Roman" w:cs="Times New Roman"/>
          <w:sz w:val="24"/>
          <w:szCs w:val="24"/>
        </w:rPr>
        <w:fldChar w:fldCharType="begin"/>
      </w:r>
      <w:r w:rsidR="005D6FB1">
        <w:rPr>
          <w:rFonts w:ascii="Times New Roman" w:hAnsi="Times New Roman" w:cs="Times New Roman"/>
          <w:sz w:val="24"/>
          <w:szCs w:val="24"/>
        </w:rPr>
        <w:instrText xml:space="preserve"> ADDIN ZOTERO_ITEM CSL_CITATION {"citationID":"BLHW3ha1","properties":{"formattedCitation":"(Cort\\uc0\\u233{}s-Avizanda et al., 2014)","plainCitation":"(Cortés-Avizanda et al., 2014)","dontUpdate":true,"noteIndex":0},"citationItems":[{"id":879,"uris":["http://zotero.org/users/6254983/items/YH2HBQSA"],"itemData":{"id":879,"type":"article-journal","abstract":"The relative contribution of personal and social information to explain individual and collective behavior in different species and contexts is an open question in animal ecology. In particular, there is a major lack of studies combining theoretical and empirical approaches to test the relative relevance of different hypothesized individual behaviors to predict empirical collective patterns. We used an individual‐based model to confront three hypotheses about the information transfer between social scavengers (Griffon Vultures,\n              Gyps fulvus\n              ) when searching for carrion: (1) Vultures only use personal information during foraging (“nonsocial” hypothesis); (2) they create long chains of vultures by following both other vultures that are flying towards carcasses and vultures that are following other vultures that are flying towards carcasses (“chains of vultures” hypothesis); and (3) vultures are only attracted by other vultures that are sinking vertically to a carcass (“local enhancement” hypothesis). The chains of vultures hypothesis has been used in existing models, but never been confronted with field data. Testing is important, though, because these hypotheses could have different management implications. The model was parameterized to mimic the behavior and the densities of both Griffon Vultures and carcasses in a 10 000‐km\n              2\n              study area in northeastern Spain. We compared the number of vultures attending simulated carcasses with those attending 25 continuously monitored experimental carcasses in the field. Social hypotheses outperformed the nonsocial hypothesis. The chains of vultures hypothesis overestimated the number of vultures feeding on carcasses; the local enhancement hypothesis fitted closely to the empirical data. Supported by our results, we discuss mechanistic and adaptive considerations that reveal that local enhancement may be the key social mechanism behind collective foraging in this and likely other avian scavengers and/or social birds. It also highlights the current need for more studies confronting alternative models of key behaviors with empirical patterns in order to understand how collective behavior emerges in animal societies.","container-title":"Ecology","DOI":"10.1890/13-0574.1","ISSN":"0012-9658, 1939-9170","issue":"7","journalAbbreviation":"Ecology","language":"en","license":"http://onlinelibrary.wiley.com/termsAndConditions#vor","page":"1799-1808","source":"DOI.org (Crossref)","title":"Bird sky networks: How do avian scavengers use social information to find carrion?","title-short":"Bird sky networks","volume":"95","author":[{"family":"Cortés-Avizanda","given":"Ainara"},{"family":"Jovani","given":"Roger"},{"family":"Donázar","given":"José Antonio"},{"family":"Grimm","given":"Volker"}],"issued":{"date-parts":[["2014",7]]}}}],"schema":"https://github.com/citation-style-language/schema/raw/master/csl-citation.json"} </w:instrText>
      </w:r>
      <w:r w:rsidR="007D2C91">
        <w:rPr>
          <w:rFonts w:ascii="Times New Roman" w:hAnsi="Times New Roman" w:cs="Times New Roman"/>
          <w:sz w:val="24"/>
          <w:szCs w:val="24"/>
        </w:rPr>
        <w:fldChar w:fldCharType="separate"/>
      </w:r>
      <w:r w:rsidR="007D2C91" w:rsidRPr="007D2C91">
        <w:rPr>
          <w:rFonts w:ascii="Times New Roman" w:hAnsi="Times New Roman" w:cs="Times New Roman"/>
          <w:sz w:val="24"/>
        </w:rPr>
        <w:t>Cortés-Avizanda et al., 2014)</w:t>
      </w:r>
      <w:r w:rsidR="007D2C91">
        <w:rPr>
          <w:rFonts w:ascii="Times New Roman" w:hAnsi="Times New Roman" w:cs="Times New Roman"/>
          <w:sz w:val="24"/>
          <w:szCs w:val="24"/>
        </w:rPr>
        <w:fldChar w:fldCharType="end"/>
      </w:r>
      <w:r w:rsidR="00C53DB7">
        <w:rPr>
          <w:rFonts w:ascii="Times New Roman" w:hAnsi="Times New Roman" w:cs="Times New Roman"/>
          <w:sz w:val="24"/>
          <w:szCs w:val="24"/>
        </w:rPr>
        <w:t>. During local enhancement, information is transferred when an individual cues on another already feeding individual. A study done on Torresian Crows (</w:t>
      </w:r>
      <w:r w:rsidR="00C53DB7" w:rsidRPr="00ED21DA">
        <w:rPr>
          <w:rFonts w:ascii="Times New Roman" w:hAnsi="Times New Roman" w:cs="Times New Roman"/>
          <w:i/>
          <w:iCs/>
          <w:sz w:val="24"/>
          <w:szCs w:val="24"/>
        </w:rPr>
        <w:t>Corvus orru</w:t>
      </w:r>
      <w:r w:rsidR="00C53DB7">
        <w:rPr>
          <w:rFonts w:ascii="Times New Roman" w:hAnsi="Times New Roman" w:cs="Times New Roman"/>
          <w:sz w:val="24"/>
          <w:szCs w:val="24"/>
        </w:rPr>
        <w:t>) found that this was the most likely main mechanism for information transfer given that the feeding areas were located close to the roost</w:t>
      </w:r>
      <w:r w:rsidR="00DC17F8">
        <w:rPr>
          <w:rFonts w:ascii="Times New Roman" w:hAnsi="Times New Roman" w:cs="Times New Roman"/>
          <w:sz w:val="24"/>
          <w:szCs w:val="24"/>
        </w:rPr>
        <w:t xml:space="preserve"> </w:t>
      </w:r>
      <w:r w:rsidR="00DC17F8">
        <w:rPr>
          <w:rFonts w:ascii="Times New Roman" w:hAnsi="Times New Roman" w:cs="Times New Roman"/>
          <w:sz w:val="24"/>
          <w:szCs w:val="24"/>
        </w:rPr>
        <w:fldChar w:fldCharType="begin"/>
      </w:r>
      <w:r w:rsidR="00DC17F8">
        <w:rPr>
          <w:rFonts w:ascii="Times New Roman" w:hAnsi="Times New Roman" w:cs="Times New Roman"/>
          <w:sz w:val="24"/>
          <w:szCs w:val="24"/>
        </w:rPr>
        <w:instrText xml:space="preserve"> ADDIN ZOTERO_ITEM CSL_CITATION {"citationID":"EqXNi9Fd","properties":{"formattedCitation":"(Everding &amp; Jones, 2006)","plainCitation":"(Everding &amp; Jones, 2006)","noteIndex":0},"citationItems":[{"id":675,"uris":["http://zotero.org/users/6254983/items/CLHBS3Z6"],"itemData":{"id":675,"type":"article-journal","container-title":"Landscape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N."}],"issued":{"date-parts":[["2006",1]]}}}],"schema":"https://github.com/citation-style-language/schema/raw/master/csl-citation.json"} </w:instrText>
      </w:r>
      <w:r w:rsidR="00DC17F8">
        <w:rPr>
          <w:rFonts w:ascii="Times New Roman" w:hAnsi="Times New Roman" w:cs="Times New Roman"/>
          <w:sz w:val="24"/>
          <w:szCs w:val="24"/>
        </w:rPr>
        <w:fldChar w:fldCharType="separate"/>
      </w:r>
      <w:r w:rsidR="00DC17F8" w:rsidRPr="00DC17F8">
        <w:rPr>
          <w:rFonts w:ascii="Times New Roman" w:hAnsi="Times New Roman" w:cs="Times New Roman"/>
          <w:sz w:val="24"/>
        </w:rPr>
        <w:t>(Everding &amp; Jones, 2006)</w:t>
      </w:r>
      <w:r w:rsidR="00DC17F8">
        <w:rPr>
          <w:rFonts w:ascii="Times New Roman" w:hAnsi="Times New Roman" w:cs="Times New Roman"/>
          <w:sz w:val="24"/>
          <w:szCs w:val="24"/>
        </w:rPr>
        <w:fldChar w:fldCharType="end"/>
      </w:r>
      <w:r w:rsidR="00C53DB7">
        <w:rPr>
          <w:rFonts w:ascii="Times New Roman" w:hAnsi="Times New Roman" w:cs="Times New Roman"/>
          <w:sz w:val="24"/>
          <w:szCs w:val="24"/>
        </w:rPr>
        <w:t>.</w:t>
      </w:r>
      <w:r w:rsidR="00721D26" w:rsidDel="00721D26">
        <w:rPr>
          <w:rFonts w:ascii="Times New Roman" w:hAnsi="Times New Roman" w:cs="Times New Roman"/>
          <w:sz w:val="24"/>
          <w:szCs w:val="24"/>
        </w:rPr>
        <w:t xml:space="preserve"> </w:t>
      </w:r>
      <w:r w:rsidR="00852CE8">
        <w:rPr>
          <w:rFonts w:ascii="Times New Roman" w:hAnsi="Times New Roman" w:cs="Times New Roman"/>
          <w:sz w:val="24"/>
          <w:szCs w:val="24"/>
        </w:rPr>
        <w:t xml:space="preserve">While there are intricacies to the different mechanisms by which information is transferred, they may be acting together in some cases </w:t>
      </w:r>
      <w:r w:rsidR="00852CE8">
        <w:rPr>
          <w:rFonts w:ascii="Times New Roman" w:hAnsi="Times New Roman" w:cs="Times New Roman"/>
          <w:sz w:val="24"/>
          <w:szCs w:val="24"/>
        </w:rPr>
        <w:fldChar w:fldCharType="begin"/>
      </w:r>
      <w:r w:rsidR="00852CE8">
        <w:rPr>
          <w:rFonts w:ascii="Times New Roman" w:hAnsi="Times New Roman" w:cs="Times New Roman"/>
          <w:sz w:val="24"/>
          <w:szCs w:val="24"/>
        </w:rPr>
        <w:instrText xml:space="preserve"> ADDIN ZOTERO_ITEM CSL_CITATION {"citationID":"heou4lCJ","properties":{"formattedCitation":"(Dermody et al., 2011)","plainCitation":"(Dermody et al., 2011)","noteIndex":0},"citationItems":[{"id":32,"uris":["http://zotero.org/users/6254983/items/IKVRAV38"],"itemData":{"id":32,"type":"article-journal","container-title":"PLoS ONE","DOI":"10.1371/journal.pone.0024635","ISSN":"1932-6203","issue":"9","journalAbbreviation":"PLoS ONE","language":"en","page":"e24635","source":"DOI.org (Crossref)","title":"The Evolutionary Pathway to Obligate Scavenging in Gyps Vultures","volume":"6","author":[{"family":"Dermody","given":"Brian J."},{"family":"Tanner","given":"Colby J."},{"family":"Jackson","given":"Andrew L."}],"editor":[{"family":"DeSalle","given":"Robert"}],"issued":{"date-parts":[["2011",9,8]]}}}],"schema":"https://github.com/citation-style-language/schema/raw/master/csl-citation.json"} </w:instrText>
      </w:r>
      <w:r w:rsidR="00852CE8">
        <w:rPr>
          <w:rFonts w:ascii="Times New Roman" w:hAnsi="Times New Roman" w:cs="Times New Roman"/>
          <w:sz w:val="24"/>
          <w:szCs w:val="24"/>
        </w:rPr>
        <w:fldChar w:fldCharType="separate"/>
      </w:r>
      <w:r w:rsidR="00852CE8" w:rsidRPr="00852CE8">
        <w:rPr>
          <w:rFonts w:ascii="Times New Roman" w:hAnsi="Times New Roman" w:cs="Times New Roman"/>
          <w:sz w:val="24"/>
        </w:rPr>
        <w:t>(Dermody et al., 2011)</w:t>
      </w:r>
      <w:r w:rsidR="00852CE8">
        <w:rPr>
          <w:rFonts w:ascii="Times New Roman" w:hAnsi="Times New Roman" w:cs="Times New Roman"/>
          <w:sz w:val="24"/>
          <w:szCs w:val="24"/>
        </w:rPr>
        <w:fldChar w:fldCharType="end"/>
      </w:r>
      <w:r w:rsidR="00852CE8">
        <w:rPr>
          <w:rFonts w:ascii="Times New Roman" w:hAnsi="Times New Roman" w:cs="Times New Roman"/>
          <w:sz w:val="24"/>
          <w:szCs w:val="24"/>
        </w:rPr>
        <w:t xml:space="preserve">. Ultimately, it is well documented in the literature that information transfer to increase foraging efficiency is a sound explanation for the evolution of communal roosting. </w:t>
      </w:r>
    </w:p>
    <w:p w14:paraId="10BB7BA4" w14:textId="693F173F" w:rsidR="00721203" w:rsidRDefault="00046C1B" w:rsidP="003817D5">
      <w:pPr>
        <w:spacing w:line="360" w:lineRule="auto"/>
        <w:ind w:firstLine="720"/>
        <w:jc w:val="both"/>
        <w:rPr>
          <w:rFonts w:ascii="Times New Roman" w:eastAsia="Times New Roman" w:hAnsi="Times New Roman" w:cs="Times New Roman"/>
          <w:sz w:val="24"/>
          <w:szCs w:val="24"/>
        </w:rPr>
      </w:pPr>
      <w:r w:rsidRPr="00AD0CC1">
        <w:rPr>
          <w:rFonts w:ascii="Times New Roman" w:hAnsi="Times New Roman" w:cs="Times New Roman"/>
          <w:sz w:val="24"/>
          <w:szCs w:val="24"/>
        </w:rPr>
        <w:t xml:space="preserve">If the </w:t>
      </w:r>
      <w:r w:rsidR="00852CE8">
        <w:rPr>
          <w:rFonts w:ascii="Times New Roman" w:hAnsi="Times New Roman" w:cs="Times New Roman"/>
          <w:sz w:val="24"/>
          <w:szCs w:val="24"/>
        </w:rPr>
        <w:t>foraging hypothesis (regardless of the specific mechanism)</w:t>
      </w:r>
      <w:r w:rsidR="00852CE8" w:rsidRPr="00AD0CC1">
        <w:rPr>
          <w:rFonts w:ascii="Times New Roman" w:hAnsi="Times New Roman" w:cs="Times New Roman"/>
          <w:sz w:val="24"/>
          <w:szCs w:val="24"/>
        </w:rPr>
        <w:t xml:space="preserve"> </w:t>
      </w:r>
      <w:r w:rsidRPr="00AD0CC1">
        <w:rPr>
          <w:rFonts w:ascii="Times New Roman" w:hAnsi="Times New Roman" w:cs="Times New Roman"/>
          <w:sz w:val="24"/>
          <w:szCs w:val="24"/>
        </w:rPr>
        <w:t>holds true,</w:t>
      </w:r>
      <w:r w:rsidR="00852CE8">
        <w:rPr>
          <w:rFonts w:ascii="Times New Roman" w:hAnsi="Times New Roman" w:cs="Times New Roman"/>
          <w:sz w:val="24"/>
          <w:szCs w:val="24"/>
        </w:rPr>
        <w:t xml:space="preserve"> and ind</w:t>
      </w:r>
      <w:r w:rsidR="00EA6417">
        <w:rPr>
          <w:rFonts w:ascii="Times New Roman" w:hAnsi="Times New Roman" w:cs="Times New Roman"/>
          <w:sz w:val="24"/>
          <w:szCs w:val="24"/>
        </w:rPr>
        <w:t>e</w:t>
      </w:r>
      <w:r w:rsidR="00852CE8">
        <w:rPr>
          <w:rFonts w:ascii="Times New Roman" w:hAnsi="Times New Roman" w:cs="Times New Roman"/>
          <w:sz w:val="24"/>
          <w:szCs w:val="24"/>
        </w:rPr>
        <w:t xml:space="preserve">ed communal roosting increases foraging efficiency for individuals, one may ask why don’t all species incur </w:t>
      </w:r>
      <w:r w:rsidR="00EA6417">
        <w:rPr>
          <w:rFonts w:ascii="Times New Roman" w:hAnsi="Times New Roman" w:cs="Times New Roman"/>
          <w:sz w:val="24"/>
          <w:szCs w:val="24"/>
        </w:rPr>
        <w:t xml:space="preserve">in this behaviour? While CRB brings benefits for foraging, there are trade-offs associated with this behaviour. In terms of foraging, the main trade-off is the need to share the resource with others. As such, </w:t>
      </w:r>
      <w:r w:rsidR="00EA6417" w:rsidRPr="00AD0CC1">
        <w:rPr>
          <w:rFonts w:ascii="Times New Roman" w:eastAsia="Times New Roman" w:hAnsi="Times New Roman" w:cs="Times New Roman"/>
          <w:sz w:val="24"/>
          <w:szCs w:val="24"/>
        </w:rPr>
        <w:t xml:space="preserve">not every bird species would benefit equally from the presence of CRB. </w:t>
      </w:r>
      <w:commentRangeStart w:id="30"/>
      <w:r w:rsidR="00EA6417" w:rsidRPr="00AD0CC1">
        <w:rPr>
          <w:rFonts w:ascii="Times New Roman" w:eastAsia="Times New Roman" w:hAnsi="Times New Roman" w:cs="Times New Roman"/>
          <w:sz w:val="24"/>
          <w:szCs w:val="24"/>
        </w:rPr>
        <w:t xml:space="preserve">Some biological traits may have favoured the evolution of this behaviour to promote more successful foraging. </w:t>
      </w:r>
      <w:commentRangeEnd w:id="30"/>
      <w:r w:rsidR="00EA6417" w:rsidRPr="00AD0CC1">
        <w:rPr>
          <w:rStyle w:val="CommentReference"/>
        </w:rPr>
        <w:commentReference w:id="30"/>
      </w:r>
      <w:r w:rsidR="00EA6417" w:rsidRPr="00AD0CC1">
        <w:rPr>
          <w:rFonts w:ascii="Times New Roman" w:eastAsia="Times New Roman" w:hAnsi="Times New Roman" w:cs="Times New Roman"/>
          <w:sz w:val="24"/>
          <w:szCs w:val="24"/>
        </w:rPr>
        <w:t xml:space="preserve"> For instance, some </w:t>
      </w:r>
      <w:r w:rsidR="00EA6417" w:rsidRPr="00AD0CC1">
        <w:rPr>
          <w:rFonts w:ascii="Times New Roman" w:eastAsia="Times New Roman" w:hAnsi="Times New Roman" w:cs="Times New Roman"/>
          <w:b/>
          <w:bCs/>
          <w:i/>
          <w:iCs/>
          <w:sz w:val="24"/>
          <w:szCs w:val="24"/>
        </w:rPr>
        <w:t>trophic guilds</w:t>
      </w:r>
      <w:r w:rsidR="00EA6417" w:rsidRPr="00AD0CC1">
        <w:rPr>
          <w:rFonts w:ascii="Times New Roman" w:eastAsia="Times New Roman" w:hAnsi="Times New Roman" w:cs="Times New Roman"/>
          <w:sz w:val="24"/>
          <w:szCs w:val="24"/>
        </w:rPr>
        <w:t xml:space="preserve"> may benefit from this behaviour more than others. Scavengers are a notable example given the nature of their unpredictable food sources (Harel et al. 2017). </w:t>
      </w:r>
      <w:r w:rsidR="00EA6417">
        <w:rPr>
          <w:rFonts w:ascii="Times New Roman" w:eastAsia="Times New Roman" w:hAnsi="Times New Roman" w:cs="Times New Roman"/>
          <w:sz w:val="24"/>
          <w:szCs w:val="24"/>
        </w:rPr>
        <w:t xml:space="preserve">The lack of predictability of when and where a resource may appear makes it hard for them to defend territories. In these cases, using information already available to others may significantly reduce their time searching. In fact, not coincidentally, several studies of </w:t>
      </w:r>
      <w:r w:rsidR="00EA6417">
        <w:rPr>
          <w:rFonts w:ascii="Times New Roman" w:eastAsia="Times New Roman" w:hAnsi="Times New Roman" w:cs="Times New Roman"/>
          <w:sz w:val="24"/>
          <w:szCs w:val="24"/>
        </w:rPr>
        <w:lastRenderedPageBreak/>
        <w:t xml:space="preserve">communal roosting have been done </w:t>
      </w:r>
      <w:r w:rsidR="00927194">
        <w:rPr>
          <w:rFonts w:ascii="Times New Roman" w:eastAsia="Times New Roman" w:hAnsi="Times New Roman" w:cs="Times New Roman"/>
          <w:sz w:val="24"/>
          <w:szCs w:val="24"/>
        </w:rPr>
        <w:t>o</w:t>
      </w:r>
      <w:r w:rsidR="00EA6417">
        <w:rPr>
          <w:rFonts w:ascii="Times New Roman" w:eastAsia="Times New Roman" w:hAnsi="Times New Roman" w:cs="Times New Roman"/>
          <w:sz w:val="24"/>
          <w:szCs w:val="24"/>
        </w:rPr>
        <w:t xml:space="preserve">n scavengers. </w:t>
      </w:r>
      <w:r w:rsidR="00EA6417" w:rsidRPr="00AD0CC1">
        <w:rPr>
          <w:rFonts w:ascii="Times New Roman" w:eastAsia="Times New Roman" w:hAnsi="Times New Roman" w:cs="Times New Roman"/>
          <w:sz w:val="24"/>
          <w:szCs w:val="24"/>
        </w:rPr>
        <w:t>Even within scavengers, there might be a differential pattern between obligate and facultative scavengers where the former would critically benefit from since the competition of these pulsed food resources is higher (Van Overveld et al. 2022).</w:t>
      </w:r>
      <w:commentRangeStart w:id="31"/>
      <w:commentRangeEnd w:id="31"/>
      <w:r w:rsidR="00EA6417" w:rsidRPr="00AD0CC1">
        <w:rPr>
          <w:rStyle w:val="CommentReference"/>
          <w:rFonts w:ascii="Times New Roman" w:hAnsi="Times New Roman" w:cs="Times New Roman"/>
        </w:rPr>
        <w:commentReference w:id="31"/>
      </w:r>
      <w:r w:rsidR="00EA6417">
        <w:rPr>
          <w:rFonts w:ascii="Times New Roman" w:eastAsia="Times New Roman" w:hAnsi="Times New Roman" w:cs="Times New Roman"/>
          <w:sz w:val="24"/>
          <w:szCs w:val="24"/>
        </w:rPr>
        <w:t xml:space="preserve"> </w:t>
      </w:r>
    </w:p>
    <w:p w14:paraId="1A8723A1" w14:textId="32317E08" w:rsidR="003817D5" w:rsidRDefault="00EA6417" w:rsidP="00BC7AB5">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Similarly, </w:t>
      </w:r>
      <w:r w:rsidRPr="00AD0CC1">
        <w:rPr>
          <w:rFonts w:ascii="Times New Roman" w:eastAsia="Times New Roman" w:hAnsi="Times New Roman" w:cs="Times New Roman"/>
          <w:b/>
          <w:bCs/>
          <w:i/>
          <w:iCs/>
          <w:sz w:val="24"/>
          <w:szCs w:val="24"/>
        </w:rPr>
        <w:t>dispersal ability</w:t>
      </w:r>
      <w:r w:rsidRPr="00AD0CC1">
        <w:rPr>
          <w:rFonts w:ascii="Times New Roman" w:eastAsia="Times New Roman" w:hAnsi="Times New Roman" w:cs="Times New Roman"/>
          <w:sz w:val="24"/>
          <w:szCs w:val="24"/>
        </w:rPr>
        <w:t xml:space="preserve"> may also determine CRB. </w:t>
      </w:r>
      <w:r w:rsidR="00721203">
        <w:rPr>
          <w:rFonts w:ascii="Times New Roman" w:eastAsia="Times New Roman" w:hAnsi="Times New Roman" w:cs="Times New Roman"/>
          <w:sz w:val="24"/>
          <w:szCs w:val="24"/>
        </w:rPr>
        <w:t xml:space="preserve">Species that have a high dispersal have larger home-ranges. Thus, their search for food in the landscape requires a larger time and energy investment. For such species, relying on social information </w:t>
      </w:r>
      <w:r w:rsidR="003F0D7B">
        <w:rPr>
          <w:rFonts w:ascii="Times New Roman" w:eastAsia="Times New Roman" w:hAnsi="Times New Roman" w:cs="Times New Roman"/>
          <w:sz w:val="24"/>
          <w:szCs w:val="24"/>
        </w:rPr>
        <w:t xml:space="preserve">from conspecifics </w:t>
      </w:r>
      <w:r w:rsidR="00721203">
        <w:rPr>
          <w:rFonts w:ascii="Times New Roman" w:eastAsia="Times New Roman" w:hAnsi="Times New Roman" w:cs="Times New Roman"/>
          <w:sz w:val="24"/>
          <w:szCs w:val="24"/>
        </w:rPr>
        <w:t>may be more beneficial than actively defending a territory</w:t>
      </w:r>
      <w:r w:rsidR="003F0D7B">
        <w:rPr>
          <w:rFonts w:ascii="Times New Roman" w:eastAsia="Times New Roman" w:hAnsi="Times New Roman" w:cs="Times New Roman"/>
          <w:sz w:val="24"/>
          <w:szCs w:val="24"/>
        </w:rPr>
        <w:t xml:space="preserve"> against them</w:t>
      </w:r>
      <w:r w:rsidR="00721203">
        <w:rPr>
          <w:rFonts w:ascii="Times New Roman" w:eastAsia="Times New Roman" w:hAnsi="Times New Roman" w:cs="Times New Roman"/>
          <w:sz w:val="24"/>
          <w:szCs w:val="24"/>
        </w:rPr>
        <w:t>. Indeed,</w:t>
      </w:r>
      <w:r w:rsidR="00721203">
        <w:rPr>
          <w:rFonts w:ascii="Times New Roman" w:eastAsia="Times New Roman" w:hAnsi="Times New Roman" w:cs="Times New Roman"/>
          <w:sz w:val="24"/>
          <w:szCs w:val="24"/>
        </w:rPr>
        <w:fldChar w:fldCharType="begin"/>
      </w:r>
      <w:r w:rsidR="005D6FB1">
        <w:rPr>
          <w:rFonts w:ascii="Times New Roman" w:eastAsia="Times New Roman" w:hAnsi="Times New Roman" w:cs="Times New Roman"/>
          <w:sz w:val="24"/>
          <w:szCs w:val="24"/>
        </w:rPr>
        <w:instrText xml:space="preserve"> ADDIN ZOTERO_ITEM CSL_CITATION {"citationID":"JfUvZwLL","properties":{"formattedCitation":"(Sheard et al., 2020)","plainCitation":"(Sheard et al., 2020)","dontUpdate":true,"noteIndex":0},"citationItems":[{"id":168,"uris":["http://zotero.org/users/6254983/items/LLWV6PHX"],"itemData":{"id":168,"type":"article-journal","abstract":"Abstract\n            An organism’s ability to disperse influences many fundamental processes, from speciation and geographical range expansion to community assembly. However, the patterns and underlying drivers of variation in dispersal across species remain unclear, partly because standardised estimates of dispersal ability are rarely available. Here we present a global dataset of avian hand-wing index (HWI), an estimate of wing shape widely adopted as a proxy for dispersal ability in birds. We show that HWI is correlated with geography and ecology across 10,338 (&gt;99%) species, increasing at higher latitudes and with migration, and decreasing with territoriality. After controlling for these effects, the strongest predictor of HWI is temperature variability (seasonality), with secondary effects of diet and habitat type. Finally, we also show that HWI is a strong predictor of geographical range size. Our analyses reveal a prominent latitudinal gradient in HWI shaped by a combination of environmental and behavioural factors, and also provide a global index of avian dispersal ability for use in community ecology, macroecology, and macroevolution.","container-title":"Nature Communications","DOI":"10.1038/s41467-020-16313-6","ISSN":"2041-1723","issue":"1","journalAbbreviation":"Nat Commun","language":"en","page":"2463","source":"DOI.org (Crossref)","title":"Ecological drivers of global gradients in avian dispersal inferred from wing morphology","volume":"11","author":[{"family":"Sheard","given":"Catherine"},{"family":"Neate-Clegg","given":"Montague H. C."},{"family":"Alioravainen","given":"Nico"},{"family":"Jones","given":"Samuel E. I."},{"family":"Vincent","given":"Claire"},{"family":"MacGregor","given":"Hannah E. A."},{"family":"Bregman","given":"Tom P."},{"family":"Claramunt","given":"Santiago"},{"family":"Tobias","given":"Joseph A."}],"issued":{"date-parts":[["2020",5,18]]}}}],"schema":"https://github.com/citation-style-language/schema/raw/master/csl-citation.json"} </w:instrText>
      </w:r>
      <w:r w:rsidR="00721203">
        <w:rPr>
          <w:rFonts w:ascii="Times New Roman" w:eastAsia="Times New Roman" w:hAnsi="Times New Roman" w:cs="Times New Roman"/>
          <w:sz w:val="24"/>
          <w:szCs w:val="24"/>
        </w:rPr>
        <w:fldChar w:fldCharType="separate"/>
      </w:r>
      <w:r w:rsidR="007D0ED2">
        <w:rPr>
          <w:rFonts w:ascii="Times New Roman" w:hAnsi="Times New Roman" w:cs="Times New Roman"/>
          <w:sz w:val="24"/>
        </w:rPr>
        <w:t xml:space="preserve"> </w:t>
      </w:r>
      <w:r w:rsidR="00721203" w:rsidRPr="00721203">
        <w:rPr>
          <w:rFonts w:ascii="Times New Roman" w:hAnsi="Times New Roman" w:cs="Times New Roman"/>
          <w:sz w:val="24"/>
        </w:rPr>
        <w:t xml:space="preserve">Sheard et al. </w:t>
      </w:r>
      <w:r w:rsidR="007D0ED2">
        <w:rPr>
          <w:rFonts w:ascii="Times New Roman" w:hAnsi="Times New Roman" w:cs="Times New Roman"/>
          <w:sz w:val="24"/>
        </w:rPr>
        <w:t>(</w:t>
      </w:r>
      <w:r w:rsidR="00721203" w:rsidRPr="00721203">
        <w:rPr>
          <w:rFonts w:ascii="Times New Roman" w:hAnsi="Times New Roman" w:cs="Times New Roman"/>
          <w:sz w:val="24"/>
        </w:rPr>
        <w:t>2020)</w:t>
      </w:r>
      <w:r w:rsidR="00721203">
        <w:rPr>
          <w:rFonts w:ascii="Times New Roman" w:eastAsia="Times New Roman" w:hAnsi="Times New Roman" w:cs="Times New Roman"/>
          <w:sz w:val="24"/>
          <w:szCs w:val="24"/>
        </w:rPr>
        <w:fldChar w:fldCharType="end"/>
      </w:r>
      <w:r w:rsidR="007D0ED2">
        <w:rPr>
          <w:rFonts w:ascii="Times New Roman" w:eastAsia="Times New Roman" w:hAnsi="Times New Roman" w:cs="Times New Roman"/>
          <w:sz w:val="24"/>
          <w:szCs w:val="24"/>
        </w:rPr>
        <w:t xml:space="preserve"> found that dispersal ability (as measured through the Hand-Wing Index) </w:t>
      </w:r>
      <w:r w:rsidR="003F0D7B">
        <w:rPr>
          <w:rFonts w:ascii="Times New Roman" w:eastAsia="Times New Roman" w:hAnsi="Times New Roman" w:cs="Times New Roman"/>
          <w:sz w:val="24"/>
          <w:szCs w:val="24"/>
        </w:rPr>
        <w:t>was negatively correlated with territoriality. By navigating larger areas, species also a</w:t>
      </w:r>
      <w:r w:rsidR="003F0D7B" w:rsidRPr="00AD0CC1">
        <w:rPr>
          <w:rFonts w:ascii="Times New Roman" w:eastAsia="Times New Roman" w:hAnsi="Times New Roman" w:cs="Times New Roman"/>
          <w:sz w:val="24"/>
          <w:szCs w:val="24"/>
        </w:rPr>
        <w:t>cquire more information from feeding areas</w:t>
      </w:r>
      <w:r w:rsidR="003F0D7B">
        <w:rPr>
          <w:rFonts w:ascii="Times New Roman" w:eastAsia="Times New Roman" w:hAnsi="Times New Roman" w:cs="Times New Roman"/>
          <w:sz w:val="24"/>
          <w:szCs w:val="24"/>
        </w:rPr>
        <w:t xml:space="preserve"> </w:t>
      </w:r>
      <w:r w:rsidR="003F0D7B" w:rsidRPr="00AD0CC1">
        <w:rPr>
          <w:rFonts w:ascii="Times New Roman" w:eastAsia="Times New Roman" w:hAnsi="Times New Roman" w:cs="Times New Roman"/>
          <w:sz w:val="24"/>
          <w:szCs w:val="24"/>
        </w:rPr>
        <w:t>(Buckley 1997)</w:t>
      </w:r>
      <w:r w:rsidR="003F0D7B">
        <w:rPr>
          <w:rFonts w:ascii="Times New Roman" w:eastAsia="Times New Roman" w:hAnsi="Times New Roman" w:cs="Times New Roman"/>
          <w:sz w:val="24"/>
          <w:szCs w:val="24"/>
        </w:rPr>
        <w:t xml:space="preserve">, which may be useful for them to assess which are the most profitable ones. </w:t>
      </w:r>
      <w:r w:rsidRPr="00AD0CC1">
        <w:rPr>
          <w:rFonts w:ascii="Times New Roman" w:eastAsia="Times New Roman" w:hAnsi="Times New Roman" w:cs="Times New Roman"/>
          <w:sz w:val="24"/>
          <w:szCs w:val="24"/>
        </w:rPr>
        <w:t>But gaining instantaneous information from the landscape is not enough for information transfer later in a roost.</w:t>
      </w:r>
      <w:r w:rsidR="003F0D7B">
        <w:rPr>
          <w:rFonts w:ascii="Times New Roman" w:eastAsia="Times New Roman" w:hAnsi="Times New Roman" w:cs="Times New Roman"/>
          <w:sz w:val="24"/>
          <w:szCs w:val="24"/>
        </w:rPr>
        <w:t xml:space="preserve"> </w:t>
      </w:r>
      <w:r w:rsidR="003F0D7B" w:rsidRPr="00AD0CC1">
        <w:rPr>
          <w:rFonts w:ascii="Times New Roman" w:eastAsia="Times New Roman" w:hAnsi="Times New Roman" w:cs="Times New Roman"/>
          <w:sz w:val="24"/>
          <w:szCs w:val="24"/>
        </w:rPr>
        <w:t xml:space="preserve">For this information to be useful for efficient foraging, </w:t>
      </w:r>
      <w:r w:rsidR="003F0D7B" w:rsidRPr="00AD0CC1">
        <w:rPr>
          <w:rFonts w:ascii="Times New Roman" w:eastAsia="Times New Roman" w:hAnsi="Times New Roman" w:cs="Times New Roman"/>
          <w:b/>
          <w:bCs/>
          <w:i/>
          <w:iCs/>
          <w:sz w:val="24"/>
          <w:szCs w:val="24"/>
        </w:rPr>
        <w:t>memory</w:t>
      </w:r>
      <w:r w:rsidR="003F0D7B" w:rsidRPr="00AD0CC1">
        <w:rPr>
          <w:rFonts w:ascii="Times New Roman" w:eastAsia="Times New Roman" w:hAnsi="Times New Roman" w:cs="Times New Roman"/>
          <w:sz w:val="24"/>
          <w:szCs w:val="24"/>
        </w:rPr>
        <w:t xml:space="preserve"> is also crucial</w:t>
      </w:r>
      <w:r w:rsidR="005922C7">
        <w:rPr>
          <w:rFonts w:ascii="Times New Roman" w:eastAsia="Times New Roman" w:hAnsi="Times New Roman" w:cs="Times New Roman"/>
          <w:sz w:val="24"/>
          <w:szCs w:val="24"/>
        </w:rPr>
        <w:t>, especially if the main mechanism for information is via the ICH and not local enhancement</w:t>
      </w:r>
      <w:r w:rsidR="003F0D7B" w:rsidRPr="00AD0CC1">
        <w:rPr>
          <w:rFonts w:ascii="Times New Roman" w:eastAsia="Times New Roman" w:hAnsi="Times New Roman" w:cs="Times New Roman"/>
          <w:sz w:val="24"/>
          <w:szCs w:val="24"/>
        </w:rPr>
        <w:t xml:space="preserve">. </w:t>
      </w:r>
      <w:r w:rsidR="005922C7">
        <w:rPr>
          <w:rFonts w:ascii="Times New Roman" w:eastAsia="Times New Roman" w:hAnsi="Times New Roman" w:cs="Times New Roman"/>
          <w:sz w:val="24"/>
          <w:szCs w:val="24"/>
        </w:rPr>
        <w:t>In the former, i</w:t>
      </w:r>
      <w:r w:rsidR="005D6FB1">
        <w:rPr>
          <w:rFonts w:ascii="Times New Roman" w:eastAsia="Times New Roman" w:hAnsi="Times New Roman" w:cs="Times New Roman"/>
          <w:sz w:val="24"/>
          <w:szCs w:val="24"/>
        </w:rPr>
        <w:t xml:space="preserve">ndividuals need to remember the location of food patches to return to them so that the information gained is valuable for other members </w:t>
      </w:r>
      <w:r w:rsidR="005D6FB1">
        <w:rPr>
          <w:rFonts w:ascii="Times New Roman" w:eastAsia="Times New Roman" w:hAnsi="Times New Roman" w:cs="Times New Roman"/>
          <w:sz w:val="24"/>
          <w:szCs w:val="24"/>
        </w:rPr>
        <w:fldChar w:fldCharType="begin"/>
      </w:r>
      <w:r w:rsidR="005D6FB1">
        <w:rPr>
          <w:rFonts w:ascii="Times New Roman" w:eastAsia="Times New Roman" w:hAnsi="Times New Roman" w:cs="Times New Roman"/>
          <w:sz w:val="24"/>
          <w:szCs w:val="24"/>
        </w:rPr>
        <w:instrText xml:space="preserve"> ADDIN ZOTERO_ITEM CSL_CITATION {"citationID":"RXNoptOW","properties":{"formattedCitation":"(Weimerskirch et al., 2010)","plainCitation":"(Weimerskirch et al., 2010)","noteIndex":0},"citationItems":[{"id":855,"uris":["http://zotero.org/users/6254983/items/SL5PWDVX"],"itemData":{"id":855,"type":"article-journal","container-title":"PLoS ONE","DOI":"10.1371/journal.pone.0009928","ISSN":"1932-6203","issue":"3","journalAbbreviation":"PLoS ONE","language":"en","page":"e9928","source":"DOI.org (Crossref)","title":"Use of Social Information in Seabirds: Compass Rafts Indicate the Heading of Food Patches","title-short":"Use of Social Information in Seabirds","volume":"5","author":[{"family":"Weimerskirch","given":"Henri"},{"family":"Bertrand","given":"Sophie"},{"family":"Silva","given":"Jaime"},{"family":"Marques","given":"Jose Carlos"},{"family":"Goya","given":"Elisa"}],"editor":[{"family":"Gratwicke","given":"Brian"}],"issued":{"date-parts":[["2010",3,29]]}}}],"schema":"https://github.com/citation-style-language/schema/raw/master/csl-citation.json"} </w:instrText>
      </w:r>
      <w:r w:rsidR="005D6FB1">
        <w:rPr>
          <w:rFonts w:ascii="Times New Roman" w:eastAsia="Times New Roman" w:hAnsi="Times New Roman" w:cs="Times New Roman"/>
          <w:sz w:val="24"/>
          <w:szCs w:val="24"/>
        </w:rPr>
        <w:fldChar w:fldCharType="separate"/>
      </w:r>
      <w:r w:rsidR="005D6FB1" w:rsidRPr="005D6FB1">
        <w:rPr>
          <w:rFonts w:ascii="Times New Roman" w:hAnsi="Times New Roman" w:cs="Times New Roman"/>
          <w:sz w:val="24"/>
        </w:rPr>
        <w:t>(Weimerskirch et al., 2010)</w:t>
      </w:r>
      <w:r w:rsidR="005D6FB1">
        <w:rPr>
          <w:rFonts w:ascii="Times New Roman" w:eastAsia="Times New Roman" w:hAnsi="Times New Roman" w:cs="Times New Roman"/>
          <w:sz w:val="24"/>
          <w:szCs w:val="24"/>
        </w:rPr>
        <w:fldChar w:fldCharType="end"/>
      </w:r>
      <w:r w:rsidR="005D6FB1">
        <w:rPr>
          <w:rFonts w:ascii="Times New Roman" w:eastAsia="Times New Roman" w:hAnsi="Times New Roman" w:cs="Times New Roman"/>
          <w:sz w:val="24"/>
          <w:szCs w:val="24"/>
        </w:rPr>
        <w:t xml:space="preserve">. </w:t>
      </w:r>
      <w:r w:rsidR="003F0D7B" w:rsidRPr="00AD0CC1">
        <w:rPr>
          <w:rFonts w:ascii="Times New Roman" w:eastAsia="Times New Roman" w:hAnsi="Times New Roman" w:cs="Times New Roman"/>
          <w:sz w:val="24"/>
          <w:szCs w:val="24"/>
        </w:rPr>
        <w:t xml:space="preserve">Hence, it would be expected that species with greater spatial memory will be able to retain information better, making several successful foraging trips, </w:t>
      </w:r>
      <w:r w:rsidR="003817D5">
        <w:rPr>
          <w:rFonts w:ascii="Times New Roman" w:eastAsia="Times New Roman" w:hAnsi="Times New Roman" w:cs="Times New Roman"/>
          <w:sz w:val="24"/>
          <w:szCs w:val="24"/>
        </w:rPr>
        <w:t>which can give cues to others</w:t>
      </w:r>
      <w:commentRangeStart w:id="32"/>
      <w:r w:rsidR="003F0D7B" w:rsidRPr="00AD0CC1">
        <w:rPr>
          <w:rFonts w:ascii="Times New Roman" w:eastAsia="Times New Roman" w:hAnsi="Times New Roman" w:cs="Times New Roman"/>
          <w:sz w:val="24"/>
          <w:szCs w:val="24"/>
        </w:rPr>
        <w:t xml:space="preserve"> at a roost </w:t>
      </w:r>
      <w:commentRangeEnd w:id="32"/>
      <w:r w:rsidR="003F0D7B" w:rsidRPr="00AD0CC1">
        <w:rPr>
          <w:rStyle w:val="CommentReference"/>
        </w:rPr>
        <w:commentReference w:id="32"/>
      </w:r>
      <w:r w:rsidR="003F0D7B" w:rsidRPr="00AD0CC1">
        <w:rPr>
          <w:rFonts w:ascii="Times New Roman" w:eastAsia="Times New Roman" w:hAnsi="Times New Roman" w:cs="Times New Roman"/>
          <w:sz w:val="24"/>
          <w:szCs w:val="24"/>
        </w:rPr>
        <w:t>(G Hern</w:t>
      </w:r>
      <w:r w:rsidR="003F0D7B" w:rsidRPr="00AD0CC1">
        <w:rPr>
          <w:rFonts w:ascii="Times New Roman" w:hAnsi="Times New Roman" w:cs="Times New Roman"/>
          <w:sz w:val="24"/>
          <w:szCs w:val="24"/>
        </w:rPr>
        <w:t>á</w:t>
      </w:r>
      <w:r w:rsidR="003F0D7B" w:rsidRPr="00AD0CC1">
        <w:rPr>
          <w:rFonts w:ascii="Times New Roman" w:eastAsia="Times New Roman" w:hAnsi="Times New Roman" w:cs="Times New Roman"/>
          <w:sz w:val="24"/>
          <w:szCs w:val="24"/>
        </w:rPr>
        <w:t>ndez-Montero et al. 2020).</w:t>
      </w:r>
    </w:p>
    <w:p w14:paraId="5474AB68" w14:textId="018C6FB8" w:rsidR="00A43BB1" w:rsidRDefault="00046C1B" w:rsidP="00A43BB1">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Perhaps less evident would be the influence of </w:t>
      </w:r>
      <w:r w:rsidRPr="00AD0CC1">
        <w:rPr>
          <w:rFonts w:ascii="Times New Roman" w:eastAsia="Times New Roman" w:hAnsi="Times New Roman" w:cs="Times New Roman"/>
          <w:b/>
          <w:bCs/>
          <w:i/>
          <w:iCs/>
          <w:sz w:val="24"/>
          <w:szCs w:val="24"/>
        </w:rPr>
        <w:t>mass</w:t>
      </w:r>
      <w:r w:rsidR="003817D5">
        <w:rPr>
          <w:rFonts w:ascii="Times New Roman" w:eastAsia="Times New Roman" w:hAnsi="Times New Roman" w:cs="Times New Roman"/>
          <w:b/>
          <w:bCs/>
          <w:i/>
          <w:iCs/>
          <w:sz w:val="24"/>
          <w:szCs w:val="24"/>
        </w:rPr>
        <w:t>.</w:t>
      </w:r>
      <w:r w:rsidRPr="00AD0CC1">
        <w:rPr>
          <w:rFonts w:ascii="Times New Roman" w:eastAsia="Times New Roman" w:hAnsi="Times New Roman" w:cs="Times New Roman"/>
          <w:sz w:val="24"/>
          <w:szCs w:val="24"/>
        </w:rPr>
        <w:t xml:space="preserve"> Because </w:t>
      </w:r>
      <w:r w:rsidR="003817D5">
        <w:rPr>
          <w:rFonts w:ascii="Times New Roman" w:eastAsia="Times New Roman" w:hAnsi="Times New Roman" w:cs="Times New Roman"/>
          <w:sz w:val="24"/>
          <w:szCs w:val="24"/>
        </w:rPr>
        <w:t>larger</w:t>
      </w:r>
      <w:r w:rsidR="003817D5" w:rsidRPr="00AD0CC1">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 xml:space="preserve">species tend to have higher energetic demands, their foraging efficiency needs to be crucially high to meet these </w:t>
      </w:r>
      <w:r w:rsidR="003817D5">
        <w:rPr>
          <w:rFonts w:ascii="Times New Roman" w:eastAsia="Times New Roman" w:hAnsi="Times New Roman" w:cs="Times New Roman"/>
          <w:sz w:val="24"/>
          <w:szCs w:val="24"/>
        </w:rPr>
        <w:t>requirement</w:t>
      </w:r>
      <w:r w:rsidR="003817D5" w:rsidRPr="00AD0CC1">
        <w:rPr>
          <w:rFonts w:ascii="Times New Roman" w:eastAsia="Times New Roman" w:hAnsi="Times New Roman" w:cs="Times New Roman"/>
          <w:sz w:val="24"/>
          <w:szCs w:val="24"/>
        </w:rPr>
        <w:t>s</w:t>
      </w:r>
      <w:r w:rsidRPr="00AD0CC1">
        <w:rPr>
          <w:rFonts w:ascii="Times New Roman" w:eastAsia="Times New Roman" w:hAnsi="Times New Roman" w:cs="Times New Roman"/>
          <w:sz w:val="24"/>
          <w:szCs w:val="24"/>
        </w:rPr>
        <w:t xml:space="preserve">. </w:t>
      </w:r>
      <w:r w:rsidR="00A43BB1">
        <w:rPr>
          <w:rFonts w:ascii="Times New Roman" w:eastAsia="Times New Roman" w:hAnsi="Times New Roman" w:cs="Times New Roman"/>
          <w:sz w:val="24"/>
          <w:szCs w:val="24"/>
        </w:rPr>
        <w:t xml:space="preserve">An interesting study by </w:t>
      </w:r>
      <w:r w:rsidR="00A43BB1">
        <w:rPr>
          <w:rFonts w:ascii="Times New Roman" w:eastAsia="Times New Roman" w:hAnsi="Times New Roman" w:cs="Times New Roman"/>
          <w:sz w:val="24"/>
          <w:szCs w:val="24"/>
        </w:rPr>
        <w:fldChar w:fldCharType="begin"/>
      </w:r>
      <w:r w:rsidR="008411FC">
        <w:rPr>
          <w:rFonts w:ascii="Times New Roman" w:eastAsia="Times New Roman" w:hAnsi="Times New Roman" w:cs="Times New Roman"/>
          <w:sz w:val="24"/>
          <w:szCs w:val="24"/>
        </w:rPr>
        <w:instrText xml:space="preserve"> ADDIN ZOTERO_ITEM CSL_CITATION {"citationID":"8ob55EDt","properties":{"formattedCitation":"(Blumstein &amp; M\\uc0\\u248{}ller, 2008)","plainCitation":"(Blumstein &amp; Møller, 2008)","dontUpdate":true,"noteIndex":0},"citationItems":[{"id":882,"uris":["http://zotero.org/users/6254983/items/2K8RPZPN"],"itemData":{"id":882,"type":"article-journal","abstract":"Sociality, as a life-history trait, should be associated with high longevity because complex sociality is characterized by reproductive suppression, delayed breeding, increased care and survival, and some of these traits select for high longevity. We studied the relationship between cooperative parental care (a proxy of complex sociality) and relative maximum lifespan in 257 North American bird species. After controlling for variation in maximum lifespan explained by body mass, sampling effort, latitude, mortality rate, migration distance and age at first reproduction, we found no significant effect of cooperative care on longevity in analyses of species-specific data or phylogenetically independent standardized linear contrasts. Thus, sociality itself is not associated with high longevity. Rather, longevity is correlated with increased body size, survival rate and age of first reproduction.","container-title":"Biology Letters","DOI":"10.1098/rsbl.2007.0606","ISSN":"1744-9561, 1744-957X","issue":"2","journalAbbreviation":"Biol. Lett.","language":"en","page":"146-148","source":"DOI.org (Crossref)","title":"Is sociality associated with high longevity in North American birds?","volume":"4","author":[{"family":"Blumstein","given":"D.T"},{"family":"Møller","given":"A.P"}],"issued":{"date-parts":[["2008",4,23]]}}}],"schema":"https://github.com/citation-style-language/schema/raw/master/csl-citation.json"} </w:instrText>
      </w:r>
      <w:r w:rsidR="00A43BB1">
        <w:rPr>
          <w:rFonts w:ascii="Times New Roman" w:eastAsia="Times New Roman" w:hAnsi="Times New Roman" w:cs="Times New Roman"/>
          <w:sz w:val="24"/>
          <w:szCs w:val="24"/>
        </w:rPr>
        <w:fldChar w:fldCharType="separate"/>
      </w:r>
      <w:r w:rsidR="00A43BB1" w:rsidRPr="00A43BB1">
        <w:rPr>
          <w:rFonts w:ascii="Times New Roman" w:hAnsi="Times New Roman" w:cs="Times New Roman"/>
          <w:sz w:val="24"/>
        </w:rPr>
        <w:t>Blumstein &amp; Møller</w:t>
      </w:r>
      <w:r w:rsidR="00A43BB1">
        <w:rPr>
          <w:rFonts w:ascii="Times New Roman" w:hAnsi="Times New Roman" w:cs="Times New Roman"/>
          <w:sz w:val="24"/>
        </w:rPr>
        <w:t xml:space="preserve"> (</w:t>
      </w:r>
      <w:r w:rsidR="00A43BB1" w:rsidRPr="00A43BB1">
        <w:rPr>
          <w:rFonts w:ascii="Times New Roman" w:hAnsi="Times New Roman" w:cs="Times New Roman"/>
          <w:sz w:val="24"/>
        </w:rPr>
        <w:t>2008)</w:t>
      </w:r>
      <w:r w:rsidR="00A43BB1">
        <w:rPr>
          <w:rFonts w:ascii="Times New Roman" w:eastAsia="Times New Roman" w:hAnsi="Times New Roman" w:cs="Times New Roman"/>
          <w:sz w:val="24"/>
          <w:szCs w:val="24"/>
        </w:rPr>
        <w:fldChar w:fldCharType="end"/>
      </w:r>
      <w:r w:rsidR="00A43BB1">
        <w:rPr>
          <w:rFonts w:ascii="Times New Roman" w:eastAsia="Times New Roman" w:hAnsi="Times New Roman" w:cs="Times New Roman"/>
          <w:sz w:val="24"/>
          <w:szCs w:val="24"/>
        </w:rPr>
        <w:t xml:space="preserve"> investigated the relationship between sociality and longevity- which is well-known to be correlated with mass. Their results didn’t support the idea that these two variables are correlated. However, their proxy for sociality was cooperative breeding only, and their sample size limited to birds of North America only. It is worth replicating these efforts on a larger scale research, and using other forms of sociality such as that of CRB. </w:t>
      </w:r>
    </w:p>
    <w:p w14:paraId="164B2F39" w14:textId="0E6A0B4B" w:rsidR="003817D5" w:rsidRPr="00AD0CC1" w:rsidRDefault="00A43BB1" w:rsidP="0063651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Certainly, there are within-species variables that may also affect the persistence of CRB such as age-class. From the lens of foraging efficiency, juveniles are much more prone to roost communally as they are less experienced in finding food. However, those variations occur at a </w:t>
      </w:r>
      <w:r>
        <w:rPr>
          <w:rFonts w:ascii="Times New Roman" w:eastAsia="Times New Roman" w:hAnsi="Times New Roman" w:cs="Times New Roman"/>
          <w:sz w:val="24"/>
          <w:szCs w:val="24"/>
        </w:rPr>
        <w:lastRenderedPageBreak/>
        <w:t xml:space="preserve">population level, at thus are beyond the scope of the current research. </w:t>
      </w:r>
      <w:r w:rsidR="0063651C">
        <w:rPr>
          <w:rFonts w:ascii="Times New Roman" w:eastAsia="Times New Roman" w:hAnsi="Times New Roman" w:cs="Times New Roman"/>
          <w:sz w:val="24"/>
          <w:szCs w:val="24"/>
        </w:rPr>
        <w:t>At a species level, however</w:t>
      </w:r>
      <w:r w:rsidR="00046C1B" w:rsidRPr="00AD0CC1">
        <w:rPr>
          <w:rFonts w:ascii="Times New Roman" w:eastAsia="Times New Roman" w:hAnsi="Times New Roman" w:cs="Times New Roman"/>
          <w:sz w:val="24"/>
          <w:szCs w:val="24"/>
        </w:rPr>
        <w:t xml:space="preserve">, all the aforementioned variables </w:t>
      </w:r>
      <w:r w:rsidR="0063651C">
        <w:rPr>
          <w:rFonts w:ascii="Times New Roman" w:eastAsia="Times New Roman" w:hAnsi="Times New Roman" w:cs="Times New Roman"/>
          <w:sz w:val="24"/>
          <w:szCs w:val="24"/>
        </w:rPr>
        <w:t>(</w:t>
      </w:r>
      <w:r w:rsidR="0063651C" w:rsidRPr="00ED21DA">
        <w:rPr>
          <w:rFonts w:ascii="Times New Roman" w:eastAsia="Times New Roman" w:hAnsi="Times New Roman" w:cs="Times New Roman"/>
          <w:b/>
          <w:bCs/>
          <w:i/>
          <w:iCs/>
          <w:sz w:val="24"/>
          <w:szCs w:val="24"/>
        </w:rPr>
        <w:t>trophic level, dispersal ability, memory and mass</w:t>
      </w:r>
      <w:r w:rsidR="0063651C">
        <w:rPr>
          <w:rFonts w:ascii="Times New Roman" w:eastAsia="Times New Roman" w:hAnsi="Times New Roman" w:cs="Times New Roman"/>
          <w:sz w:val="24"/>
          <w:szCs w:val="24"/>
        </w:rPr>
        <w:t xml:space="preserve">) </w:t>
      </w:r>
      <w:r w:rsidR="00046C1B" w:rsidRPr="00AD0CC1">
        <w:rPr>
          <w:rFonts w:ascii="Times New Roman" w:eastAsia="Times New Roman" w:hAnsi="Times New Roman" w:cs="Times New Roman"/>
          <w:sz w:val="24"/>
          <w:szCs w:val="24"/>
        </w:rPr>
        <w:t>combined could be acting together to promote the evolution of this behaviour</w:t>
      </w:r>
      <w:r w:rsidR="0063651C">
        <w:rPr>
          <w:rFonts w:ascii="Times New Roman" w:eastAsia="Times New Roman" w:hAnsi="Times New Roman" w:cs="Times New Roman"/>
          <w:sz w:val="24"/>
          <w:szCs w:val="24"/>
        </w:rPr>
        <w:t xml:space="preserve"> as hinted by the literature. </w:t>
      </w:r>
    </w:p>
    <w:p w14:paraId="22D5B6A2" w14:textId="0185F53B" w:rsidR="00046C1B" w:rsidRPr="00AD0CC1" w:rsidRDefault="00046C1B" w:rsidP="008411FC">
      <w:pPr>
        <w:spacing w:line="360" w:lineRule="auto"/>
        <w:ind w:firstLine="720"/>
        <w:jc w:val="both"/>
        <w:rPr>
          <w:rFonts w:ascii="Times New Roman" w:eastAsia="Times New Roman" w:hAnsi="Times New Roman" w:cs="Times New Roman"/>
          <w:sz w:val="24"/>
          <w:szCs w:val="24"/>
        </w:rPr>
      </w:pPr>
      <w:commentRangeStart w:id="33"/>
      <w:r w:rsidRPr="00AD0CC1">
        <w:rPr>
          <w:rFonts w:ascii="Times New Roman" w:eastAsia="Times New Roman" w:hAnsi="Times New Roman" w:cs="Times New Roman"/>
          <w:sz w:val="24"/>
          <w:szCs w:val="24"/>
        </w:rPr>
        <w:t xml:space="preserve">In an attempt to understand the evolution of communal roosting in birds, Beauchamp (1999) </w:t>
      </w:r>
      <w:commentRangeEnd w:id="33"/>
      <w:r w:rsidR="003818B6" w:rsidRPr="00AD0CC1">
        <w:rPr>
          <w:rStyle w:val="CommentReference"/>
        </w:rPr>
        <w:commentReference w:id="33"/>
      </w:r>
      <w:r w:rsidRPr="00AD0CC1">
        <w:rPr>
          <w:rFonts w:ascii="Times New Roman" w:eastAsia="Times New Roman" w:hAnsi="Times New Roman" w:cs="Times New Roman"/>
          <w:sz w:val="24"/>
          <w:szCs w:val="24"/>
        </w:rPr>
        <w:t xml:space="preserve">tested ecological variables that might drive the evolution of CRB in </w:t>
      </w:r>
      <w:r w:rsidR="0063651C">
        <w:rPr>
          <w:rFonts w:ascii="Times New Roman" w:eastAsia="Times New Roman" w:hAnsi="Times New Roman" w:cs="Times New Roman"/>
          <w:sz w:val="24"/>
          <w:szCs w:val="24"/>
        </w:rPr>
        <w:t>this group</w:t>
      </w:r>
      <w:r w:rsidRPr="00AD0CC1">
        <w:rPr>
          <w:rFonts w:ascii="Times New Roman" w:eastAsia="Times New Roman" w:hAnsi="Times New Roman" w:cs="Times New Roman"/>
          <w:sz w:val="24"/>
          <w:szCs w:val="24"/>
        </w:rPr>
        <w:t>. He selected mass, diet type, and territoriality in 437 bird species on different taxa. His findings suggested that increased foraging efficiency was the most likely cause for communal roosting behaviour. Other studies on specific species support this idea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{"citationID":"0r6wYY8K","properties":{"formattedCitation":"(Curk et al., 2025; Harel et al., 2017; Sassi et al., 2024)","plainCitation":"(Curk et al., 2025; Harel et al., 2017; Sassi et al., 2024)","dontUpdate":true,"noteIndex":0},"citationItems":[{"id":765,"uris":["http://zotero.org/users/6254983/items/VBVZP4UF"],"itemData":{"id":765,"type":"article-journal","container-title":"Ecological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id":29,"uris":["http://zotero.org/users/6254983/items/LXPTGWRE"],"itemData":{"id":29,"type":"article-journal","abstract":"Uncertainties regarding food location and quality are among the greatest challenges faced by foragers and communal roosting may facilitate success through social foraging. The information centre hypothesis (ICH) suggests that uninformed individuals at shared roosts benefit from following informed individuals to previously visited resources. We tested several key prerequisites of the ICH in a social obligate scavenger, the Eurasian griffon vulture (\n              Gyps fulvus\n              ), by tracking movements and behaviour of sympatric individuals over extended periods and across relatively large spatial scales, thereby precluding alternative explanations such as local enhancement. In agreement with the ICH, we found that ‘informed’ individuals returning to previously visited carcasses were followed by ‘uninformed’ vultures that consequently got access to these resources. When a dyad (two individuals that depart from the same roost within 2 min of each other) included an informed individual, they spent a higher proportion of the flight time close to each other at a shorter distance between them than otherwise. Although all individuals occasionally profited from following others, they differed in their tendencies to be informed or uninformed. This study provides evidence for ‘following behaviour’ in natural conditions and demonstrates differential roles and information states among foragers within a population. Moreover, demonstrating the possible reliance of vultures on following behaviour emphasizes that individuals in declining populations may suffer from reduced foraging efficiency.","container-title":"Proceedings of the Royal Society B: Biological Sciences","DOI":"10.1098/rspb.2016.2654","ISSN":"0962-8452, 1471-2954","issue":"1852","journalAbbreviation":"Proc. R. Soc. B.","language":"en","page":"20162654","source":"DOI.org (Crossref)","title":"Social foraging and individual consistency in following behaviour: testing the information centre hypothesis in free-ranging vultures","title-short":"Social foraging and individual consistency in following behaviour","volume":"284","author":[{"family":"Harel","given":"Roi"},{"family":"Spiegel","given":"Orr"},{"family":"Getz","given":"Wayne M."},{"family":"Nathan","given":"Ran"}],"issued":{"date-parts":[["2017",4,12]]}}},{"id":763,"uris":["http://zotero.org/users/6254983/items/5GQ83I4K"],"itemData":{"id":763,"type":"article-journal","abstract":"Animals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w:instrText>
      </w:r>
      <w:r w:rsidRPr="000E4017">
        <w:rPr>
          <w:rFonts w:ascii="Times New Roman" w:eastAsia="Times New Roman" w:hAnsi="Times New Roman" w:cs="Times New Roman"/>
          <w:sz w:val="24"/>
          <w:szCs w:val="24"/>
          <w:lang w:val="fr-FR"/>
        </w:rPr>
        <w:instrText xml:space="preserve">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0E4017">
        <w:rPr>
          <w:rFonts w:ascii="Times New Roman" w:hAnsi="Times New Roman" w:cs="Times New Roman"/>
          <w:sz w:val="24"/>
          <w:lang w:val="fr-FR"/>
        </w:rPr>
        <w:t xml:space="preserve">Curk et al., 2025; </w:t>
      </w:r>
      <w:r w:rsidRPr="000E4017">
        <w:rPr>
          <w:rFonts w:ascii="Times New Roman" w:eastAsia="Times New Roman" w:hAnsi="Times New Roman" w:cs="Times New Roman"/>
          <w:sz w:val="24"/>
          <w:szCs w:val="24"/>
          <w:lang w:val="fr-FR"/>
        </w:rPr>
        <w:t xml:space="preserve">Dermody et al. 2011, </w:t>
      </w:r>
      <w:r w:rsidRPr="000E4017">
        <w:rPr>
          <w:rFonts w:ascii="Times New Roman" w:hAnsi="Times New Roman" w:cs="Times New Roman"/>
          <w:sz w:val="24"/>
          <w:lang w:val="fr-FR"/>
        </w:rPr>
        <w:t>Harel et al., 2017; Sassi et al., 2024)</w:t>
      </w:r>
      <w:r w:rsidRPr="00AD0CC1">
        <w:rPr>
          <w:rFonts w:ascii="Times New Roman" w:eastAsia="Times New Roman" w:hAnsi="Times New Roman" w:cs="Times New Roman"/>
          <w:sz w:val="24"/>
          <w:szCs w:val="24"/>
        </w:rPr>
        <w:fldChar w:fldCharType="end"/>
      </w:r>
      <w:r w:rsidRPr="000E4017">
        <w:rPr>
          <w:rFonts w:ascii="Times New Roman" w:eastAsia="Times New Roman" w:hAnsi="Times New Roman" w:cs="Times New Roman"/>
          <w:sz w:val="24"/>
          <w:szCs w:val="24"/>
          <w:lang w:val="fr-FR"/>
        </w:rPr>
        <w:t xml:space="preserve">. </w:t>
      </w:r>
      <w:r w:rsidRPr="00AD0CC1">
        <w:rPr>
          <w:rFonts w:ascii="Times New Roman" w:eastAsia="Times New Roman" w:hAnsi="Times New Roman" w:cs="Times New Roman"/>
          <w:sz w:val="24"/>
          <w:szCs w:val="24"/>
        </w:rPr>
        <w:t xml:space="preserve">Despite his comprehensive study, his work focused on all birds whose phylogeny had been widely documented at the time, and therefore </w:t>
      </w:r>
      <w:r w:rsidR="0063651C">
        <w:rPr>
          <w:rFonts w:ascii="Times New Roman" w:eastAsia="Times New Roman" w:hAnsi="Times New Roman" w:cs="Times New Roman"/>
          <w:sz w:val="24"/>
          <w:szCs w:val="24"/>
        </w:rPr>
        <w:t xml:space="preserve">his sample size comprised less than 5% of the total bird’s species in the world. More importantly, his study </w:t>
      </w:r>
      <w:r w:rsidRPr="00AD0CC1">
        <w:rPr>
          <w:rFonts w:ascii="Times New Roman" w:eastAsia="Times New Roman" w:hAnsi="Times New Roman" w:cs="Times New Roman"/>
          <w:sz w:val="24"/>
          <w:szCs w:val="24"/>
        </w:rPr>
        <w:t xml:space="preserve">also included waterbirds. </w:t>
      </w:r>
      <w:commentRangeStart w:id="34"/>
      <w:r w:rsidRPr="00AD0CC1">
        <w:rPr>
          <w:rFonts w:ascii="Times New Roman" w:eastAsia="Times New Roman" w:hAnsi="Times New Roman" w:cs="Times New Roman"/>
          <w:sz w:val="24"/>
          <w:szCs w:val="24"/>
        </w:rPr>
        <w:t xml:space="preserve">While this may not be a problem </w:t>
      </w:r>
      <w:r w:rsidRPr="00AD0CC1">
        <w:rPr>
          <w:rFonts w:ascii="Times New Roman" w:eastAsia="Times New Roman" w:hAnsi="Times New Roman" w:cs="Times New Roman"/>
          <w:i/>
          <w:iCs/>
          <w:sz w:val="24"/>
          <w:szCs w:val="24"/>
        </w:rPr>
        <w:t>per se</w:t>
      </w:r>
      <w:r w:rsidRPr="00AD0CC1">
        <w:rPr>
          <w:rFonts w:ascii="Times New Roman" w:eastAsia="Times New Roman" w:hAnsi="Times New Roman" w:cs="Times New Roman"/>
          <w:sz w:val="24"/>
          <w:szCs w:val="24"/>
        </w:rPr>
        <w:t xml:space="preserve">, waterbirds’ feeding ecology differ in nature than those of terrestrial birds (e.g.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{"citationID":"sVJRmtMq","properties":{"formattedCitation":"(Twining et al., 2019)","plainCitation":"(Twining et al., 2019)","dontUpdate":true,"noteIndex":0},"citationItems":[{"id":821,"uris":["http://zotero.org/users/6254983/items/ZM7IIILZ"],"itemData":{"id":821,"type":"article-journal","abstract":"Abstract\n            \n              \n                \n                  Aquatic and terrestrial ecosystems are connected through reciprocal fluxes of energy and nutrients that can subsidize consumers. Past research on reciprocal aquatic–terrestrial subsidies to consumers has generally focused on subsidy quantity while ignoring major differences in the nutritional composition of aquatic and terrestrial resources. Because aquatic resources contain substantially more highly unsaturated omega‐3 fatty acids (HUFAs) than terrestrial resources, aquatic subsidies may play a unique role by supplying these critical compounds to both aquatic and terrestrial consumers.\n                \n                \n                  \n                    Here, we first characterized nutritional quality in terms of HUFA content in aquatic and terrestrial insect prey. We then used bulk stable isotope analyses to estimate subsidy use by stream and riparian consumers coupled with compound‐specific stable isotope analyses, which allowed us to document consumer HUFA sources. Finally, in order to understand the nutritional importance of aquatic‐derived HUFAs for riparian consumers, we conducted manipulative diet experiments on Eastern Phoebe (\n                    Sayornis phoebe\n                    ) chicks in the laboratory.\n                  \n                \n                \n                  Aquatic insects were significantly enriched in HUFAs, mainly in terms of eicosapentaenoic acid (EPA), compared with terrestrial insects. Stream fishes relied mainly upon aquatic resources, while insectivorous birds varied in their use of aquatic subsidies across sites. However, like stream fishes, Eastern Phoebe chicks received HUFAs from aquatic insects, even when they were heavily reliant upon terrestrial insects for their overall diet. In the laboratory, dietary HUFAs, such as those supplied by aquatic insects, increased the growth rate and condition of Eastern Phoebe chicks.\n                \n                \n                  This study demonstrates that aquatic and terrestrial subsidies are not nutritionally reciprocal from the perspective of consumers because aquatic resources are the main source of critical fatty acids for both stream and riparian consumers. It also confirms previous findings on the nutritional importance of HUFAs for riparian birds, demonstrating that an insectivorous riparian lifestyle influences avian nutritional needs. Finally, our findings raise the possibility that birds and other riparian insectivores may experience nutritional mismatches with terrestrial prey if they do not have access to high‐quality aquatic subsidies as a consequence of aquatic habitat degradation or shifts in consumer and resource phenology.\n                \n              \n            \n            \n              A free\n              Plain Language Summary\n              can be found within the Supporting Information of this article.","container-title":"Functional Ecology","DOI":"10.1111/1365-2435.13401","ISSN":"0269-8463, 1365-2435","issue":"10","journalAbbreviation":"Functional Ecology","language":"en","page":"2042-2052","source":"DOI.org (Crossref)","title":"Aquatic and terrestrial resources are not nutritionally reciprocal for consumers","volume":"33","author":[{"family":"Twining","given":"Cornelia W."},{"family":"Brenna","given":"J. Thomas"},{"family":"Lawrence","given":"Peter"},{"family":"Winkler","given":"David W."},{"family":"Flecker","given":"Alexander S."},{"family":"Hairston","given":"Nelson G."}],"editor":[{"family":"Allen","given":"Daniel C."}],"issued":{"date-parts":[["2019",10]]}}}],"schema":"https://github.com/citation-style-language/schema/raw/master/csl-citation.json"}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Twining et al., 2019)</w:t>
      </w:r>
      <w:r w:rsidRPr="00AD0CC1">
        <w:rPr>
          <w:rFonts w:ascii="Times New Roman" w:eastAsia="Times New Roman" w:hAnsi="Times New Roman" w:cs="Times New Roman"/>
          <w:sz w:val="24"/>
          <w:szCs w:val="24"/>
        </w:rPr>
        <w:fldChar w:fldCharType="end"/>
      </w:r>
      <w:r w:rsidR="003F38CB">
        <w:rPr>
          <w:rFonts w:ascii="Times New Roman" w:eastAsia="Times New Roman" w:hAnsi="Times New Roman" w:cs="Times New Roman"/>
          <w:sz w:val="24"/>
          <w:szCs w:val="24"/>
        </w:rPr>
        <w:t xml:space="preserve">. For instance, aquatic birds like waterfowl feed primarily on fish. Fish are constrained in movement within a lake, which makes their occurrence more predictable. Research has also suggested that </w:t>
      </w:r>
      <w:r w:rsidRPr="00AD0CC1">
        <w:rPr>
          <w:rFonts w:ascii="Times New Roman" w:eastAsia="Times New Roman" w:hAnsi="Times New Roman" w:cs="Times New Roman"/>
          <w:sz w:val="24"/>
          <w:szCs w:val="24"/>
        </w:rPr>
        <w:t xml:space="preserve">resource dynamics such as resource pulses may have a greater effect in terrestrial ecosystems than aquatic ones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{"citationID":"iYmltE3z","properties":{"formattedCitation":"(Liem, 1990; Nowlin et al., 2008)","plainCitation":"(Liem, 1990; Nowlin et al., 2008)","noteIndex":0},"citationItems":[{"id":823,"uris":["http://zotero.org/users/6254983/items/QH7I4RUG"],"itemData":{"id":823,"type":"article-journal","container-title":"American Zoologist","DOI":"10.1093/icb/30.1.209","ISSN":"0003-1569","issue":"1","journalAbbreviation":"Am Zool","language":"en","page":"209-221","source":"DOI.org (Crossref)","title":"Aquatic &lt;i&gt;Versus&lt;/i&gt; Terrestrial Feeding Modes: Possible Impacts on the Trophic Ecology of Vertebrates","title-short":"Aquatic &lt;i&gt;Versus&lt;/i&gt; Terrestrial Feeding Modes","volume":"30","author":[{"family":"Liem","given":"Karel F."}],"issued":{"date-parts":[["1990",2]]}}},{"id":820,"uris":["http://zotero.org/users/6254983/items/PINW9NGS"],"itemData":{"id":820,"type":"article-journal","container-title":"Ecology","DOI":"10.1890/07-0303.1","ISSN":"0012-9658","issue":"3","journalAbbreviation":"Ecology","language":"en","license":"http://doi.wiley.com/10.1002/tdm_license_1.1","page":"647-659","source":"DOI.org (Crossref)","title":"COMPARING RESOURCE PULSES IN AQUATIC AND TERRESTRIAL ECOSYSTEMS","volume":"89","author":[{"family":"Nowlin","given":"Weston H."},{"family":"Vanni","given":"Michael J."},{"family":"Yang","given":"Louie H."}],"issued":{"date-parts":[["2008",3]]}}}],"schema":"https://github.com/citation-style-language/schema/raw/master/csl-citation.json"}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(Liem, 1990; Nowlin et al., 2008)</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t>
      </w:r>
      <w:r w:rsidR="00DA5B01" w:rsidRPr="00AD0CC1">
        <w:rPr>
          <w:rFonts w:ascii="Times New Roman" w:eastAsia="Times New Roman" w:hAnsi="Times New Roman" w:cs="Times New Roman"/>
          <w:sz w:val="24"/>
          <w:szCs w:val="24"/>
        </w:rPr>
        <w:t xml:space="preserve"> </w:t>
      </w:r>
      <w:commentRangeEnd w:id="34"/>
      <w:r w:rsidR="000D6432" w:rsidRPr="00AD0CC1">
        <w:rPr>
          <w:rStyle w:val="CommentReference"/>
        </w:rPr>
        <w:commentReference w:id="34"/>
      </w:r>
      <w:r w:rsidR="003F0CA1">
        <w:rPr>
          <w:rFonts w:ascii="Times New Roman" w:eastAsia="Times New Roman" w:hAnsi="Times New Roman" w:cs="Times New Roman"/>
          <w:sz w:val="24"/>
          <w:szCs w:val="24"/>
        </w:rPr>
        <w:t>Although communal roosting is seen in aquatic bird species like herons and egrets, the driver for CRB in these groups may be less driven by foraging only</w:t>
      </w:r>
      <w:r w:rsidR="008411FC">
        <w:rPr>
          <w:rFonts w:ascii="Times New Roman" w:eastAsia="Times New Roman" w:hAnsi="Times New Roman" w:cs="Times New Roman"/>
          <w:sz w:val="24"/>
          <w:szCs w:val="24"/>
        </w:rPr>
        <w:t xml:space="preserve"> </w:t>
      </w:r>
      <w:r w:rsidR="008411FC">
        <w:rPr>
          <w:rFonts w:ascii="Times New Roman" w:eastAsia="Times New Roman" w:hAnsi="Times New Roman" w:cs="Times New Roman"/>
          <w:sz w:val="24"/>
          <w:szCs w:val="24"/>
        </w:rPr>
        <w:fldChar w:fldCharType="begin"/>
      </w:r>
      <w:r w:rsidR="000136F8">
        <w:rPr>
          <w:rFonts w:ascii="Times New Roman" w:eastAsia="Times New Roman" w:hAnsi="Times New Roman" w:cs="Times New Roman"/>
          <w:sz w:val="24"/>
          <w:szCs w:val="24"/>
        </w:rPr>
        <w:instrText xml:space="preserve"> ADDIN ZOTERO_ITEM CSL_CITATION {"citationID":"vlaO7Okr","properties":{"formattedCitation":"(Youcefi et al., 2019)","plainCitation":"(Youcefi et al., 2019)","dontUpdate":true,"noteIndex":0},"citationItems":[{"id":884,"uris":["http://zotero.org/users/6254983/items/LU8JI24E"],"itemData":{"id":884,"type":"article-journal","container-title":"Bird Study","DOI":"10.1080/00063657.2019.1694487","ISSN":"0006-3657, 1944-6705","issue":"3","journalAbbreviation":"Bird Study","language":"en","page":"413-419","source":"DOI.org (Crossref)","title":"Weather conditions affect the collective roosting behaviour of the Cattle Egret &lt;i&gt;Bubulcus ibis&lt;/i&gt;","volume":"66","author":[{"family":"Youcefi","given":"Abdeldjalil"},{"family":"Baaloudj","given":"Affef"},{"family":"Zebsa","given":"Rabah"},{"family":"Mahdjoub","given":"Hayat"},{"family":"Bensakhri","given":"Zinette"},{"family":"Bensouilah","given":"Soufyane"},{"family":"Amari","given":"Hichem"},{"family":"Si Bachir","given":"Abdelkrim"},{"family":"Khelifa","given":"Rassim"}],"issued":{"date-parts":[["2019",7,3]]}}}],"schema":"https://github.com/citation-style-language/schema/raw/master/csl-citation.json"} </w:instrText>
      </w:r>
      <w:r w:rsidR="008411FC">
        <w:rPr>
          <w:rFonts w:ascii="Times New Roman" w:eastAsia="Times New Roman" w:hAnsi="Times New Roman" w:cs="Times New Roman"/>
          <w:sz w:val="24"/>
          <w:szCs w:val="24"/>
        </w:rPr>
        <w:fldChar w:fldCharType="separate"/>
      </w:r>
      <w:r w:rsidR="008411FC" w:rsidRPr="008411FC">
        <w:rPr>
          <w:rFonts w:ascii="Times New Roman" w:hAnsi="Times New Roman" w:cs="Times New Roman"/>
          <w:sz w:val="24"/>
        </w:rPr>
        <w:t>(</w:t>
      </w:r>
      <w:r w:rsidR="008411FC">
        <w:rPr>
          <w:rFonts w:ascii="Times New Roman" w:hAnsi="Times New Roman" w:cs="Times New Roman"/>
          <w:sz w:val="24"/>
        </w:rPr>
        <w:t xml:space="preserve">e.g., </w:t>
      </w:r>
      <w:r w:rsidR="008411FC" w:rsidRPr="008411FC">
        <w:rPr>
          <w:rFonts w:ascii="Times New Roman" w:hAnsi="Times New Roman" w:cs="Times New Roman"/>
          <w:sz w:val="24"/>
        </w:rPr>
        <w:t>Youcefi et al., 2019)</w:t>
      </w:r>
      <w:r w:rsidR="008411FC">
        <w:rPr>
          <w:rFonts w:ascii="Times New Roman" w:eastAsia="Times New Roman" w:hAnsi="Times New Roman" w:cs="Times New Roman"/>
          <w:sz w:val="24"/>
          <w:szCs w:val="24"/>
        </w:rPr>
        <w:fldChar w:fldCharType="end"/>
      </w:r>
      <w:r w:rsidR="003F0CA1">
        <w:rPr>
          <w:rFonts w:ascii="Times New Roman" w:eastAsia="Times New Roman" w:hAnsi="Times New Roman" w:cs="Times New Roman"/>
          <w:sz w:val="24"/>
          <w:szCs w:val="24"/>
        </w:rPr>
        <w:t>.</w:t>
      </w:r>
      <w:r w:rsidR="008411FC">
        <w:rPr>
          <w:rFonts w:ascii="Times New Roman" w:eastAsia="Times New Roman" w:hAnsi="Times New Roman" w:cs="Times New Roman"/>
          <w:sz w:val="24"/>
          <w:szCs w:val="24"/>
        </w:rPr>
        <w:t xml:space="preserve"> </w:t>
      </w:r>
      <w:r w:rsidR="003F38CB">
        <w:rPr>
          <w:rFonts w:ascii="Times New Roman" w:eastAsia="Times New Roman" w:hAnsi="Times New Roman" w:cs="Times New Roman"/>
          <w:sz w:val="24"/>
          <w:szCs w:val="24"/>
        </w:rPr>
        <w:t xml:space="preserve">These difference in dynamic </w:t>
      </w:r>
      <w:r w:rsidR="003F0CA1">
        <w:rPr>
          <w:rFonts w:ascii="Times New Roman" w:eastAsia="Times New Roman" w:hAnsi="Times New Roman" w:cs="Times New Roman"/>
          <w:sz w:val="24"/>
          <w:szCs w:val="24"/>
        </w:rPr>
        <w:t>of their feeding role and ecology make the results hard to extrapolate to landbirds.</w:t>
      </w:r>
      <w:r w:rsidR="008411FC">
        <w:rPr>
          <w:rFonts w:ascii="Times New Roman" w:eastAsia="Times New Roman" w:hAnsi="Times New Roman" w:cs="Times New Roman"/>
          <w:sz w:val="24"/>
          <w:szCs w:val="24"/>
        </w:rPr>
        <w:t xml:space="preserve"> </w:t>
      </w:r>
      <w:r w:rsidR="00DA5B01" w:rsidRPr="00AD0CC1">
        <w:rPr>
          <w:rFonts w:ascii="Times New Roman" w:eastAsia="Times New Roman" w:hAnsi="Times New Roman" w:cs="Times New Roman"/>
          <w:sz w:val="24"/>
          <w:szCs w:val="24"/>
        </w:rPr>
        <w:t>N</w:t>
      </w:r>
      <w:r w:rsidRPr="00AD0CC1">
        <w:rPr>
          <w:rFonts w:ascii="Times New Roman" w:eastAsia="Times New Roman" w:hAnsi="Times New Roman" w:cs="Times New Roman"/>
          <w:sz w:val="24"/>
          <w:szCs w:val="24"/>
        </w:rPr>
        <w:t>oteworthy, at the time of Beauchamp’s study, information on feeding guild, social behaviour and phylogeny were still limited. Access to new information offers the possibility to answer a similar yet more extensive research question to understand the evolutionary origins of this behaviour across different phylogenies.</w:t>
      </w:r>
    </w:p>
    <w:p w14:paraId="7BCC3818" w14:textId="3E7D29B8" w:rsidR="00046C1B" w:rsidRPr="00AD0CC1" w:rsidRDefault="00046C1B" w:rsidP="008411FC">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Even after Beauchamp’s study, the evidence for foraging efficiency as the main driver of communal roosting has been stated as not conclusive for some of the species in which it has been tested. However, there is a caveat to this statement. Most of these studies have been conducted in a single species only, and most cases in a limited timeframe. </w:t>
      </w:r>
      <w:r w:rsidR="008411FC">
        <w:rPr>
          <w:rFonts w:ascii="Times New Roman" w:eastAsia="Times New Roman" w:hAnsi="Times New Roman" w:cs="Times New Roman"/>
          <w:sz w:val="24"/>
          <w:szCs w:val="24"/>
        </w:rPr>
        <w:t xml:space="preserve">Furthermore, several studies have focused their attention in using the ICH as the main mechanistic pathway of benefitting from CRB to increase foraging efficiency. </w:t>
      </w:r>
      <w:r w:rsidRPr="00AD0CC1">
        <w:rPr>
          <w:rFonts w:ascii="Times New Roman" w:eastAsia="Times New Roman" w:hAnsi="Times New Roman" w:cs="Times New Roman"/>
          <w:sz w:val="24"/>
          <w:szCs w:val="24"/>
        </w:rPr>
        <w:t xml:space="preserve">While these approaches help us understand the mechanistic of the ICH itself, it limits the scope to understand the overarching drivers underpinning CRB. From an </w:t>
      </w:r>
      <w:r w:rsidRPr="00AD0CC1">
        <w:rPr>
          <w:rFonts w:ascii="Times New Roman" w:eastAsia="Times New Roman" w:hAnsi="Times New Roman" w:cs="Times New Roman"/>
          <w:sz w:val="24"/>
          <w:szCs w:val="24"/>
        </w:rPr>
        <w:lastRenderedPageBreak/>
        <w:t xml:space="preserve">evolutionary perspective, the latter is important because it gives us information on the reliance of this behaviour for the fitness of </w:t>
      </w:r>
      <w:r w:rsidR="00664B3B" w:rsidRPr="00AD0CC1">
        <w:rPr>
          <w:rFonts w:ascii="Times New Roman" w:eastAsia="Times New Roman" w:hAnsi="Times New Roman" w:cs="Times New Roman"/>
          <w:sz w:val="24"/>
          <w:szCs w:val="24"/>
        </w:rPr>
        <w:t>individuals</w:t>
      </w:r>
      <w:r w:rsidR="008411FC">
        <w:rPr>
          <w:rFonts w:ascii="Times New Roman" w:eastAsia="Times New Roman" w:hAnsi="Times New Roman" w:cs="Times New Roman"/>
          <w:sz w:val="24"/>
          <w:szCs w:val="24"/>
        </w:rPr>
        <w:t xml:space="preserve"> regardless of how they achieve it</w:t>
      </w:r>
      <w:r w:rsidRPr="00AD0CC1">
        <w:rPr>
          <w:rFonts w:ascii="Times New Roman" w:eastAsia="Times New Roman" w:hAnsi="Times New Roman" w:cs="Times New Roman"/>
          <w:sz w:val="24"/>
          <w:szCs w:val="24"/>
        </w:rPr>
        <w:t xml:space="preserve">. Despite the seemingly importance of understanding the evolution of CRB, to the date, this question has not been tested yet on a broader taxonomic scale after Beauchamp’s study. These remaining unknowns open a new avenue for research, which are the aim of the present thesis. </w:t>
      </w:r>
    </w:p>
    <w:p w14:paraId="6D6AD563" w14:textId="77777777" w:rsidR="0063651C" w:rsidRDefault="0063651C" w:rsidP="00A734DA"/>
    <w:p w14:paraId="48559836" w14:textId="77777777" w:rsidR="00046C1B" w:rsidRPr="00AD0CC1" w:rsidRDefault="00046C1B" w:rsidP="00A734DA"/>
    <w:p w14:paraId="0915E9F4" w14:textId="77777777" w:rsidR="005369F1" w:rsidRPr="00AD0CC1" w:rsidRDefault="005369F1" w:rsidP="005369F1">
      <w:pPr>
        <w:pStyle w:val="Heading2"/>
        <w:spacing w:line="360" w:lineRule="auto"/>
        <w:jc w:val="both"/>
        <w:rPr>
          <w:rFonts w:ascii="Times New Roman" w:hAnsi="Times New Roman" w:cs="Times New Roman"/>
          <w:b/>
          <w:bCs/>
          <w:color w:val="auto"/>
          <w:sz w:val="24"/>
          <w:szCs w:val="24"/>
        </w:rPr>
      </w:pPr>
      <w:commentRangeStart w:id="35"/>
      <w:r w:rsidRPr="00AD0CC1">
        <w:rPr>
          <w:rFonts w:ascii="Times New Roman" w:hAnsi="Times New Roman" w:cs="Times New Roman"/>
          <w:b/>
          <w:bCs/>
          <w:color w:val="auto"/>
          <w:sz w:val="24"/>
          <w:szCs w:val="24"/>
        </w:rPr>
        <w:t>1.2 The unique nature of avian foraging ecology</w:t>
      </w:r>
      <w:commentRangeEnd w:id="35"/>
      <w:r w:rsidR="00AA06D7" w:rsidRPr="00AD0CC1">
        <w:rPr>
          <w:rStyle w:val="CommentReference"/>
          <w:rFonts w:asciiTheme="minorHAnsi" w:eastAsiaTheme="minorHAnsi" w:hAnsiTheme="minorHAnsi" w:cstheme="minorBidi"/>
          <w:color w:val="auto"/>
        </w:rPr>
        <w:commentReference w:id="35"/>
      </w:r>
    </w:p>
    <w:p w14:paraId="2AA847D8" w14:textId="39A62C61" w:rsidR="007C441F" w:rsidRDefault="005369F1" w:rsidP="005369F1">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 xml:space="preserve">A relevant question remains unanswered – why are birds an interesting study system to </w:t>
      </w:r>
      <w:r w:rsidR="0009545B" w:rsidRPr="00AD0CC1">
        <w:rPr>
          <w:rFonts w:ascii="Times New Roman" w:hAnsi="Times New Roman" w:cs="Times New Roman"/>
          <w:sz w:val="24"/>
          <w:szCs w:val="24"/>
        </w:rPr>
        <w:t>study communal roosting behaviour?</w:t>
      </w:r>
      <w:commentRangeStart w:id="36"/>
      <w:r w:rsidRPr="00AD0CC1">
        <w:rPr>
          <w:rFonts w:ascii="Times New Roman" w:hAnsi="Times New Roman" w:cs="Times New Roman"/>
          <w:sz w:val="24"/>
          <w:szCs w:val="24"/>
        </w:rPr>
        <w:t xml:space="preserve"> </w:t>
      </w:r>
      <w:commentRangeEnd w:id="36"/>
      <w:r w:rsidRPr="00AD0CC1">
        <w:rPr>
          <w:rStyle w:val="CommentReference"/>
        </w:rPr>
        <w:commentReference w:id="36"/>
      </w:r>
      <w:r w:rsidRPr="00AD0CC1">
        <w:rPr>
          <w:rFonts w:ascii="Times New Roman" w:hAnsi="Times New Roman" w:cs="Times New Roman"/>
          <w:sz w:val="24"/>
          <w:szCs w:val="24"/>
        </w:rPr>
        <w:t xml:space="preserve">The answer has both ecological and pragmatic rationales. </w:t>
      </w:r>
      <w:r w:rsidR="00193CD3" w:rsidRPr="00AD0CC1">
        <w:rPr>
          <w:rFonts w:ascii="Times New Roman" w:hAnsi="Times New Roman" w:cs="Times New Roman"/>
          <w:sz w:val="24"/>
          <w:szCs w:val="24"/>
        </w:rPr>
        <w:t xml:space="preserve">Firstly, the frequency of occurrence of communal roosting behaviour is </w:t>
      </w:r>
      <w:r w:rsidR="006B6C80">
        <w:rPr>
          <w:rFonts w:ascii="Times New Roman" w:hAnsi="Times New Roman" w:cs="Times New Roman"/>
          <w:sz w:val="24"/>
          <w:szCs w:val="24"/>
        </w:rPr>
        <w:t>among the highest than any</w:t>
      </w:r>
      <w:r w:rsidR="00193CD3" w:rsidRPr="00AD0CC1">
        <w:rPr>
          <w:rFonts w:ascii="Times New Roman" w:hAnsi="Times New Roman" w:cs="Times New Roman"/>
          <w:sz w:val="24"/>
          <w:szCs w:val="24"/>
        </w:rPr>
        <w:t xml:space="preserve"> other taxa. Birds, unlike most </w:t>
      </w:r>
      <w:commentRangeStart w:id="37"/>
      <w:r w:rsidR="00193CD3" w:rsidRPr="00AD0CC1">
        <w:rPr>
          <w:rFonts w:ascii="Times New Roman" w:hAnsi="Times New Roman" w:cs="Times New Roman"/>
          <w:sz w:val="24"/>
          <w:szCs w:val="24"/>
        </w:rPr>
        <w:t>mammals</w:t>
      </w:r>
      <w:commentRangeEnd w:id="37"/>
      <w:r w:rsidR="00193CD3" w:rsidRPr="00AD0CC1">
        <w:rPr>
          <w:rStyle w:val="CommentReference"/>
        </w:rPr>
        <w:commentReference w:id="37"/>
      </w:r>
      <w:r w:rsidR="00193CD3" w:rsidRPr="00AD0CC1">
        <w:rPr>
          <w:rFonts w:ascii="Times New Roman" w:hAnsi="Times New Roman" w:cs="Times New Roman"/>
          <w:sz w:val="24"/>
          <w:szCs w:val="24"/>
        </w:rPr>
        <w:t xml:space="preserve"> (with the exception of bats), have a greater capacity to navigate the landscape without being limited by terrestrial anthropogenic barriers. In fact, many birds rely on thermals or updrafts to gain elevation and velocity which allows them to travel long distances with little energy expenditure</w:t>
      </w:r>
      <w:r w:rsidR="000860A7">
        <w:rPr>
          <w:rFonts w:ascii="Times New Roman" w:hAnsi="Times New Roman" w:cs="Times New Roman"/>
          <w:sz w:val="24"/>
          <w:szCs w:val="24"/>
        </w:rPr>
        <w:t xml:space="preserve"> (</w:t>
      </w:r>
      <w:r w:rsidR="0001487D">
        <w:rPr>
          <w:rFonts w:ascii="Times New Roman" w:hAnsi="Times New Roman" w:cs="Times New Roman"/>
          <w:sz w:val="24"/>
          <w:szCs w:val="24"/>
        </w:rPr>
        <w:fldChar w:fldCharType="begin"/>
      </w:r>
      <w:r w:rsidR="0001487D">
        <w:rPr>
          <w:rFonts w:ascii="Times New Roman" w:hAnsi="Times New Roman" w:cs="Times New Roman"/>
          <w:sz w:val="24"/>
          <w:szCs w:val="24"/>
        </w:rPr>
        <w:instrText xml:space="preserve"> ADDIN ZOTERO_ITEM CSL_CITATION {"citationID":"GRBYQF36","properties":{"formattedCitation":"(H. J. Williams et al., 2020)","plainCitation":"(H. J. Williams et al., 2020)","noteIndex":0},"citationItems":[{"id":885,"uris":["http://zotero.org/users/6254983/items/FLKN6V77"],"itemData":{"id":885,"type":"article-journal","abstract":"Significance\n            Flapping flight is extremely costly for large birds, yet little is known about the conditions that force them to flap. We attached custom-made “flight recorders” to Andean condors, the world’s heaviest soaring birds, documenting every single wingbeat and when and how individuals gained altitude. Remarkably, condors flapped for only 1% of their flight time, specifically during takeoff and when close to the ground. This is particularly striking as the birds were immature. Thus, our results demonstrate that even inexperienced birds can cover vast distances over land without flapping. Overall, this can help explain how extinct birds with twice the wingspan of condors could have flown.\n          , \n            \n              Flight costs are predicted to vary with environmental conditions, and this should ultimately determine the movement capacity and distributions of large soaring birds. Despite this, little is known about how flight effort varies with environmental parameters. We deployed bio-logging devices on the world’s heaviest soaring bird, the Andean condor (\n              Vultur gryphus\n              ), to assess the extent to which these birds can operate without resorting to powered flight. Our records of individual wingbeats in &gt;216 h of flight show that condors can sustain soaring across a wide range of wind and thermal conditions, flapping for only 1% of their flight time. This is among the very lowest estimated movement costs in vertebrates. One bird even flew for &gt;5 h without flapping, covering </w:instrText>
      </w:r>
      <w:r w:rsidR="0001487D">
        <w:rPr>
          <w:rFonts w:ascii="Cambria Math" w:hAnsi="Cambria Math" w:cs="Cambria Math"/>
          <w:sz w:val="24"/>
          <w:szCs w:val="24"/>
        </w:rPr>
        <w:instrText>∼</w:instrText>
      </w:r>
      <w:r w:rsidR="0001487D">
        <w:rPr>
          <w:rFonts w:ascii="Times New Roman" w:hAnsi="Times New Roman" w:cs="Times New Roman"/>
          <w:sz w:val="24"/>
          <w:szCs w:val="24"/>
        </w:rPr>
        <w:instrText xml:space="preserve">172 km. Overall, &gt; 75% of flapping flight was associated with takeoffs. Movement between weak thermal updrafts at the start of the day also imposed a metabolic cost, with birds flapping toward the end of glides to reach ephemeral thermal updrafts. Nonetheless, the investment required was still remarkably low, and even in winter conditions with weak thermals, condors are only predicted to flap for </w:instrText>
      </w:r>
      <w:r w:rsidR="0001487D">
        <w:rPr>
          <w:rFonts w:ascii="Cambria Math" w:hAnsi="Cambria Math" w:cs="Cambria Math"/>
          <w:sz w:val="24"/>
          <w:szCs w:val="24"/>
        </w:rPr>
        <w:instrText>∼</w:instrText>
      </w:r>
      <w:r w:rsidR="0001487D">
        <w:rPr>
          <w:rFonts w:ascii="Times New Roman" w:hAnsi="Times New Roman" w:cs="Times New Roman"/>
          <w:sz w:val="24"/>
          <w:szCs w:val="24"/>
        </w:rPr>
        <w:instrText xml:space="preserve">2 s per kilometer. Therefore, the overall flight effort in the largest soaring birds appears to be constrained by the requirements for takeoff.","container-title":"Proceedings of the National Academy of Sciences","DOI":"10.1073/pnas.1907360117","ISSN":"0027-8424, 1091-6490","issue":"30","journalAbbreviation":"Proc. Natl. Acad. Sci. U.S.A.","language":"en","page":"17884-17890","source":"DOI.org (Crossref)","title":"Physical limits of flight performance in the heaviest soaring bird","volume":"117","author":[{"family":"Williams","given":"H. J."},{"family":"Shepard","given":"E. L. C."},{"family":"Holton","given":"Mark D."},{"family":"Alarcón","given":"P. A. E."},{"family":"Wilson","given":"R. P."},{"family":"Lambertucci","given":"S. A."}],"issued":{"date-parts":[["2020",7,28]]}}}],"schema":"https://github.com/citation-style-language/schema/raw/master/csl-citation.json"} </w:instrText>
      </w:r>
      <w:r w:rsidR="0001487D">
        <w:rPr>
          <w:rFonts w:ascii="Times New Roman" w:hAnsi="Times New Roman" w:cs="Times New Roman"/>
          <w:sz w:val="24"/>
          <w:szCs w:val="24"/>
        </w:rPr>
        <w:fldChar w:fldCharType="separate"/>
      </w:r>
      <w:r w:rsidR="0001487D" w:rsidRPr="0001487D">
        <w:rPr>
          <w:rFonts w:ascii="Times New Roman" w:hAnsi="Times New Roman" w:cs="Times New Roman"/>
          <w:sz w:val="24"/>
        </w:rPr>
        <w:t>Williams et al., 2020)</w:t>
      </w:r>
      <w:r w:rsidR="0001487D">
        <w:rPr>
          <w:rFonts w:ascii="Times New Roman" w:hAnsi="Times New Roman" w:cs="Times New Roman"/>
          <w:sz w:val="24"/>
          <w:szCs w:val="24"/>
        </w:rPr>
        <w:fldChar w:fldCharType="end"/>
      </w:r>
      <w:r w:rsidR="00193CD3" w:rsidRPr="00AD0CC1">
        <w:rPr>
          <w:rFonts w:ascii="Times New Roman" w:hAnsi="Times New Roman" w:cs="Times New Roman"/>
          <w:sz w:val="24"/>
          <w:szCs w:val="24"/>
        </w:rPr>
        <w:t>. This aided movement implies that flying long distances to feeding sources may not be an important limiting factor as compared to</w:t>
      </w:r>
      <w:r w:rsidR="000860A7">
        <w:rPr>
          <w:rFonts w:ascii="Times New Roman" w:hAnsi="Times New Roman" w:cs="Times New Roman"/>
          <w:sz w:val="24"/>
          <w:szCs w:val="24"/>
        </w:rPr>
        <w:t xml:space="preserve"> other</w:t>
      </w:r>
      <w:r w:rsidR="00193CD3" w:rsidRPr="00AD0CC1">
        <w:rPr>
          <w:rFonts w:ascii="Times New Roman" w:hAnsi="Times New Roman" w:cs="Times New Roman"/>
          <w:sz w:val="24"/>
          <w:szCs w:val="24"/>
        </w:rPr>
        <w:t xml:space="preserve"> terrestrial wildlife. </w:t>
      </w:r>
      <w:r w:rsidR="005F63AC" w:rsidRPr="00AD0CC1">
        <w:rPr>
          <w:rFonts w:ascii="Times New Roman" w:hAnsi="Times New Roman" w:cs="Times New Roman"/>
          <w:sz w:val="24"/>
          <w:szCs w:val="24"/>
        </w:rPr>
        <w:t>Why, then, the need for communal roosting</w:t>
      </w:r>
      <w:r w:rsidR="002B41B7" w:rsidRPr="00AD0CC1">
        <w:rPr>
          <w:rFonts w:ascii="Times New Roman" w:hAnsi="Times New Roman" w:cs="Times New Roman"/>
          <w:sz w:val="24"/>
          <w:szCs w:val="24"/>
        </w:rPr>
        <w:t xml:space="preserve"> instead of defending a territory</w:t>
      </w:r>
      <w:r w:rsidR="005F63AC" w:rsidRPr="00AD0CC1">
        <w:rPr>
          <w:rFonts w:ascii="Times New Roman" w:hAnsi="Times New Roman" w:cs="Times New Roman"/>
          <w:sz w:val="24"/>
          <w:szCs w:val="24"/>
        </w:rPr>
        <w:t xml:space="preserve">? It is inevitable to think that there are overlooked benefits to this behaviour. </w:t>
      </w:r>
    </w:p>
    <w:p w14:paraId="7981A4F7" w14:textId="50308F4E" w:rsidR="005F63AC" w:rsidRPr="00AD0CC1" w:rsidRDefault="005F63AC" w:rsidP="00E531F7">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Yet, </w:t>
      </w:r>
      <w:r w:rsidR="005B5843" w:rsidRPr="00AD0CC1">
        <w:rPr>
          <w:rFonts w:ascii="Times New Roman" w:hAnsi="Times New Roman" w:cs="Times New Roman"/>
          <w:sz w:val="24"/>
          <w:szCs w:val="24"/>
        </w:rPr>
        <w:t>despite their dispersal ability</w:t>
      </w:r>
      <w:r w:rsidRPr="00AD0CC1">
        <w:rPr>
          <w:rFonts w:ascii="Times New Roman" w:hAnsi="Times New Roman" w:cs="Times New Roman"/>
          <w:sz w:val="24"/>
          <w:szCs w:val="24"/>
        </w:rPr>
        <w:t xml:space="preserve">, birds </w:t>
      </w:r>
      <w:r w:rsidR="000B6115">
        <w:rPr>
          <w:rFonts w:ascii="Times New Roman" w:hAnsi="Times New Roman" w:cs="Times New Roman"/>
          <w:sz w:val="24"/>
          <w:szCs w:val="24"/>
        </w:rPr>
        <w:t xml:space="preserve">cannot forage </w:t>
      </w:r>
      <w:r w:rsidR="00F275A7">
        <w:rPr>
          <w:rFonts w:ascii="Times New Roman" w:hAnsi="Times New Roman" w:cs="Times New Roman"/>
          <w:sz w:val="24"/>
          <w:szCs w:val="24"/>
        </w:rPr>
        <w:t>relentlessly. If birds exceeded in their food intake,</w:t>
      </w:r>
      <w:r w:rsidR="00E50AA6">
        <w:rPr>
          <w:rFonts w:ascii="Times New Roman" w:hAnsi="Times New Roman" w:cs="Times New Roman"/>
          <w:sz w:val="24"/>
          <w:szCs w:val="24"/>
        </w:rPr>
        <w:t xml:space="preserve"> the increased amount of fat would increase metabolic costs of flying since additional</w:t>
      </w:r>
      <w:r w:rsidR="005D1195">
        <w:rPr>
          <w:rFonts w:ascii="Times New Roman" w:hAnsi="Times New Roman" w:cs="Times New Roman"/>
          <w:sz w:val="24"/>
          <w:szCs w:val="24"/>
        </w:rPr>
        <w:t xml:space="preserve"> muscles are being used</w:t>
      </w:r>
      <w:r w:rsidR="009D1327">
        <w:rPr>
          <w:rFonts w:ascii="Times New Roman" w:hAnsi="Times New Roman" w:cs="Times New Roman"/>
          <w:sz w:val="24"/>
          <w:szCs w:val="24"/>
        </w:rPr>
        <w:t xml:space="preserve"> </w:t>
      </w:r>
      <w:r w:rsidR="009D1327">
        <w:rPr>
          <w:rFonts w:ascii="Times New Roman" w:hAnsi="Times New Roman" w:cs="Times New Roman"/>
          <w:sz w:val="24"/>
          <w:szCs w:val="24"/>
        </w:rPr>
        <w:fldChar w:fldCharType="begin"/>
      </w:r>
      <w:r w:rsidR="009D1327">
        <w:rPr>
          <w:rFonts w:ascii="Times New Roman" w:hAnsi="Times New Roman" w:cs="Times New Roman"/>
          <w:sz w:val="24"/>
          <w:szCs w:val="24"/>
        </w:rPr>
        <w:instrText xml:space="preserve"> ADDIN ZOTERO_ITEM CSL_CITATION {"citationID":"4UuecWwh","properties":{"formattedCitation":"(Carrascal &amp; Polo, 2006)","plainCitation":"(Carrascal &amp; Polo, 2006)","noteIndex":0},"citationItems":[{"id":888,"uris":["http://zotero.org/users/6254983/items/W5SNND9Q"],"itemData":{"id":888,"type":"article-journal","container-title":"Animal Behaviour","DOI":"10.1016/j.anbehav.2005.11.027","ISSN":"00033472","issue":"3","journalAbbreviation":"Animal Behaviour","language":"en","page":"663-672","source":"DOI.org (Crossref)","title":"Effects of wing area reduction on winter body mass and foraging behaviour in coal tits: field and aviary experiments","title-short":"Effects of wing area reduction on winter body mass and foraging behaviour in coal tits","volume":"72","author":[{"family":"Carrascal","given":"Luis M."},{"family":"Polo","given":"Vicente"}],"issued":{"date-parts":[["2006",9]]}}}],"schema":"https://github.com/citation-style-language/schema/raw/master/csl-citation.json"} </w:instrText>
      </w:r>
      <w:r w:rsidR="009D1327">
        <w:rPr>
          <w:rFonts w:ascii="Times New Roman" w:hAnsi="Times New Roman" w:cs="Times New Roman"/>
          <w:sz w:val="24"/>
          <w:szCs w:val="24"/>
        </w:rPr>
        <w:fldChar w:fldCharType="separate"/>
      </w:r>
      <w:r w:rsidR="009D1327" w:rsidRPr="009D1327">
        <w:rPr>
          <w:rFonts w:ascii="Times New Roman" w:hAnsi="Times New Roman" w:cs="Times New Roman"/>
          <w:sz w:val="24"/>
        </w:rPr>
        <w:t>(Carrascal &amp; Polo, 2006)</w:t>
      </w:r>
      <w:r w:rsidR="009D1327">
        <w:rPr>
          <w:rFonts w:ascii="Times New Roman" w:hAnsi="Times New Roman" w:cs="Times New Roman"/>
          <w:sz w:val="24"/>
          <w:szCs w:val="24"/>
        </w:rPr>
        <w:fldChar w:fldCharType="end"/>
      </w:r>
      <w:r w:rsidR="005D1195">
        <w:rPr>
          <w:rFonts w:ascii="Times New Roman" w:hAnsi="Times New Roman" w:cs="Times New Roman"/>
          <w:sz w:val="24"/>
          <w:szCs w:val="24"/>
        </w:rPr>
        <w:t xml:space="preserve">. Thus, excessive foraging would </w:t>
      </w:r>
      <w:r w:rsidRPr="00AD0CC1">
        <w:rPr>
          <w:rFonts w:ascii="Times New Roman" w:hAnsi="Times New Roman" w:cs="Times New Roman"/>
          <w:sz w:val="24"/>
          <w:szCs w:val="24"/>
        </w:rPr>
        <w:t xml:space="preserve">compromise their flying abilities. </w:t>
      </w:r>
      <w:r w:rsidR="00D628B9">
        <w:rPr>
          <w:rFonts w:ascii="Times New Roman" w:hAnsi="Times New Roman" w:cs="Times New Roman"/>
          <w:sz w:val="24"/>
          <w:szCs w:val="24"/>
        </w:rPr>
        <w:t xml:space="preserve"> </w:t>
      </w:r>
      <w:r w:rsidRPr="00AD0CC1">
        <w:rPr>
          <w:rFonts w:ascii="Times New Roman" w:hAnsi="Times New Roman" w:cs="Times New Roman"/>
          <w:sz w:val="24"/>
          <w:szCs w:val="24"/>
        </w:rPr>
        <w:t xml:space="preserve">As such, cost-benefits of when and where to eat need to be carefully assessed before engaging in foraging. </w:t>
      </w:r>
      <w:r w:rsidR="00A502C5">
        <w:rPr>
          <w:rFonts w:ascii="Times New Roman" w:hAnsi="Times New Roman" w:cs="Times New Roman"/>
          <w:sz w:val="24"/>
          <w:szCs w:val="24"/>
        </w:rPr>
        <w:t>While actively defending a territory for foraging giv</w:t>
      </w:r>
      <w:r w:rsidR="00274D17">
        <w:rPr>
          <w:rFonts w:ascii="Times New Roman" w:hAnsi="Times New Roman" w:cs="Times New Roman"/>
          <w:sz w:val="24"/>
          <w:szCs w:val="24"/>
        </w:rPr>
        <w:t>es the individuals exclusive access to a resource,</w:t>
      </w:r>
      <w:r w:rsidR="001138B6">
        <w:rPr>
          <w:rFonts w:ascii="Times New Roman" w:hAnsi="Times New Roman" w:cs="Times New Roman"/>
          <w:sz w:val="24"/>
          <w:szCs w:val="24"/>
        </w:rPr>
        <w:t xml:space="preserve"> it</w:t>
      </w:r>
      <w:r w:rsidR="00F81B26">
        <w:rPr>
          <w:rFonts w:ascii="Times New Roman" w:hAnsi="Times New Roman" w:cs="Times New Roman"/>
          <w:sz w:val="24"/>
          <w:szCs w:val="24"/>
        </w:rPr>
        <w:t xml:space="preserve"> imp</w:t>
      </w:r>
      <w:r w:rsidR="00452FEB">
        <w:rPr>
          <w:rFonts w:ascii="Times New Roman" w:hAnsi="Times New Roman" w:cs="Times New Roman"/>
          <w:sz w:val="24"/>
          <w:szCs w:val="24"/>
        </w:rPr>
        <w:t xml:space="preserve">lies a high cost at all times, </w:t>
      </w:r>
      <w:r w:rsidR="00A71D01">
        <w:rPr>
          <w:rFonts w:ascii="Times New Roman" w:hAnsi="Times New Roman" w:cs="Times New Roman"/>
          <w:sz w:val="24"/>
          <w:szCs w:val="24"/>
        </w:rPr>
        <w:t>even</w:t>
      </w:r>
      <w:r w:rsidR="00452FEB">
        <w:rPr>
          <w:rFonts w:ascii="Times New Roman" w:hAnsi="Times New Roman" w:cs="Times New Roman"/>
          <w:sz w:val="24"/>
          <w:szCs w:val="24"/>
        </w:rPr>
        <w:t xml:space="preserve"> </w:t>
      </w:r>
      <w:r w:rsidR="00A71D01">
        <w:rPr>
          <w:rFonts w:ascii="Times New Roman" w:hAnsi="Times New Roman" w:cs="Times New Roman"/>
          <w:sz w:val="24"/>
          <w:szCs w:val="24"/>
        </w:rPr>
        <w:t>when</w:t>
      </w:r>
      <w:r w:rsidR="00452FEB">
        <w:rPr>
          <w:rFonts w:ascii="Times New Roman" w:hAnsi="Times New Roman" w:cs="Times New Roman"/>
          <w:sz w:val="24"/>
          <w:szCs w:val="24"/>
        </w:rPr>
        <w:t xml:space="preserve"> the resource is not </w:t>
      </w:r>
      <w:r w:rsidR="00A71D01">
        <w:rPr>
          <w:rFonts w:ascii="Times New Roman" w:hAnsi="Times New Roman" w:cs="Times New Roman"/>
          <w:sz w:val="24"/>
          <w:szCs w:val="24"/>
        </w:rPr>
        <w:t>being used.</w:t>
      </w:r>
      <w:r w:rsidR="00FD32E4">
        <w:rPr>
          <w:rFonts w:ascii="Times New Roman" w:hAnsi="Times New Roman" w:cs="Times New Roman"/>
          <w:sz w:val="24"/>
          <w:szCs w:val="24"/>
        </w:rPr>
        <w:t xml:space="preserve"> Thus,</w:t>
      </w:r>
      <w:r w:rsidR="000B2CC2">
        <w:rPr>
          <w:rFonts w:ascii="Times New Roman" w:hAnsi="Times New Roman" w:cs="Times New Roman"/>
          <w:sz w:val="24"/>
          <w:szCs w:val="24"/>
        </w:rPr>
        <w:t xml:space="preserve"> </w:t>
      </w:r>
      <w:r w:rsidR="00E043E4">
        <w:rPr>
          <w:rFonts w:ascii="Times New Roman" w:hAnsi="Times New Roman" w:cs="Times New Roman"/>
          <w:sz w:val="24"/>
          <w:szCs w:val="24"/>
        </w:rPr>
        <w:t xml:space="preserve">the use of </w:t>
      </w:r>
      <w:r w:rsidR="000B2CC2">
        <w:rPr>
          <w:rFonts w:ascii="Times New Roman" w:hAnsi="Times New Roman" w:cs="Times New Roman"/>
          <w:sz w:val="24"/>
          <w:szCs w:val="24"/>
        </w:rPr>
        <w:t xml:space="preserve">social information </w:t>
      </w:r>
      <w:r w:rsidR="00E043E4">
        <w:rPr>
          <w:rFonts w:ascii="Times New Roman" w:hAnsi="Times New Roman" w:cs="Times New Roman"/>
          <w:sz w:val="24"/>
          <w:szCs w:val="24"/>
        </w:rPr>
        <w:t>to find</w:t>
      </w:r>
      <w:r w:rsidR="000B2CC2">
        <w:rPr>
          <w:rFonts w:ascii="Times New Roman" w:hAnsi="Times New Roman" w:cs="Times New Roman"/>
          <w:sz w:val="24"/>
          <w:szCs w:val="24"/>
        </w:rPr>
        <w:t xml:space="preserve"> foraging patches</w:t>
      </w:r>
      <w:r w:rsidR="00E043E4">
        <w:rPr>
          <w:rFonts w:ascii="Times New Roman" w:hAnsi="Times New Roman" w:cs="Times New Roman"/>
          <w:sz w:val="24"/>
          <w:szCs w:val="24"/>
        </w:rPr>
        <w:t xml:space="preserve"> is an appealing</w:t>
      </w:r>
      <w:r w:rsidR="0059502C">
        <w:rPr>
          <w:rFonts w:ascii="Times New Roman" w:hAnsi="Times New Roman" w:cs="Times New Roman"/>
          <w:sz w:val="24"/>
          <w:szCs w:val="24"/>
        </w:rPr>
        <w:t xml:space="preserve"> low-cost strategy</w:t>
      </w:r>
      <w:r w:rsidR="00EE3037">
        <w:rPr>
          <w:rFonts w:ascii="Times New Roman" w:hAnsi="Times New Roman" w:cs="Times New Roman"/>
          <w:sz w:val="24"/>
          <w:szCs w:val="24"/>
        </w:rPr>
        <w:t xml:space="preserve"> without the need to compromise fly abilities, which ultimately</w:t>
      </w:r>
      <w:r w:rsidR="008C7231">
        <w:rPr>
          <w:rFonts w:ascii="Times New Roman" w:hAnsi="Times New Roman" w:cs="Times New Roman"/>
          <w:sz w:val="24"/>
          <w:szCs w:val="24"/>
        </w:rPr>
        <w:t xml:space="preserve"> would</w:t>
      </w:r>
      <w:r w:rsidR="00EE3037">
        <w:rPr>
          <w:rFonts w:ascii="Times New Roman" w:hAnsi="Times New Roman" w:cs="Times New Roman"/>
          <w:sz w:val="24"/>
          <w:szCs w:val="24"/>
        </w:rPr>
        <w:t xml:space="preserve"> </w:t>
      </w:r>
      <w:r w:rsidR="008C7231">
        <w:rPr>
          <w:rFonts w:ascii="Times New Roman" w:hAnsi="Times New Roman" w:cs="Times New Roman"/>
          <w:sz w:val="24"/>
          <w:szCs w:val="24"/>
        </w:rPr>
        <w:t>also increase</w:t>
      </w:r>
      <w:r w:rsidR="00EE3037">
        <w:rPr>
          <w:rFonts w:ascii="Times New Roman" w:hAnsi="Times New Roman" w:cs="Times New Roman"/>
          <w:sz w:val="24"/>
          <w:szCs w:val="24"/>
        </w:rPr>
        <w:t xml:space="preserve"> predation risk</w:t>
      </w:r>
      <w:r w:rsidR="00343A87">
        <w:rPr>
          <w:rFonts w:ascii="Times New Roman" w:hAnsi="Times New Roman" w:cs="Times New Roman"/>
          <w:sz w:val="24"/>
          <w:szCs w:val="24"/>
        </w:rPr>
        <w:t xml:space="preserve"> </w:t>
      </w:r>
      <w:r w:rsidR="00A33120">
        <w:rPr>
          <w:rFonts w:ascii="Times New Roman" w:hAnsi="Times New Roman" w:cs="Times New Roman"/>
          <w:sz w:val="24"/>
          <w:szCs w:val="24"/>
        </w:rPr>
        <w:fldChar w:fldCharType="begin"/>
      </w:r>
      <w:r w:rsidR="00A33120">
        <w:rPr>
          <w:rFonts w:ascii="Times New Roman" w:hAnsi="Times New Roman" w:cs="Times New Roman"/>
          <w:sz w:val="24"/>
          <w:szCs w:val="24"/>
        </w:rPr>
        <w:instrText xml:space="preserve"> ADDIN ZOTERO_ITEM CSL_CITATION {"citationID":"CptJxMP3","properties":{"formattedCitation":"(Bonter et al., 2013)","plainCitation":"(Bonter et al., 2013)","noteIndex":0},"citationItems":[{"id":889,"uris":["http://zotero.org/users/6254983/items/Z75WN4ZU"],"itemData":{"id":889,"type":"article-journal","abstract":"Daily patterns in the foraging behaviour of birds are assumed to balance the counteracting risks of predation and starvation. Predation risks are a function of the influence of weight on flight performance and foraging behaviours that may expose individuals to predators. Although recent research sheds light on daily patterns in weight gain, little data exist on daily foraging routines in free-living birds. In order to test the predictions of various hypotheses about daily patterns of foraging, we quantified the activity of four species of passerines in winter using radio-frequency identification receivers built into supplemental feeding stations. From records of 472 368 feeder visits by tagged birds, we found that birds generally started to feed before sunrise and continued to forage at a steady to increasing rate throughout the day. Foraging in most species terminated well before sunset, suggesting their required level of energy reserves was being reached before the end of the day. These results support the risk-spreading theorem over a long-standing hypothesis predicting bimodality in foraging behaviour purportedly driven by a trade-off between the risks of starvation and predation. Given the increased energetic demands experienced by birds during colder weather, our results suggest that birds' perceptions of risk are biased towards starvation avoidance in winter.","container-title":"Proceedings of the Royal Society B: Biological Sciences","DOI":"10.1098/rspb.2012.3087","ISSN":"0962-8452, 1471-2954","issue":"1760","journalAbbreviation":"Proc. R. Soc. B.","language":"en","page":"20123087","source":"DOI.org (Crossref)","title":"Daily foraging patterns in free-living birds: exploring the predation–starvation trade-off","title-short":"Daily foraging patterns in free-living birds","volume":"280","author":[{"family":"Bonter","given":"David N."},{"family":"Zuckerberg","given":"Benjamin"},{"family":"Sedgwick","given":"Carolyn W."},{"family":"Hochachka","given":"Wesley M."}],"issued":{"date-parts":[["2013",6,7]]}}}],"schema":"https://github.com/citation-style-language/schema/raw/master/csl-citation.json"} </w:instrText>
      </w:r>
      <w:r w:rsidR="00A33120">
        <w:rPr>
          <w:rFonts w:ascii="Times New Roman" w:hAnsi="Times New Roman" w:cs="Times New Roman"/>
          <w:sz w:val="24"/>
          <w:szCs w:val="24"/>
        </w:rPr>
        <w:fldChar w:fldCharType="separate"/>
      </w:r>
      <w:r w:rsidR="00A33120" w:rsidRPr="00A33120">
        <w:rPr>
          <w:rFonts w:ascii="Times New Roman" w:hAnsi="Times New Roman" w:cs="Times New Roman"/>
          <w:sz w:val="24"/>
        </w:rPr>
        <w:t>(Bonter et al., 2013)</w:t>
      </w:r>
      <w:r w:rsidR="00A33120">
        <w:rPr>
          <w:rFonts w:ascii="Times New Roman" w:hAnsi="Times New Roman" w:cs="Times New Roman"/>
          <w:sz w:val="24"/>
          <w:szCs w:val="24"/>
        </w:rPr>
        <w:fldChar w:fldCharType="end"/>
      </w:r>
      <w:r w:rsidR="0050778C">
        <w:rPr>
          <w:rFonts w:ascii="Times New Roman" w:hAnsi="Times New Roman" w:cs="Times New Roman"/>
          <w:sz w:val="24"/>
          <w:szCs w:val="24"/>
        </w:rPr>
        <w:t>.</w:t>
      </w:r>
      <w:r w:rsidR="002D10F6" w:rsidRPr="00AD0CC1">
        <w:rPr>
          <w:rFonts w:ascii="Times New Roman" w:hAnsi="Times New Roman" w:cs="Times New Roman"/>
          <w:sz w:val="24"/>
          <w:szCs w:val="24"/>
        </w:rPr>
        <w:t xml:space="preserve"> Perhaps the paradox of communal roosting lies in the proposed counterintuitive advantages of group foraging, as opposed to looking for resources individually.</w:t>
      </w:r>
    </w:p>
    <w:p w14:paraId="1FCAB521" w14:textId="475B9D94" w:rsidR="00E531F7" w:rsidRDefault="00B22820" w:rsidP="00332C0A">
      <w:pPr>
        <w:spacing w:line="360" w:lineRule="auto"/>
        <w:ind w:firstLine="720"/>
        <w:jc w:val="both"/>
        <w:rPr>
          <w:ins w:id="38" w:author="sandra cuadros" w:date="2025-06-21T11:51:00Z"/>
          <w:rFonts w:ascii="Times New Roman" w:hAnsi="Times New Roman" w:cs="Times New Roman"/>
          <w:sz w:val="24"/>
          <w:szCs w:val="24"/>
        </w:rPr>
      </w:pPr>
      <w:r w:rsidRPr="00AD0CC1">
        <w:rPr>
          <w:rFonts w:ascii="Times New Roman" w:hAnsi="Times New Roman" w:cs="Times New Roman"/>
          <w:sz w:val="24"/>
          <w:szCs w:val="24"/>
        </w:rPr>
        <w:lastRenderedPageBreak/>
        <w:t xml:space="preserve">In addition, </w:t>
      </w:r>
      <w:r w:rsidR="00171E41" w:rsidRPr="00AD0CC1">
        <w:rPr>
          <w:rFonts w:ascii="Times New Roman" w:hAnsi="Times New Roman" w:cs="Times New Roman"/>
          <w:sz w:val="24"/>
          <w:szCs w:val="24"/>
        </w:rPr>
        <w:t xml:space="preserve">birds have radiated to inhabit a wide array of regions and habitats, and have also adopted a diversity of diets and feeding strategies. </w:t>
      </w:r>
      <w:r w:rsidR="007824AE">
        <w:rPr>
          <w:rFonts w:ascii="Times New Roman" w:hAnsi="Times New Roman" w:cs="Times New Roman"/>
          <w:sz w:val="24"/>
          <w:szCs w:val="24"/>
        </w:rPr>
        <w:t xml:space="preserve">While </w:t>
      </w:r>
      <w:r w:rsidR="00F35CD8">
        <w:rPr>
          <w:rFonts w:ascii="Times New Roman" w:hAnsi="Times New Roman" w:cs="Times New Roman"/>
          <w:sz w:val="24"/>
          <w:szCs w:val="24"/>
        </w:rPr>
        <w:t>CRB is observed in many sister species and clades,</w:t>
      </w:r>
      <w:r w:rsidR="00E3083E">
        <w:rPr>
          <w:rFonts w:ascii="Times New Roman" w:hAnsi="Times New Roman" w:cs="Times New Roman"/>
          <w:sz w:val="24"/>
          <w:szCs w:val="24"/>
        </w:rPr>
        <w:t xml:space="preserve"> </w:t>
      </w:r>
      <w:r w:rsidR="00720A3F">
        <w:rPr>
          <w:rFonts w:ascii="Times New Roman" w:hAnsi="Times New Roman" w:cs="Times New Roman"/>
          <w:sz w:val="24"/>
          <w:szCs w:val="24"/>
        </w:rPr>
        <w:t>there are several examples of highly related species that have not evolved the same behaviour.</w:t>
      </w:r>
      <w:r w:rsidR="004844B0">
        <w:rPr>
          <w:rFonts w:ascii="Times New Roman" w:hAnsi="Times New Roman" w:cs="Times New Roman"/>
          <w:sz w:val="24"/>
          <w:szCs w:val="24"/>
        </w:rPr>
        <w:t xml:space="preserve"> CRB is also observed in species from different </w:t>
      </w:r>
      <w:r w:rsidR="004844B0" w:rsidRPr="00AD0CC1">
        <w:rPr>
          <w:rFonts w:ascii="Times New Roman" w:hAnsi="Times New Roman" w:cs="Times New Roman"/>
          <w:sz w:val="24"/>
          <w:szCs w:val="24"/>
        </w:rPr>
        <w:t>feeding guild</w:t>
      </w:r>
      <w:r w:rsidR="004844B0">
        <w:rPr>
          <w:rFonts w:ascii="Times New Roman" w:hAnsi="Times New Roman" w:cs="Times New Roman"/>
          <w:sz w:val="24"/>
          <w:szCs w:val="24"/>
        </w:rPr>
        <w:t>s,</w:t>
      </w:r>
      <w:r w:rsidR="004844B0" w:rsidRPr="00AD0CC1">
        <w:rPr>
          <w:rFonts w:ascii="Times New Roman" w:hAnsi="Times New Roman" w:cs="Times New Roman"/>
          <w:sz w:val="24"/>
          <w:szCs w:val="24"/>
        </w:rPr>
        <w:t xml:space="preserve"> strateg</w:t>
      </w:r>
      <w:r w:rsidR="004844B0">
        <w:rPr>
          <w:rFonts w:ascii="Times New Roman" w:hAnsi="Times New Roman" w:cs="Times New Roman"/>
          <w:sz w:val="24"/>
          <w:szCs w:val="24"/>
        </w:rPr>
        <w:t>ies</w:t>
      </w:r>
      <w:r w:rsidR="004844B0" w:rsidRPr="00AD0CC1">
        <w:rPr>
          <w:rFonts w:ascii="Times New Roman" w:hAnsi="Times New Roman" w:cs="Times New Roman"/>
          <w:sz w:val="24"/>
          <w:szCs w:val="24"/>
        </w:rPr>
        <w:t>, dietary type</w:t>
      </w:r>
      <w:r w:rsidR="004844B0">
        <w:rPr>
          <w:rFonts w:ascii="Times New Roman" w:hAnsi="Times New Roman" w:cs="Times New Roman"/>
          <w:sz w:val="24"/>
          <w:szCs w:val="24"/>
        </w:rPr>
        <w:t>s</w:t>
      </w:r>
      <w:r w:rsidR="004844B0" w:rsidRPr="00AD0CC1">
        <w:rPr>
          <w:rFonts w:ascii="Times New Roman" w:hAnsi="Times New Roman" w:cs="Times New Roman"/>
          <w:sz w:val="24"/>
          <w:szCs w:val="24"/>
        </w:rPr>
        <w:t xml:space="preserve">, </w:t>
      </w:r>
      <w:r w:rsidR="004844B0">
        <w:rPr>
          <w:rFonts w:ascii="Times New Roman" w:hAnsi="Times New Roman" w:cs="Times New Roman"/>
          <w:sz w:val="24"/>
          <w:szCs w:val="24"/>
        </w:rPr>
        <w:t xml:space="preserve">and </w:t>
      </w:r>
      <w:r w:rsidR="004844B0" w:rsidRPr="00AD0CC1">
        <w:rPr>
          <w:rFonts w:ascii="Times New Roman" w:hAnsi="Times New Roman" w:cs="Times New Roman"/>
          <w:sz w:val="24"/>
          <w:szCs w:val="24"/>
        </w:rPr>
        <w:t>region</w:t>
      </w:r>
      <w:r w:rsidR="004844B0">
        <w:rPr>
          <w:rFonts w:ascii="Times New Roman" w:hAnsi="Times New Roman" w:cs="Times New Roman"/>
          <w:sz w:val="24"/>
          <w:szCs w:val="24"/>
        </w:rPr>
        <w:t>s, however</w:t>
      </w:r>
      <w:r w:rsidR="00181323">
        <w:rPr>
          <w:rFonts w:ascii="Times New Roman" w:hAnsi="Times New Roman" w:cs="Times New Roman"/>
          <w:sz w:val="24"/>
          <w:szCs w:val="24"/>
        </w:rPr>
        <w:t>, the persistence of the behaviour in each of these groups may not be at random</w:t>
      </w:r>
      <w:r w:rsidR="001F3EAE">
        <w:rPr>
          <w:rFonts w:ascii="Times New Roman" w:hAnsi="Times New Roman" w:cs="Times New Roman"/>
          <w:sz w:val="24"/>
          <w:szCs w:val="24"/>
        </w:rPr>
        <w:t xml:space="preserve"> but instead have a biologic foundation</w:t>
      </w:r>
      <w:r w:rsidR="00171E41" w:rsidRPr="00AD0CC1">
        <w:rPr>
          <w:rFonts w:ascii="Times New Roman" w:hAnsi="Times New Roman" w:cs="Times New Roman"/>
          <w:sz w:val="24"/>
          <w:szCs w:val="24"/>
        </w:rPr>
        <w:t xml:space="preserve">. In fact, </w:t>
      </w:r>
      <w:r w:rsidR="005F63AC" w:rsidRPr="00AD0CC1">
        <w:rPr>
          <w:rFonts w:ascii="Times New Roman" w:hAnsi="Times New Roman" w:cs="Times New Roman"/>
          <w:sz w:val="24"/>
          <w:szCs w:val="24"/>
        </w:rPr>
        <w:t>this behaviour has evolved in species that do not share a common ancestor (e.g., Old World and New World vultures).</w:t>
      </w:r>
      <w:r w:rsidR="005B5843" w:rsidRPr="00AD0CC1">
        <w:rPr>
          <w:rFonts w:ascii="Times New Roman" w:hAnsi="Times New Roman" w:cs="Times New Roman"/>
          <w:sz w:val="24"/>
          <w:szCs w:val="24"/>
        </w:rPr>
        <w:t xml:space="preserve"> </w:t>
      </w:r>
      <w:r w:rsidR="00171E41" w:rsidRPr="00AD0CC1">
        <w:rPr>
          <w:rFonts w:ascii="Times New Roman" w:hAnsi="Times New Roman" w:cs="Times New Roman"/>
          <w:sz w:val="24"/>
          <w:szCs w:val="24"/>
        </w:rPr>
        <w:t>Altogether, these lines of evidence suggest that there are factors that are favoring the evolution of this behaviour.</w:t>
      </w:r>
      <w:r w:rsidR="00E531F7">
        <w:rPr>
          <w:rFonts w:ascii="Times New Roman" w:hAnsi="Times New Roman" w:cs="Times New Roman"/>
          <w:sz w:val="24"/>
          <w:szCs w:val="24"/>
        </w:rPr>
        <w:t xml:space="preserve"> </w:t>
      </w:r>
    </w:p>
    <w:p w14:paraId="15FC0FB3" w14:textId="77777777" w:rsidR="001716FD" w:rsidRDefault="001716FD" w:rsidP="00332C0A">
      <w:pPr>
        <w:spacing w:line="360" w:lineRule="auto"/>
        <w:ind w:firstLine="720"/>
        <w:jc w:val="both"/>
      </w:pPr>
    </w:p>
    <w:p w14:paraId="5C5EB8F6" w14:textId="77777777" w:rsidR="00C85552" w:rsidDel="00332C0A" w:rsidRDefault="00C85552" w:rsidP="00D624C2">
      <w:pPr>
        <w:pStyle w:val="Heading2"/>
        <w:spacing w:line="360" w:lineRule="auto"/>
        <w:jc w:val="both"/>
        <w:rPr>
          <w:del w:id="39" w:author="sandra cuadros" w:date="2025-06-21T11:51:00Z"/>
          <w:rFonts w:ascii="Times New Roman" w:hAnsi="Times New Roman" w:cs="Times New Roman"/>
          <w:b/>
          <w:bCs/>
          <w:color w:val="auto"/>
          <w:sz w:val="24"/>
          <w:szCs w:val="24"/>
        </w:rPr>
      </w:pPr>
    </w:p>
    <w:p w14:paraId="00109348" w14:textId="76BBFC1B" w:rsidR="00D624C2" w:rsidRDefault="00D624C2" w:rsidP="00D624C2">
      <w:pPr>
        <w:pStyle w:val="Heading2"/>
        <w:spacing w:line="360" w:lineRule="auto"/>
        <w:jc w:val="both"/>
        <w:rPr>
          <w:rFonts w:ascii="Times New Roman" w:hAnsi="Times New Roman" w:cs="Times New Roman"/>
          <w:b/>
          <w:bCs/>
          <w:color w:val="auto"/>
          <w:sz w:val="24"/>
          <w:szCs w:val="24"/>
        </w:rPr>
      </w:pPr>
      <w:r w:rsidRPr="00AD0CC1">
        <w:rPr>
          <w:rFonts w:ascii="Times New Roman" w:hAnsi="Times New Roman" w:cs="Times New Roman"/>
          <w:b/>
          <w:bCs/>
          <w:color w:val="auto"/>
          <w:sz w:val="24"/>
          <w:szCs w:val="24"/>
        </w:rPr>
        <w:t xml:space="preserve">1.3 Movement ecology and </w:t>
      </w:r>
      <w:r w:rsidR="00AD3EB7" w:rsidRPr="00332C0A">
        <w:rPr>
          <w:rFonts w:ascii="Times New Roman" w:hAnsi="Times New Roman" w:cs="Times New Roman"/>
          <w:b/>
          <w:bCs/>
          <w:color w:val="auto"/>
          <w:sz w:val="24"/>
          <w:szCs w:val="24"/>
          <w:highlight w:val="yellow"/>
        </w:rPr>
        <w:t>CRB?</w:t>
      </w:r>
    </w:p>
    <w:p w14:paraId="24590AAB" w14:textId="31B38338" w:rsidR="0087113C" w:rsidDel="001716FD" w:rsidRDefault="0087113C" w:rsidP="0087113C">
      <w:pPr>
        <w:rPr>
          <w:del w:id="40" w:author="sandra cuadros" w:date="2025-06-21T11:51:00Z"/>
        </w:rPr>
      </w:pPr>
    </w:p>
    <w:p w14:paraId="4A6381E1" w14:textId="77777777" w:rsidR="0087113C" w:rsidDel="006614F3" w:rsidRDefault="0087113C" w:rsidP="0087113C">
      <w:pPr>
        <w:rPr>
          <w:del w:id="41" w:author="sandra cuadros" w:date="2025-06-21T18:24:00Z"/>
        </w:rPr>
      </w:pPr>
    </w:p>
    <w:p w14:paraId="2C98A9EA" w14:textId="56E74312" w:rsidR="00596707" w:rsidRPr="00332C0A" w:rsidDel="003A254A" w:rsidRDefault="0087113C" w:rsidP="00332C0A">
      <w:pPr>
        <w:rPr>
          <w:del w:id="42" w:author="sandra cuadros" w:date="2025-06-21T18:24:00Z"/>
        </w:rPr>
      </w:pPr>
      <w:del w:id="43" w:author="sandra cuadros" w:date="2025-06-21T18:24:00Z">
        <w:r w:rsidDel="006614F3">
          <w:delText xml:space="preserve">A PARAGRAPH </w:delText>
        </w:r>
      </w:del>
    </w:p>
    <w:p w14:paraId="56CFC2CF" w14:textId="2D4FE616" w:rsidR="004C209D" w:rsidRDefault="0056389C">
      <w:pPr>
        <w:spacing w:line="360" w:lineRule="auto"/>
        <w:rPr>
          <w:ins w:id="44" w:author="sandra cuadros" w:date="2025-06-21T11:58:00Z"/>
          <w:rFonts w:ascii="Times New Roman" w:hAnsi="Times New Roman" w:cs="Times New Roman"/>
          <w:sz w:val="24"/>
          <w:szCs w:val="24"/>
        </w:rPr>
        <w:pPrChange w:id="45" w:author="sandra cuadros" w:date="2025-06-21T18:25:00Z">
          <w:pPr>
            <w:spacing w:line="360" w:lineRule="auto"/>
            <w:ind w:firstLine="720"/>
            <w:jc w:val="both"/>
          </w:pPr>
        </w:pPrChange>
      </w:pPr>
      <w:ins w:id="46" w:author="sandra cuadros" w:date="2025-06-21T11:55:00Z">
        <w:r>
          <w:rPr>
            <w:rFonts w:ascii="Times New Roman" w:eastAsia="Times New Roman" w:hAnsi="Times New Roman" w:cs="Times New Roman"/>
            <w:sz w:val="24"/>
            <w:szCs w:val="24"/>
          </w:rPr>
          <w:t xml:space="preserve">The </w:t>
        </w:r>
        <w:r w:rsidRPr="00AD0CC1">
          <w:rPr>
            <w:rFonts w:ascii="Times New Roman" w:hAnsi="Times New Roman" w:cs="Times New Roman"/>
            <w:sz w:val="24"/>
            <w:szCs w:val="24"/>
          </w:rPr>
          <w:t>advance of tracking technology</w:t>
        </w:r>
        <w:r w:rsidRPr="00AD0CC1" w:rsidDel="00D95FF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has significantly enhanced our opportunity to study wildlife movement ecology and behaviour </w:t>
        </w:r>
      </w:ins>
      <w:r w:rsidR="00824852">
        <w:rPr>
          <w:rFonts w:ascii="Times New Roman" w:eastAsia="Times New Roman" w:hAnsi="Times New Roman" w:cs="Times New Roman"/>
          <w:sz w:val="24"/>
          <w:szCs w:val="24"/>
        </w:rPr>
        <w:fldChar w:fldCharType="begin"/>
      </w:r>
      <w:r w:rsidR="00824852">
        <w:rPr>
          <w:rFonts w:ascii="Times New Roman" w:eastAsia="Times New Roman" w:hAnsi="Times New Roman" w:cs="Times New Roman"/>
          <w:sz w:val="24"/>
          <w:szCs w:val="24"/>
        </w:rPr>
        <w:instrText xml:space="preserve"> ADDIN ZOTERO_ITEM CSL_CITATION {"citationID":"uHdCUzsr","properties":{"formattedCitation":"(Kays et al., 2015)","plainCitation":"(Kays et al., 2015)","noteIndex":0},"citationItems":[{"id":6,"uris":["http://zotero.org/users/6254983/items/TCP2YUQX"],"itemData":{"id":6,"type":"article-journal","abstract":"A brave new world with a wider view\n            \n              Researchers have long attempted to follow animals as they move through their environment. Until relatively recently, however, such efforts were limited to short distances and times in species large enough to carry large batteries and transmitters. New technologies have opened up new frontiers in animal tracking remote data collection. Hussey\n              et al.\n              review the unique directions such efforts have taken for marine systems, while Kays\n              et al.\n              review recent advances for terrestrial species. We have entered a new era of animal ecology, where animals act as both subjects and samplers of their environments.\n            \n            \n              Science\n              , this issue\n              10.1126/science.1255642\n              ,\n              10.1126/science.aaa2478\n            \n          , \n            \n              BACKGROUND\n              The movement of animals makes them fascinating but difficult study subjects. Animal movements underpin many biological phenomena, and understanding them is critical for applications in conservation, health, and food. Traditional approaches to animal tracking used field biologists wielding antennas to record a few dozen locations per animal, revealing only the most general patterns of animal space use. The advent of satellite tracking automated this process, but initially was limited to larger animals and increased the resolution of trajectories to only a few hundred locations per animal. The last few years have shown exponential improvement in tracking technology, leading to smaller tracking devices that can return millions of movement steps for ever-smaller animals. Finally, we have a tool that returns high-resolution data that reveal the detailed facets of animal movement and its many implications for biodiversity, animal ecology, behavior, and ecosystem function.\n            \n            \n              ADVANCES\n              Improved technology has brought animal tracking into the realm of big data, not only through high-resolution movement trajectories, but also through the addition of other on-animal sensors and the integration of remote sensing data about the environment through which these animals are moving. These new data are opening up a breadth of new scientific questions about ecology, evolution, and physiology and enable the use of animals as sensors of the environment. High–temporal resolution movement data also can document brief but important contacts between animals, creating new opportunities to study social networks, as well as interspecific interactions such as competition and predation. With solar panels keeping batteries charged, “lifetime” tracks can now be collected for some species, while broader approaches are aiming for species-wide sampling across multiple populations. Miniaturized tags also help reduce the impact of the devices on the study subjects, improving animal welfare and scientific results. As in other disciplines, the explosion of data volume and variety has created new challenges and opportunities for information management, integration, and analysis. In an exciting interdisciplinary push, biologists, statisticians, and computer scientists have begun to develop new tools that are already leading to new insights and scientific breakthroughs.\n            \n            \n              OUTLOOK\n              We suggest that a golden age of animal tracking science has begun and that the upcoming years will be a time of unprecedented exciting discoveries. Technology continues to improve our ability to track animals, with the promise of smaller tags collecting more data, less invasively, on a greater variety of animals. The big-data tracking studies that are just now being pioneered will become commonplace. If analytical developments can keep pace, the field will be able to develop real-time predictive models that integrate habitat preferences, movement abilities, sensory capacities, and animal memories into movement forecasts. The unique perspective offered by big-data animal tracking enables a new view of animals as naturally evolved sensors of environment, which we think has the potential to help us monitor the planet in completely new ways. A massive multi-individual monitoring program would allow a quorum sensing of our planet, using a variety of species to tap into the diversity of senses that have evolved across animal groups, providing new insight on our world through the sixth sense of the global animal collective. We expect that the field will soon reach a transformational point where these studies do more than inform us about particular species of animals, but allow the animals to teach us about the world.\n              \n                \n                  Big-data animal tracking.\n                  The red trajectory shows how studies can now track animals with unprecedented detail, allowing researchers to predict the causes and consequences of movements, and animals to become environmental sensors. Multisensor tracking tags monitor movement, behavior, physiology, and environmental context. Geo- and biosciences merge now using a multitude of remote-sensing data. Understanding how social and interspecific interactions affect movement is the next big frontier.\n                \n                \n              \n            \n          , \n            Moving animals connect our world, spreading pollen, seeds, nutrients, and parasites as they go about the their daily lives. Recent integration of high-resolution Global Positioning System and other sensors into miniaturized tracking tags has dramatically improved our ability to describe animal movement. This has created opportunities and challenges that parallel big data transformations in other fields and has rapidly advanced animal ecology and physiology. New analytical approaches, combined with remotely sensed or modeled environmental information, have opened up a host of new questions on the causes of movement and its consequences for individuals, populations, and ecosystems. Simultaneous tracking of multiple animals is leading to new insights on species interactions and, scaled up, may enable distributed monitoring of both animals and our changing environment.","container-title":"Science","DOI":"10.1126/science.aaa2478","ISSN":"0036-8075, 1095-9203","issue":"6240","journalAbbreviation":"Science","language":"en","page":"aaa2478","source":"DOI.org (Crossref)","title":"Terrestrial animal tracking as an eye on life and planet","volume":"348","author":[{"family":"Kays","given":"Roland"},{"family":"Crofoot","given":"Margaret C."},{"family":"Jetz","given":"Walter"},{"family":"Wikelski","given":"Martin"}],"issued":{"date-parts":[["2015",6,12]]}}}],"schema":"https://github.com/citation-style-language/schema/raw/master/csl-citation.json"} </w:instrText>
      </w:r>
      <w:r w:rsidR="00824852">
        <w:rPr>
          <w:rFonts w:ascii="Times New Roman" w:eastAsia="Times New Roman" w:hAnsi="Times New Roman" w:cs="Times New Roman"/>
          <w:sz w:val="24"/>
          <w:szCs w:val="24"/>
        </w:rPr>
        <w:fldChar w:fldCharType="separate"/>
      </w:r>
      <w:r w:rsidR="00824852" w:rsidRPr="00824852">
        <w:rPr>
          <w:rFonts w:ascii="Times New Roman" w:hAnsi="Times New Roman" w:cs="Times New Roman"/>
          <w:sz w:val="24"/>
        </w:rPr>
        <w:t>(Kays et al., 2015)</w:t>
      </w:r>
      <w:r w:rsidR="00824852">
        <w:rPr>
          <w:rFonts w:ascii="Times New Roman" w:eastAsia="Times New Roman" w:hAnsi="Times New Roman" w:cs="Times New Roman"/>
          <w:sz w:val="24"/>
          <w:szCs w:val="24"/>
        </w:rPr>
        <w:fldChar w:fldCharType="end"/>
      </w:r>
      <w:ins w:id="47" w:author="sandra cuadros" w:date="2025-06-21T11:55:00Z">
        <w:r>
          <w:rPr>
            <w:rFonts w:ascii="Times New Roman" w:eastAsia="Times New Roman" w:hAnsi="Times New Roman" w:cs="Times New Roman"/>
            <w:sz w:val="24"/>
            <w:szCs w:val="24"/>
          </w:rPr>
          <w:t xml:space="preserve">. </w:t>
        </w:r>
      </w:ins>
      <w:ins w:id="48" w:author="sandra cuadros" w:date="2025-06-21T11:56:00Z">
        <w:r w:rsidR="00824852" w:rsidRPr="00AD0CC1">
          <w:rPr>
            <w:rFonts w:ascii="Times New Roman" w:hAnsi="Times New Roman" w:cs="Times New Roman"/>
            <w:sz w:val="24"/>
            <w:szCs w:val="24"/>
          </w:rPr>
          <w:t>For example, in mammals GPS data have been used to determine foraging based on velocities of movement (see Owen-Smith et al. 2012). Furthermore, using long-term data allows us to make predictions of important feeding grounds, especially for territorial species. Another study done with storks (</w:t>
        </w:r>
        <w:r w:rsidR="00824852" w:rsidRPr="00AD0CC1">
          <w:rPr>
            <w:rFonts w:ascii="Times New Roman" w:hAnsi="Times New Roman" w:cs="Times New Roman"/>
            <w:i/>
            <w:iCs/>
            <w:sz w:val="24"/>
            <w:szCs w:val="24"/>
          </w:rPr>
          <w:t>Ciconia ciconia</w:t>
        </w:r>
        <w:r w:rsidR="00824852" w:rsidRPr="00AD0CC1">
          <w:rPr>
            <w:rFonts w:ascii="Times New Roman" w:hAnsi="Times New Roman" w:cs="Times New Roman"/>
            <w:sz w:val="24"/>
            <w:szCs w:val="24"/>
          </w:rPr>
          <w:t xml:space="preserve">) confer information on the feeding areas during their life cycle and estimated the frequency of landfill use by the studied populations (Flack et al. 2016) using tracking data. Alternatively, a research paper on Andean Condors by Perrig et al. (2020) used GPS locations to identify probable foraging areas based on distance from roosting sites, velocity values and time of the day. </w:t>
        </w:r>
      </w:ins>
      <w:ins w:id="49" w:author="sandra cuadros" w:date="2025-06-21T11:57:00Z">
        <w:r w:rsidR="0009017F">
          <w:rPr>
            <w:rFonts w:ascii="Times New Roman" w:hAnsi="Times New Roman" w:cs="Times New Roman"/>
            <w:sz w:val="24"/>
            <w:szCs w:val="24"/>
          </w:rPr>
          <w:t xml:space="preserve">The list goes on, with countless examples on how tracking data has not only generated knowledge of the ecology of species but also provided strong foundations for </w:t>
        </w:r>
      </w:ins>
      <w:ins w:id="50" w:author="sandra cuadros" w:date="2025-06-21T11:58:00Z">
        <w:r w:rsidR="0009017F">
          <w:rPr>
            <w:rFonts w:ascii="Times New Roman" w:hAnsi="Times New Roman" w:cs="Times New Roman"/>
            <w:sz w:val="24"/>
            <w:szCs w:val="24"/>
          </w:rPr>
          <w:t xml:space="preserve">conservation. </w:t>
        </w:r>
      </w:ins>
      <w:moveFromRangeStart w:id="51" w:author="sandra cuadros" w:date="2025-06-21T11:53:00Z" w:name="move201399213"/>
      <w:moveFrom w:id="52" w:author="sandra cuadros" w:date="2025-06-21T11:53:00Z">
        <w:r w:rsidR="00D624C2" w:rsidRPr="00AD0CC1" w:rsidDel="00D95FFA">
          <w:rPr>
            <w:rFonts w:ascii="Times New Roman" w:eastAsia="Times New Roman" w:hAnsi="Times New Roman" w:cs="Times New Roman"/>
            <w:sz w:val="24"/>
            <w:szCs w:val="24"/>
          </w:rPr>
          <w:t>Despite long-standing interest in the factors that shape bird</w:t>
        </w:r>
        <w:commentRangeStart w:id="53"/>
        <w:r w:rsidR="00D624C2" w:rsidRPr="00AD0CC1" w:rsidDel="00D95FFA">
          <w:rPr>
            <w:rFonts w:ascii="Times New Roman" w:eastAsia="Times New Roman" w:hAnsi="Times New Roman" w:cs="Times New Roman"/>
            <w:sz w:val="24"/>
            <w:szCs w:val="24"/>
          </w:rPr>
          <w:t xml:space="preserve"> </w:t>
        </w:r>
        <w:commentRangeEnd w:id="53"/>
        <w:r w:rsidR="00D624C2" w:rsidRPr="00AD0CC1" w:rsidDel="00D95FFA">
          <w:rPr>
            <w:rStyle w:val="CommentReference"/>
          </w:rPr>
          <w:commentReference w:id="53"/>
        </w:r>
        <w:r w:rsidR="00D624C2" w:rsidRPr="00AD0CC1" w:rsidDel="00D95FFA">
          <w:rPr>
            <w:rFonts w:ascii="Times New Roman" w:eastAsia="Times New Roman" w:hAnsi="Times New Roman" w:cs="Times New Roman"/>
            <w:sz w:val="24"/>
            <w:szCs w:val="24"/>
          </w:rPr>
          <w:t xml:space="preserve">foraging behaviour, it is still poorly understood how internal traits and external conditions jointly shape avian foraging movement (Mallon et al. 2020). </w:t>
        </w:r>
      </w:moveFrom>
    </w:p>
    <w:p w14:paraId="44901840" w14:textId="1E45CFD9" w:rsidR="00681B6F" w:rsidRPr="000729DB" w:rsidDel="00D95FFA" w:rsidRDefault="005812AE">
      <w:pPr>
        <w:spacing w:line="360" w:lineRule="auto"/>
        <w:ind w:firstLine="720"/>
        <w:jc w:val="both"/>
        <w:rPr>
          <w:moveFrom w:id="54" w:author="sandra cuadros" w:date="2025-06-21T11:53:00Z"/>
          <w:rFonts w:ascii="Times New Roman" w:hAnsi="Times New Roman" w:cs="Times New Roman"/>
          <w:sz w:val="24"/>
          <w:szCs w:val="24"/>
          <w:rPrChange w:id="55" w:author="sandra cuadros" w:date="2025-06-21T18:27:00Z">
            <w:rPr>
              <w:moveFrom w:id="56" w:author="sandra cuadros" w:date="2025-06-21T11:53:00Z"/>
              <w:rFonts w:ascii="Times New Roman" w:eastAsia="Times New Roman" w:hAnsi="Times New Roman" w:cs="Times New Roman"/>
              <w:sz w:val="24"/>
              <w:szCs w:val="24"/>
            </w:rPr>
          </w:rPrChange>
        </w:rPr>
        <w:pPrChange w:id="57" w:author="sandra cuadros" w:date="2025-06-21T18:28:00Z">
          <w:pPr>
            <w:spacing w:line="360" w:lineRule="auto"/>
            <w:jc w:val="both"/>
          </w:pPr>
        </w:pPrChange>
      </w:pPr>
      <w:ins w:id="58" w:author="sandra cuadros" w:date="2025-06-21T11:58:00Z">
        <w:r>
          <w:rPr>
            <w:rFonts w:ascii="Times New Roman" w:hAnsi="Times New Roman" w:cs="Times New Roman"/>
            <w:sz w:val="24"/>
            <w:szCs w:val="24"/>
          </w:rPr>
          <w:t>The use of tec</w:t>
        </w:r>
      </w:ins>
      <w:ins w:id="59" w:author="sandra cuadros" w:date="2025-06-21T11:59:00Z">
        <w:r>
          <w:rPr>
            <w:rFonts w:ascii="Times New Roman" w:hAnsi="Times New Roman" w:cs="Times New Roman"/>
            <w:sz w:val="24"/>
            <w:szCs w:val="24"/>
          </w:rPr>
          <w:t>hnology has also</w:t>
        </w:r>
        <w:r w:rsidR="00132B2D">
          <w:rPr>
            <w:rFonts w:ascii="Times New Roman" w:hAnsi="Times New Roman" w:cs="Times New Roman"/>
            <w:sz w:val="24"/>
            <w:szCs w:val="24"/>
          </w:rPr>
          <w:t xml:space="preserve"> been used to study patterns around CRB and the </w:t>
        </w:r>
      </w:ins>
      <w:ins w:id="60" w:author="sandra cuadros" w:date="2025-06-21T12:16:00Z">
        <w:r w:rsidR="00E11413">
          <w:rPr>
            <w:rFonts w:ascii="Times New Roman" w:hAnsi="Times New Roman" w:cs="Times New Roman"/>
            <w:sz w:val="24"/>
            <w:szCs w:val="24"/>
          </w:rPr>
          <w:t xml:space="preserve">population dynamics that occur in these roosts. For instance, </w:t>
        </w:r>
      </w:ins>
      <w:r w:rsidR="005A40FC">
        <w:rPr>
          <w:rFonts w:ascii="Times New Roman" w:hAnsi="Times New Roman" w:cs="Times New Roman"/>
          <w:sz w:val="24"/>
          <w:szCs w:val="24"/>
        </w:rPr>
        <w:fldChar w:fldCharType="begin"/>
      </w:r>
      <w:r w:rsidR="005A40FC">
        <w:rPr>
          <w:rFonts w:ascii="Times New Roman" w:hAnsi="Times New Roman" w:cs="Times New Roman"/>
          <w:sz w:val="24"/>
          <w:szCs w:val="24"/>
        </w:rPr>
        <w:instrText xml:space="preserve"> ADDIN ZOTERO_ITEM CSL_CITATION {"citationID":"7xcbYHez","properties":{"formattedCitation":"(Jain et al., 2022)","plainCitation":"","noteIndex":0},"citationItems":[{"id":891,"uris":["http://zotero.org/users/6254983/items/KSUK7L6N"],"itemData":{"id":891,"type":"article-journal","abstract":"Abstract\n            \n              Background\n              \n                Anthropogenic food sources (AFSs) are widespread in human-transformed landscapes and the current scale at which they occur drives ecological change at the individual, population, and community levels. AFSs are exploited extensively by common ravens,\n                Corvus corax\n                . Understanding how raven populations use AFSs can provide insight into their ecological responses to AFSs.\n              \n            \n            \n              Methods\n              We equipped 81 ravens in the Austrian Alps with GPS-transmitters over a period of 2.75 years. Using these tracking data, we investigated how cohort differences (i.e., age, sex, and origin) and seasonal changes influence raven movement patterns (i.e., occurrence distribution and maximum daily displacement) and AFS-use (i.e., number of AFSs visited and probability of being present at any AFS) at 45 extensively exploited sites.\n            \n            \n              Results\n              We found that proxies for experience and dominance, inferred by age (i.e., juvenile versus adult) and origin (i.e., wild-caught versus captive-bred-released) cohorts, influenced movement patterns and the number of AFSs visited. However, all individuals were equally likely to be present at AFSs, highlighting the importance of AFSs for non-breeders in the study population. Seasonal changes in environmental conditions that affect energetic demands, the availability of natural and anthropogenic food, and foraging competition,  influenced individuals’ occurrence distributions and AFS-use. We found that under harsher conditions in autumn and winter, individuals ranged wider and depended on AFSs to a larger degree. However, contrary to expectation, they were less likely to be present at AFSs in these seasons compared to spring and summer, suggesting a trade-off between time spent moving and exploiting resources. We attribute the small ranging movements exhibited by non-breeders in spring and summer to the presence of highly territorial and socially dominant breeders. As breeders mostly stay and forage within their territories during these seasons, competition at AFSs decrease, thereby increasing the likelihood of individuals being present at any AFS.\n            \n            \n              Conclusions\n              We emphasize that movement and AFS-use differ according to cohort differences and the seasonality of the environment. Our results highlight that predictable AFSs affect foraging strategies among non-breeding ravens. The extent of AFS-exploitation among non-breeding ravens in our study emphasize the potential of AFSs in shaping raven movement and resource-use.","container-title":"Movement Ecology","DOI":"10.1186/s40462-022-00335-4","ISSN":"2051-3933","issue":"1","journalAbbreviation":"Mov Ecol","language":"en","page":"35","source":"DOI.org (Crossref)","title":"The spatial and temporal exploitation of anthropogenic food sources by common ravens (Corvus corax) in the Alps","volume":"10","author":[{"family":"Jain","given":"Varalika"},{"family":"Bugnyar","given":"Thomas"},{"family":"Cunningham","given":"Susan J."},{"family":"Gallego-Abenza","given":"Mario"},{"family":"Loretto","given":"Matthias-Claudio"},{"family":"Sumasgutner","given":"Petra"}],"issued":{"date-parts":[["2022",8,25]]}}}],"schema":"https://github.com/citation-style-language/schema/raw/master/csl-citation.json"} </w:instrText>
      </w:r>
      <w:r w:rsidR="005A40FC">
        <w:rPr>
          <w:rFonts w:ascii="Times New Roman" w:hAnsi="Times New Roman" w:cs="Times New Roman"/>
          <w:sz w:val="24"/>
          <w:szCs w:val="24"/>
        </w:rPr>
        <w:fldChar w:fldCharType="separate"/>
      </w:r>
      <w:r w:rsidR="005A40FC" w:rsidRPr="005A40FC">
        <w:rPr>
          <w:rFonts w:ascii="Times New Roman" w:hAnsi="Times New Roman" w:cs="Times New Roman"/>
          <w:sz w:val="24"/>
        </w:rPr>
        <w:t>(Jain et al., 2022)</w:t>
      </w:r>
      <w:r w:rsidR="005A40FC">
        <w:rPr>
          <w:rFonts w:ascii="Times New Roman" w:hAnsi="Times New Roman" w:cs="Times New Roman"/>
          <w:sz w:val="24"/>
          <w:szCs w:val="24"/>
        </w:rPr>
        <w:fldChar w:fldCharType="end"/>
      </w:r>
      <w:ins w:id="61" w:author="sandra cuadros" w:date="2025-06-21T17:05:00Z">
        <w:r w:rsidR="009D2F52">
          <w:rPr>
            <w:rFonts w:ascii="Times New Roman" w:hAnsi="Times New Roman" w:cs="Times New Roman"/>
            <w:sz w:val="24"/>
            <w:szCs w:val="24"/>
          </w:rPr>
          <w:t xml:space="preserve"> </w:t>
        </w:r>
      </w:ins>
      <w:ins w:id="62" w:author="sandra cuadros" w:date="2025-06-21T12:20:00Z">
        <w:r w:rsidR="00735679">
          <w:rPr>
            <w:rFonts w:ascii="Times New Roman" w:hAnsi="Times New Roman" w:cs="Times New Roman"/>
            <w:sz w:val="24"/>
            <w:szCs w:val="24"/>
          </w:rPr>
          <w:t xml:space="preserve">found </w:t>
        </w:r>
      </w:ins>
      <w:ins w:id="63" w:author="sandra cuadros" w:date="2025-06-21T12:21:00Z">
        <w:r w:rsidR="00530793">
          <w:rPr>
            <w:rFonts w:ascii="Times New Roman" w:hAnsi="Times New Roman" w:cs="Times New Roman"/>
            <w:sz w:val="24"/>
            <w:szCs w:val="24"/>
          </w:rPr>
          <w:t xml:space="preserve">different patterns in space use and </w:t>
        </w:r>
        <w:r w:rsidR="005D21A4">
          <w:rPr>
            <w:rFonts w:ascii="Times New Roman" w:hAnsi="Times New Roman" w:cs="Times New Roman"/>
            <w:sz w:val="24"/>
            <w:szCs w:val="24"/>
          </w:rPr>
          <w:t>foraging patterns in ravens that was linked to their</w:t>
        </w:r>
      </w:ins>
      <w:ins w:id="64" w:author="sandra cuadros" w:date="2025-06-21T12:23:00Z">
        <w:r w:rsidR="00685E9B">
          <w:rPr>
            <w:rFonts w:ascii="Times New Roman" w:hAnsi="Times New Roman" w:cs="Times New Roman"/>
            <w:sz w:val="24"/>
            <w:szCs w:val="24"/>
          </w:rPr>
          <w:t xml:space="preserve"> experience and dominance status</w:t>
        </w:r>
        <w:r w:rsidR="000B254F">
          <w:rPr>
            <w:rFonts w:ascii="Times New Roman" w:hAnsi="Times New Roman" w:cs="Times New Roman"/>
            <w:sz w:val="24"/>
            <w:szCs w:val="24"/>
          </w:rPr>
          <w:t xml:space="preserve"> </w:t>
        </w:r>
        <w:r w:rsidR="000B254F">
          <w:rPr>
            <w:rFonts w:ascii="Times New Roman" w:hAnsi="Times New Roman" w:cs="Times New Roman"/>
            <w:sz w:val="24"/>
            <w:szCs w:val="24"/>
          </w:rPr>
          <w:lastRenderedPageBreak/>
          <w:t>around a roost site.</w:t>
        </w:r>
      </w:ins>
      <w:ins w:id="65" w:author="sandra cuadros" w:date="2025-06-21T17:32:00Z">
        <w:r w:rsidR="00C25B7C">
          <w:rPr>
            <w:rFonts w:ascii="Times New Roman" w:hAnsi="Times New Roman" w:cs="Times New Roman"/>
            <w:sz w:val="24"/>
            <w:szCs w:val="24"/>
          </w:rPr>
          <w:t xml:space="preserve"> </w:t>
        </w:r>
      </w:ins>
      <w:r w:rsidR="00A04226">
        <w:rPr>
          <w:rFonts w:ascii="Times New Roman" w:hAnsi="Times New Roman" w:cs="Times New Roman"/>
          <w:sz w:val="24"/>
          <w:szCs w:val="24"/>
        </w:rPr>
        <w:fldChar w:fldCharType="begin"/>
      </w:r>
      <w:r w:rsidR="00A04226">
        <w:rPr>
          <w:rFonts w:ascii="Times New Roman" w:hAnsi="Times New Roman" w:cs="Times New Roman"/>
          <w:sz w:val="24"/>
          <w:szCs w:val="24"/>
        </w:rPr>
        <w:instrText xml:space="preserve"> ADDIN ZOTERO_ITEM CSL_CITATION {"citationID":"0XgmPjtj","properties":{"formattedCitation":"(Harel et al., 2017)","plainCitation":"","noteIndex":0},"citationItems":[{"id":29,"uris":["http://zotero.org/users/6254983/items/LXPTGWRE"],"itemData":{"id":29,"type":"article-journal","abstract":"Uncertainties regarding food location and quality are among the greatest challenges faced by foragers and communal roosting may facilitate success through social foraging. The information centre hypothesis (ICH) suggests that uninformed individuals at shared roosts benefit from following informed individuals to previously visited resources. We tested several key prerequisites of the ICH in a social obligate scavenger, the Eurasian griffon vulture (\n              Gyps fulvus\n              ), by tracking movements and behaviour of sympatric individuals over extended periods and across relatively large spatial scales, thereby precluding alternative explanations such as local enhancement. In agreement with the ICH, we found that ‘informed’ individuals returning to previously visited carcasses were followed by ‘uninformed’ vultures that consequently got access to these resources. When a dyad (two individuals that depart from the same roost within 2 min of each other) included an informed individual, they spent a higher proportion of the flight time close to each other at a shorter distance between them than otherwise. Although all individuals occasionally profited from following others, they differed in their tendencies to be informed or uninformed. This study provides evidence for ‘following behaviour’ in natural conditions and demonstrates differential roles and information states among foragers within a population. Moreover, demonstrating the possible reliance of vultures on following behaviour emphasizes that individuals in declining populations may suffer from reduced foraging efficiency.","container-title":"Proceedings of the Royal Society B: Biological Sciences","DOI":"10.1098/rspb.2016.2654","ISSN":"0962-8452, 1471-2954","issue":"1852","journalAbbreviation":"Proc. R. Soc. B.","language":"en","page":"20162654","source":"DOI.org (Crossref)","title":"Social foraging and individual consistency in following behaviour: testing the information centre hypothesis in free-ranging vultures","title-short":"Social foraging and individual consistency in following behaviour","volume":"284","author":[{"family":"Harel","given":"Roi"},{"family":"Spiegel","given":"Orr"},{"family":"Getz","given":"Wayne M."},{"family":"Nathan","given":"Ran"}],"issued":{"date-parts":[["2017",4,12]]}}}],"schema":"https://github.com/citation-style-language/schema/raw/master/csl-citation.json"} </w:instrText>
      </w:r>
      <w:r w:rsidR="00A04226">
        <w:rPr>
          <w:rFonts w:ascii="Times New Roman" w:hAnsi="Times New Roman" w:cs="Times New Roman"/>
          <w:sz w:val="24"/>
          <w:szCs w:val="24"/>
        </w:rPr>
        <w:fldChar w:fldCharType="separate"/>
      </w:r>
      <w:r w:rsidR="00A04226" w:rsidRPr="00A04226">
        <w:rPr>
          <w:rFonts w:ascii="Times New Roman" w:hAnsi="Times New Roman" w:cs="Times New Roman"/>
          <w:sz w:val="24"/>
        </w:rPr>
        <w:t>(Harel et al., 2017)</w:t>
      </w:r>
      <w:r w:rsidR="00A04226">
        <w:rPr>
          <w:rFonts w:ascii="Times New Roman" w:hAnsi="Times New Roman" w:cs="Times New Roman"/>
          <w:sz w:val="24"/>
          <w:szCs w:val="24"/>
        </w:rPr>
        <w:fldChar w:fldCharType="end"/>
      </w:r>
      <w:ins w:id="66" w:author="sandra cuadros" w:date="2025-06-21T18:18:00Z">
        <w:r w:rsidR="00BA29F4">
          <w:rPr>
            <w:rFonts w:ascii="Times New Roman" w:hAnsi="Times New Roman" w:cs="Times New Roman"/>
            <w:sz w:val="24"/>
            <w:szCs w:val="24"/>
          </w:rPr>
          <w:t xml:space="preserve"> </w:t>
        </w:r>
      </w:ins>
      <w:ins w:id="67" w:author="sandra cuadros" w:date="2025-06-21T18:16:00Z">
        <w:r w:rsidR="00DC1A7A">
          <w:rPr>
            <w:rFonts w:ascii="Times New Roman" w:hAnsi="Times New Roman" w:cs="Times New Roman"/>
            <w:sz w:val="24"/>
            <w:szCs w:val="24"/>
          </w:rPr>
          <w:t>tested the ICH in free-ran</w:t>
        </w:r>
      </w:ins>
      <w:ins w:id="68" w:author="sandra cuadros" w:date="2025-06-21T18:17:00Z">
        <w:r w:rsidR="00DC1A7A">
          <w:rPr>
            <w:rFonts w:ascii="Times New Roman" w:hAnsi="Times New Roman" w:cs="Times New Roman"/>
            <w:sz w:val="24"/>
            <w:szCs w:val="24"/>
          </w:rPr>
          <w:t>ging vultures with the aid of GPS</w:t>
        </w:r>
        <w:r w:rsidR="00223C35">
          <w:rPr>
            <w:rFonts w:ascii="Times New Roman" w:hAnsi="Times New Roman" w:cs="Times New Roman"/>
            <w:sz w:val="24"/>
            <w:szCs w:val="24"/>
          </w:rPr>
          <w:t xml:space="preserve"> tracking devices. This was critical given that the ICH requires that naïve </w:t>
        </w:r>
      </w:ins>
      <w:ins w:id="69" w:author="sandra cuadros" w:date="2025-06-21T18:18:00Z">
        <w:r w:rsidR="00BA29F4">
          <w:rPr>
            <w:rFonts w:ascii="Times New Roman" w:hAnsi="Times New Roman" w:cs="Times New Roman"/>
            <w:sz w:val="24"/>
            <w:szCs w:val="24"/>
          </w:rPr>
          <w:t>individuals</w:t>
        </w:r>
      </w:ins>
      <w:ins w:id="70" w:author="sandra cuadros" w:date="2025-06-21T18:17:00Z">
        <w:r w:rsidR="00223C35">
          <w:rPr>
            <w:rFonts w:ascii="Times New Roman" w:hAnsi="Times New Roman" w:cs="Times New Roman"/>
            <w:sz w:val="24"/>
            <w:szCs w:val="24"/>
          </w:rPr>
          <w:t xml:space="preserve"> follow informed individuals to a foraging site. This </w:t>
        </w:r>
        <w:r w:rsidR="00A04226">
          <w:rPr>
            <w:rFonts w:ascii="Times New Roman" w:hAnsi="Times New Roman" w:cs="Times New Roman"/>
            <w:sz w:val="24"/>
            <w:szCs w:val="24"/>
          </w:rPr>
          <w:t>step without GPS data w</w:t>
        </w:r>
      </w:ins>
      <w:ins w:id="71" w:author="sandra cuadros" w:date="2025-06-21T18:18:00Z">
        <w:r w:rsidR="00A04226">
          <w:rPr>
            <w:rFonts w:ascii="Times New Roman" w:hAnsi="Times New Roman" w:cs="Times New Roman"/>
            <w:sz w:val="24"/>
            <w:szCs w:val="24"/>
          </w:rPr>
          <w:t>ould be impossible to achieve</w:t>
        </w:r>
      </w:ins>
      <w:ins w:id="72" w:author="sandra cuadros" w:date="2025-06-21T18:19:00Z">
        <w:r w:rsidR="00BA29F4">
          <w:rPr>
            <w:rFonts w:ascii="Times New Roman" w:hAnsi="Times New Roman" w:cs="Times New Roman"/>
            <w:sz w:val="24"/>
            <w:szCs w:val="24"/>
          </w:rPr>
          <w:t xml:space="preserve"> in the wild</w:t>
        </w:r>
      </w:ins>
      <w:ins w:id="73" w:author="sandra cuadros" w:date="2025-06-21T18:18:00Z">
        <w:r w:rsidR="00A04226">
          <w:rPr>
            <w:rFonts w:ascii="Times New Roman" w:hAnsi="Times New Roman" w:cs="Times New Roman"/>
            <w:sz w:val="24"/>
            <w:szCs w:val="24"/>
          </w:rPr>
          <w:t xml:space="preserve">. </w:t>
        </w:r>
      </w:ins>
      <w:ins w:id="74" w:author="sandra cuadros" w:date="2025-06-21T18:22:00Z">
        <w:r w:rsidR="001D7E70">
          <w:rPr>
            <w:rFonts w:ascii="Times New Roman" w:hAnsi="Times New Roman" w:cs="Times New Roman"/>
            <w:sz w:val="24"/>
            <w:szCs w:val="24"/>
          </w:rPr>
          <w:t>Al</w:t>
        </w:r>
        <w:r w:rsidR="0081520F">
          <w:rPr>
            <w:rFonts w:ascii="Times New Roman" w:hAnsi="Times New Roman" w:cs="Times New Roman"/>
            <w:sz w:val="24"/>
            <w:szCs w:val="24"/>
          </w:rPr>
          <w:t xml:space="preserve">beit, </w:t>
        </w:r>
      </w:ins>
      <w:ins w:id="75" w:author="sandra cuadros" w:date="2025-06-21T18:24:00Z">
        <w:r w:rsidR="006614F3">
          <w:rPr>
            <w:rFonts w:ascii="Times New Roman" w:hAnsi="Times New Roman" w:cs="Times New Roman"/>
            <w:sz w:val="24"/>
            <w:szCs w:val="24"/>
          </w:rPr>
          <w:t>tracking</w:t>
        </w:r>
      </w:ins>
      <w:ins w:id="76" w:author="sandra cuadros" w:date="2025-06-21T18:22:00Z">
        <w:r w:rsidR="0081520F">
          <w:rPr>
            <w:rFonts w:ascii="Times New Roman" w:hAnsi="Times New Roman" w:cs="Times New Roman"/>
            <w:sz w:val="24"/>
            <w:szCs w:val="24"/>
          </w:rPr>
          <w:t xml:space="preserve"> data will not be used in this thesis</w:t>
        </w:r>
      </w:ins>
      <w:ins w:id="77" w:author="sandra cuadros" w:date="2025-06-21T18:23:00Z">
        <w:r w:rsidR="0081520F">
          <w:rPr>
            <w:rFonts w:ascii="Times New Roman" w:hAnsi="Times New Roman" w:cs="Times New Roman"/>
            <w:sz w:val="24"/>
            <w:szCs w:val="24"/>
          </w:rPr>
          <w:t xml:space="preserve"> as it is beyond the scope of my research. However, </w:t>
        </w:r>
        <w:r w:rsidR="00282E1E">
          <w:rPr>
            <w:rFonts w:ascii="Times New Roman" w:hAnsi="Times New Roman" w:cs="Times New Roman"/>
            <w:sz w:val="24"/>
            <w:szCs w:val="24"/>
          </w:rPr>
          <w:t xml:space="preserve">the use of GPS data would be useful to test fine-scale movement hypothesis </w:t>
        </w:r>
      </w:ins>
      <w:ins w:id="78" w:author="sandra cuadros" w:date="2025-06-21T18:24:00Z">
        <w:r w:rsidR="006614F3">
          <w:rPr>
            <w:rFonts w:ascii="Times New Roman" w:hAnsi="Times New Roman" w:cs="Times New Roman"/>
            <w:sz w:val="24"/>
            <w:szCs w:val="24"/>
          </w:rPr>
          <w:t>including</w:t>
        </w:r>
      </w:ins>
      <w:ins w:id="79" w:author="sandra cuadros" w:date="2025-06-21T18:23:00Z">
        <w:r w:rsidR="00282E1E">
          <w:rPr>
            <w:rFonts w:ascii="Times New Roman" w:hAnsi="Times New Roman" w:cs="Times New Roman"/>
            <w:sz w:val="24"/>
            <w:szCs w:val="24"/>
          </w:rPr>
          <w:t xml:space="preserve"> which mechanisms exist at a roost site to find foraging patches</w:t>
        </w:r>
      </w:ins>
      <w:ins w:id="80" w:author="sandra cuadros" w:date="2025-06-21T18:24:00Z">
        <w:r w:rsidR="006614F3">
          <w:rPr>
            <w:rFonts w:ascii="Times New Roman" w:hAnsi="Times New Roman" w:cs="Times New Roman"/>
            <w:sz w:val="24"/>
            <w:szCs w:val="24"/>
          </w:rPr>
          <w:t xml:space="preserve"> using social information.</w:t>
        </w:r>
      </w:ins>
    </w:p>
    <w:p w14:paraId="621CEC77" w14:textId="0213A488" w:rsidR="00D624C2" w:rsidRPr="00AD0CC1" w:rsidDel="00D95FFA" w:rsidRDefault="00D624C2">
      <w:pPr>
        <w:spacing w:line="360" w:lineRule="auto"/>
        <w:ind w:firstLine="720"/>
        <w:jc w:val="both"/>
        <w:rPr>
          <w:moveFrom w:id="81" w:author="sandra cuadros" w:date="2025-06-21T11:53:00Z"/>
          <w:rFonts w:ascii="Times New Roman" w:hAnsi="Times New Roman" w:cs="Times New Roman"/>
          <w:sz w:val="24"/>
          <w:szCs w:val="24"/>
        </w:rPr>
        <w:pPrChange w:id="82" w:author="sandra cuadros" w:date="2025-06-21T18:28:00Z">
          <w:pPr>
            <w:spacing w:line="360" w:lineRule="auto"/>
            <w:jc w:val="both"/>
          </w:pPr>
        </w:pPrChange>
      </w:pPr>
      <w:moveFrom w:id="83" w:author="sandra cuadros" w:date="2025-06-21T11:53:00Z">
        <w:r w:rsidRPr="00AD0CC1" w:rsidDel="00D95FFA">
          <w:rPr>
            <w:rFonts w:ascii="Times New Roman" w:eastAsia="Times New Roman" w:hAnsi="Times New Roman" w:cs="Times New Roman"/>
            <w:sz w:val="24"/>
            <w:szCs w:val="24"/>
          </w:rPr>
          <w:t>Specifically, b</w:t>
        </w:r>
        <w:r w:rsidRPr="00AD0CC1" w:rsidDel="00D95FFA">
          <w:rPr>
            <w:rFonts w:ascii="Times New Roman" w:hAnsi="Times New Roman" w:cs="Times New Roman"/>
            <w:sz w:val="24"/>
            <w:szCs w:val="24"/>
          </w:rPr>
          <w:t xml:space="preserve">ird foraging </w:t>
        </w:r>
        <w:commentRangeStart w:id="84"/>
        <w:r w:rsidRPr="00AD0CC1" w:rsidDel="00D95FFA">
          <w:rPr>
            <w:rFonts w:ascii="Times New Roman" w:hAnsi="Times New Roman" w:cs="Times New Roman"/>
            <w:sz w:val="24"/>
            <w:szCs w:val="24"/>
          </w:rPr>
          <w:t xml:space="preserve">behaviour has been studied mostly through direct observations. </w:t>
        </w:r>
        <w:commentRangeEnd w:id="84"/>
        <w:r w:rsidRPr="00AD0CC1" w:rsidDel="00D95FFA">
          <w:rPr>
            <w:rStyle w:val="CommentReference"/>
          </w:rPr>
          <w:commentReference w:id="84"/>
        </w:r>
        <w:r w:rsidRPr="00AD0CC1" w:rsidDel="00D95FFA">
          <w:rPr>
            <w:rFonts w:ascii="Times New Roman" w:hAnsi="Times New Roman" w:cs="Times New Roman"/>
            <w:sz w:val="24"/>
            <w:szCs w:val="24"/>
          </w:rPr>
          <w:t>Because such methods are highly time-consuming, these studies have addressed the foraging behaviour of specific taxa only (e.g., Smith et al. 2012). Scaling such studies at a global level would be merely impossible given the amount of time and resources required.</w:t>
        </w:r>
      </w:moveFrom>
    </w:p>
    <w:p w14:paraId="67CE351D" w14:textId="101BB1C7" w:rsidR="00D624C2" w:rsidRPr="00AD0CC1" w:rsidDel="00824852" w:rsidRDefault="00D624C2">
      <w:pPr>
        <w:spacing w:line="360" w:lineRule="auto"/>
        <w:ind w:firstLine="720"/>
        <w:jc w:val="both"/>
        <w:rPr>
          <w:del w:id="85" w:author="sandra cuadros" w:date="2025-06-21T11:56:00Z"/>
          <w:rFonts w:ascii="Times New Roman" w:hAnsi="Times New Roman" w:cs="Times New Roman"/>
          <w:sz w:val="24"/>
          <w:szCs w:val="24"/>
        </w:rPr>
      </w:pPr>
      <w:moveFrom w:id="86" w:author="sandra cuadros" w:date="2025-06-21T11:53:00Z">
        <w:del w:id="87" w:author="sandra cuadros" w:date="2025-06-21T11:56:00Z">
          <w:r w:rsidRPr="00AD0CC1" w:rsidDel="00824852">
            <w:rPr>
              <w:rFonts w:ascii="Times New Roman" w:hAnsi="Times New Roman" w:cs="Times New Roman"/>
              <w:sz w:val="24"/>
              <w:szCs w:val="24"/>
            </w:rPr>
            <w:delText xml:space="preserve"> </w:delText>
          </w:r>
        </w:del>
      </w:moveFrom>
      <w:moveFromRangeEnd w:id="51"/>
      <w:del w:id="88" w:author="sandra cuadros" w:date="2025-06-21T11:56:00Z">
        <w:r w:rsidRPr="00AD0CC1" w:rsidDel="00824852">
          <w:rPr>
            <w:rFonts w:ascii="Times New Roman" w:hAnsi="Times New Roman" w:cs="Times New Roman"/>
            <w:sz w:val="24"/>
            <w:szCs w:val="24"/>
          </w:rPr>
          <w:delText>With the advance of tracking technology, however, different approaches can be used to make inferences on foraging behaviour. For example, in mammals GPS data have been used to determine foraging based on velocities of movement (see Owen-Smith et al. 2012). Furthermore, using long-term data allows us to make predictions of important feeding grounds, especially for territorial species. Another study done with storks (</w:delText>
        </w:r>
        <w:r w:rsidRPr="00AD0CC1" w:rsidDel="00824852">
          <w:rPr>
            <w:rFonts w:ascii="Times New Roman" w:hAnsi="Times New Roman" w:cs="Times New Roman"/>
            <w:i/>
            <w:iCs/>
            <w:sz w:val="24"/>
            <w:szCs w:val="24"/>
          </w:rPr>
          <w:delText>Ciconia ciconia</w:delText>
        </w:r>
        <w:r w:rsidRPr="00AD0CC1" w:rsidDel="00824852">
          <w:rPr>
            <w:rFonts w:ascii="Times New Roman" w:hAnsi="Times New Roman" w:cs="Times New Roman"/>
            <w:sz w:val="24"/>
            <w:szCs w:val="24"/>
          </w:rPr>
          <w:delText xml:space="preserve">) confer information on the feeding areas during their life cycle and estimated the frequency of landfill use by the studied populations (Flack et al. 2016) using tracking data. Alternatively, a research paper on Andean Condors by Perrig et al. (2020) used GPS locations to identify probable foraging areas based on distance from roosting sites, velocity values and time of the day. There is a need to generate foundations on the types of movement associated to foraging behaviour, especially given that the data are becoming more readily available. </w:delText>
        </w:r>
      </w:del>
    </w:p>
    <w:p w14:paraId="7B54E985" w14:textId="249DAB4A" w:rsidR="008713C6" w:rsidRPr="00AD0CC1" w:rsidDel="0009017F" w:rsidRDefault="00D624C2">
      <w:pPr>
        <w:spacing w:line="360" w:lineRule="auto"/>
        <w:ind w:firstLine="720"/>
        <w:jc w:val="both"/>
        <w:rPr>
          <w:del w:id="89" w:author="sandra cuadros" w:date="2025-06-21T11:58:00Z"/>
          <w:rFonts w:ascii="Times New Roman" w:eastAsia="Calibri" w:hAnsi="Times New Roman" w:cs="Times New Roman"/>
          <w:sz w:val="24"/>
          <w:szCs w:val="24"/>
        </w:rPr>
      </w:pPr>
      <w:del w:id="90" w:author="sandra cuadros" w:date="2025-06-21T11:58:00Z">
        <w:r w:rsidRPr="00AD0CC1" w:rsidDel="0009017F">
          <w:rPr>
            <w:rFonts w:ascii="Times New Roman" w:eastAsia="Calibri" w:hAnsi="Times New Roman" w:cs="Times New Roman"/>
            <w:sz w:val="24"/>
            <w:szCs w:val="24"/>
          </w:rPr>
          <w:delText>Though individuals have many needs beyond nutrition (e.g., finding reproductive partners, sleeping, etc.), foraging is likely a key aspect of movement given that energy acquisition is essential for all heterotrophic species, which ultimately drives all other life processes. Hence, foraging ecology might be crucial to understand the mechanisms underpinning animal behaviour</w:delText>
        </w:r>
        <w:r w:rsidR="008713C6" w:rsidRPr="00AD0CC1" w:rsidDel="0009017F">
          <w:rPr>
            <w:rFonts w:ascii="Times New Roman" w:eastAsia="Calibri" w:hAnsi="Times New Roman" w:cs="Times New Roman"/>
            <w:sz w:val="24"/>
            <w:szCs w:val="24"/>
          </w:rPr>
          <w:delText>, as proposed by Ward &amp; Zahavi through the ICH.</w:delText>
        </w:r>
      </w:del>
    </w:p>
    <w:p w14:paraId="02051015" w14:textId="6909BA00" w:rsidR="008713C6" w:rsidRPr="00AD0CC1" w:rsidDel="000729DB" w:rsidRDefault="008713C6">
      <w:pPr>
        <w:spacing w:line="360" w:lineRule="auto"/>
        <w:ind w:firstLine="720"/>
        <w:jc w:val="both"/>
        <w:rPr>
          <w:del w:id="91" w:author="sandra cuadros" w:date="2025-06-21T18:27:00Z"/>
          <w:rFonts w:ascii="Times New Roman" w:eastAsia="Calibri" w:hAnsi="Times New Roman" w:cs="Times New Roman"/>
          <w:sz w:val="24"/>
          <w:szCs w:val="24"/>
        </w:rPr>
      </w:pPr>
    </w:p>
    <w:p w14:paraId="18F31790" w14:textId="5E9F3072" w:rsidR="00D95FFA" w:rsidRPr="00D95FFA" w:rsidDel="003A254A" w:rsidRDefault="00D95FFA">
      <w:pPr>
        <w:spacing w:line="360" w:lineRule="auto"/>
        <w:ind w:firstLine="720"/>
        <w:jc w:val="both"/>
        <w:rPr>
          <w:del w:id="92" w:author="sandra cuadros" w:date="2025-06-21T18:25:00Z"/>
          <w:moveTo w:id="93" w:author="sandra cuadros" w:date="2025-06-21T11:53:00Z"/>
          <w:rFonts w:ascii="Times New Roman" w:eastAsia="Times New Roman" w:hAnsi="Times New Roman" w:cs="Times New Roman"/>
          <w:strike/>
          <w:sz w:val="24"/>
          <w:szCs w:val="24"/>
          <w:rPrChange w:id="94" w:author="sandra cuadros" w:date="2025-06-21T11:53:00Z">
            <w:rPr>
              <w:del w:id="95" w:author="sandra cuadros" w:date="2025-06-21T18:25:00Z"/>
              <w:moveTo w:id="96" w:author="sandra cuadros" w:date="2025-06-21T11:53:00Z"/>
              <w:rFonts w:ascii="Times New Roman" w:eastAsia="Times New Roman" w:hAnsi="Times New Roman" w:cs="Times New Roman"/>
              <w:sz w:val="24"/>
              <w:szCs w:val="24"/>
            </w:rPr>
          </w:rPrChange>
        </w:rPr>
        <w:pPrChange w:id="97" w:author="sandra cuadros" w:date="2025-06-21T18:28:00Z">
          <w:pPr>
            <w:spacing w:line="360" w:lineRule="auto"/>
            <w:jc w:val="both"/>
          </w:pPr>
        </w:pPrChange>
      </w:pPr>
      <w:moveToRangeStart w:id="98" w:author="sandra cuadros" w:date="2025-06-21T11:53:00Z" w:name="move201399213"/>
      <w:moveTo w:id="99" w:author="sandra cuadros" w:date="2025-06-21T11:53:00Z">
        <w:del w:id="100" w:author="sandra cuadros" w:date="2025-06-21T18:25:00Z">
          <w:r w:rsidRPr="00D95FFA" w:rsidDel="003A254A">
            <w:rPr>
              <w:rFonts w:ascii="Times New Roman" w:eastAsia="Times New Roman" w:hAnsi="Times New Roman" w:cs="Times New Roman"/>
              <w:strike/>
              <w:sz w:val="24"/>
              <w:szCs w:val="24"/>
              <w:rPrChange w:id="101" w:author="sandra cuadros" w:date="2025-06-21T11:53:00Z">
                <w:rPr>
                  <w:rFonts w:ascii="Times New Roman" w:eastAsia="Times New Roman" w:hAnsi="Times New Roman" w:cs="Times New Roman"/>
                  <w:sz w:val="24"/>
                  <w:szCs w:val="24"/>
                </w:rPr>
              </w:rPrChange>
            </w:rPr>
            <w:lastRenderedPageBreak/>
            <w:delText>Despite long-standing interest in the factors that shape bird</w:delText>
          </w:r>
          <w:commentRangeStart w:id="102"/>
          <w:r w:rsidRPr="00D95FFA" w:rsidDel="003A254A">
            <w:rPr>
              <w:rFonts w:ascii="Times New Roman" w:eastAsia="Times New Roman" w:hAnsi="Times New Roman" w:cs="Times New Roman"/>
              <w:strike/>
              <w:sz w:val="24"/>
              <w:szCs w:val="24"/>
              <w:rPrChange w:id="103" w:author="sandra cuadros" w:date="2025-06-21T11:53:00Z">
                <w:rPr>
                  <w:rFonts w:ascii="Times New Roman" w:eastAsia="Times New Roman" w:hAnsi="Times New Roman" w:cs="Times New Roman"/>
                  <w:sz w:val="24"/>
                  <w:szCs w:val="24"/>
                </w:rPr>
              </w:rPrChange>
            </w:rPr>
            <w:delText xml:space="preserve"> </w:delText>
          </w:r>
          <w:commentRangeEnd w:id="102"/>
          <w:r w:rsidRPr="00D95FFA" w:rsidDel="003A254A">
            <w:rPr>
              <w:rStyle w:val="CommentReference"/>
              <w:strike/>
              <w:rPrChange w:id="104" w:author="sandra cuadros" w:date="2025-06-21T11:53:00Z">
                <w:rPr>
                  <w:rStyle w:val="CommentReference"/>
                </w:rPr>
              </w:rPrChange>
            </w:rPr>
            <w:commentReference w:id="102"/>
          </w:r>
          <w:r w:rsidRPr="00D95FFA" w:rsidDel="003A254A">
            <w:rPr>
              <w:rFonts w:ascii="Times New Roman" w:eastAsia="Times New Roman" w:hAnsi="Times New Roman" w:cs="Times New Roman"/>
              <w:strike/>
              <w:sz w:val="24"/>
              <w:szCs w:val="24"/>
              <w:rPrChange w:id="105" w:author="sandra cuadros" w:date="2025-06-21T11:53:00Z">
                <w:rPr>
                  <w:rFonts w:ascii="Times New Roman" w:eastAsia="Times New Roman" w:hAnsi="Times New Roman" w:cs="Times New Roman"/>
                  <w:sz w:val="24"/>
                  <w:szCs w:val="24"/>
                </w:rPr>
              </w:rPrChange>
            </w:rPr>
            <w:delText xml:space="preserve">foraging behaviour, it is still poorly understood how internal traits and external conditions jointly shape avian foraging movement (Mallon et al. 2020). </w:delText>
          </w:r>
        </w:del>
      </w:moveTo>
    </w:p>
    <w:p w14:paraId="40DBA436" w14:textId="06F3CAC7" w:rsidR="00D95FFA" w:rsidRPr="00D95FFA" w:rsidDel="003A254A" w:rsidRDefault="00D95FFA">
      <w:pPr>
        <w:spacing w:line="360" w:lineRule="auto"/>
        <w:ind w:firstLine="720"/>
        <w:jc w:val="both"/>
        <w:rPr>
          <w:del w:id="106" w:author="sandra cuadros" w:date="2025-06-21T18:25:00Z"/>
          <w:moveTo w:id="107" w:author="sandra cuadros" w:date="2025-06-21T11:53:00Z"/>
          <w:rFonts w:ascii="Times New Roman" w:hAnsi="Times New Roman" w:cs="Times New Roman"/>
          <w:strike/>
          <w:sz w:val="24"/>
          <w:szCs w:val="24"/>
          <w:rPrChange w:id="108" w:author="sandra cuadros" w:date="2025-06-21T11:53:00Z">
            <w:rPr>
              <w:del w:id="109" w:author="sandra cuadros" w:date="2025-06-21T18:25:00Z"/>
              <w:moveTo w:id="110" w:author="sandra cuadros" w:date="2025-06-21T11:53:00Z"/>
              <w:rFonts w:ascii="Times New Roman" w:hAnsi="Times New Roman" w:cs="Times New Roman"/>
              <w:sz w:val="24"/>
              <w:szCs w:val="24"/>
            </w:rPr>
          </w:rPrChange>
        </w:rPr>
        <w:pPrChange w:id="111" w:author="sandra cuadros" w:date="2025-06-21T18:28:00Z">
          <w:pPr>
            <w:spacing w:line="360" w:lineRule="auto"/>
            <w:jc w:val="both"/>
          </w:pPr>
        </w:pPrChange>
      </w:pPr>
      <w:moveTo w:id="112" w:author="sandra cuadros" w:date="2025-06-21T11:53:00Z">
        <w:del w:id="113" w:author="sandra cuadros" w:date="2025-06-21T18:25:00Z">
          <w:r w:rsidRPr="00D95FFA" w:rsidDel="003A254A">
            <w:rPr>
              <w:rFonts w:ascii="Times New Roman" w:eastAsia="Times New Roman" w:hAnsi="Times New Roman" w:cs="Times New Roman"/>
              <w:strike/>
              <w:sz w:val="24"/>
              <w:szCs w:val="24"/>
              <w:rPrChange w:id="114" w:author="sandra cuadros" w:date="2025-06-21T11:53:00Z">
                <w:rPr>
                  <w:rFonts w:ascii="Times New Roman" w:eastAsia="Times New Roman" w:hAnsi="Times New Roman" w:cs="Times New Roman"/>
                  <w:sz w:val="24"/>
                  <w:szCs w:val="24"/>
                </w:rPr>
              </w:rPrChange>
            </w:rPr>
            <w:delText>Specifically, b</w:delText>
          </w:r>
          <w:r w:rsidRPr="00D95FFA" w:rsidDel="003A254A">
            <w:rPr>
              <w:rFonts w:ascii="Times New Roman" w:hAnsi="Times New Roman" w:cs="Times New Roman"/>
              <w:strike/>
              <w:sz w:val="24"/>
              <w:szCs w:val="24"/>
              <w:rPrChange w:id="115" w:author="sandra cuadros" w:date="2025-06-21T11:53:00Z">
                <w:rPr>
                  <w:rFonts w:ascii="Times New Roman" w:hAnsi="Times New Roman" w:cs="Times New Roman"/>
                  <w:sz w:val="24"/>
                  <w:szCs w:val="24"/>
                </w:rPr>
              </w:rPrChange>
            </w:rPr>
            <w:delText xml:space="preserve">ird foraging </w:delText>
          </w:r>
          <w:commentRangeStart w:id="116"/>
          <w:r w:rsidRPr="00D95FFA" w:rsidDel="003A254A">
            <w:rPr>
              <w:rFonts w:ascii="Times New Roman" w:hAnsi="Times New Roman" w:cs="Times New Roman"/>
              <w:strike/>
              <w:sz w:val="24"/>
              <w:szCs w:val="24"/>
              <w:rPrChange w:id="117" w:author="sandra cuadros" w:date="2025-06-21T11:53:00Z">
                <w:rPr>
                  <w:rFonts w:ascii="Times New Roman" w:hAnsi="Times New Roman" w:cs="Times New Roman"/>
                  <w:sz w:val="24"/>
                  <w:szCs w:val="24"/>
                </w:rPr>
              </w:rPrChange>
            </w:rPr>
            <w:delText xml:space="preserve">behaviour has been studied mostly through direct observations. </w:delText>
          </w:r>
          <w:commentRangeEnd w:id="116"/>
          <w:r w:rsidRPr="00D95FFA" w:rsidDel="003A254A">
            <w:rPr>
              <w:rStyle w:val="CommentReference"/>
              <w:strike/>
              <w:rPrChange w:id="118" w:author="sandra cuadros" w:date="2025-06-21T11:53:00Z">
                <w:rPr>
                  <w:rStyle w:val="CommentReference"/>
                </w:rPr>
              </w:rPrChange>
            </w:rPr>
            <w:commentReference w:id="116"/>
          </w:r>
          <w:r w:rsidRPr="00D95FFA" w:rsidDel="003A254A">
            <w:rPr>
              <w:rFonts w:ascii="Times New Roman" w:hAnsi="Times New Roman" w:cs="Times New Roman"/>
              <w:strike/>
              <w:sz w:val="24"/>
              <w:szCs w:val="24"/>
              <w:rPrChange w:id="119" w:author="sandra cuadros" w:date="2025-06-21T11:53:00Z">
                <w:rPr>
                  <w:rFonts w:ascii="Times New Roman" w:hAnsi="Times New Roman" w:cs="Times New Roman"/>
                  <w:sz w:val="24"/>
                  <w:szCs w:val="24"/>
                </w:rPr>
              </w:rPrChange>
            </w:rPr>
            <w:delText>Because such methods are highly time-consuming, these studies have addressed the foraging behaviour of specific taxa only (e.g., Smith et al. 2012). Scaling such studies at a global level would be merely impossible given the amount of time and resources required.</w:delText>
          </w:r>
        </w:del>
      </w:moveTo>
    </w:p>
    <w:moveToRangeEnd w:id="98"/>
    <w:p w14:paraId="4BFCD7E0" w14:textId="34EDEC67" w:rsidR="00D624C2" w:rsidRPr="00AD0CC1" w:rsidDel="000729DB" w:rsidRDefault="00D624C2">
      <w:pPr>
        <w:spacing w:line="360" w:lineRule="auto"/>
        <w:ind w:firstLine="720"/>
        <w:jc w:val="both"/>
        <w:rPr>
          <w:del w:id="120" w:author="sandra cuadros" w:date="2025-06-21T18:27:00Z"/>
          <w:rFonts w:ascii="Times New Roman" w:hAnsi="Times New Roman" w:cs="Times New Roman"/>
          <w:sz w:val="24"/>
          <w:szCs w:val="24"/>
        </w:rPr>
      </w:pPr>
    </w:p>
    <w:p w14:paraId="044F06E9" w14:textId="48D60849" w:rsidR="00AC04C7" w:rsidRPr="00AD0CC1" w:rsidDel="003A254A" w:rsidRDefault="00A0321F">
      <w:pPr>
        <w:spacing w:line="360" w:lineRule="auto"/>
        <w:ind w:firstLine="720"/>
        <w:jc w:val="both"/>
        <w:rPr>
          <w:del w:id="121" w:author="sandra cuadros" w:date="2025-06-21T18:25:00Z"/>
          <w:rFonts w:ascii="Times New Roman" w:hAnsi="Times New Roman" w:cs="Times New Roman"/>
          <w:sz w:val="24"/>
          <w:szCs w:val="24"/>
        </w:rPr>
      </w:pPr>
      <w:del w:id="122" w:author="sandra cuadros" w:date="2025-06-21T18:27:00Z">
        <w:r w:rsidRPr="00BC7AB5" w:rsidDel="000729DB">
          <w:rPr>
            <w:rFonts w:ascii="Times New Roman" w:hAnsi="Times New Roman" w:cs="Times New Roman"/>
            <w:sz w:val="24"/>
            <w:szCs w:val="24"/>
            <w:highlight w:val="yellow"/>
          </w:rPr>
          <w:delText>MAYBE I COULD ADD A SECTION ON</w:delText>
        </w:r>
        <w:r w:rsidR="00C64FB1" w:rsidRPr="00BC7AB5" w:rsidDel="000729DB">
          <w:rPr>
            <w:rFonts w:ascii="Times New Roman" w:hAnsi="Times New Roman" w:cs="Times New Roman"/>
            <w:sz w:val="24"/>
            <w:szCs w:val="24"/>
            <w:highlight w:val="yellow"/>
          </w:rPr>
          <w:delText xml:space="preserve"> SOCIAL LEARNING LIKE IN THE </w:delText>
        </w:r>
        <w:r w:rsidR="009E1291" w:rsidRPr="00BC7AB5" w:rsidDel="000729DB">
          <w:rPr>
            <w:rFonts w:ascii="Times New Roman" w:hAnsi="Times New Roman" w:cs="Times New Roman"/>
            <w:sz w:val="24"/>
            <w:szCs w:val="24"/>
            <w:highlight w:val="yellow"/>
          </w:rPr>
          <w:delText>SEABIRD PAPER?</w:delText>
        </w:r>
      </w:del>
    </w:p>
    <w:p w14:paraId="2B469F54" w14:textId="77777777" w:rsidR="00AC04C7" w:rsidRPr="00AD0CC1" w:rsidDel="000729DB" w:rsidRDefault="00AC04C7">
      <w:pPr>
        <w:spacing w:line="360" w:lineRule="auto"/>
        <w:ind w:firstLine="720"/>
        <w:jc w:val="both"/>
        <w:rPr>
          <w:del w:id="123" w:author="sandra cuadros" w:date="2025-06-21T18:27:00Z"/>
          <w:rFonts w:ascii="Times New Roman" w:hAnsi="Times New Roman" w:cs="Times New Roman"/>
          <w:sz w:val="24"/>
          <w:szCs w:val="24"/>
        </w:rPr>
      </w:pPr>
    </w:p>
    <w:p w14:paraId="58E9BC0A" w14:textId="77777777" w:rsidR="00D624C2" w:rsidRPr="00AD0CC1" w:rsidRDefault="00D624C2">
      <w:pPr>
        <w:spacing w:line="360" w:lineRule="auto"/>
        <w:ind w:firstLine="720"/>
        <w:jc w:val="both"/>
        <w:rPr>
          <w:rFonts w:ascii="Times New Roman" w:hAnsi="Times New Roman" w:cs="Times New Roman"/>
          <w:i/>
          <w:iCs/>
          <w:sz w:val="24"/>
          <w:szCs w:val="24"/>
        </w:rPr>
        <w:pPrChange w:id="124" w:author="sandra cuadros" w:date="2025-06-21T18:28:00Z">
          <w:pPr>
            <w:spacing w:line="360" w:lineRule="auto"/>
            <w:jc w:val="both"/>
          </w:pPr>
        </w:pPrChange>
      </w:pPr>
    </w:p>
    <w:p w14:paraId="276715E4" w14:textId="07C0DF2C" w:rsidR="00C13CCF" w:rsidRPr="00AD0CC1" w:rsidRDefault="00D624C2" w:rsidP="00D624C2">
      <w:pPr>
        <w:pStyle w:val="Heading2"/>
        <w:spacing w:line="360" w:lineRule="auto"/>
        <w:jc w:val="both"/>
        <w:rPr>
          <w:rFonts w:ascii="Times New Roman" w:hAnsi="Times New Roman" w:cs="Times New Roman"/>
          <w:b/>
          <w:bCs/>
          <w:color w:val="auto"/>
          <w:sz w:val="24"/>
          <w:szCs w:val="24"/>
        </w:rPr>
      </w:pPr>
      <w:r w:rsidRPr="00AD0CC1">
        <w:rPr>
          <w:rFonts w:ascii="Times New Roman" w:hAnsi="Times New Roman" w:cs="Times New Roman"/>
          <w:b/>
          <w:bCs/>
          <w:color w:val="auto"/>
          <w:sz w:val="24"/>
          <w:szCs w:val="24"/>
        </w:rPr>
        <w:t>1.</w:t>
      </w:r>
      <w:r w:rsidR="00F4077F" w:rsidRPr="00AD0CC1">
        <w:rPr>
          <w:rFonts w:ascii="Times New Roman" w:hAnsi="Times New Roman" w:cs="Times New Roman"/>
          <w:b/>
          <w:bCs/>
          <w:color w:val="auto"/>
          <w:sz w:val="24"/>
          <w:szCs w:val="24"/>
        </w:rPr>
        <w:t>4</w:t>
      </w:r>
      <w:r w:rsidRPr="00AD0CC1">
        <w:rPr>
          <w:rFonts w:ascii="Times New Roman" w:hAnsi="Times New Roman" w:cs="Times New Roman"/>
          <w:b/>
          <w:bCs/>
          <w:color w:val="auto"/>
          <w:sz w:val="24"/>
          <w:szCs w:val="24"/>
        </w:rPr>
        <w:t xml:space="preserve"> </w:t>
      </w:r>
      <w:r w:rsidR="00C13CCF" w:rsidRPr="00AD0CC1">
        <w:rPr>
          <w:rFonts w:ascii="Times New Roman" w:hAnsi="Times New Roman" w:cs="Times New Roman"/>
          <w:b/>
          <w:bCs/>
          <w:color w:val="auto"/>
          <w:sz w:val="24"/>
          <w:szCs w:val="24"/>
        </w:rPr>
        <w:t xml:space="preserve">Biological variables as potential explanations of </w:t>
      </w:r>
      <w:r w:rsidR="00355E75" w:rsidRPr="00AD0CC1">
        <w:rPr>
          <w:rFonts w:ascii="Times New Roman" w:hAnsi="Times New Roman" w:cs="Times New Roman"/>
          <w:b/>
          <w:bCs/>
          <w:color w:val="auto"/>
          <w:sz w:val="24"/>
          <w:szCs w:val="24"/>
        </w:rPr>
        <w:t xml:space="preserve">the origins of </w:t>
      </w:r>
      <w:r w:rsidR="00C13CCF" w:rsidRPr="00AD0CC1">
        <w:rPr>
          <w:rFonts w:ascii="Times New Roman" w:hAnsi="Times New Roman" w:cs="Times New Roman"/>
          <w:b/>
          <w:bCs/>
          <w:color w:val="auto"/>
          <w:sz w:val="24"/>
          <w:szCs w:val="24"/>
        </w:rPr>
        <w:t>CRB</w:t>
      </w:r>
    </w:p>
    <w:p w14:paraId="19DFA1E1" w14:textId="4572478F" w:rsidR="00D624C2" w:rsidRPr="00AD0CC1" w:rsidRDefault="00C13CCF" w:rsidP="00D624C2">
      <w:pPr>
        <w:pStyle w:val="Heading2"/>
        <w:spacing w:line="360" w:lineRule="auto"/>
        <w:jc w:val="both"/>
        <w:rPr>
          <w:rFonts w:ascii="Times New Roman" w:hAnsi="Times New Roman" w:cs="Times New Roman"/>
          <w:b/>
          <w:bCs/>
          <w:color w:val="auto"/>
          <w:sz w:val="24"/>
          <w:szCs w:val="24"/>
        </w:rPr>
      </w:pPr>
      <w:r w:rsidRPr="00AD0CC1">
        <w:rPr>
          <w:rFonts w:ascii="Times New Roman" w:hAnsi="Times New Roman" w:cs="Times New Roman"/>
          <w:b/>
          <w:bCs/>
          <w:color w:val="auto"/>
          <w:sz w:val="24"/>
          <w:szCs w:val="24"/>
        </w:rPr>
        <w:t xml:space="preserve">1.4.1 </w:t>
      </w:r>
      <w:r w:rsidR="00D624C2" w:rsidRPr="00AD0CC1">
        <w:rPr>
          <w:rFonts w:ascii="Times New Roman" w:hAnsi="Times New Roman" w:cs="Times New Roman"/>
          <w:b/>
          <w:bCs/>
          <w:color w:val="auto"/>
          <w:sz w:val="24"/>
          <w:szCs w:val="24"/>
        </w:rPr>
        <w:t xml:space="preserve">Memory and </w:t>
      </w:r>
      <w:r w:rsidR="00F4077F" w:rsidRPr="00AD0CC1">
        <w:rPr>
          <w:rFonts w:ascii="Times New Roman" w:hAnsi="Times New Roman" w:cs="Times New Roman"/>
          <w:b/>
          <w:bCs/>
          <w:color w:val="auto"/>
          <w:sz w:val="24"/>
          <w:szCs w:val="24"/>
        </w:rPr>
        <w:t>CRB</w:t>
      </w:r>
    </w:p>
    <w:p w14:paraId="1E4D4BCB" w14:textId="77777777" w:rsidR="00F4077F" w:rsidRPr="00AD0CC1" w:rsidRDefault="00D624C2" w:rsidP="00D624C2">
      <w:pPr>
        <w:spacing w:line="360" w:lineRule="auto"/>
        <w:jc w:val="both"/>
        <w:rPr>
          <w:rFonts w:ascii="Times New Roman" w:eastAsia="Times New Roman" w:hAnsi="Times New Roman" w:cs="Times New Roman"/>
          <w:sz w:val="24"/>
          <w:szCs w:val="24"/>
        </w:rPr>
      </w:pPr>
      <w:r w:rsidRPr="00AD0CC1">
        <w:rPr>
          <w:rFonts w:ascii="Times New Roman" w:hAnsi="Times New Roman" w:cs="Times New Roman"/>
          <w:sz w:val="24"/>
          <w:szCs w:val="24"/>
        </w:rPr>
        <w:t>To navigate the landscape successfully, animals use cues in their environments like odor, sound, location and attributes in the landscape to guide their movement (</w:t>
      </w:r>
      <w:r w:rsidRPr="00AD0CC1">
        <w:rPr>
          <w:rFonts w:ascii="Times New Roman" w:eastAsia="Calibri" w:hAnsi="Times New Roman" w:cs="Times New Roman"/>
          <w:sz w:val="24"/>
          <w:szCs w:val="24"/>
        </w:rPr>
        <w:t>e.g., Berberi et al. 2023)</w:t>
      </w:r>
      <w:r w:rsidRPr="00AD0CC1">
        <w:rPr>
          <w:rFonts w:ascii="Times New Roman" w:hAnsi="Times New Roman" w:cs="Times New Roman"/>
          <w:sz w:val="24"/>
          <w:szCs w:val="24"/>
        </w:rPr>
        <w:t>. The process of acquiring this information, processing it and use it to make decisions is referred to as learning (Rolls, 2014; Anderson, 2015; Dukas, 2017, Kashetsky et al. 2021), and the term used for information retention is called memory (Rolls, 2014; Anderson, 2015; Dukas, 2017). This acquisition of knowledge is then used to evaluate whether to execute specific actions. For instance, an individual may decide whether or not to access a foraging area based on an assessment of the costs and benefits of doing so. Repeating this process and assessing the decision based on these costs or benefits suggest a learning process. Only recently has the field of movement ecology increased consideration of learning as part of animal decision-making when navigating the landscape (Fagan et al., 2013, 2017; Avgar et al., 2015; Lewis et al., 2021). For example, a study by Ranc et al. 2020 showed that memory played an important role in movement patterns for reintroduced roe deer (</w:t>
      </w:r>
      <w:r w:rsidRPr="00AD0CC1">
        <w:rPr>
          <w:rFonts w:ascii="Times New Roman" w:hAnsi="Times New Roman" w:cs="Times New Roman"/>
          <w:i/>
          <w:iCs/>
          <w:sz w:val="24"/>
          <w:szCs w:val="24"/>
        </w:rPr>
        <w:t>Capreolus capreolus</w:t>
      </w:r>
      <w:r w:rsidRPr="00AD0CC1">
        <w:rPr>
          <w:rFonts w:ascii="Times New Roman" w:hAnsi="Times New Roman" w:cs="Times New Roman"/>
          <w:sz w:val="24"/>
          <w:szCs w:val="24"/>
        </w:rPr>
        <w:t xml:space="preserve">) within their home range; the deer showed a higher preference for areas that were previously visited. Another study in blue whales showed that they rely highly on memory for migration and foraging areas (Abrahms et al. 2019). </w:t>
      </w:r>
      <w:r w:rsidRPr="00AD0CC1">
        <w:rPr>
          <w:rFonts w:ascii="Times New Roman" w:eastAsia="Times New Roman" w:hAnsi="Times New Roman" w:cs="Times New Roman"/>
          <w:sz w:val="24"/>
          <w:szCs w:val="24"/>
        </w:rPr>
        <w:t xml:space="preserve">Models have been </w:t>
      </w:r>
      <w:r w:rsidRPr="00AD0CC1">
        <w:rPr>
          <w:rFonts w:ascii="Times New Roman" w:eastAsia="Times New Roman" w:hAnsi="Times New Roman" w:cs="Times New Roman"/>
          <w:sz w:val="24"/>
          <w:szCs w:val="24"/>
        </w:rPr>
        <w:lastRenderedPageBreak/>
        <w:t xml:space="preserve">also developed to suggest how memory can play a role in establishing boundaries of a home range (Van Moorter et al. 2009, Börger et al. 2008). Furthermore, a study by Potts and Lewis (2016) proposes a model to approach how animal movement can lead to territoriality determined by memory processes. </w:t>
      </w:r>
    </w:p>
    <w:p w14:paraId="3351EAD6" w14:textId="4339DFD8" w:rsidR="00D624C2" w:rsidRPr="00AD0CC1" w:rsidRDefault="00D624C2" w:rsidP="00F4077F">
      <w:pPr>
        <w:spacing w:line="360" w:lineRule="auto"/>
        <w:ind w:firstLine="720"/>
        <w:jc w:val="both"/>
        <w:rPr>
          <w:rFonts w:ascii="Times New Roman" w:hAnsi="Times New Roman" w:cs="Times New Roman"/>
          <w:i/>
          <w:iCs/>
          <w:sz w:val="24"/>
          <w:szCs w:val="24"/>
        </w:rPr>
      </w:pPr>
      <w:r w:rsidRPr="00AD0CC1">
        <w:rPr>
          <w:rFonts w:ascii="Times New Roman" w:eastAsia="Times New Roman" w:hAnsi="Times New Roman" w:cs="Times New Roman"/>
          <w:sz w:val="24"/>
          <w:szCs w:val="24"/>
        </w:rPr>
        <w:t>Evidently, memory determines an important part of animal behaviour, especially for long-lived species (Fagan et al. 2013). It is therefore reasonable to suggest that foraging is partially driven by learning processes as well. A classic example is that of feeding stations for vultures in Africa and Europe. For many vulture species that are in peril, supplementary feeding stations have been implemented to reduce poisoning threats. Once a group of individuals finds a feeding station, they will come back to use it frequently, given that the food is reliably there. This is a clear example of a memory process in foraging behaviour. However, in a more complex scenario, with natural food availability, learning processes may function differently as food sources are usually scattered in the landscape, thus, animals might need to remember not one but many potential feeding grounds. One question arises, though: how does memory affect foraging efficiency for those species that feed on unpredictable food sources? If the food cannot be predicted, is memory all that relevant in finding them? Here, it can be argued that for scavengers that exhibit communal roosting behaviour, short-term memory plays a role when finding and then sharing information with other individuals. Exploring the relationship between these two variables could open the door for further research questions in terms of the role of communal roosting in foraging success of a population, which ultimately has conservation implications.</w:t>
      </w:r>
      <w:r w:rsidRPr="00AD0CC1" w:rsidDel="00E42151">
        <w:rPr>
          <w:rFonts w:ascii="Times New Roman" w:hAnsi="Times New Roman" w:cs="Times New Roman"/>
          <w:i/>
          <w:iCs/>
          <w:sz w:val="24"/>
          <w:szCs w:val="24"/>
        </w:rPr>
        <w:t xml:space="preserve"> </w:t>
      </w:r>
    </w:p>
    <w:p w14:paraId="4FBC8944" w14:textId="77777777" w:rsidR="00F4077F" w:rsidRPr="00AD0CC1" w:rsidRDefault="00F4077F" w:rsidP="00F4077F">
      <w:pPr>
        <w:spacing w:line="360" w:lineRule="auto"/>
        <w:ind w:firstLine="720"/>
        <w:jc w:val="both"/>
        <w:rPr>
          <w:rFonts w:ascii="Times New Roman" w:hAnsi="Times New Roman" w:cs="Times New Roman"/>
          <w:i/>
          <w:iCs/>
          <w:sz w:val="24"/>
          <w:szCs w:val="24"/>
        </w:rPr>
      </w:pPr>
    </w:p>
    <w:p w14:paraId="72F97EE2" w14:textId="1AE5E36A" w:rsidR="00F4077F" w:rsidRPr="00AD0CC1" w:rsidRDefault="00F4077F" w:rsidP="00294ABB">
      <w:pPr>
        <w:pStyle w:val="Heading2"/>
        <w:spacing w:line="360" w:lineRule="auto"/>
        <w:jc w:val="both"/>
        <w:rPr>
          <w:rFonts w:ascii="Times New Roman" w:hAnsi="Times New Roman" w:cs="Times New Roman"/>
          <w:b/>
          <w:color w:val="auto"/>
          <w:sz w:val="24"/>
          <w:szCs w:val="24"/>
        </w:rPr>
      </w:pPr>
      <w:r w:rsidRPr="00AD0CC1">
        <w:rPr>
          <w:rFonts w:ascii="Times New Roman" w:hAnsi="Times New Roman" w:cs="Times New Roman"/>
          <w:b/>
          <w:color w:val="auto"/>
          <w:sz w:val="24"/>
          <w:szCs w:val="24"/>
        </w:rPr>
        <w:t>1.</w:t>
      </w:r>
      <w:r w:rsidR="00C13CCF" w:rsidRPr="00AD0CC1">
        <w:rPr>
          <w:rFonts w:ascii="Times New Roman" w:hAnsi="Times New Roman" w:cs="Times New Roman"/>
          <w:b/>
          <w:color w:val="auto"/>
          <w:sz w:val="24"/>
          <w:szCs w:val="24"/>
        </w:rPr>
        <w:t>4.2</w:t>
      </w:r>
      <w:r w:rsidRPr="00AD0CC1">
        <w:rPr>
          <w:rFonts w:ascii="Times New Roman" w:hAnsi="Times New Roman" w:cs="Times New Roman"/>
          <w:b/>
          <w:color w:val="auto"/>
          <w:sz w:val="24"/>
          <w:szCs w:val="24"/>
        </w:rPr>
        <w:t xml:space="preserve"> Hand Wing Index and </w:t>
      </w:r>
      <w:r w:rsidR="00C13CCF" w:rsidRPr="00AD0CC1">
        <w:rPr>
          <w:rFonts w:ascii="Times New Roman" w:hAnsi="Times New Roman" w:cs="Times New Roman"/>
          <w:b/>
          <w:color w:val="auto"/>
          <w:sz w:val="24"/>
          <w:szCs w:val="24"/>
        </w:rPr>
        <w:t>CRB</w:t>
      </w:r>
      <w:r w:rsidRPr="00AD0CC1" w:rsidDel="00395C03">
        <w:rPr>
          <w:rFonts w:ascii="Times New Roman" w:hAnsi="Times New Roman" w:cs="Times New Roman"/>
          <w:b/>
          <w:color w:val="auto"/>
          <w:sz w:val="24"/>
          <w:szCs w:val="24"/>
        </w:rPr>
        <w:t xml:space="preserve"> </w:t>
      </w:r>
    </w:p>
    <w:p w14:paraId="76EC2689" w14:textId="6D7671B1" w:rsidR="00F87A40" w:rsidRPr="00AD0CC1" w:rsidRDefault="00F87A40" w:rsidP="00294ABB">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Dispersal plays a key role in several ecological processes, and it is a major factor driving community assembly (MacArthur &amp; Wilson, 1967). Despite its importance, little has been studied around the underpinning drivers of dispersal variation in birds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{"citationID":"RYknr8Ly","properties":{"formattedCitation":"(Dieckmann et al., 1999)","plainCitation":"(Dieckmann et al., 1999)","noteIndex":0},"citationItems":[{"id":843,"uris":["http://zotero.org/users/6254983/items/I9W6RLH8"],"itemData":{"id":843,"type":"article-journal","container-title":"Trends in Ecology &amp; Evolution","DOI":"10.1016/S0169-5347(98)01571-7","ISSN":"01695347","issue":"3","journalAbbreviation":"Trends in Ecology &amp; Evolution","language":"en","license":"https://www.elsevier.com/tdm/userlicense/1.0/","page":"88-90","source":"DOI.org (Crossref)","title":"The evolutionary ecology of dispersal","volume":"14","author":[{"family":"Dieckmann","given":"Ulf"},{"family":"O'Hara","given":"Bob"},{"family":"Weisser","given":"Wolfgang"}],"issued":{"date-parts":[["1999",3]]}}}],"schema":"https://github.com/citation-style-language/schema/raw/master/csl-citation.json"}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(Dieckmann et al., 1999)</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t>
      </w:r>
      <w:r w:rsidR="002D281D" w:rsidRPr="00AD0CC1">
        <w:rPr>
          <w:rFonts w:ascii="Times New Roman" w:eastAsia="Times New Roman" w:hAnsi="Times New Roman" w:cs="Times New Roman"/>
          <w:sz w:val="24"/>
          <w:szCs w:val="24"/>
        </w:rPr>
        <w:t xml:space="preserve">Because studying dispersal from standard methods is so time-consuming, they are difficult to scale up to larger number of species </w:t>
      </w:r>
      <w:r w:rsidR="002D281D" w:rsidRPr="00AD0CC1">
        <w:rPr>
          <w:rFonts w:ascii="Times New Roman" w:eastAsia="Times New Roman" w:hAnsi="Times New Roman" w:cs="Times New Roman"/>
          <w:sz w:val="24"/>
          <w:szCs w:val="24"/>
        </w:rPr>
        <w:fldChar w:fldCharType="begin"/>
      </w:r>
      <w:r w:rsidR="002D281D" w:rsidRPr="00AD0CC1">
        <w:rPr>
          <w:rFonts w:ascii="Times New Roman" w:eastAsia="Times New Roman" w:hAnsi="Times New Roman" w:cs="Times New Roman"/>
          <w:sz w:val="24"/>
          <w:szCs w:val="24"/>
        </w:rPr>
        <w:instrText xml:space="preserve"> ADDIN ZOTERO_ITEM CSL_CITATION {"citationID":"EOB2LZKV","properties":{"formattedCitation":"(Sheard et al., 2020)","plainCitation":"(Sheard et al., 2020)","noteIndex":0},"citationItems":[{"id":168,"uris":["http://zotero.org/users/6254983/items/LLWV6PHX"],"itemData":{"id":168,"type":"article-journal","abstract":"Abstract\n            An organism’s ability to disperse influences many fundamental processes, from speciation and geographical range expansion to community assembly. However, the patterns and underlying drivers of variation in dispersal across species remain unclear, partly because standardised estimates of dispersal ability are rarely available. Here we present a global dataset of avian hand-wing index (HWI), an estimate of wing shape widely adopted as a proxy for dispersal ability in birds. We show that HWI is correlated with geography and ecology across 10,338 (&gt;99%) species, increasing at higher latitudes and with migration, and decreasing with territoriality. After controlling for these effects, the strongest predictor of HWI is temperature variability (seasonality), with secondary effects of diet and habitat type. Finally, we also show that HWI is a strong predictor of geographical range size. Our analyses reveal a prominent latitudinal gradient in HWI shaped by a combination of environmental and behavioural factors, and also provide a global index of avian dispersal ability for use in community ecology, macroecology, and macroevolution.","container-title":"Nature Communications","DOI":"10.1038/s41467-020-16313-6","ISSN":"2041-1723","issue":"1","journalAbbreviation":"Nat Commun","language":"en","page":"2463","source":"DOI.org (Crossref)","title":"Ecological drivers of global gradients in avian dispersal inferred from wing morphology","volume":"11","author":[{"family":"Sheard","given":"Catherine"},{"family":"Neate-Clegg","given":"Montague H. C."},{"family":"Alioravainen","given":"Nico"},{"family":"Jones","given":"Samuel E. I."},{"family":"Vincent","given":"Claire"},{"family":"MacGregor","given":"Hannah E. A."},{"family":"Bregman","given":"Tom P."},{"family":"Claramunt","given":"Santiago"},{"family":"Tobias","given":"Joseph A."}],"issued":{"date-parts":[["2020",5,18]]}}}],"schema":"https://github.com/citation-style-language/schema/raw/master/csl-citation.json"} </w:instrText>
      </w:r>
      <w:r w:rsidR="002D281D"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(Sheard et al., 2020)</w:t>
      </w:r>
      <w:r w:rsidR="002D281D" w:rsidRPr="00AD0CC1">
        <w:rPr>
          <w:rFonts w:ascii="Times New Roman" w:eastAsia="Times New Roman" w:hAnsi="Times New Roman" w:cs="Times New Roman"/>
          <w:sz w:val="24"/>
          <w:szCs w:val="24"/>
        </w:rPr>
        <w:fldChar w:fldCharType="end"/>
      </w:r>
      <w:r w:rsidR="002D281D" w:rsidRPr="00AD0CC1">
        <w:rPr>
          <w:rFonts w:ascii="Times New Roman" w:eastAsia="Times New Roman" w:hAnsi="Times New Roman" w:cs="Times New Roman"/>
          <w:sz w:val="24"/>
          <w:szCs w:val="24"/>
        </w:rPr>
        <w:t xml:space="preserve">. Thus, indices are the most useful way to estimate dispersal. One of the most used indices in bird research is Hand-Wing index. HWI is a metric of bird wings’ aspect and its ratio, and it is used as a proxy for flight efficiency and dispersal ability (as summarized by </w:t>
      </w:r>
      <w:r w:rsidR="002D281D" w:rsidRPr="00AD0CC1">
        <w:rPr>
          <w:rFonts w:ascii="Times New Roman" w:eastAsia="Times New Roman" w:hAnsi="Times New Roman" w:cs="Times New Roman"/>
          <w:sz w:val="24"/>
          <w:szCs w:val="24"/>
        </w:rPr>
        <w:fldChar w:fldCharType="begin"/>
      </w:r>
      <w:r w:rsidR="00B028BA" w:rsidRPr="00AD0CC1">
        <w:rPr>
          <w:rFonts w:ascii="Times New Roman" w:eastAsia="Times New Roman" w:hAnsi="Times New Roman" w:cs="Times New Roman"/>
          <w:sz w:val="24"/>
          <w:szCs w:val="24"/>
        </w:rPr>
        <w:instrText xml:space="preserve"> ADDIN ZOTERO_ITEM CSL_CITATION {"citationID":"8wjG2KHA","properties":{"formattedCitation":"(Sheard et al., 2020)","plainCitation":"(Sheard et al., 2020)","dontUpdate":true,"noteIndex":0},"citationItems":[{"id":168,"uris":["http://zotero.org/users/6254983/items/LLWV6PHX"],"itemData":{"id":168,"type":"article-journal","abstract":"Abstract\n            An organism’s ability to disperse influences many fundamental processes, from speciation and geographical range expansion to community assembly. However, the patterns and underlying drivers of variation in dispersal across species remain unclear, partly because standardised estimates of dispersal ability are rarely available. Here we present a global dataset of avian hand-wing index (HWI), an estimate of wing shape widely adopted as a proxy for dispersal ability in birds. We show that HWI is correlated with geography and ecology across 10,338 (&gt;99%) species, increasing at higher latitudes and with migration, and decreasing with territoriality. After controlling for these effects, the strongest predictor of HWI is temperature variability (seasonality), with secondary effects of diet and habitat type. Finally, we also show that HWI is a strong predictor of geographical range size. Our analyses reveal a prominent latitudinal gradient in HWI shaped by a combination of environmental and behavioural factors, and also provide a global index of avian dispersal ability for use in community ecology, macroecology, and macroevolution.","container-title":"Nature Communications","DOI":"10.1038/s41467-020-16313-6","ISSN":"2041-1723","issue":"1","journalAbbreviation":"Nat Commun","language":"en","page":"2463","source":"DOI.org (Crossref)","title":"Ecological drivers of global gradients in avian dispersal inferred from wing morphology","volume":"11","author":[{"family":"Sheard","given":"Catherine"},{"family":"Neate-Clegg","given":"Montague H. C."},{"family":"Alioravainen","given":"Nico"},{"family":"Jones","given":"Samuel E. I."},{"family":"Vincent","given":"Claire"},{"family":"MacGregor","given":"Hannah E. A."},{"family":"Bregman","given":"Tom P."},{"family":"Claramunt","given":"Santiago"},{"family":"Tobias","given":"Joseph A."}],"issued":{"date-parts":[["2020",5,18]]}}}],"schema":"https://github.com/citation-style-language/schema/raw/master/csl-citation.json"} </w:instrText>
      </w:r>
      <w:r w:rsidR="002D281D" w:rsidRPr="00AD0CC1">
        <w:rPr>
          <w:rFonts w:ascii="Times New Roman" w:eastAsia="Times New Roman" w:hAnsi="Times New Roman" w:cs="Times New Roman"/>
          <w:sz w:val="24"/>
          <w:szCs w:val="24"/>
        </w:rPr>
        <w:fldChar w:fldCharType="separate"/>
      </w:r>
      <w:r w:rsidR="002D281D" w:rsidRPr="00AD0CC1">
        <w:rPr>
          <w:rFonts w:ascii="Times New Roman" w:hAnsi="Times New Roman" w:cs="Times New Roman"/>
          <w:sz w:val="24"/>
        </w:rPr>
        <w:t>Sheard et al., 2020)</w:t>
      </w:r>
      <w:r w:rsidR="002D281D" w:rsidRPr="00AD0CC1">
        <w:rPr>
          <w:rFonts w:ascii="Times New Roman" w:eastAsia="Times New Roman" w:hAnsi="Times New Roman" w:cs="Times New Roman"/>
          <w:sz w:val="24"/>
          <w:szCs w:val="24"/>
        </w:rPr>
        <w:fldChar w:fldCharType="end"/>
      </w:r>
      <w:r w:rsidR="002D281D" w:rsidRPr="00AD0CC1">
        <w:rPr>
          <w:rFonts w:ascii="Times New Roman" w:eastAsia="Times New Roman" w:hAnsi="Times New Roman" w:cs="Times New Roman"/>
          <w:sz w:val="24"/>
          <w:szCs w:val="24"/>
        </w:rPr>
        <w:t xml:space="preserve">. </w:t>
      </w:r>
    </w:p>
    <w:p w14:paraId="311A9E54" w14:textId="684FE43F" w:rsidR="00C13CCF" w:rsidRPr="00AD0CC1" w:rsidRDefault="00F4077F" w:rsidP="006F0E98">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lastRenderedPageBreak/>
        <w:t>In his study of the ICH, Ward &amp; Zahavi (1973) proposed that communal roosting can be correlated to dispersion for foraging which has been supported by other studies</w:t>
      </w:r>
      <w:r w:rsidR="00C13CCF" w:rsidRPr="00AD0CC1">
        <w:rPr>
          <w:rFonts w:ascii="Times New Roman" w:eastAsia="Times New Roman" w:hAnsi="Times New Roman" w:cs="Times New Roman"/>
          <w:sz w:val="24"/>
          <w:szCs w:val="24"/>
        </w:rPr>
        <w:t xml:space="preserve">. For instance, </w:t>
      </w:r>
      <w:r w:rsidRPr="00AD0CC1">
        <w:rPr>
          <w:rFonts w:ascii="Times New Roman" w:eastAsia="Times New Roman" w:hAnsi="Times New Roman" w:cs="Times New Roman"/>
          <w:sz w:val="24"/>
          <w:szCs w:val="24"/>
        </w:rPr>
        <w:t xml:space="preserve"> a study done by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{"citationID":"7TqiFkXi","properties":{"formattedCitation":"(Caccamise &amp; Morrison, 1986)","plainCitation":"(Caccamise &amp; Morrison, 1986)","dontUpdate":true,"noteIndex":0},"citationItems":[{"id":196,"uris":["http://zotero.org/users/6254983/items/PGM4M73E"],"itemData":{"id":196,"type":"article-journal","container-title":"The American Naturalist","DOI":"10.1086/284553","ISSN":"0003-0147, 1537-5323","issue":"2","journalAbbreviation":"The American Naturalist","language":"en","page":"191-198","source":"DOI.org (Crossref)","title":"Avian Communal Roosting: Implications of Diurnal Activity Centers","title-short":"Avian Communal Roosting","volume":"128","author":[{"family":"Caccamise","given":"Donald F."},{"family":"Morrison","given":"Douglas W."}],"issued":{"date-parts":[["1986",8]]}}}],"schema":"https://github.com/citation-style-language/schema/raw/master/csl-citation.json"}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 xml:space="preserve">Caccamise &amp; Morrison </w:t>
      </w:r>
      <w:r w:rsidR="00294ABB" w:rsidRPr="00AD0CC1">
        <w:rPr>
          <w:rFonts w:ascii="Times New Roman" w:hAnsi="Times New Roman" w:cs="Times New Roman"/>
          <w:sz w:val="24"/>
        </w:rPr>
        <w:t>(</w:t>
      </w:r>
      <w:r w:rsidRPr="00AD0CC1">
        <w:rPr>
          <w:rFonts w:ascii="Times New Roman" w:hAnsi="Times New Roman" w:cs="Times New Roman"/>
          <w:sz w:val="24"/>
        </w:rPr>
        <w:t>1986)</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suggests that European starlings (</w:t>
      </w:r>
      <w:r w:rsidRPr="00AD0CC1">
        <w:rPr>
          <w:rFonts w:ascii="Times New Roman" w:eastAsia="Times New Roman" w:hAnsi="Times New Roman" w:cs="Times New Roman"/>
          <w:i/>
          <w:iCs/>
          <w:sz w:val="24"/>
          <w:szCs w:val="24"/>
        </w:rPr>
        <w:t>Sturnus vulgaris</w:t>
      </w:r>
      <w:r w:rsidRPr="00AD0CC1">
        <w:rPr>
          <w:rFonts w:ascii="Times New Roman" w:eastAsia="Times New Roman" w:hAnsi="Times New Roman" w:cs="Times New Roman"/>
          <w:sz w:val="24"/>
          <w:szCs w:val="24"/>
        </w:rPr>
        <w:t>) gather in aggregations near supplementary feeding areas (SFA) to reduce the energetic cost of traveling to food sources.</w:t>
      </w:r>
      <w:r w:rsidR="00C13CCF" w:rsidRPr="00AD0CC1">
        <w:rPr>
          <w:rFonts w:ascii="Times New Roman" w:eastAsia="Times New Roman" w:hAnsi="Times New Roman" w:cs="Times New Roman"/>
          <w:sz w:val="24"/>
          <w:szCs w:val="24"/>
        </w:rPr>
        <w:t xml:space="preserve"> In a recent study, </w:t>
      </w:r>
      <w:r w:rsidR="00C13CCF" w:rsidRPr="00AD0CC1">
        <w:rPr>
          <w:rFonts w:ascii="Times New Roman" w:eastAsia="Times New Roman" w:hAnsi="Times New Roman" w:cs="Times New Roman"/>
          <w:sz w:val="24"/>
          <w:szCs w:val="24"/>
        </w:rPr>
        <w:fldChar w:fldCharType="begin"/>
      </w:r>
      <w:r w:rsidR="00C13CCF" w:rsidRPr="00AD0CC1">
        <w:rPr>
          <w:rFonts w:ascii="Times New Roman" w:eastAsia="Times New Roman" w:hAnsi="Times New Roman" w:cs="Times New Roman"/>
          <w:sz w:val="24"/>
          <w:szCs w:val="24"/>
        </w:rPr>
        <w:instrText xml:space="preserve"> ADDIN ZOTERO_ITEM CSL_CITATION {"citationID":"dSdBhn0X","properties":{"formattedCitation":"(Weeks et al., 2022)","plainCitation":"(Weeks et al., 2022)","dontUpdate":true,"noteIndex":0},"citationItems":[{"id":645,"uris":["http://zotero.org/users/6254983/items/K6F65AU2"],"itemData":{"id":645,"type":"article-journal","abstract":"Abstract\n            \n              \n                \n                  Natal dispersal—the movement from birthplace to breeding location—is often considered the most significant dispersal event in an animal's lifetime. Natal dispersal distances may be shaped by a variety of intrinsic and extrinsic factors, and remain poorly quantified in most groups, highlighting the need for indices that capture variation in dispersal among species.\n                \n                \n                  In birds, it is hypothesized that dispersal distance can be predicted by flight efficiency, which can be estimated using wing morphology. However, the use of morphological indices to predict dispersal remains contentious and the mechanistic links between flight efficiency and natal dispersal are unclear.\n                \n                \n                  Here, we use phylogenetic comparative models to test whether hand‐wing index (HWI, a morphological proxy for wing aspect ratio) predicts natal dispersal distance across a global sample of 114 bird species. In addition, we assess whether HWI is correlated with flight usage in foraging and daily routines.\n                \n                \n                  We find that HWI is a strong predictor of both natal dispersal distance and a more aerial lifestyle.\n                \n                \n                  Our results support the use of HWI as a valid proxy for relative natal dispersal distance, and also suggest that evolutionary adaptation to aerial lifestyles is a major factor connecting flight efficiency with patterns of natal dispersal.\n                \n              \n            \n            \n              Read the free\n              Plain Language Summary\n              for this article on the Journal blog.\n            \n          , \n            Resúmen\n            \n              \n                \n                  La dispersión natal (el movimiento desde el lugar de nacimiento hasta el lugar de reproducción) se considera el evento de dispersión más importante en la vida de un animal. Las distancias de dispersión natal pueden estar determinadas por una variedad de factores intrínsecos y extrínsecos, y no están bien caracterizadas para la mayoría de los grupos, por lo que surge la necesidad de usar índices que reflejen la variación en la dispersión natal entre las especies.\n                \n                \n                  En aves, se hipotetiza que la distancia de dispersión puede ser predicha por la eficiencia de vuelo, la cual puede ser estimada usando la morfología alar. Sin embargo, el uso de índices morfológicos para predecir la dispersión es aun controversial y las relaciones causales entre la morfología alar y la dispersión natal no son claras.\n                \n                \n                  En este estudio, usamos métodos filogenéticos comparativo para evaluar si el índice del ala distal (HWI, un proxy morfológico de la relación de aspecto del ala) predice distancias de dispersión natal en una muestra global de 114 especies de aves. Además, evaluamos si el HWI está correlacionado con el uso de vuelo durante la búsqueda de alimento y otras rutinas diarias.\n                \n                \n                  Encontramos que HWI es un fuerte predictor tanto de la distancia de dispersión natal como de un estilo de vida aéreo.\n                \n                \n                  Nuestros resultados apoyan el uso del HWI como proxy de la distancia relativa de dispersión natal y también sugiere que la adaptación evolutiva a modos de vida aéreos es un factor importante en la relación entre la eficiencia de vuelo y los patrones de dispersión natal.","container-title":"Functional Ecology","DOI":"10.1111/1365-2435.14056","ISSN":"0269-8463, 1365-2435","issue":"7","journalAbbreviation":"Functional Ecology","language":"en","page":"1681-1689","source":"DOI.org (Crossref)","title":"Morphological adaptations linked to flight efficiency and aerial lifestyle determine natal dispersal distance in birds","volume":"36","author":[{"family":"Weeks","given":"Brian C."},{"family":"O'Brien","given":"Bruce K."},{"family":"Chu","given":"Jonathan J."},{"family":"Claramunt","given":"Santiago"},{"family":"Sheard","given":"Catherine"},{"family":"Tobias","given":"Joseph A."}],"issued":{"date-parts":[["2022",7]]}}}],"schema":"https://github.com/citation-style-language/schema/raw/master/csl-citation.json"} </w:instrText>
      </w:r>
      <w:r w:rsidR="00C13CCF" w:rsidRPr="00AD0CC1">
        <w:rPr>
          <w:rFonts w:ascii="Times New Roman" w:eastAsia="Times New Roman" w:hAnsi="Times New Roman" w:cs="Times New Roman"/>
          <w:sz w:val="24"/>
          <w:szCs w:val="24"/>
        </w:rPr>
        <w:fldChar w:fldCharType="separate"/>
      </w:r>
      <w:r w:rsidR="00C13CCF" w:rsidRPr="00AD0CC1">
        <w:rPr>
          <w:rFonts w:ascii="Times New Roman" w:hAnsi="Times New Roman" w:cs="Times New Roman"/>
          <w:sz w:val="24"/>
        </w:rPr>
        <w:t>Weeks et al. (2022)</w:t>
      </w:r>
      <w:r w:rsidR="00C13CCF" w:rsidRPr="00AD0CC1">
        <w:rPr>
          <w:rFonts w:ascii="Times New Roman" w:eastAsia="Times New Roman" w:hAnsi="Times New Roman" w:cs="Times New Roman"/>
          <w:sz w:val="24"/>
          <w:szCs w:val="24"/>
        </w:rPr>
        <w:fldChar w:fldCharType="end"/>
      </w:r>
      <w:r w:rsidR="00C13CCF" w:rsidRPr="00AD0CC1">
        <w:rPr>
          <w:rFonts w:ascii="Times New Roman" w:eastAsia="Times New Roman" w:hAnsi="Times New Roman" w:cs="Times New Roman"/>
          <w:sz w:val="24"/>
          <w:szCs w:val="24"/>
        </w:rPr>
        <w:t xml:space="preserve"> reported a strong correlation in birds between species with aerial lifestyle and HWI, arguing that species that rely highly on aerial lifestyles (e.g., commuting between roosting sites and foraging areas) have developed more efficient flight. </w:t>
      </w:r>
      <w:commentRangeStart w:id="125"/>
      <w:r w:rsidR="00C13CCF" w:rsidRPr="00AD0CC1">
        <w:rPr>
          <w:rFonts w:ascii="Times New Roman" w:eastAsia="Times New Roman" w:hAnsi="Times New Roman" w:cs="Times New Roman"/>
          <w:sz w:val="24"/>
          <w:szCs w:val="24"/>
        </w:rPr>
        <w:t xml:space="preserve">Although they suggest that aerial lifestyle and efficient flight coevolve, it could also be argued that an efficient flight mode is the driver of aerial lifestyle (e.g., Reliance on CRB) </w:t>
      </w:r>
      <w:commentRangeEnd w:id="125"/>
      <w:r w:rsidR="00C13CCF" w:rsidRPr="00AD0CC1">
        <w:rPr>
          <w:rStyle w:val="CommentReference"/>
          <w:rFonts w:ascii="Times New Roman" w:hAnsi="Times New Roman" w:cs="Times New Roman"/>
        </w:rPr>
        <w:commentReference w:id="125"/>
      </w:r>
      <w:r w:rsidR="00C13CCF" w:rsidRPr="00AD0CC1">
        <w:rPr>
          <w:rFonts w:ascii="Times New Roman" w:eastAsia="Times New Roman" w:hAnsi="Times New Roman" w:cs="Times New Roman"/>
          <w:sz w:val="24"/>
          <w:szCs w:val="24"/>
        </w:rPr>
        <w:t>and not vice versa.</w:t>
      </w:r>
      <w:r w:rsidR="002D281D" w:rsidRPr="00AD0CC1">
        <w:rPr>
          <w:rFonts w:ascii="Times New Roman" w:eastAsia="Times New Roman" w:hAnsi="Times New Roman" w:cs="Times New Roman"/>
          <w:sz w:val="24"/>
          <w:szCs w:val="24"/>
        </w:rPr>
        <w:t xml:space="preserve"> Using HWI to understand how dispersal ability relates to CRB could </w:t>
      </w:r>
      <w:r w:rsidR="00E840BC" w:rsidRPr="00AD0CC1">
        <w:rPr>
          <w:rFonts w:ascii="Times New Roman" w:eastAsia="Times New Roman" w:hAnsi="Times New Roman" w:cs="Times New Roman"/>
          <w:sz w:val="24"/>
          <w:szCs w:val="24"/>
        </w:rPr>
        <w:t>provide a more comprehensive understanding of the drivers of this form of sociality.</w:t>
      </w:r>
    </w:p>
    <w:p w14:paraId="5E8618E4" w14:textId="6538BD7A" w:rsidR="00F4077F" w:rsidRPr="00AD0CC1" w:rsidRDefault="00F4077F" w:rsidP="00F4077F">
      <w:pPr>
        <w:spacing w:line="360" w:lineRule="auto"/>
        <w:ind w:firstLine="720"/>
        <w:jc w:val="both"/>
        <w:rPr>
          <w:rFonts w:ascii="Times New Roman" w:eastAsia="Times New Roman" w:hAnsi="Times New Roman" w:cs="Times New Roman"/>
          <w:sz w:val="24"/>
          <w:szCs w:val="24"/>
          <w:highlight w:val="yellow"/>
        </w:rPr>
      </w:pPr>
    </w:p>
    <w:p w14:paraId="6282D8B1" w14:textId="15D3EAB9" w:rsidR="00C13CCF" w:rsidRPr="00AD0CC1" w:rsidRDefault="00C13CCF" w:rsidP="00C13CCF">
      <w:pPr>
        <w:pStyle w:val="Heading3"/>
        <w:spacing w:line="360" w:lineRule="auto"/>
        <w:rPr>
          <w:rStyle w:val="Heading5Char"/>
          <w:rFonts w:ascii="Times New Roman" w:eastAsia="SimSun" w:hAnsi="Times New Roman"/>
          <w:bCs w:val="0"/>
          <w:iCs w:val="0"/>
          <w:color w:val="auto"/>
          <w:szCs w:val="28"/>
        </w:rPr>
      </w:pPr>
      <w:r w:rsidRPr="00AD0CC1">
        <w:rPr>
          <w:rStyle w:val="Heading5Char"/>
          <w:rFonts w:ascii="Times New Roman" w:eastAsia="SimSun" w:hAnsi="Times New Roman"/>
          <w:bCs w:val="0"/>
          <w:iCs w:val="0"/>
          <w:color w:val="auto"/>
          <w:szCs w:val="28"/>
        </w:rPr>
        <w:t>1.4.3 Mass and CRB</w:t>
      </w:r>
    </w:p>
    <w:p w14:paraId="1726C645" w14:textId="30C3CCD4" w:rsidR="00294ABB" w:rsidRPr="00AD0CC1" w:rsidRDefault="00C13CCF" w:rsidP="00294ABB">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 xml:space="preserve">Body mass has long been recognized to affect lifespan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{"citationID":"LhgFOsoy","properties":{"formattedCitation":"(Healy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(Healy et al., 2014)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and therefore metabolic rate (Kleiber 1932;</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{"citationID":"89v7iPag","properties":{"formattedCitation":"(Peters, 1983)","plainCitation":"(Peters, 1983)","dontUpdate":true,"noteIndex":0},"citationItems":[{"id":652,"uris":["http://zotero.org/users/6254983/items/S6XYS3XP"],"itemData":{"id":652,"type":"book","abstract":"It is generally recognized that larger animals eat more, live longer, have larger offspring, and so on; but it is unusual to see these commonplace observations as a basis for scientific biology. A large number of empirically based relationships describe biological rates as simple functions of body size; and other such relations predict the intrinsic rate of population growth, animal speed, animal density, territory size, prey size, physiology, and morphology. Such equations almost always exist for mammals and birds, often for other vertebrates and invertebrates, sometimes for protozoa, algae, and bacteria, and occasionally even for plants. There are too many organisms to measure all aspects of the biology of every species of population, so scientists must depend on generalizations. Body size relations represent our most extensive and powerful assemblage of generalizations, but they have never been organized for use in ecology. This book represents the largest single compilation of interspecific size relations, and instructs the reader on the use of these relationships; their comparison, combination, and criticism. Both strengths and weaknesses of our current knowledge are discussed in order to indicate the many possible directions for further research. This important volume will therefore provide a point of departure toward a new applied ecology, giving quantitative solutions to real questions. It will interest advanced students of ecology and comparative physiology as well as professional biologists.","edition":"1","ISBN":"978-0-521-24684-2","license":"https://www.cambridge.org/core/terms","note":"DOI: 10.1017/CBO9780511608551","publisher":"Cambridge University Press","source":"DOI.org (Crossref)","title":"The Ecological Implications of Body Size","URL":"https://www.cambridge.org/core/product/identifier/9780511608551/type/book","author":[{"family":"Peters","given":"Robert Henry"}],"accessed":{"date-parts":[["2025",4,5]]},"issued":{"date-parts":[["1983",10,28]]}}}],"schema":"https://github.com/citation-style-language/schema/raw/master/csl-citation.json"}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 xml:space="preserve"> Peters, 1983</w:t>
      </w:r>
      <w:r w:rsidRPr="00AD0CC1">
        <w:rPr>
          <w:rFonts w:ascii="Times New Roman" w:hAnsi="Times New Roman" w:cs="Times New Roman"/>
          <w:sz w:val="24"/>
          <w:szCs w:val="24"/>
        </w:rPr>
        <w:fldChar w:fldCharType="end"/>
      </w:r>
      <w:r w:rsidR="00E840BC" w:rsidRPr="00AD0CC1">
        <w:rPr>
          <w:rFonts w:ascii="Times New Roman" w:hAnsi="Times New Roman" w:cs="Times New Roman"/>
          <w:sz w:val="24"/>
          <w:szCs w:val="24"/>
        </w:rPr>
        <w:t>,</w:t>
      </w:r>
      <w:r w:rsidRPr="00AD0CC1">
        <w:rPr>
          <w:rFonts w:ascii="Times New Roman" w:hAnsi="Times New Roman" w:cs="Times New Roman"/>
          <w:sz w:val="24"/>
          <w:szCs w:val="24"/>
        </w:rPr>
        <w:t xml:space="preserv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{"citationID":"gta7AzkE","properties":{"formattedCitation":"(Hudson et al., 2013; Nagy et al., 1999)","plainCitation":"(Hudson et al., 2013; Nagy et al., 1999)","dontUpdate":true,"noteIndex":0},"citationItems":[{"id":650,"uris":["http://zotero.org/users/6254983/items/7PI753NR"],"itemData":{"id":650,"type":"article-journal","abstract":"Summary\n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C."}],"editor":[{"family":"Ardia","given":"Daniel"}],"issued":{"date-parts":[["2013",9]]}}},{"id":653,"uris":["http://zotero.org/users/6254983/items/UTFMIPE5"],"itemData":{"id":653,"type":"article-journal","abstract":"▪ Abstract  We summarize the recent information on field metabolic rates (FMR) of wild terrestrial vertebrates as determined by the doubly labeled water technique. Allometric (scaling) relationships are calculated for mammals (79 species), reptiles (55 species), and birds (95 species) and for various taxonomic, dietary, and habitat groups within these categories. Exponential equations based on body mass are offered for predicting rates of daily energy expenditure and daily food requirements of free-ranging mammals, reptiles, and birds. Significant scaling differences between various taxa, dietary, and habitat groups (detected by analysis of covariance with P ≤ 0.05) include the following: (a) The allometric slope for reptiles (0.889) is greater than that for mammals (0.734), which is greater than that for birds (0.681); (b) the slope for eutherian mammals (0.772) is greater than that for marsupial mammals (0.590); (c) among families of birds, slopes do not differ but elevations (intercepts) do, with passerine and procellariid birds having relatively high FMRs and gallinaceous birds having low FMRs; (d) Scleroglossan lizards have a higher slope (0.949) than do Iguanian lizards (0.793); (e) desert mammals have a higher slope (0.785) than do nondesert mammals; (f) marine birds have relatively high FMRs and desert birds have low FMRs; and (g) carnivorous mammals have a relatively high slope and carnivorous, insectivorous, and nectarivorous birds have relatively higher FMRs than do omnivores and granivores. The difference detected between passerine and nonpasserine birds reported in earlier reviews is not evident in the larger data set analyzed here. When the results are adjusted for phylogenetic effects using independent contrasts analysis, the difference between allometric slopes for marsupials and eutherians is no longer significant and the slope difference between Scleroglossan and Iguanian lizards disappears as well, but other taxonomic differences remain significant. Possible causes of the unexplained variations in FMR that could improve our currently inaccurate FMR prediction capabilities should be evaluated, including many important groups of terrestrial vertebrates that remain under- or unstudied and such factors as reproductive, thermoregulatory, social, and predator-avoidance behavior.","container-title":"Annual Review of Nutrition","DOI":"10.1146/annurev.nutr.19.1.247","ISSN":"0199-9885, 1545-4312","issue":"1","journalAbbreviation":"Annu. Rev. Nutr.","language":"en","page":"247-277","source":"DOI.org (Crossref)","title":"ENERGETICS OF FREE-RANGING MAMMALS, REPTILES, AND BIRDS","volume":"19","author":[{"family":"Nagy","given":"K. A."},{"family":"Girard","given":"I. A."},{"family":"Brown","given":"T. K."}],"issued":{"date-parts":[["1999",7]]}}}],"schema":"https://github.com/citation-style-language/schema/raw/master/csl-citation.json"}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Hudson et al., 2013; Nagy et al., 1999)</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 comprehensive literature review done by </w:t>
      </w:r>
      <w:r w:rsidRPr="00AD0CC1">
        <w:rPr>
          <w:rFonts w:ascii="Times New Roman" w:hAnsi="Times New Roman" w:cs="Times New Roman"/>
          <w:sz w:val="24"/>
          <w:szCs w:val="24"/>
        </w:rPr>
        <w:fldChar w:fldCharType="begin"/>
      </w:r>
      <w:r w:rsidR="00B028BA" w:rsidRPr="00AD0CC1">
        <w:rPr>
          <w:rFonts w:ascii="Times New Roman" w:hAnsi="Times New Roman" w:cs="Times New Roman"/>
          <w:sz w:val="24"/>
          <w:szCs w:val="24"/>
        </w:rPr>
        <w:instrText xml:space="preserve"> ADDIN ZOTERO_ITEM CSL_CITATION {"citationID":"kIjADmia","properties":{"formattedCitation":"(Hudson et al., 2013)","plainCitation":"(Hudson et al., 2013)","dontUpdate":true,"noteIndex":0},"citationItems":[{"id":650,"uris":["http://zotero.org/users/6254983/items/7PI753NR"],"itemData":{"id":650,"type":"article-journal","abstract":"Summary\n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 xml:space="preserve">Hudson et al., </w:t>
      </w:r>
      <w:r w:rsidR="00E840BC" w:rsidRPr="00AD0CC1">
        <w:rPr>
          <w:rFonts w:ascii="Times New Roman" w:hAnsi="Times New Roman" w:cs="Times New Roman"/>
          <w:sz w:val="24"/>
        </w:rPr>
        <w:t>(</w:t>
      </w:r>
      <w:r w:rsidRPr="00AD0CC1">
        <w:rPr>
          <w:rFonts w:ascii="Times New Roman" w:hAnsi="Times New Roman" w:cs="Times New Roman"/>
          <w:sz w:val="24"/>
        </w:rPr>
        <w:t>2013)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outlines the studies done on this matter, highlighting the idea that there is variation on how the relationship </w:t>
      </w:r>
      <w:r w:rsidR="00E840BC" w:rsidRPr="00AD0CC1">
        <w:rPr>
          <w:rFonts w:ascii="Times New Roman" w:hAnsi="Times New Roman" w:cs="Times New Roman"/>
          <w:sz w:val="24"/>
          <w:szCs w:val="24"/>
        </w:rPr>
        <w:t xml:space="preserve">between body mass and metabolic rate </w:t>
      </w:r>
      <w:r w:rsidRPr="00AD0CC1">
        <w:rPr>
          <w:rFonts w:ascii="Times New Roman" w:hAnsi="Times New Roman" w:cs="Times New Roman"/>
          <w:sz w:val="24"/>
          <w:szCs w:val="24"/>
        </w:rPr>
        <w:t xml:space="preserve">scales between clades (e.g., birds, mammals, amphibians). While the scale at which body mass and metabolic rate relate is still being debated, it is reasonable to say that the greater the body size, the higher metabolic rates needed to sustain that amount of mass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{"citationID":"meIar8HS","properties":{"formattedCitation":"(Gillooly et al., 2001)","plainCitation":"(Gillooly et al., 2001)","noteIndex":0},"citationItems":[{"id":667,"uris":["http://zotero.org/users/6254983/items/YC5BT8F2"],"itemData":{"id":667,"type":"article-journal","abstract":"We derive a general model, based on principles of biochemical kinetics and allometry, that characterizes the effects of temperature and body mass on metabolic rate. The model fits metabolic rates of microbes, ectotherms, endotherms (including those in hibernation), and plants in temperatures ranging from 0° to 40°C. Mass- and temperature-compensated resting metabolic rates of all organisms are similar: The lowest (for unicellular organisms and plants) is separated from the highest (for endothermic vertebrates) by a factor of about 20. Temperature and body size are primary determinants of biological time and ecological roles.","container-title":"Science","DOI":"10.1126/science.1061967","ISSN":"0036-8075, 1095-9203","issue":"5538","journalAbbreviation":"Science","language":"en","page":"2248-2251","source":"DOI.org (Crossref)","title":"Effects of Size and Temperature on Metabolic Rate","volume":"293","author":[{"family":"Gillooly","given":"James F."},{"family":"Brown","given":"James H."},{"family":"West","given":"Geoffrey B."},{"family":"Savage","given":"Van M."},{"family":"Charnov","given":"Eric L."}],"issued":{"date-parts":[["2001",9,21]]}}}],"schema":"https://github.com/citation-style-language/schema/raw/master/csl-citation.json"}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(Gillooly et al., 2001)</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t>
      </w:r>
    </w:p>
    <w:p w14:paraId="106F91AE" w14:textId="4E8548FD" w:rsidR="00E840BC" w:rsidRPr="00AD0CC1" w:rsidRDefault="00C13CCF" w:rsidP="00C13CCF">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There is evidence that suggests that communal roosting behaviour is positively related to longevity in parrots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{"citationID":"6uTuEgQg","properties":{"formattedCitation":"(Munshi-South &amp; Wilkinson, 2006)","plainCitation":"(Munshi-South &amp; Wilkinson, 2006)","noteIndex":0},"citationItems":[{"id":661,"uris":["http://zotero.org/users/6254983/items/ERAFRYI2"],"itemData":{"id":661,"type":"article-journal","abstract":"Abstract\n            Evolutionary hypotheses regarding longevity predict that life span should increase as extrinsic mortality rates decrease. Specifically, a decline in age-specific survival and fertility should evolve and decrease life span in proportion to the magnitude of the mortality risk. We examined these ideas using a new data set on maximum longevity, ecology, and life history of 162 parrot species (Psittaciformes). Parrots are generally long-lived but exhibit remarkable variation in life span between similar-sized genera, with particularly long-lived species occurring in the Cacatua, Calyptorhynchus, and Amazona. After controlling for both body size and phylogenetic ancestry using a phylogenetic supertree of all 352 parrot species, type of diet and communal roosting explain significant variation in parrot life span, but the influence of communal roosting is statistically dependent on an association with diet type. We suggest that extreme longevity in parrots has evolved in response to species-specific characteristics of diet, habitat, and behavior that influence extrinsic mortality rates.\n            La Dieta Influencia la Longevidad en los Psittaciformes","container-title":"The Auk","DOI":"10.1093/auk/123.1.108","ISSN":"1938-4254, 0004-8038","issue":"1","language":"en","page":"108-118","source":"DOI.org (Crossref)","title":"Diet Influences Life Span in Parrots (Psittaciformes)","volume":"123","author":[{"family":"Munshi-South","given":"Jason"},{"family":"Wilkinson","given":"Gerald S."}],"editor":[{"family":"Vega Rivera","given":"J. H."}],"issued":{"date-parts":[["2006",1,1]]}}}],"schema":"https://github.com/citation-style-language/schema/raw/master/csl-citation.json"}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(Munshi-South &amp; Wilkinson, 2006)</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Likewise, longevity is positively related to body mass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{"citationID":"DTFDlJQo","properties":{"formattedCitation":"(Healy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(Healy et al., 2014)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Therefore, it is possible to extend these </w:t>
      </w:r>
      <w:r w:rsidR="00E840BC" w:rsidRPr="00AD0CC1">
        <w:rPr>
          <w:rFonts w:ascii="Times New Roman" w:hAnsi="Times New Roman" w:cs="Times New Roman"/>
          <w:sz w:val="24"/>
          <w:szCs w:val="24"/>
        </w:rPr>
        <w:t>ideas</w:t>
      </w:r>
      <w:r w:rsidRPr="00AD0CC1">
        <w:rPr>
          <w:rFonts w:ascii="Times New Roman" w:hAnsi="Times New Roman" w:cs="Times New Roman"/>
          <w:sz w:val="24"/>
          <w:szCs w:val="24"/>
        </w:rPr>
        <w:t xml:space="preserve"> to suggest communal roosting is positively correlated to body mass.</w:t>
      </w:r>
      <w:r w:rsidR="006F0E98" w:rsidRPr="00AD0CC1">
        <w:rPr>
          <w:rFonts w:ascii="Times New Roman" w:hAnsi="Times New Roman" w:cs="Times New Roman"/>
          <w:sz w:val="24"/>
          <w:szCs w:val="24"/>
        </w:rPr>
        <w:t xml:space="preserve"> Theoretically, a precise measure of metabolic rate would be more accurate to explore the relationship between energetic demands and the need for communal roosting. However, just like with dispersal ability, these measurements are costly and invasive, and these measurements are not currently available for the vast majority of species. Using mass as a proxy for energetic demands is useful for research done at larger scales, as proposed by the scope of this thesis.</w:t>
      </w:r>
    </w:p>
    <w:p w14:paraId="6C9CBA2F" w14:textId="77777777" w:rsidR="00C13CCF" w:rsidRPr="00AD0CC1" w:rsidRDefault="00C13CCF" w:rsidP="00C13CCF">
      <w:pPr>
        <w:spacing w:line="360" w:lineRule="auto"/>
        <w:jc w:val="both"/>
        <w:rPr>
          <w:rFonts w:ascii="Times New Roman" w:hAnsi="Times New Roman" w:cs="Times New Roman"/>
          <w:sz w:val="24"/>
          <w:szCs w:val="24"/>
        </w:rPr>
      </w:pPr>
    </w:p>
    <w:p w14:paraId="539F99C1" w14:textId="360FB62D" w:rsidR="00C13CCF" w:rsidRPr="00AD0CC1" w:rsidRDefault="006F0E98" w:rsidP="00C13CCF">
      <w:pPr>
        <w:pStyle w:val="Heading3"/>
        <w:spacing w:line="360" w:lineRule="auto"/>
        <w:rPr>
          <w:rStyle w:val="Heading5Char"/>
          <w:rFonts w:ascii="Times New Roman" w:eastAsia="SimSun" w:hAnsi="Times New Roman"/>
          <w:bCs w:val="0"/>
          <w:iCs w:val="0"/>
          <w:color w:val="auto"/>
          <w:szCs w:val="28"/>
        </w:rPr>
      </w:pPr>
      <w:r w:rsidRPr="00AD0CC1">
        <w:rPr>
          <w:rStyle w:val="Heading5Char"/>
          <w:rFonts w:ascii="Times New Roman" w:eastAsia="SimSun" w:hAnsi="Times New Roman"/>
          <w:bCs w:val="0"/>
          <w:iCs w:val="0"/>
          <w:color w:val="auto"/>
          <w:szCs w:val="28"/>
        </w:rPr>
        <w:t>1</w:t>
      </w:r>
      <w:r w:rsidR="00C13CCF" w:rsidRPr="00AD0CC1">
        <w:rPr>
          <w:rStyle w:val="Heading5Char"/>
          <w:rFonts w:ascii="Times New Roman" w:eastAsia="SimSun" w:hAnsi="Times New Roman"/>
          <w:bCs w:val="0"/>
          <w:iCs w:val="0"/>
          <w:color w:val="auto"/>
          <w:szCs w:val="28"/>
        </w:rPr>
        <w:t xml:space="preserve">.4.3 Trophic </w:t>
      </w:r>
      <w:r w:rsidR="00A825FF" w:rsidRPr="00AD0CC1">
        <w:rPr>
          <w:rStyle w:val="Heading5Char"/>
          <w:rFonts w:ascii="Times New Roman" w:eastAsia="SimSun" w:hAnsi="Times New Roman"/>
          <w:bCs w:val="0"/>
          <w:iCs w:val="0"/>
          <w:color w:val="auto"/>
          <w:szCs w:val="28"/>
        </w:rPr>
        <w:t xml:space="preserve">guild </w:t>
      </w:r>
      <w:r w:rsidR="00C13CCF" w:rsidRPr="00AD0CC1">
        <w:rPr>
          <w:rStyle w:val="Heading5Char"/>
          <w:rFonts w:ascii="Times New Roman" w:eastAsia="SimSun" w:hAnsi="Times New Roman"/>
          <w:bCs w:val="0"/>
          <w:iCs w:val="0"/>
          <w:color w:val="auto"/>
          <w:szCs w:val="28"/>
        </w:rPr>
        <w:t xml:space="preserve">and </w:t>
      </w:r>
      <w:r w:rsidRPr="00AD0CC1">
        <w:rPr>
          <w:rStyle w:val="Heading5Char"/>
          <w:rFonts w:ascii="Times New Roman" w:eastAsia="SimSun" w:hAnsi="Times New Roman"/>
          <w:bCs w:val="0"/>
          <w:iCs w:val="0"/>
          <w:color w:val="auto"/>
          <w:szCs w:val="28"/>
        </w:rPr>
        <w:t>CRB</w:t>
      </w:r>
    </w:p>
    <w:p w14:paraId="6B7EAC20" w14:textId="2425A741" w:rsidR="00737858" w:rsidRPr="00AD0CC1" w:rsidRDefault="006F0E98" w:rsidP="00EF07F2">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Trophic </w:t>
      </w:r>
      <w:r w:rsidR="00A825FF" w:rsidRPr="00AD0CC1">
        <w:rPr>
          <w:rFonts w:ascii="Times New Roman" w:eastAsia="Times New Roman" w:hAnsi="Times New Roman" w:cs="Times New Roman"/>
          <w:sz w:val="24"/>
          <w:szCs w:val="24"/>
        </w:rPr>
        <w:t xml:space="preserve">guild is </w:t>
      </w:r>
      <w:r w:rsidRPr="00AD0CC1">
        <w:rPr>
          <w:rFonts w:ascii="Times New Roman" w:eastAsia="Times New Roman" w:hAnsi="Times New Roman" w:cs="Times New Roman"/>
          <w:sz w:val="24"/>
          <w:szCs w:val="24"/>
        </w:rPr>
        <w:t xml:space="preserve">inherently tightly related to foraging strategies. </w:t>
      </w:r>
      <w:r w:rsidR="00737858" w:rsidRPr="00AD0CC1">
        <w:rPr>
          <w:rFonts w:ascii="Times New Roman" w:eastAsia="Times New Roman" w:hAnsi="Times New Roman" w:cs="Times New Roman"/>
          <w:sz w:val="24"/>
          <w:szCs w:val="24"/>
        </w:rPr>
        <w:t>All of the trophic guilds, carnivores are notorious actively hunting their prey. Because they feed on organisms that are in higher levels of the food chain as compared to herbivores, more energy is lost to the environment as entropy in the process</w:t>
      </w:r>
      <w:r w:rsidR="005826A6" w:rsidRPr="00AD0CC1">
        <w:rPr>
          <w:rFonts w:ascii="Times New Roman" w:eastAsia="Times New Roman" w:hAnsi="Times New Roman" w:cs="Times New Roman"/>
          <w:sz w:val="24"/>
          <w:szCs w:val="24"/>
        </w:rPr>
        <w:t xml:space="preserve"> </w:t>
      </w:r>
      <w:r w:rsidR="005826A6" w:rsidRPr="00AD0CC1">
        <w:rPr>
          <w:rFonts w:ascii="Times New Roman" w:eastAsia="Times New Roman" w:hAnsi="Times New Roman" w:cs="Times New Roman"/>
          <w:sz w:val="24"/>
          <w:szCs w:val="24"/>
        </w:rPr>
        <w:fldChar w:fldCharType="begin"/>
      </w:r>
      <w:r w:rsidR="00B028BA" w:rsidRPr="00AD0CC1">
        <w:rPr>
          <w:rFonts w:ascii="Times New Roman" w:eastAsia="Times New Roman" w:hAnsi="Times New Roman" w:cs="Times New Roman"/>
          <w:sz w:val="24"/>
          <w:szCs w:val="24"/>
        </w:rPr>
        <w:instrText xml:space="preserve"> ADDIN ZOTERO_ITEM CSL_CITATION {"citationID":"ixwmyQgf","properties":{"formattedCitation":"(Golley, 1960)","plainCitation":"(Golley, 1960)","noteIndex":0},"citationItems":[{"id":845,"uris":["http://zotero.org/users/6254983/items/C9EJYILM"],"itemData":{"id":845,"type":"article-journal","container-title":"Ecological Monographs","DOI":"10.2307/1948551","ISSN":"0012-9615, 1557-7015","issue":"2","journalAbbreviation":"Ecological Monographs","language":"en","license":"http://onlinelibrary.wiley.com/termsAndConditions#vor","page":"187-206","source":"DOI.org (Crossref)","title":"Energy Dynamics of a Food Chain of an Old‐Field Community","volume":"30","author":[{"family":"Golley","given":"Frank B."}],"issued":{"date-parts":[["1960",4]]}}}],"schema":"https://github.com/citation-style-language/schema/raw/master/csl-citation.json"} </w:instrText>
      </w:r>
      <w:r w:rsidR="005826A6"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(Golley, 1960)</w:t>
      </w:r>
      <w:r w:rsidR="005826A6" w:rsidRPr="00AD0CC1">
        <w:rPr>
          <w:rFonts w:ascii="Times New Roman" w:eastAsia="Times New Roman" w:hAnsi="Times New Roman" w:cs="Times New Roman"/>
          <w:sz w:val="24"/>
          <w:szCs w:val="24"/>
        </w:rPr>
        <w:fldChar w:fldCharType="end"/>
      </w:r>
      <w:r w:rsidR="00737858" w:rsidRPr="00AD0CC1">
        <w:rPr>
          <w:rFonts w:ascii="Times New Roman" w:eastAsia="Times New Roman" w:hAnsi="Times New Roman" w:cs="Times New Roman"/>
          <w:sz w:val="24"/>
          <w:szCs w:val="24"/>
        </w:rPr>
        <w:t xml:space="preserve">, which means they need more food supply constantly. For this </w:t>
      </w:r>
      <w:r w:rsidR="005826A6" w:rsidRPr="00AD0CC1">
        <w:rPr>
          <w:rFonts w:ascii="Times New Roman" w:eastAsia="Times New Roman" w:hAnsi="Times New Roman" w:cs="Times New Roman"/>
          <w:sz w:val="24"/>
          <w:szCs w:val="24"/>
        </w:rPr>
        <w:t>reason,</w:t>
      </w:r>
      <w:r w:rsidR="00737858" w:rsidRPr="00AD0CC1">
        <w:rPr>
          <w:rFonts w:ascii="Times New Roman" w:eastAsia="Times New Roman" w:hAnsi="Times New Roman" w:cs="Times New Roman"/>
          <w:sz w:val="24"/>
          <w:szCs w:val="24"/>
        </w:rPr>
        <w:t xml:space="preserve"> they are usually highly territorial. Scavengers, on the contrary, do not hunt for food, and instead they feed on carrion. This characteristic makes it hard for them to defend a territory, as the regeneration of the resource is hard to predict. Scavengers can be further divided into facultative and obligate scavengers</w:t>
      </w:r>
      <w:r w:rsidR="00B028BA" w:rsidRPr="00AD0CC1">
        <w:rPr>
          <w:rFonts w:ascii="Times New Roman" w:eastAsia="Times New Roman" w:hAnsi="Times New Roman" w:cs="Times New Roman"/>
          <w:sz w:val="24"/>
          <w:szCs w:val="24"/>
        </w:rPr>
        <w:t xml:space="preserve"> </w:t>
      </w:r>
      <w:r w:rsidR="00B028BA" w:rsidRPr="00AD0CC1">
        <w:rPr>
          <w:rFonts w:ascii="Times New Roman" w:eastAsia="Times New Roman" w:hAnsi="Times New Roman" w:cs="Times New Roman"/>
          <w:sz w:val="24"/>
          <w:szCs w:val="24"/>
        </w:rPr>
        <w:fldChar w:fldCharType="begin"/>
      </w:r>
      <w:r w:rsidR="00B028BA" w:rsidRPr="00AD0CC1">
        <w:rPr>
          <w:rFonts w:ascii="Times New Roman" w:eastAsia="Times New Roman" w:hAnsi="Times New Roman" w:cs="Times New Roman"/>
          <w:sz w:val="24"/>
          <w:szCs w:val="24"/>
        </w:rPr>
        <w:instrText xml:space="preserve"> ADDIN ZOTERO_ITEM CSL_CITATION {"citationID":"xGViaq6p","properties":{"formattedCitation":"(Aguilera-Alcal\\uc0\\u225{} et al., 2020)","plainCitation":"(Aguilera-Alcalá et al., 2020)","noteIndex":0},"citationItems":[{"id":846,"uris":["http://zotero.org/users/6254983/items/EYDA3DV3"],"itemData":{"id":846,"type":"article-journal","container-title":"Ecological Indicators","DOI":"10.1016/j.ecolind.2020.106643","ISSN":"1470160X","journalAbbreviation":"Ecological Indicators","language":"en","page":"106643","source":"DOI.org (Crossref)","title":"Role of scavengers in providing non-material contributions to people","volume":"117","author":[{"family":"Aguilera-Alcalá","given":"Natividad"},{"family":"Morales-Reyes","given":"Zebensui"},{"family":"Martín-López","given":"Berta"},{"family":"Moleón","given":"Marcos"},{"family":"Sánchez-Zapata","given":"José Antonio"}],"issued":{"date-parts":[["2020",10]]}}}],"schema":"https://github.com/citation-style-language/schema/raw/master/csl-citation.json"} </w:instrText>
      </w:r>
      <w:r w:rsidR="00B028BA"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(Aguilera-Alcalá et al., 2020)</w:t>
      </w:r>
      <w:r w:rsidR="00B028BA" w:rsidRPr="00AD0CC1">
        <w:rPr>
          <w:rFonts w:ascii="Times New Roman" w:eastAsia="Times New Roman" w:hAnsi="Times New Roman" w:cs="Times New Roman"/>
          <w:sz w:val="24"/>
          <w:szCs w:val="24"/>
        </w:rPr>
        <w:fldChar w:fldCharType="end"/>
      </w:r>
      <w:r w:rsidR="00371458" w:rsidRPr="00AD0CC1">
        <w:rPr>
          <w:rFonts w:ascii="Times New Roman" w:eastAsia="Times New Roman" w:hAnsi="Times New Roman" w:cs="Times New Roman"/>
          <w:sz w:val="24"/>
          <w:szCs w:val="24"/>
        </w:rPr>
        <w:t>, with the latter feeding exclusively on dead carrion (less foraging plasticity).</w:t>
      </w:r>
    </w:p>
    <w:p w14:paraId="79AC76FA" w14:textId="0C2C1D02" w:rsidR="00245B5E" w:rsidRPr="00AD0CC1" w:rsidRDefault="007C75B8" w:rsidP="00B028BA">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Although CRB has been widely documented in a vast array of species, it is interesting to note that the vast majority of scavengers exhibit this behaviour (e.g. ravens, crows, several vultures), whereas the behavior is less predominant in carnivores. </w:t>
      </w:r>
      <w:r w:rsidR="00C13CCF" w:rsidRPr="00AD0CC1">
        <w:rPr>
          <w:rFonts w:ascii="Times New Roman" w:eastAsia="Times New Roman" w:hAnsi="Times New Roman" w:cs="Times New Roman"/>
          <w:sz w:val="24"/>
          <w:szCs w:val="24"/>
        </w:rPr>
        <w:t xml:space="preserve">Because communal roosting has been found to increase foraging efficiency, it is reasonable to suggest that species that rely on ephemeral and unpredictable spatial-temporal food sources are particularly prone to take advantage of communal roosting </w:t>
      </w:r>
      <w:r w:rsidR="00C13CCF" w:rsidRPr="00AD0CC1">
        <w:rPr>
          <w:rFonts w:ascii="Times New Roman" w:eastAsia="Times New Roman" w:hAnsi="Times New Roman" w:cs="Times New Roman"/>
          <w:sz w:val="24"/>
          <w:szCs w:val="24"/>
        </w:rPr>
        <w:fldChar w:fldCharType="begin"/>
      </w:r>
      <w:r w:rsidR="00C13CCF" w:rsidRPr="00AD0CC1">
        <w:rPr>
          <w:rFonts w:ascii="Times New Roman" w:eastAsia="Times New Roman" w:hAnsi="Times New Roman" w:cs="Times New Roman"/>
          <w:sz w:val="24"/>
          <w:szCs w:val="24"/>
        </w:rPr>
        <w:instrText xml:space="preserve"> ADDIN ZOTERO_ITEM CSL_CITATION {"citationID":"lfhSoXGZ","properties":{"formattedCitation":"(Kohles et al., 2022)","plainCitation":"(Kohles et al., 2022)","noteIndex":0},"citationItems":[{"id":690,"uris":["http://zotero.org/users/6254983/items/I5CC8QP4"],"itemData":{"id":690,"type":"article-journal","abstract":"ABSTRACT\n            Environmental variability poses a range of challenges to foraging animals trying to meet their energetic needs. Where food patches are unpredictable but shareable, animals can use social information to locate patches more efficiently or reliably. However, resource unpredictability can be heterogeneous and complex. The behavioural strategies animals employ to exploit such resources also vary, particularly if, when, and where animals use available social information. We reviewed the literature on social information use by foraging animals and developed a novel framework that integrates four elements – (1) food resource persistence; (2) the relative value of social information use; (3) behavioural context (opportunistic or coordinated); and (4) location of social information use – to predict and characterize four strategies of social information use – (1) local enhancement; (2) group facilitation; (3) following; and (4) recruitment. We validated our framework by systematically reviewing the growing empirical literature on social foraging in bats, an ideal model taxon because they exhibit extreme diversity in ecological niche and experience low predation risk while foraging but function at high energy expenditures, which selects for efficient foraging behaviours. Our framework's predictions agreed with the observed natural behaviour of bats and identified key knowledge gaps for future studies. Recent advancements in technology, methods, and analysis will facilitate additional studies in bats and other taxa to further test the framework and our conception of the ecological and evolutionary forces driving social information use. Understanding the links between food distribution, social information use, and foraging behaviour will help elucidate social interactions, group structure, and the evolution of sociality for species across the animal kingdom.","container-title":"Biological Reviews","DOI":"10.1111/brv.12881","ISSN":"1464-7931, 1469-185X","issue":"6","journalAbbreviation":"Biological Reviews","language":"en","page":"2039-2056","source":"DOI.org (Crossref)","title":"A conceptual framework to predict social information use based on food ephemerality and individual resource requirements","volume":"97","author":[{"family":"Kohles","given":"Jenna E."},{"family":"O'Mara","given":"M. Teague"},{"family":"Dechmann","given":"Dina K. N."}],"issued":{"date-parts":[["2022",12]]}}}],"schema":"https://github.com/citation-style-language/schema/raw/master/csl-citation.json"} </w:instrText>
      </w:r>
      <w:r w:rsidR="00C13CCF"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(Kohles et al., 2022)</w:t>
      </w:r>
      <w:r w:rsidR="00C13CCF" w:rsidRPr="00AD0CC1">
        <w:rPr>
          <w:rFonts w:ascii="Times New Roman" w:eastAsia="Times New Roman" w:hAnsi="Times New Roman" w:cs="Times New Roman"/>
          <w:sz w:val="24"/>
          <w:szCs w:val="24"/>
        </w:rPr>
        <w:fldChar w:fldCharType="end"/>
      </w:r>
      <w:r w:rsidR="00C13CCF" w:rsidRPr="00AD0CC1">
        <w:rPr>
          <w:rFonts w:ascii="Times New Roman" w:eastAsia="Times New Roman" w:hAnsi="Times New Roman" w:cs="Times New Roman"/>
          <w:sz w:val="24"/>
          <w:szCs w:val="24"/>
        </w:rPr>
        <w:t xml:space="preserve">. </w:t>
      </w:r>
      <w:r w:rsidR="007458D9" w:rsidRPr="00AD0CC1">
        <w:rPr>
          <w:rFonts w:ascii="Times New Roman" w:eastAsia="Times New Roman" w:hAnsi="Times New Roman" w:cs="Times New Roman"/>
          <w:sz w:val="24"/>
          <w:szCs w:val="24"/>
        </w:rPr>
        <w:t>Indeed, most studies done on CRB and the ICH focus on scavengers</w:t>
      </w:r>
      <w:r w:rsidR="00737858" w:rsidRPr="00AD0CC1">
        <w:rPr>
          <w:rFonts w:ascii="Times New Roman" w:eastAsia="Times New Roman" w:hAnsi="Times New Roman" w:cs="Times New Roman"/>
          <w:sz w:val="24"/>
          <w:szCs w:val="24"/>
        </w:rPr>
        <w:t>.</w:t>
      </w:r>
      <w:r w:rsidR="00371458" w:rsidRPr="00AD0CC1">
        <w:rPr>
          <w:rFonts w:ascii="Times New Roman" w:eastAsia="Times New Roman" w:hAnsi="Times New Roman" w:cs="Times New Roman"/>
          <w:sz w:val="24"/>
          <w:szCs w:val="24"/>
        </w:rPr>
        <w:t xml:space="preserve"> Obligate scavengers are of particular interest in the study of communal roosting, as they are the guild that would most evidently benefit the most from this behaviour. Although this thesis will not focus the efforts on this guild solely, further research may want to focus on this group to further disentangle the drivers and intricacies of this behaviour.</w:t>
      </w:r>
    </w:p>
    <w:p w14:paraId="68AAF320" w14:textId="77777777" w:rsidR="00D624C2" w:rsidRPr="00AD0CC1" w:rsidRDefault="00D624C2" w:rsidP="00245B5E">
      <w:pPr>
        <w:spacing w:line="360" w:lineRule="auto"/>
        <w:ind w:firstLine="720"/>
        <w:jc w:val="both"/>
        <w:rPr>
          <w:rFonts w:ascii="Times New Roman" w:hAnsi="Times New Roman" w:cs="Times New Roman"/>
          <w:i/>
          <w:iCs/>
          <w:sz w:val="24"/>
          <w:szCs w:val="24"/>
        </w:rPr>
      </w:pPr>
    </w:p>
    <w:p w14:paraId="013DF53C" w14:textId="38D4E87F" w:rsidR="00D624C2" w:rsidRPr="00AD0CC1" w:rsidRDefault="00D624C2" w:rsidP="00D624C2">
      <w:pPr>
        <w:pStyle w:val="Heading2"/>
        <w:spacing w:line="360" w:lineRule="auto"/>
        <w:jc w:val="both"/>
        <w:rPr>
          <w:rFonts w:ascii="Times New Roman" w:hAnsi="Times New Roman" w:cs="Times New Roman"/>
          <w:b/>
          <w:bCs/>
          <w:color w:val="auto"/>
          <w:sz w:val="24"/>
          <w:szCs w:val="24"/>
        </w:rPr>
      </w:pPr>
      <w:r w:rsidRPr="00AD0CC1">
        <w:rPr>
          <w:rFonts w:ascii="Times New Roman" w:hAnsi="Times New Roman" w:cs="Times New Roman"/>
          <w:b/>
          <w:bCs/>
          <w:color w:val="auto"/>
          <w:sz w:val="24"/>
          <w:szCs w:val="24"/>
        </w:rPr>
        <w:t xml:space="preserve">1.7 </w:t>
      </w:r>
      <w:r w:rsidR="00AC04C7" w:rsidRPr="00AD0CC1">
        <w:rPr>
          <w:rFonts w:ascii="Times New Roman" w:hAnsi="Times New Roman" w:cs="Times New Roman"/>
          <w:b/>
          <w:bCs/>
          <w:color w:val="auto"/>
          <w:sz w:val="24"/>
          <w:szCs w:val="24"/>
        </w:rPr>
        <w:t>CRB</w:t>
      </w:r>
      <w:r w:rsidRPr="00AD0CC1">
        <w:rPr>
          <w:rFonts w:ascii="Times New Roman" w:hAnsi="Times New Roman" w:cs="Times New Roman"/>
          <w:b/>
          <w:bCs/>
          <w:color w:val="auto"/>
          <w:sz w:val="24"/>
          <w:szCs w:val="24"/>
        </w:rPr>
        <w:t xml:space="preserve"> and conservation implications</w:t>
      </w:r>
    </w:p>
    <w:p w14:paraId="2402243E" w14:textId="77777777" w:rsidR="007458D9" w:rsidRPr="00AD0CC1" w:rsidRDefault="00D624C2" w:rsidP="00D624C2">
      <w:pPr>
        <w:spacing w:after="0" w:line="360" w:lineRule="auto"/>
        <w:jc w:val="both"/>
        <w:rPr>
          <w:rFonts w:ascii="Times New Roman" w:hAnsi="Times New Roman" w:cs="Times New Roman"/>
          <w:sz w:val="24"/>
          <w:szCs w:val="24"/>
        </w:rPr>
      </w:pPr>
      <w:r w:rsidRPr="00AD0CC1">
        <w:rPr>
          <w:rFonts w:ascii="Times New Roman" w:eastAsiaTheme="minorEastAsia" w:hAnsi="Times New Roman" w:cs="Times New Roman"/>
          <w:sz w:val="24"/>
          <w:szCs w:val="24"/>
        </w:rPr>
        <w:t xml:space="preserve">Understanding how animals navigate the landscape for foraging is especially important for vulnerable and threatened species like top predators (e.g., raptors and species of conservation concern in general). For instance, predicting when and where an eagle is likely to hunt can help to design effective conservation strategies that work for the species under threat and the people whose livestock is predated. </w:t>
      </w:r>
      <w:r w:rsidRPr="00AD0CC1">
        <w:rPr>
          <w:rFonts w:ascii="Times New Roman" w:hAnsi="Times New Roman" w:cs="Times New Roman"/>
          <w:sz w:val="24"/>
          <w:szCs w:val="24"/>
        </w:rPr>
        <w:t>This can then be transformed into management strategies to reduce predation that would otherwise lead to human-wildlife conflict (Allen &amp; Singh 2016).</w:t>
      </w:r>
    </w:p>
    <w:p w14:paraId="42A696A7" w14:textId="77777777" w:rsidR="0068717E" w:rsidRDefault="0068717E" w:rsidP="00EF07F2">
      <w:pPr>
        <w:spacing w:after="0" w:line="360" w:lineRule="auto"/>
        <w:ind w:firstLine="720"/>
        <w:jc w:val="both"/>
        <w:rPr>
          <w:rFonts w:ascii="Times New Roman" w:hAnsi="Times New Roman" w:cs="Times New Roman"/>
          <w:sz w:val="24"/>
          <w:szCs w:val="24"/>
        </w:rPr>
      </w:pPr>
    </w:p>
    <w:p w14:paraId="40F5B3C5" w14:textId="33C8347B" w:rsidR="00D624C2" w:rsidRPr="00AD0CC1" w:rsidRDefault="00D624C2" w:rsidP="00EF07F2">
      <w:pPr>
        <w:spacing w:after="0"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lastRenderedPageBreak/>
        <w:t>Other scenarios where foraging behaviour is relevant for conservation strategies are seen in highly social species like vultures. Worldwide, vultures are one of the most threatened groups within birds (McClure et al. 2018). One of the major threats for this group is the persistence of toxic substances in the carcasses they feed on. For example, it has been well-documented that poisoned baits represent a pressing concern to Andean Condors (</w:t>
      </w:r>
      <w:r w:rsidRPr="00AD0CC1">
        <w:rPr>
          <w:rFonts w:ascii="Times New Roman" w:hAnsi="Times New Roman" w:cs="Times New Roman"/>
          <w:i/>
          <w:iCs/>
          <w:sz w:val="24"/>
          <w:szCs w:val="24"/>
        </w:rPr>
        <w:t>Vultur gryphus</w:t>
      </w:r>
      <w:r w:rsidRPr="00AD0CC1">
        <w:rPr>
          <w:rFonts w:ascii="Times New Roman" w:hAnsi="Times New Roman" w:cs="Times New Roman"/>
          <w:sz w:val="24"/>
          <w:szCs w:val="24"/>
        </w:rPr>
        <w:t xml:space="preserve">) throughout its distribution. Another classic example is the iconic problem of lead poisoning in California Condors (Finkelstein et al. 2012). For old-world vultures, the main threat remains the use of toxic baits containing drugs used for cattle and poisoning (Green et al. 2004). This is particularly sensitive because given the nature of scavengers feeding ecology, they rely on patchy and unpredictable food sources. Thus, if the unevenly distributed food sources available pose a threat, these species have few alternative options to obtain their energy from, and the metabolic cost of living can be unaffordable. Under this scenario, communal roosting behaviour is critical to exchange information on both food availability and threats in the area, such that protecting these roosting areas might be key to long-term survival of different populations. Noteworthy, these communal roost sites are relevant not only as habitat </w:t>
      </w:r>
      <w:r w:rsidRPr="00AD0CC1">
        <w:rPr>
          <w:rFonts w:ascii="Times New Roman" w:hAnsi="Times New Roman" w:cs="Times New Roman"/>
          <w:i/>
          <w:iCs/>
          <w:sz w:val="24"/>
          <w:szCs w:val="24"/>
        </w:rPr>
        <w:t>per se</w:t>
      </w:r>
      <w:r w:rsidRPr="00AD0CC1">
        <w:rPr>
          <w:rFonts w:ascii="Times New Roman" w:hAnsi="Times New Roman" w:cs="Times New Roman"/>
          <w:sz w:val="24"/>
          <w:szCs w:val="24"/>
        </w:rPr>
        <w:t>, but also as social-hubs that might be crucial for decision-making of the population. This is especially true for highly social species</w:t>
      </w:r>
      <w:r w:rsidR="00D96559" w:rsidRPr="00AD0CC1">
        <w:rPr>
          <w:rFonts w:ascii="Times New Roman" w:hAnsi="Times New Roman" w:cs="Times New Roman"/>
          <w:sz w:val="24"/>
          <w:szCs w:val="24"/>
        </w:rPr>
        <w:t xml:space="preserve"> that have evolved this behaviour over evolutionary timescales</w:t>
      </w:r>
      <w:r w:rsidR="00FD28E5">
        <w:rPr>
          <w:rFonts w:ascii="Times New Roman" w:hAnsi="Times New Roman" w:cs="Times New Roman"/>
          <w:sz w:val="24"/>
          <w:szCs w:val="24"/>
        </w:rPr>
        <w:t xml:space="preserve"> and who, as outlined</w:t>
      </w:r>
      <w:r w:rsidR="007F37AD">
        <w:rPr>
          <w:rFonts w:ascii="Times New Roman" w:hAnsi="Times New Roman" w:cs="Times New Roman"/>
          <w:sz w:val="24"/>
          <w:szCs w:val="24"/>
        </w:rPr>
        <w:t xml:space="preserve"> by</w:t>
      </w:r>
      <w:r w:rsidR="00A601BD">
        <w:rPr>
          <w:rFonts w:ascii="Times New Roman" w:hAnsi="Times New Roman" w:cs="Times New Roman"/>
          <w:sz w:val="24"/>
          <w:szCs w:val="24"/>
        </w:rPr>
        <w:t xml:space="preserve"> </w:t>
      </w:r>
      <w:r w:rsidR="000136F8">
        <w:rPr>
          <w:rFonts w:ascii="Times New Roman" w:hAnsi="Times New Roman" w:cs="Times New Roman"/>
          <w:sz w:val="24"/>
          <w:szCs w:val="24"/>
        </w:rPr>
        <w:fldChar w:fldCharType="begin"/>
      </w:r>
      <w:r w:rsidR="000136F8">
        <w:rPr>
          <w:rFonts w:ascii="Times New Roman" w:hAnsi="Times New Roman" w:cs="Times New Roman"/>
          <w:sz w:val="24"/>
          <w:szCs w:val="24"/>
        </w:rPr>
        <w:instrText xml:space="preserve"> ADDIN ZOTERO_ITEM CSL_CITATION {"citationID":"SEyZLYzP","properties":{"formattedCitation":"(Monier, 2024)","plainCitation":"(Monier, 2024)","noteIndex":0},"citationItems":[{"id":839,"uris":["http://zotero.org/users/6254983/items/7KJGE9H3"],"itemData":{"id":839,"type":"article-journal","abstract":"ABSTRACT\n            \n              What do seabirds perceive about the world? How do they do so? And how do they use the information available to them to make foraging decisions? Social cues provide seabirds with information about the location of prey. This can, of course, be passive and not involve higher‐order cognitive processes (e.g. simple conspecific or heterospecific attraction). However, seabirds display many behaviours that promote learning and the transmission of information between individuals: the vast majority of seabirds are colonial living, have an extended juvenile phase that affords them time to learn, routinely form intra‐ and interspecific associations, and can flexibly deploy a combination of foraging tactics. It is worth evaluating their foraging interactions in light of this. This review describes how seabirds use social information both at the colony and at sea to forage, and discusses the variation that exists both across species and amongst individuals. It is clear that social interactions are a critical and beneficial component of seabird foraging, with most of the variation concerning the way and extent to which social information is used, rather than whether it is used. While it may seem counterintuitive that large groups of potential competitors congregating at a patch can result in foraging gains, such aggregations can alter species dynamics in ways that promote coexistence. This review explores how competitive interference at a patch can be mitigated by behavioural modifications and niche segregation. Utilising others for foraging success (e.g.\n              via\n              social cues and facilitation at a patch) is likely to make population declines particularly damaging to seabirds if the quantity or quality of their social foraging interactions is reduced. Environmental changes have the potential to disrupt their social networks and thus, how these species obtain food and transfer information.","container-title":"Biological Reviews","DOI":"10.1111/brv.13089","ISSN":"1464-7931, 1469-185X","issue":"5","journalAbbreviation":"Biological Reviews","language":"en","page":"1717-1735","source":"DOI.org (Crossref)","title":"Social interactions and information use by foraging seabirds","volume":"99","author":[{"family":"Monier","given":"Samantha Anne"}],"issued":{"date-parts":[["2024",10]]}}}],"schema":"https://github.com/citation-style-language/schema/raw/master/csl-citation.json"} </w:instrText>
      </w:r>
      <w:r w:rsidR="000136F8">
        <w:rPr>
          <w:rFonts w:ascii="Times New Roman" w:hAnsi="Times New Roman" w:cs="Times New Roman"/>
          <w:sz w:val="24"/>
          <w:szCs w:val="24"/>
        </w:rPr>
        <w:fldChar w:fldCharType="separate"/>
      </w:r>
      <w:r w:rsidR="000136F8" w:rsidRPr="000136F8">
        <w:rPr>
          <w:rFonts w:ascii="Times New Roman" w:hAnsi="Times New Roman" w:cs="Times New Roman"/>
          <w:sz w:val="24"/>
        </w:rPr>
        <w:t>Monier</w:t>
      </w:r>
      <w:r w:rsidR="00A601BD">
        <w:rPr>
          <w:rFonts w:ascii="Times New Roman" w:hAnsi="Times New Roman" w:cs="Times New Roman"/>
          <w:sz w:val="24"/>
        </w:rPr>
        <w:t xml:space="preserve"> (</w:t>
      </w:r>
      <w:r w:rsidR="000136F8" w:rsidRPr="000136F8">
        <w:rPr>
          <w:rFonts w:ascii="Times New Roman" w:hAnsi="Times New Roman" w:cs="Times New Roman"/>
          <w:sz w:val="24"/>
        </w:rPr>
        <w:t>2024)</w:t>
      </w:r>
      <w:r w:rsidR="000136F8">
        <w:rPr>
          <w:rFonts w:ascii="Times New Roman" w:hAnsi="Times New Roman" w:cs="Times New Roman"/>
          <w:sz w:val="24"/>
          <w:szCs w:val="24"/>
        </w:rPr>
        <w:fldChar w:fldCharType="end"/>
      </w:r>
      <w:r w:rsidR="007F37AD">
        <w:rPr>
          <w:rFonts w:ascii="Times New Roman" w:hAnsi="Times New Roman" w:cs="Times New Roman"/>
          <w:sz w:val="24"/>
          <w:szCs w:val="24"/>
        </w:rPr>
        <w:t xml:space="preserve">, </w:t>
      </w:r>
      <w:r w:rsidR="00286964">
        <w:rPr>
          <w:rFonts w:ascii="Times New Roman" w:hAnsi="Times New Roman" w:cs="Times New Roman"/>
          <w:sz w:val="24"/>
          <w:szCs w:val="24"/>
        </w:rPr>
        <w:t xml:space="preserve"> are disproportionately at risk to declines given their social nature</w:t>
      </w:r>
      <w:r w:rsidRPr="00AD0CC1">
        <w:rPr>
          <w:rFonts w:ascii="Times New Roman" w:hAnsi="Times New Roman" w:cs="Times New Roman"/>
          <w:sz w:val="24"/>
          <w:szCs w:val="24"/>
        </w:rPr>
        <w:t>. Here, the proposed idea is that for a social population to remain functional, the networks of the social construct need to be conserved as well. Hence, high-quality communal roosts and healthy population numbers are essential to sustain a viable long-term population.</w:t>
      </w:r>
    </w:p>
    <w:p w14:paraId="6BF96E49" w14:textId="77777777" w:rsidR="00046C1B" w:rsidRPr="00AD0CC1" w:rsidRDefault="00046C1B" w:rsidP="00294ABB"/>
    <w:p w14:paraId="16AFE0A9" w14:textId="571D06AC" w:rsidR="00951585" w:rsidRPr="00AD0CC1" w:rsidRDefault="000B36B6" w:rsidP="00E047A5">
      <w:pPr>
        <w:pStyle w:val="Heading2"/>
        <w:spacing w:line="360" w:lineRule="auto"/>
        <w:jc w:val="both"/>
        <w:rPr>
          <w:rFonts w:ascii="Times New Roman" w:hAnsi="Times New Roman" w:cs="Times New Roman"/>
          <w:b/>
          <w:bCs/>
          <w:color w:val="auto"/>
          <w:sz w:val="24"/>
          <w:szCs w:val="24"/>
        </w:rPr>
      </w:pPr>
      <w:bookmarkStart w:id="126" w:name="_Toc199480623"/>
      <w:bookmarkEnd w:id="16"/>
      <w:r w:rsidRPr="00AD0CC1">
        <w:rPr>
          <w:rFonts w:ascii="Times New Roman" w:hAnsi="Times New Roman" w:cs="Times New Roman"/>
          <w:b/>
          <w:bCs/>
          <w:color w:val="auto"/>
          <w:sz w:val="24"/>
          <w:szCs w:val="24"/>
        </w:rPr>
        <w:t xml:space="preserve">1.8 </w:t>
      </w:r>
      <w:r w:rsidR="00951585" w:rsidRPr="00AD0CC1">
        <w:rPr>
          <w:rFonts w:ascii="Times New Roman" w:hAnsi="Times New Roman" w:cs="Times New Roman"/>
          <w:b/>
          <w:bCs/>
          <w:color w:val="auto"/>
          <w:sz w:val="24"/>
          <w:szCs w:val="24"/>
        </w:rPr>
        <w:t>Knowledge gaps and future directions</w:t>
      </w:r>
      <w:bookmarkEnd w:id="126"/>
    </w:p>
    <w:p w14:paraId="2695733E" w14:textId="312D31DE" w:rsidR="00C90F50" w:rsidRPr="00AD0CC1" w:rsidRDefault="00951585" w:rsidP="00294ABB">
      <w:pPr>
        <w:spacing w:after="0" w:line="360" w:lineRule="auto"/>
        <w:jc w:val="both"/>
        <w:rPr>
          <w:rFonts w:ascii="Times New Roman" w:hAnsi="Times New Roman" w:cs="Times New Roman"/>
          <w:sz w:val="24"/>
          <w:szCs w:val="24"/>
        </w:rPr>
      </w:pPr>
      <w:commentRangeStart w:id="127"/>
      <w:r w:rsidRPr="00AD0CC1">
        <w:rPr>
          <w:rFonts w:ascii="Times New Roman" w:hAnsi="Times New Roman" w:cs="Times New Roman"/>
          <w:sz w:val="24"/>
          <w:szCs w:val="24"/>
        </w:rPr>
        <w:t xml:space="preserve">It is </w:t>
      </w:r>
      <w:r w:rsidR="00EF07F2" w:rsidRPr="00AD0CC1">
        <w:rPr>
          <w:rFonts w:ascii="Times New Roman" w:hAnsi="Times New Roman" w:cs="Times New Roman"/>
          <w:sz w:val="24"/>
          <w:szCs w:val="24"/>
        </w:rPr>
        <w:t xml:space="preserve">well-documented in the scientific literature </w:t>
      </w:r>
      <w:r w:rsidRPr="00AD0CC1">
        <w:rPr>
          <w:rFonts w:ascii="Times New Roman" w:hAnsi="Times New Roman" w:cs="Times New Roman"/>
          <w:sz w:val="24"/>
          <w:szCs w:val="24"/>
        </w:rPr>
        <w:t xml:space="preserve">that </w:t>
      </w:r>
      <w:r w:rsidR="00ED6D8F" w:rsidRPr="00AD0CC1">
        <w:rPr>
          <w:rFonts w:ascii="Times New Roman" w:hAnsi="Times New Roman" w:cs="Times New Roman"/>
          <w:sz w:val="24"/>
          <w:szCs w:val="24"/>
        </w:rPr>
        <w:t xml:space="preserve">birds </w:t>
      </w:r>
      <w:r w:rsidR="00DE73ED" w:rsidRPr="00AD0CC1">
        <w:rPr>
          <w:rFonts w:ascii="Times New Roman" w:hAnsi="Times New Roman" w:cs="Times New Roman"/>
          <w:sz w:val="24"/>
          <w:szCs w:val="24"/>
        </w:rPr>
        <w:t>have been widely studied under the foraging ecology lens</w:t>
      </w:r>
      <w:r w:rsidR="00ED6D8F" w:rsidRPr="00AD0CC1">
        <w:rPr>
          <w:rFonts w:ascii="Times New Roman" w:hAnsi="Times New Roman" w:cs="Times New Roman"/>
          <w:sz w:val="24"/>
          <w:szCs w:val="24"/>
        </w:rPr>
        <w:t xml:space="preserve">. </w:t>
      </w:r>
      <w:commentRangeEnd w:id="127"/>
      <w:r w:rsidR="006614CD" w:rsidRPr="00AD0CC1">
        <w:rPr>
          <w:rStyle w:val="CommentReference"/>
        </w:rPr>
        <w:commentReference w:id="127"/>
      </w:r>
      <w:r w:rsidR="00DE73ED" w:rsidRPr="00AD0CC1">
        <w:rPr>
          <w:rFonts w:ascii="Times New Roman" w:hAnsi="Times New Roman" w:cs="Times New Roman"/>
          <w:sz w:val="24"/>
          <w:szCs w:val="24"/>
        </w:rPr>
        <w:t>Some recent studies have looked into the relationship of communal roosting behaviour and foraging ecology. In spite of this progress in our understanding of the role of sociality in ecological foraging, assessing these relationships at a global scale remains unaddressed.</w:t>
      </w:r>
      <w:r w:rsidR="00AC04C7" w:rsidRPr="00AD0CC1">
        <w:rPr>
          <w:rFonts w:ascii="Times New Roman" w:hAnsi="Times New Roman" w:cs="Times New Roman"/>
          <w:sz w:val="24"/>
          <w:szCs w:val="24"/>
        </w:rPr>
        <w:t xml:space="preserve"> </w:t>
      </w:r>
      <w:r w:rsidR="00DE73ED" w:rsidRPr="00AD0CC1">
        <w:rPr>
          <w:rFonts w:ascii="Times New Roman" w:hAnsi="Times New Roman" w:cs="Times New Roman"/>
          <w:sz w:val="24"/>
          <w:szCs w:val="24"/>
        </w:rPr>
        <w:t xml:space="preserve">While I will build on Beauchamp’s work, this thesis aims to greatly extend the scope of the work by increasing the dataset and the predictor variables, as well as </w:t>
      </w:r>
      <w:r w:rsidR="00AC04C7" w:rsidRPr="00AD0CC1">
        <w:rPr>
          <w:rFonts w:ascii="Times New Roman" w:hAnsi="Times New Roman" w:cs="Times New Roman"/>
          <w:sz w:val="24"/>
          <w:szCs w:val="24"/>
        </w:rPr>
        <w:t>updating</w:t>
      </w:r>
      <w:r w:rsidR="00DE73ED" w:rsidRPr="00AD0CC1">
        <w:rPr>
          <w:rFonts w:ascii="Times New Roman" w:hAnsi="Times New Roman" w:cs="Times New Roman"/>
          <w:sz w:val="24"/>
          <w:szCs w:val="24"/>
        </w:rPr>
        <w:t xml:space="preserve"> the knowledge on CRB</w:t>
      </w:r>
      <w:r w:rsidR="00AC04C7" w:rsidRPr="00AD0CC1">
        <w:rPr>
          <w:rFonts w:ascii="Times New Roman" w:hAnsi="Times New Roman" w:cs="Times New Roman"/>
          <w:sz w:val="24"/>
          <w:szCs w:val="24"/>
        </w:rPr>
        <w:t xml:space="preserve">. </w:t>
      </w:r>
      <w:commentRangeStart w:id="128"/>
      <w:r w:rsidRPr="00AD0CC1">
        <w:rPr>
          <w:rFonts w:ascii="Times New Roman" w:hAnsi="Times New Roman" w:cs="Times New Roman"/>
          <w:sz w:val="24"/>
          <w:szCs w:val="24"/>
        </w:rPr>
        <w:t xml:space="preserve">Hence, this thesis </w:t>
      </w:r>
      <w:r w:rsidR="00AC04C7" w:rsidRPr="00AD0CC1">
        <w:rPr>
          <w:rFonts w:ascii="Times New Roman" w:hAnsi="Times New Roman" w:cs="Times New Roman"/>
          <w:sz w:val="24"/>
          <w:szCs w:val="24"/>
        </w:rPr>
        <w:t>breaks new ground by</w:t>
      </w:r>
      <w:r w:rsidRPr="00AD0CC1">
        <w:rPr>
          <w:rFonts w:ascii="Times New Roman" w:hAnsi="Times New Roman" w:cs="Times New Roman"/>
          <w:sz w:val="24"/>
          <w:szCs w:val="24"/>
        </w:rPr>
        <w:t xml:space="preserve"> answering </w:t>
      </w:r>
      <w:r w:rsidR="00AC04C7" w:rsidRPr="00AD0CC1">
        <w:rPr>
          <w:rFonts w:ascii="Times New Roman" w:hAnsi="Times New Roman" w:cs="Times New Roman"/>
          <w:sz w:val="24"/>
          <w:szCs w:val="24"/>
        </w:rPr>
        <w:t>this</w:t>
      </w:r>
      <w:r w:rsidRPr="00AD0CC1">
        <w:rPr>
          <w:rFonts w:ascii="Times New Roman" w:hAnsi="Times New Roman" w:cs="Times New Roman"/>
          <w:sz w:val="24"/>
          <w:szCs w:val="24"/>
        </w:rPr>
        <w:t xml:space="preserve"> overarching question. </w:t>
      </w:r>
      <w:commentRangeEnd w:id="128"/>
      <w:r w:rsidR="006614CD" w:rsidRPr="00AD0CC1">
        <w:rPr>
          <w:rStyle w:val="CommentReference"/>
        </w:rPr>
        <w:commentReference w:id="128"/>
      </w:r>
    </w:p>
    <w:p w14:paraId="073EE501" w14:textId="77777777" w:rsidR="0068717E" w:rsidRDefault="0068717E" w:rsidP="00D70E63">
      <w:pPr>
        <w:spacing w:line="360" w:lineRule="auto"/>
        <w:ind w:firstLine="720"/>
        <w:jc w:val="both"/>
        <w:rPr>
          <w:rFonts w:ascii="Times New Roman" w:hAnsi="Times New Roman" w:cs="Times New Roman"/>
          <w:sz w:val="24"/>
          <w:szCs w:val="24"/>
        </w:rPr>
      </w:pPr>
    </w:p>
    <w:p w14:paraId="6EBE55C7" w14:textId="41557A3A" w:rsidR="00951585" w:rsidRPr="00AD0CC1" w:rsidRDefault="00951585" w:rsidP="00D70E63">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lastRenderedPageBreak/>
        <w:t xml:space="preserve">Here, I will compile </w:t>
      </w:r>
      <w:commentRangeStart w:id="129"/>
      <w:r w:rsidRPr="00AD0CC1">
        <w:rPr>
          <w:rFonts w:ascii="Times New Roman" w:hAnsi="Times New Roman" w:cs="Times New Roman"/>
          <w:sz w:val="24"/>
          <w:szCs w:val="24"/>
        </w:rPr>
        <w:t xml:space="preserve">biological variables </w:t>
      </w:r>
      <w:commentRangeEnd w:id="129"/>
      <w:r w:rsidR="006614CD" w:rsidRPr="00AD0CC1">
        <w:rPr>
          <w:rStyle w:val="CommentReference"/>
        </w:rPr>
        <w:commentReference w:id="129"/>
      </w:r>
      <w:r w:rsidR="008D0279" w:rsidRPr="00AD0CC1">
        <w:rPr>
          <w:rFonts w:ascii="Times New Roman" w:hAnsi="Times New Roman" w:cs="Times New Roman"/>
          <w:sz w:val="24"/>
          <w:szCs w:val="24"/>
        </w:rPr>
        <w:t xml:space="preserve">(HWI, mass, trophic guild and brain size) </w:t>
      </w:r>
      <w:r w:rsidRPr="00AD0CC1">
        <w:rPr>
          <w:rFonts w:ascii="Times New Roman" w:hAnsi="Times New Roman" w:cs="Times New Roman"/>
          <w:sz w:val="24"/>
          <w:szCs w:val="24"/>
        </w:rPr>
        <w:t xml:space="preserve">and test the relationship between these and communal roosting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While I will not be able to prove causation, the research will provide a starting point for future studies to build on, </w:t>
      </w:r>
      <w:r w:rsidR="00ED6D8F" w:rsidRPr="00AD0CC1">
        <w:rPr>
          <w:rFonts w:ascii="Times New Roman" w:hAnsi="Times New Roman" w:cs="Times New Roman"/>
          <w:sz w:val="24"/>
          <w:szCs w:val="24"/>
        </w:rPr>
        <w:t xml:space="preserve">where causation can be explored. This database will also provide the grounds for future studies to test how Communal Roosting </w:t>
      </w:r>
      <w:r w:rsidR="00193919" w:rsidRPr="00AD0CC1">
        <w:rPr>
          <w:rFonts w:ascii="Times New Roman" w:hAnsi="Times New Roman" w:cs="Times New Roman"/>
          <w:sz w:val="24"/>
          <w:szCs w:val="24"/>
        </w:rPr>
        <w:t>Behaviour</w:t>
      </w:r>
      <w:r w:rsidR="008D0279" w:rsidRPr="00AD0CC1">
        <w:rPr>
          <w:rFonts w:ascii="Times New Roman" w:hAnsi="Times New Roman" w:cs="Times New Roman"/>
          <w:sz w:val="24"/>
          <w:szCs w:val="24"/>
        </w:rPr>
        <w:t xml:space="preserve"> (CRB)</w:t>
      </w:r>
      <w:r w:rsidR="00ED6D8F" w:rsidRPr="00AD0CC1">
        <w:rPr>
          <w:rFonts w:ascii="Times New Roman" w:hAnsi="Times New Roman" w:cs="Times New Roman"/>
          <w:sz w:val="24"/>
          <w:szCs w:val="24"/>
        </w:rPr>
        <w:t xml:space="preserve"> impacts foraging efficiency</w:t>
      </w:r>
      <w:r w:rsidRPr="00AD0CC1">
        <w:rPr>
          <w:rFonts w:ascii="Times New Roman" w:hAnsi="Times New Roman" w:cs="Times New Roman"/>
          <w:sz w:val="24"/>
          <w:szCs w:val="24"/>
        </w:rPr>
        <w:t xml:space="preserve"> </w:t>
      </w:r>
      <w:r w:rsidR="00ED6D8F" w:rsidRPr="00AD0CC1">
        <w:rPr>
          <w:rFonts w:ascii="Times New Roman" w:hAnsi="Times New Roman" w:cs="Times New Roman"/>
          <w:sz w:val="24"/>
          <w:szCs w:val="24"/>
        </w:rPr>
        <w:t xml:space="preserve">with the aid of tracking data. In addition, it could also be explored if the prevalence of </w:t>
      </w:r>
      <w:commentRangeStart w:id="130"/>
      <w:r w:rsidR="00ED6D8F" w:rsidRPr="00AD0CC1">
        <w:rPr>
          <w:rFonts w:ascii="Times New Roman" w:hAnsi="Times New Roman" w:cs="Times New Roman"/>
          <w:sz w:val="24"/>
          <w:szCs w:val="24"/>
        </w:rPr>
        <w:t xml:space="preserve">CRB </w:t>
      </w:r>
      <w:commentRangeEnd w:id="130"/>
      <w:r w:rsidR="00DE18EC" w:rsidRPr="00AD0CC1">
        <w:rPr>
          <w:rStyle w:val="CommentReference"/>
        </w:rPr>
        <w:commentReference w:id="130"/>
      </w:r>
      <w:r w:rsidR="00ED6D8F" w:rsidRPr="00AD0CC1">
        <w:rPr>
          <w:rFonts w:ascii="Times New Roman" w:hAnsi="Times New Roman" w:cs="Times New Roman"/>
          <w:sz w:val="24"/>
          <w:szCs w:val="24"/>
        </w:rPr>
        <w:t>is also related to possible weather variables</w:t>
      </w:r>
      <w:r w:rsidR="008D0279" w:rsidRPr="00AD0CC1">
        <w:rPr>
          <w:rFonts w:ascii="Times New Roman" w:hAnsi="Times New Roman" w:cs="Times New Roman"/>
          <w:sz w:val="24"/>
          <w:szCs w:val="24"/>
        </w:rPr>
        <w:t xml:space="preserve"> to tease apart the competing hypotheses.</w:t>
      </w:r>
    </w:p>
    <w:p w14:paraId="427ED4A0" w14:textId="77777777" w:rsidR="00951585" w:rsidRPr="00AD0CC1" w:rsidRDefault="00951585" w:rsidP="00D70E63">
      <w:pPr>
        <w:spacing w:line="360" w:lineRule="auto"/>
        <w:ind w:firstLine="720"/>
        <w:jc w:val="both"/>
        <w:rPr>
          <w:rFonts w:ascii="Times New Roman" w:hAnsi="Times New Roman" w:cs="Times New Roman"/>
          <w:sz w:val="24"/>
          <w:szCs w:val="24"/>
        </w:rPr>
      </w:pPr>
    </w:p>
    <w:p w14:paraId="209658EC" w14:textId="33AAA2F3" w:rsidR="003C6516" w:rsidRPr="00AD0CC1" w:rsidRDefault="000D7051" w:rsidP="00E047A5">
      <w:pPr>
        <w:pStyle w:val="Heading2"/>
        <w:spacing w:line="360" w:lineRule="auto"/>
        <w:jc w:val="both"/>
        <w:rPr>
          <w:rFonts w:ascii="Times New Roman" w:hAnsi="Times New Roman" w:cs="Times New Roman"/>
          <w:b/>
          <w:bCs/>
          <w:color w:val="auto"/>
          <w:sz w:val="24"/>
          <w:szCs w:val="24"/>
        </w:rPr>
      </w:pPr>
      <w:bookmarkStart w:id="131" w:name="_Toc199480624"/>
      <w:r w:rsidRPr="00AD0CC1">
        <w:rPr>
          <w:rFonts w:ascii="Times New Roman" w:hAnsi="Times New Roman" w:cs="Times New Roman"/>
          <w:b/>
          <w:bCs/>
          <w:color w:val="auto"/>
          <w:sz w:val="24"/>
          <w:szCs w:val="24"/>
        </w:rPr>
        <w:t xml:space="preserve">1.9 </w:t>
      </w:r>
      <w:r w:rsidR="003C6516" w:rsidRPr="00AD0CC1">
        <w:rPr>
          <w:rFonts w:ascii="Times New Roman" w:hAnsi="Times New Roman" w:cs="Times New Roman"/>
          <w:b/>
          <w:bCs/>
          <w:color w:val="auto"/>
          <w:sz w:val="24"/>
          <w:szCs w:val="24"/>
        </w:rPr>
        <w:t>Thesis aims and structure</w:t>
      </w:r>
      <w:bookmarkEnd w:id="131"/>
    </w:p>
    <w:p w14:paraId="1F6AC389" w14:textId="7012009A" w:rsidR="00C410CC" w:rsidRPr="00AD0CC1" w:rsidRDefault="00887278" w:rsidP="00C410CC">
      <w:pPr>
        <w:spacing w:line="360" w:lineRule="auto"/>
        <w:jc w:val="both"/>
        <w:rPr>
          <w:rFonts w:ascii="Times New Roman" w:hAnsi="Times New Roman"/>
          <w:sz w:val="24"/>
        </w:rPr>
      </w:pPr>
      <w:commentRangeStart w:id="132"/>
      <w:r w:rsidRPr="00AD0CC1">
        <w:rPr>
          <w:rFonts w:ascii="Times New Roman" w:hAnsi="Times New Roman" w:cs="Times New Roman"/>
          <w:sz w:val="24"/>
          <w:szCs w:val="24"/>
        </w:rPr>
        <w:t xml:space="preserve">The overall aim of my thesis is to </w:t>
      </w:r>
      <w:r w:rsidR="004D0C0C" w:rsidRPr="00AD0CC1">
        <w:rPr>
          <w:rFonts w:ascii="Times New Roman" w:hAnsi="Times New Roman" w:cs="Times New Roman"/>
          <w:sz w:val="24"/>
          <w:szCs w:val="24"/>
        </w:rPr>
        <w:t xml:space="preserve">discuss drivers of </w:t>
      </w:r>
      <w:r w:rsidR="006148D7" w:rsidRPr="00AD0CC1">
        <w:rPr>
          <w:rFonts w:ascii="Times New Roman" w:hAnsi="Times New Roman" w:cs="Times New Roman"/>
          <w:sz w:val="24"/>
          <w:szCs w:val="24"/>
        </w:rPr>
        <w:t xml:space="preserve">communal roosting </w:t>
      </w:r>
      <w:r w:rsidR="00193919" w:rsidRPr="00AD0CC1">
        <w:rPr>
          <w:rFonts w:ascii="Times New Roman" w:hAnsi="Times New Roman" w:cs="Times New Roman"/>
          <w:sz w:val="24"/>
          <w:szCs w:val="24"/>
        </w:rPr>
        <w:t>behaviour</w:t>
      </w:r>
      <w:r w:rsidR="006148D7" w:rsidRPr="00AD0CC1">
        <w:rPr>
          <w:rFonts w:ascii="Times New Roman" w:hAnsi="Times New Roman" w:cs="Times New Roman"/>
          <w:sz w:val="24"/>
          <w:szCs w:val="24"/>
        </w:rPr>
        <w:t xml:space="preserve"> </w:t>
      </w:r>
      <w:r w:rsidR="004D0C0C" w:rsidRPr="00AD0CC1">
        <w:rPr>
          <w:rFonts w:ascii="Times New Roman" w:hAnsi="Times New Roman" w:cs="Times New Roman"/>
          <w:sz w:val="24"/>
          <w:szCs w:val="24"/>
        </w:rPr>
        <w:t>and the potential implications on</w:t>
      </w:r>
      <w:r w:rsidRPr="00AD0CC1">
        <w:rPr>
          <w:rFonts w:ascii="Times New Roman" w:hAnsi="Times New Roman" w:cs="Times New Roman"/>
          <w:sz w:val="24"/>
          <w:szCs w:val="24"/>
        </w:rPr>
        <w:t xml:space="preserve"> foraging efficiency in land birds</w:t>
      </w:r>
      <w:r w:rsidR="00B274B2" w:rsidRPr="00AD0CC1">
        <w:rPr>
          <w:rFonts w:ascii="Times New Roman" w:hAnsi="Times New Roman" w:cs="Times New Roman"/>
          <w:sz w:val="24"/>
          <w:szCs w:val="24"/>
        </w:rPr>
        <w:t>.</w:t>
      </w:r>
      <w:commentRangeEnd w:id="132"/>
      <w:r w:rsidR="00DE18EC" w:rsidRPr="00AD0CC1">
        <w:rPr>
          <w:rStyle w:val="CommentReference"/>
        </w:rPr>
        <w:commentReference w:id="132"/>
      </w:r>
      <w:r w:rsidR="00C410CC" w:rsidRPr="00AD0CC1">
        <w:rPr>
          <w:rFonts w:ascii="Times New Roman" w:hAnsi="Times New Roman" w:cs="Times New Roman"/>
          <w:sz w:val="24"/>
          <w:szCs w:val="24"/>
        </w:rPr>
        <w:t xml:space="preserve"> </w:t>
      </w:r>
      <w:r w:rsidR="00C410CC" w:rsidRPr="00AD0CC1">
        <w:rPr>
          <w:rFonts w:ascii="Times New Roman" w:hAnsi="Times New Roman"/>
          <w:sz w:val="24"/>
        </w:rPr>
        <w:t>The present section (</w:t>
      </w:r>
      <w:r w:rsidR="00EF07F2" w:rsidRPr="00AD0CC1">
        <w:rPr>
          <w:rFonts w:ascii="Times New Roman" w:hAnsi="Times New Roman"/>
          <w:sz w:val="24"/>
        </w:rPr>
        <w:t>C</w:t>
      </w:r>
      <w:r w:rsidR="00C410CC" w:rsidRPr="00AD0CC1">
        <w:rPr>
          <w:rFonts w:ascii="Times New Roman" w:hAnsi="Times New Roman"/>
          <w:sz w:val="24"/>
        </w:rPr>
        <w:t>hapter 1) provides the general framework for this thesis. Each chapter is designed to function independently</w:t>
      </w:r>
      <w:r w:rsidR="00EF07F2" w:rsidRPr="00AD0CC1">
        <w:rPr>
          <w:rFonts w:ascii="Times New Roman" w:hAnsi="Times New Roman"/>
          <w:sz w:val="24"/>
        </w:rPr>
        <w:t xml:space="preserve"> while responding to the overarching research question. </w:t>
      </w:r>
      <w:r w:rsidR="00C410CC" w:rsidRPr="00AD0CC1">
        <w:rPr>
          <w:rFonts w:ascii="Times New Roman" w:hAnsi="Times New Roman"/>
          <w:sz w:val="24"/>
        </w:rPr>
        <w:t>Consequently, repetitive elements will appear throughout this thesis as a result of the stand-alone nature of each chapte</w:t>
      </w:r>
      <w:r w:rsidR="00EF07F2" w:rsidRPr="00AD0CC1">
        <w:rPr>
          <w:rFonts w:ascii="Times New Roman" w:hAnsi="Times New Roman"/>
          <w:sz w:val="24"/>
        </w:rPr>
        <w:t>r for later publication</w:t>
      </w:r>
      <w:r w:rsidR="00C410CC" w:rsidRPr="00AD0CC1">
        <w:rPr>
          <w:rFonts w:ascii="Times New Roman" w:hAnsi="Times New Roman"/>
          <w:sz w:val="24"/>
        </w:rPr>
        <w:t>. For example, the introduction sections of Chapter 2</w:t>
      </w:r>
      <w:r w:rsidR="00EF07F2" w:rsidRPr="00AD0CC1">
        <w:rPr>
          <w:rFonts w:ascii="Times New Roman" w:hAnsi="Times New Roman"/>
          <w:sz w:val="24"/>
        </w:rPr>
        <w:t xml:space="preserve"> and </w:t>
      </w:r>
      <w:r w:rsidR="00C410CC" w:rsidRPr="00AD0CC1">
        <w:rPr>
          <w:rFonts w:ascii="Times New Roman" w:hAnsi="Times New Roman"/>
          <w:sz w:val="24"/>
        </w:rPr>
        <w:t xml:space="preserve">Chapter 3, contain elements from </w:t>
      </w:r>
      <w:r w:rsidR="00EF07F2" w:rsidRPr="00AD0CC1">
        <w:rPr>
          <w:rFonts w:ascii="Times New Roman" w:hAnsi="Times New Roman"/>
          <w:sz w:val="24"/>
        </w:rPr>
        <w:t xml:space="preserve">Chapter 1 as an introductory chapter. </w:t>
      </w:r>
    </w:p>
    <w:p w14:paraId="20B499AD" w14:textId="37DCDA9E" w:rsidR="006148D7" w:rsidRPr="00AD0CC1" w:rsidRDefault="00396001" w:rsidP="00A601BD">
      <w:pPr>
        <w:spacing w:line="360" w:lineRule="auto"/>
        <w:ind w:firstLine="720"/>
        <w:jc w:val="both"/>
        <w:rPr>
          <w:rFonts w:ascii="Times New Roman" w:hAnsi="Times New Roman" w:cs="Times New Roman"/>
          <w:sz w:val="24"/>
          <w:szCs w:val="24"/>
        </w:rPr>
      </w:pPr>
      <w:commentRangeStart w:id="133"/>
      <w:r w:rsidRPr="00AD0CC1">
        <w:rPr>
          <w:rFonts w:ascii="Times New Roman" w:hAnsi="Times New Roman" w:cs="Times New Roman"/>
          <w:i/>
          <w:iCs/>
          <w:sz w:val="24"/>
          <w:szCs w:val="24"/>
          <w:u w:val="single"/>
        </w:rPr>
        <w:t>Chapter 1</w:t>
      </w:r>
      <w:r w:rsidRPr="00AD0CC1">
        <w:rPr>
          <w:rFonts w:ascii="Times New Roman" w:hAnsi="Times New Roman" w:cs="Times New Roman"/>
          <w:sz w:val="24"/>
          <w:szCs w:val="24"/>
        </w:rPr>
        <w:t xml:space="preserve"> </w:t>
      </w:r>
      <w:r w:rsidR="008D0279" w:rsidRPr="00AD0CC1">
        <w:rPr>
          <w:rFonts w:ascii="Times New Roman" w:hAnsi="Times New Roman" w:cs="Times New Roman"/>
          <w:sz w:val="24"/>
          <w:szCs w:val="24"/>
        </w:rPr>
        <w:t>includes</w:t>
      </w:r>
      <w:r w:rsidRPr="00AD0CC1">
        <w:rPr>
          <w:rFonts w:ascii="Times New Roman" w:hAnsi="Times New Roman" w:cs="Times New Roman"/>
          <w:sz w:val="24"/>
          <w:szCs w:val="24"/>
        </w:rPr>
        <w:t xml:space="preserve"> a literature review on movement ecology of wildlife, with particular focus on bird foraging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w:t>
      </w:r>
      <w:r w:rsidR="00EA18AD" w:rsidRPr="00AD0CC1">
        <w:rPr>
          <w:rFonts w:ascii="Times New Roman" w:hAnsi="Times New Roman" w:cs="Times New Roman"/>
          <w:sz w:val="24"/>
          <w:szCs w:val="24"/>
        </w:rPr>
        <w:t xml:space="preserve"> </w:t>
      </w:r>
      <w:r w:rsidRPr="00AD0CC1">
        <w:rPr>
          <w:rFonts w:ascii="Times New Roman" w:hAnsi="Times New Roman" w:cs="Times New Roman"/>
          <w:i/>
          <w:iCs/>
          <w:sz w:val="24"/>
          <w:szCs w:val="24"/>
          <w:u w:val="single"/>
        </w:rPr>
        <w:t>Chapter 2</w:t>
      </w:r>
      <w:r w:rsidRPr="00AD0CC1">
        <w:rPr>
          <w:rFonts w:ascii="Times New Roman" w:hAnsi="Times New Roman" w:cs="Times New Roman"/>
          <w:sz w:val="24"/>
          <w:szCs w:val="24"/>
        </w:rPr>
        <w:t xml:space="preserve"> </w:t>
      </w:r>
      <w:r w:rsidR="008D0279" w:rsidRPr="00AD0CC1">
        <w:rPr>
          <w:rFonts w:ascii="Times New Roman" w:hAnsi="Times New Roman" w:cs="Times New Roman"/>
          <w:sz w:val="24"/>
          <w:szCs w:val="24"/>
        </w:rPr>
        <w:t>is</w:t>
      </w:r>
      <w:r w:rsidRPr="00AD0CC1">
        <w:rPr>
          <w:rFonts w:ascii="Times New Roman" w:hAnsi="Times New Roman" w:cs="Times New Roman"/>
          <w:sz w:val="24"/>
          <w:szCs w:val="24"/>
        </w:rPr>
        <w:t xml:space="preserve"> focused on understanding variables that affect the </w:t>
      </w:r>
      <w:r w:rsidR="002C4534" w:rsidRPr="00AD0CC1">
        <w:rPr>
          <w:rFonts w:ascii="Times New Roman" w:hAnsi="Times New Roman" w:cs="Times New Roman"/>
          <w:sz w:val="24"/>
          <w:szCs w:val="24"/>
        </w:rPr>
        <w:t xml:space="preserve">prevalence </w:t>
      </w:r>
      <w:r w:rsidRPr="00AD0CC1">
        <w:rPr>
          <w:rFonts w:ascii="Times New Roman" w:hAnsi="Times New Roman" w:cs="Times New Roman"/>
          <w:sz w:val="24"/>
          <w:szCs w:val="24"/>
        </w:rPr>
        <w:t xml:space="preserve">of communal roosting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w:t>
      </w:r>
      <w:r w:rsidR="002D76F9" w:rsidRPr="00AD0CC1">
        <w:rPr>
          <w:rFonts w:ascii="Times New Roman" w:hAnsi="Times New Roman" w:cs="Times New Roman"/>
          <w:sz w:val="24"/>
          <w:szCs w:val="24"/>
        </w:rPr>
        <w:t xml:space="preserve">(CRB) </w:t>
      </w:r>
      <w:r w:rsidRPr="00AD0CC1">
        <w:rPr>
          <w:rFonts w:ascii="Times New Roman" w:hAnsi="Times New Roman" w:cs="Times New Roman"/>
          <w:sz w:val="24"/>
          <w:szCs w:val="24"/>
        </w:rPr>
        <w:t xml:space="preserve">in birds. </w:t>
      </w:r>
      <w:commentRangeEnd w:id="133"/>
      <w:r w:rsidR="00DE18EC" w:rsidRPr="00AD0CC1">
        <w:rPr>
          <w:rStyle w:val="CommentReference"/>
        </w:rPr>
        <w:commentReference w:id="133"/>
      </w:r>
      <w:r w:rsidRPr="00AD0CC1">
        <w:rPr>
          <w:rFonts w:ascii="Times New Roman" w:hAnsi="Times New Roman" w:cs="Times New Roman"/>
          <w:i/>
          <w:iCs/>
          <w:sz w:val="24"/>
          <w:szCs w:val="24"/>
          <w:u w:val="single"/>
        </w:rPr>
        <w:t>Chapter 3</w:t>
      </w:r>
      <w:r w:rsidRPr="00AD0CC1">
        <w:rPr>
          <w:rFonts w:ascii="Times New Roman" w:hAnsi="Times New Roman" w:cs="Times New Roman"/>
          <w:sz w:val="24"/>
          <w:szCs w:val="24"/>
        </w:rPr>
        <w:t xml:space="preserve"> </w:t>
      </w:r>
      <w:r w:rsidR="008D0279" w:rsidRPr="00AD0CC1">
        <w:rPr>
          <w:rFonts w:ascii="Times New Roman" w:hAnsi="Times New Roman" w:cs="Times New Roman"/>
          <w:sz w:val="24"/>
          <w:szCs w:val="24"/>
        </w:rPr>
        <w:t>uses</w:t>
      </w:r>
      <w:r w:rsidR="006148D7" w:rsidRPr="00AD0CC1">
        <w:rPr>
          <w:rFonts w:ascii="Times New Roman" w:hAnsi="Times New Roman" w:cs="Times New Roman"/>
          <w:sz w:val="24"/>
          <w:szCs w:val="24"/>
        </w:rPr>
        <w:t xml:space="preserve"> the previous chapters to highlight the value of sociality for foraging efficiency through the lens of Andean Condor (</w:t>
      </w:r>
      <w:r w:rsidR="006148D7" w:rsidRPr="00AD0CC1">
        <w:rPr>
          <w:rFonts w:ascii="Times New Roman" w:hAnsi="Times New Roman" w:cs="Times New Roman"/>
          <w:i/>
          <w:sz w:val="24"/>
          <w:szCs w:val="24"/>
        </w:rPr>
        <w:t>Vultur gryphus</w:t>
      </w:r>
      <w:r w:rsidR="006148D7" w:rsidRPr="00AD0CC1">
        <w:rPr>
          <w:rFonts w:ascii="Times New Roman" w:hAnsi="Times New Roman" w:cs="Times New Roman"/>
          <w:sz w:val="24"/>
          <w:szCs w:val="24"/>
        </w:rPr>
        <w:t xml:space="preserve">) conservation. </w:t>
      </w:r>
    </w:p>
    <w:p w14:paraId="2F10AB1F" w14:textId="4B78450F" w:rsidR="006148D7" w:rsidRPr="00AD0CC1" w:rsidRDefault="006148D7" w:rsidP="00D70E63">
      <w:pPr>
        <w:spacing w:line="360" w:lineRule="auto"/>
        <w:jc w:val="both"/>
        <w:rPr>
          <w:rFonts w:ascii="Times New Roman" w:hAnsi="Times New Roman" w:cs="Times New Roman"/>
          <w:sz w:val="24"/>
          <w:szCs w:val="24"/>
        </w:rPr>
      </w:pPr>
    </w:p>
    <w:p w14:paraId="7BA3741D" w14:textId="77777777" w:rsidR="00294ABB" w:rsidRPr="00AD0CC1" w:rsidRDefault="00294ABB" w:rsidP="00D70E63">
      <w:pPr>
        <w:spacing w:line="360" w:lineRule="auto"/>
        <w:jc w:val="both"/>
        <w:rPr>
          <w:rFonts w:ascii="Times New Roman" w:hAnsi="Times New Roman" w:cs="Times New Roman"/>
          <w:sz w:val="24"/>
          <w:szCs w:val="24"/>
        </w:rPr>
      </w:pPr>
    </w:p>
    <w:p w14:paraId="2E84575D" w14:textId="77777777" w:rsidR="00294ABB" w:rsidRPr="00AD0CC1" w:rsidRDefault="00294ABB" w:rsidP="00D70E63">
      <w:pPr>
        <w:spacing w:line="360" w:lineRule="auto"/>
        <w:jc w:val="both"/>
        <w:rPr>
          <w:rFonts w:ascii="Times New Roman" w:hAnsi="Times New Roman" w:cs="Times New Roman"/>
          <w:sz w:val="24"/>
          <w:szCs w:val="24"/>
        </w:rPr>
      </w:pPr>
    </w:p>
    <w:p w14:paraId="109422E7" w14:textId="77777777" w:rsidR="00294ABB" w:rsidRPr="00AD0CC1" w:rsidRDefault="00294ABB" w:rsidP="00D70E63">
      <w:pPr>
        <w:spacing w:line="360" w:lineRule="auto"/>
        <w:jc w:val="both"/>
        <w:rPr>
          <w:rFonts w:ascii="Times New Roman" w:hAnsi="Times New Roman" w:cs="Times New Roman"/>
          <w:sz w:val="24"/>
          <w:szCs w:val="24"/>
        </w:rPr>
      </w:pPr>
    </w:p>
    <w:p w14:paraId="43FCADDC" w14:textId="77777777" w:rsidR="00294ABB" w:rsidRPr="00AD0CC1" w:rsidRDefault="00294ABB" w:rsidP="00D70E63">
      <w:pPr>
        <w:spacing w:line="360" w:lineRule="auto"/>
        <w:jc w:val="both"/>
        <w:rPr>
          <w:rFonts w:ascii="Times New Roman" w:hAnsi="Times New Roman" w:cs="Times New Roman"/>
          <w:sz w:val="24"/>
          <w:szCs w:val="24"/>
        </w:rPr>
      </w:pPr>
    </w:p>
    <w:p w14:paraId="47005760" w14:textId="77777777" w:rsidR="00294ABB" w:rsidRPr="00AD0CC1" w:rsidRDefault="00294ABB" w:rsidP="00D70E63">
      <w:pPr>
        <w:spacing w:line="360" w:lineRule="auto"/>
        <w:jc w:val="both"/>
        <w:rPr>
          <w:rFonts w:ascii="Times New Roman" w:hAnsi="Times New Roman" w:cs="Times New Roman"/>
          <w:sz w:val="24"/>
          <w:szCs w:val="24"/>
        </w:rPr>
      </w:pPr>
    </w:p>
    <w:p w14:paraId="67859860" w14:textId="77777777" w:rsidR="00294ABB" w:rsidRPr="00AD0CC1" w:rsidRDefault="00294ABB" w:rsidP="00D70E63">
      <w:pPr>
        <w:spacing w:line="360" w:lineRule="auto"/>
        <w:jc w:val="both"/>
        <w:rPr>
          <w:rFonts w:ascii="Times New Roman" w:hAnsi="Times New Roman" w:cs="Times New Roman"/>
          <w:sz w:val="24"/>
          <w:szCs w:val="24"/>
        </w:rPr>
      </w:pPr>
    </w:p>
    <w:p w14:paraId="520B4B64" w14:textId="77777777" w:rsidR="00294ABB" w:rsidRPr="00AD0CC1" w:rsidRDefault="00294ABB" w:rsidP="00D70E63">
      <w:pPr>
        <w:spacing w:line="360" w:lineRule="auto"/>
        <w:jc w:val="both"/>
        <w:rPr>
          <w:rFonts w:ascii="Times New Roman" w:hAnsi="Times New Roman" w:cs="Times New Roman"/>
          <w:sz w:val="24"/>
          <w:szCs w:val="24"/>
        </w:rPr>
      </w:pPr>
    </w:p>
    <w:p w14:paraId="4CA99EDC" w14:textId="77777777" w:rsidR="00294ABB" w:rsidRPr="00AD0CC1" w:rsidRDefault="00294ABB" w:rsidP="00D70E63">
      <w:pPr>
        <w:spacing w:line="360" w:lineRule="auto"/>
        <w:jc w:val="both"/>
        <w:rPr>
          <w:rFonts w:ascii="Times New Roman" w:hAnsi="Times New Roman" w:cs="Times New Roman"/>
          <w:sz w:val="24"/>
          <w:szCs w:val="24"/>
        </w:rPr>
      </w:pPr>
    </w:p>
    <w:p w14:paraId="176565F5" w14:textId="77777777" w:rsidR="00294ABB" w:rsidRPr="00AD0CC1" w:rsidRDefault="00294ABB" w:rsidP="00D70E63">
      <w:pPr>
        <w:spacing w:line="360" w:lineRule="auto"/>
        <w:jc w:val="both"/>
        <w:rPr>
          <w:rFonts w:ascii="Times New Roman" w:hAnsi="Times New Roman" w:cs="Times New Roman"/>
          <w:sz w:val="24"/>
          <w:szCs w:val="24"/>
        </w:rPr>
      </w:pPr>
    </w:p>
    <w:p w14:paraId="039CCD60" w14:textId="77777777" w:rsidR="00245B5E" w:rsidRPr="00AD0CC1" w:rsidRDefault="00245B5E" w:rsidP="00D70E63">
      <w:pPr>
        <w:spacing w:line="360" w:lineRule="auto"/>
        <w:jc w:val="both"/>
        <w:rPr>
          <w:rFonts w:ascii="Times New Roman" w:hAnsi="Times New Roman" w:cs="Times New Roman"/>
          <w:sz w:val="24"/>
          <w:szCs w:val="24"/>
        </w:rPr>
      </w:pPr>
    </w:p>
    <w:p w14:paraId="51CCC0A8" w14:textId="77777777" w:rsidR="00245B5E" w:rsidRPr="00AD0CC1" w:rsidRDefault="00245B5E" w:rsidP="00D70E63">
      <w:pPr>
        <w:spacing w:line="360" w:lineRule="auto"/>
        <w:jc w:val="both"/>
        <w:rPr>
          <w:rFonts w:ascii="Times New Roman" w:hAnsi="Times New Roman" w:cs="Times New Roman"/>
          <w:sz w:val="24"/>
          <w:szCs w:val="24"/>
        </w:rPr>
      </w:pPr>
    </w:p>
    <w:p w14:paraId="74B311BA" w14:textId="77777777" w:rsidR="00294ABB" w:rsidRPr="00AD0CC1" w:rsidRDefault="00294ABB" w:rsidP="00D70E63">
      <w:pPr>
        <w:spacing w:line="360" w:lineRule="auto"/>
        <w:jc w:val="both"/>
        <w:rPr>
          <w:rFonts w:ascii="Times New Roman" w:hAnsi="Times New Roman" w:cs="Times New Roman"/>
          <w:sz w:val="24"/>
          <w:szCs w:val="24"/>
        </w:rPr>
      </w:pPr>
    </w:p>
    <w:p w14:paraId="7868F85A" w14:textId="77777777" w:rsidR="00294ABB" w:rsidRPr="00AD0CC1" w:rsidRDefault="00294ABB" w:rsidP="00D70E63">
      <w:pPr>
        <w:spacing w:line="360" w:lineRule="auto"/>
        <w:jc w:val="both"/>
        <w:rPr>
          <w:rFonts w:ascii="Times New Roman" w:hAnsi="Times New Roman" w:cs="Times New Roman"/>
          <w:sz w:val="24"/>
          <w:szCs w:val="24"/>
        </w:rPr>
      </w:pPr>
    </w:p>
    <w:p w14:paraId="25219D09" w14:textId="7B94774C" w:rsidR="00F7140F" w:rsidRPr="00AD0CC1" w:rsidRDefault="00F7140F" w:rsidP="000D7051">
      <w:pPr>
        <w:pStyle w:val="Heading1"/>
        <w:spacing w:line="360" w:lineRule="auto"/>
        <w:jc w:val="center"/>
        <w:rPr>
          <w:rFonts w:ascii="Times New Roman" w:hAnsi="Times New Roman" w:cs="Times New Roman"/>
          <w:b/>
          <w:bCs/>
          <w:color w:val="auto"/>
          <w:sz w:val="28"/>
          <w:szCs w:val="28"/>
        </w:rPr>
      </w:pPr>
      <w:bookmarkStart w:id="134" w:name="_Toc149126632"/>
      <w:bookmarkStart w:id="135" w:name="_Toc199480625"/>
      <w:r w:rsidRPr="00AD0CC1">
        <w:rPr>
          <w:rFonts w:ascii="Times New Roman" w:hAnsi="Times New Roman" w:cs="Times New Roman"/>
          <w:b/>
          <w:bCs/>
          <w:color w:val="auto"/>
          <w:sz w:val="28"/>
          <w:szCs w:val="28"/>
        </w:rPr>
        <w:t>Chapter 2: Sharing is caring - The evolution of communal roosting behaviour in birds</w:t>
      </w:r>
      <w:bookmarkEnd w:id="134"/>
      <w:bookmarkEnd w:id="135"/>
    </w:p>
    <w:p w14:paraId="1592264F" w14:textId="77777777" w:rsidR="00F7140F" w:rsidRPr="00AD0CC1" w:rsidRDefault="00F7140F" w:rsidP="00E047A5">
      <w:pPr>
        <w:spacing w:line="360" w:lineRule="auto"/>
        <w:jc w:val="both"/>
        <w:rPr>
          <w:rFonts w:ascii="Times New Roman" w:hAnsi="Times New Roman" w:cs="Times New Roman"/>
        </w:rPr>
      </w:pPr>
    </w:p>
    <w:p w14:paraId="22D4557B" w14:textId="2652AE3C" w:rsidR="00F7140F" w:rsidRPr="00AD0CC1" w:rsidRDefault="007F7937" w:rsidP="00E047A5">
      <w:pPr>
        <w:pStyle w:val="Heading2"/>
        <w:spacing w:line="360" w:lineRule="auto"/>
        <w:jc w:val="both"/>
        <w:rPr>
          <w:rFonts w:ascii="Times New Roman" w:hAnsi="Times New Roman" w:cs="Times New Roman"/>
          <w:b/>
          <w:bCs/>
          <w:color w:val="auto"/>
          <w:sz w:val="24"/>
          <w:szCs w:val="24"/>
        </w:rPr>
      </w:pPr>
      <w:bookmarkStart w:id="136" w:name="_Toc199480626"/>
      <w:r w:rsidRPr="00AD0CC1">
        <w:rPr>
          <w:rFonts w:ascii="Times New Roman" w:hAnsi="Times New Roman" w:cs="Times New Roman"/>
          <w:b/>
          <w:bCs/>
          <w:color w:val="auto"/>
          <w:sz w:val="24"/>
          <w:szCs w:val="24"/>
        </w:rPr>
        <w:t xml:space="preserve">2.1 </w:t>
      </w:r>
      <w:commentRangeStart w:id="137"/>
      <w:r w:rsidR="00F7140F" w:rsidRPr="00AD0CC1">
        <w:rPr>
          <w:rFonts w:ascii="Times New Roman" w:hAnsi="Times New Roman" w:cs="Times New Roman"/>
          <w:b/>
          <w:bCs/>
          <w:color w:val="auto"/>
          <w:sz w:val="24"/>
          <w:szCs w:val="24"/>
        </w:rPr>
        <w:t>Introduction</w:t>
      </w:r>
      <w:commentRangeEnd w:id="137"/>
      <w:r w:rsidR="00F7140F" w:rsidRPr="00AD0CC1">
        <w:rPr>
          <w:b/>
          <w:bCs/>
          <w:sz w:val="24"/>
          <w:szCs w:val="24"/>
        </w:rPr>
        <w:commentReference w:id="137"/>
      </w:r>
      <w:bookmarkEnd w:id="136"/>
    </w:p>
    <w:p w14:paraId="1C531D25" w14:textId="14A9918B" w:rsidR="00F7140F" w:rsidRPr="00AD0CC1" w:rsidRDefault="00F7140F" w:rsidP="00D70E63">
      <w:pPr>
        <w:spacing w:line="360" w:lineRule="auto"/>
        <w:jc w:val="both"/>
        <w:rPr>
          <w:rFonts w:ascii="Times New Roman" w:eastAsia="Times New Roman" w:hAnsi="Times New Roman" w:cs="Times New Roman"/>
          <w:sz w:val="24"/>
          <w:szCs w:val="24"/>
        </w:rPr>
      </w:pPr>
      <w:commentRangeStart w:id="138"/>
      <w:r w:rsidRPr="00AD0CC1">
        <w:rPr>
          <w:rFonts w:ascii="Times New Roman" w:eastAsia="Times New Roman" w:hAnsi="Times New Roman" w:cs="Times New Roman"/>
          <w:sz w:val="24"/>
          <w:szCs w:val="24"/>
        </w:rPr>
        <w:t>Understanding why species differ in their social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has fascinated biologists for years (</w:t>
      </w:r>
      <w:r w:rsidRPr="00AD0CC1">
        <w:rPr>
          <w:rFonts w:ascii="Times New Roman" w:hAnsi="Times New Roman" w:cs="Times New Roman"/>
          <w:sz w:val="24"/>
          <w:szCs w:val="24"/>
        </w:rPr>
        <w:t>Wrangham &amp; Rubenstein, 2014)</w:t>
      </w:r>
      <w:r w:rsidRPr="00AD0CC1">
        <w:rPr>
          <w:rFonts w:ascii="Times New Roman" w:eastAsia="Times New Roman" w:hAnsi="Times New Roman" w:cs="Times New Roman"/>
          <w:sz w:val="24"/>
          <w:szCs w:val="24"/>
        </w:rPr>
        <w:t xml:space="preserve">. From mating to foraging, there are diverse examples of social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across taxa encompassing fish, mammals, and birds. </w:t>
      </w:r>
      <w:commentRangeStart w:id="139"/>
      <w:r w:rsidRPr="00AD0CC1">
        <w:rPr>
          <w:rFonts w:ascii="Times New Roman" w:eastAsia="Times New Roman" w:hAnsi="Times New Roman" w:cs="Times New Roman"/>
          <w:strike/>
          <w:sz w:val="24"/>
          <w:szCs w:val="24"/>
        </w:rPr>
        <w:t xml:space="preserve">Several hypotheses have been proposed to explain the origins of sociality in animals. </w:t>
      </w:r>
      <w:commentRangeEnd w:id="139"/>
      <w:r w:rsidR="000464D5" w:rsidRPr="00AD0CC1">
        <w:rPr>
          <w:rStyle w:val="CommentReference"/>
        </w:rPr>
        <w:commentReference w:id="139"/>
      </w:r>
      <w:r w:rsidRPr="00AD0CC1">
        <w:rPr>
          <w:rFonts w:ascii="Times New Roman" w:eastAsia="Times New Roman" w:hAnsi="Times New Roman" w:cs="Times New Roman"/>
          <w:sz w:val="24"/>
          <w:szCs w:val="24"/>
        </w:rPr>
        <w:t>Yet, regardless of its specific origins, t</w:t>
      </w:r>
      <w:commentRangeStart w:id="140"/>
      <w:r w:rsidRPr="00AD0CC1">
        <w:rPr>
          <w:rFonts w:ascii="Times New Roman" w:eastAsia="Times New Roman" w:hAnsi="Times New Roman" w:cs="Times New Roman"/>
          <w:sz w:val="24"/>
          <w:szCs w:val="24"/>
        </w:rPr>
        <w:t>here</w:t>
      </w:r>
      <w:r w:rsidR="00193919" w:rsidRPr="00AD0CC1">
        <w:rPr>
          <w:rFonts w:ascii="Times New Roman" w:eastAsia="Times New Roman" w:hAnsi="Times New Roman" w:cs="Times New Roman"/>
          <w:sz w:val="24"/>
          <w:szCs w:val="24"/>
        </w:rPr>
        <w:t xml:space="preserve"> i</w:t>
      </w:r>
      <w:r w:rsidRPr="00AD0CC1">
        <w:rPr>
          <w:rFonts w:ascii="Times New Roman" w:eastAsia="Times New Roman" w:hAnsi="Times New Roman" w:cs="Times New Roman"/>
          <w:sz w:val="24"/>
          <w:szCs w:val="24"/>
        </w:rPr>
        <w:t>s</w:t>
      </w:r>
      <w:commentRangeEnd w:id="140"/>
      <w:r w:rsidR="000464D5" w:rsidRPr="00AD0CC1">
        <w:rPr>
          <w:rStyle w:val="CommentReference"/>
        </w:rPr>
        <w:commentReference w:id="140"/>
      </w:r>
      <w:r w:rsidRPr="00AD0CC1">
        <w:rPr>
          <w:rFonts w:ascii="Times New Roman" w:eastAsia="Times New Roman" w:hAnsi="Times New Roman" w:cs="Times New Roman"/>
          <w:sz w:val="24"/>
          <w:szCs w:val="24"/>
        </w:rPr>
        <w:t xml:space="preserve"> evidence that sociality plays an important role in shaping learning, and that this learning can create local cultures in a population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{"citationID":"rO3LSxvz","properties":{"formattedCitation":"(Aplin, 2019)","plainCitation":"(Aplin, 2019)","noteIndex":0},"citationItems":[{"id":825,"uris":["http://zotero.org/users/6254983/items/6HUISTNJ"],"itemData":{"id":825,"type":"article-journal","container-title":"Animal Behaviour","DOI":"10.1016/j.anbehav.2018.05.001","ISSN":"00033472","journalAbbreviation":"Animal Behaviour","language":"en","page":"179-187","source":"DOI.org (Crossref)","title":"Culture and cultural evolution in birds: a review of the evidence","title-short":"Culture and cultural evolution in birds","volume":"147","author":[{"family":"Aplin","given":"Lucy M."}],"issued":{"date-parts":[["2019",1]]}}}],"schema":"https://github.com/citation-style-language/schema/raw/master/csl-citation.json"}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(Aplin, 2019)</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 with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s that may persist several hundreds of years (e.g. evidence of stone tool use in chimpanzees, </w:t>
      </w:r>
      <w:r w:rsidRPr="00AD0CC1">
        <w:rPr>
          <w:rFonts w:ascii="Times New Roman" w:eastAsia="Times New Roman" w:hAnsi="Times New Roman" w:cs="Times New Roman"/>
          <w:i/>
          <w:iCs/>
          <w:sz w:val="24"/>
          <w:szCs w:val="24"/>
        </w:rPr>
        <w:t>Pan troglodytes</w:t>
      </w:r>
      <w:r w:rsidRPr="00AD0CC1">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{"citationID":"tVFM3hxN","properties":{"formattedCitation":"(Haslam et al., 2009; Luncz et al., 2015; Mercader et al., 2007)","plainCitation":"(Haslam et al., 2009; Luncz et al., 2015; Mercader et al., 2007)","noteIndex":0},"citationItems":[{"id":826,"uris":["http://zotero.org/users/6254983/items/6J9CETBZ"],"itemData":{"id":826,"type":"article-journal","container-title":"Nature","DOI":"10.1038/nature08188","ISSN":"0028-0836, 1476-4687","issue":"7253","journalAbbreviation":"Nature","language":"en","license":"http://www.springer.com/tdm","page":"339-344","source":"DOI.org (Crossref)","title":"Primate archaeology","volume":"460","author":[{"family":"Haslam","given":"Michael"},{"family":"Hernandez-Aguilar","given":"Adriana"},{"family":"Ling","given":"Victoria"},{"family":"Carvalho","given":"Susana"},{"family":"De La Torre","given":"Ignacio"},{"family":"DeStefano","given":"April"},{"family":"Du","given":"Andrew"},{"family":"Hardy","given":"Bruce"},{"family":"Harris","given":"Jack"},{"family":"Marchant","given":"Linda"},{"family":"Matsuzawa","given":"Tetsuro"},{"family":"McGrew","given":"William"},{"family":"Mercader","given":"Julio"},{"family":"Mora","given":"Rafael"},{"family":"Petraglia","given":"Michael"},{"family":"Roche","given":"Hélène"},{"family":"Visalberghi","given":"Elisabetta"},{"family":"Warren","given":"Rebecca"}],"issued":{"date-parts":[["2009",7]]}}},{"id":827,"uris":["http://zotero.org/users/6254983/items/WWCJDIYK"],"itemData":{"id":827,"type":"article-journal","abstract":"Recovering evidence of past human activities enables us to recreate behaviour where direct observations are missing. Here, we apply archaeological methods to further investigate cultural transmission processes in percussive tool use among neighbouring chimpanzee communities in the Taï National Park, Côte d'Ivoire, West Africa. Differences in the selection of nut-cracking tools between neighbouring groups are maintained over time, despite frequent female transfer, which leads to persistent cultural diversity between chimpanzee groups. Through the recovery of used tools in the suggested natal territory of immigrants, we have been able to reconstruct the tool material selection of females prior to migration. In combination with direct observations of tool selection of local residents and immigrants after migration, we uncovered temporal changes in tool selection for immigrating females. After controlling for ecological differences between territories of immigrants and residents our data suggest that immigrants abandoned their previous tool preference and adopted the pattern of their new community, despite previous personal proficiency of the same foraging task. Our study adds to the growing body of knowledge on the importance of conformist tendencies in animals.","container-title":"Philosophical Transactions of the Royal Society B: Biological Sciences","DOI":"10.1098/rstb.2014.0348","ISSN":"0962-8436, 1471-2970","issue":"1682","journalAbbreviation":"Phil. Trans. R. Soc. B","language":"en","page":"20140348","source":"DOI.org (Crossref)","title":"Primate archaeology reveals cultural transmission in wild chimpanzees ( &lt;i&gt;Pan troglodytes verus&lt;/i&gt; )","volume":"370","author":[{"family":"Luncz","given":"Lydia V."},{"family":"Wittig","given":"Roman M."},{"family":"Boesch","given":"Christophe"}],"issued":{"date-parts":[["2015",11,19]]}}},{"id":829,"uris":["http://zotero.org/users/6254983/items/P4U4Z8I3"],"itemData":{"id":829,"type":"article-journal","abstract":"Archaeological research in the African rainforest reveals unexpected results in the search for the origins of hominoid technology. The ancient Panin sites from Côte d'Ivoire constitute the only evidence of prehistoric ape behavior known to date anywhere in the world. Recent archaeological work has yielded behaviorally modified stones, dated by chronometric means to 4,300 years of age, lodging starch residue suggestive of prehistoric dietary practices by ancient chimpanzees. The “Chimpanzee Stone Age” pre-dates the advent of settled farming villages in this part of the African rainforest and suggests that percussive material culture could have been inherited from an common human–chimpanzee clade, rather than invented by hominins, or have arisen by imitation, or resulted from independent technological convergence.","container-title":"Proceedings of the National Academy of Sciences","DOI":"10.1073/pnas.0607909104","ISSN":"0027-8424, 1091-6490","issue":"9","journalAbbreviation":"Proc. Natl. Acad. Sci. U.S.A.","language":"en","page":"3043-3048","source":"DOI.org (Crossref)","title":"4,300-Year-old chimpanzee sites and the origins of percussive stone technology","volume":"104","author":[{"family":"Mercader","given":"Julio"},{"family":"Barton","given":"Huw"},{"family":"Gillespie","given":"Jason"},{"family":"Harris","given":"Jack"},{"family":"Kuhn","given":"Steven"},{"family":"Tyler","given":"Robert"},{"family":"Boesch","given":"Christophe"}],"issued":{"date-parts":[["2007",2,27]]}}}],"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(Haslam et al., 2009; Luncz et al., 2015; Mercader et al., 2007)</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commentRangeEnd w:id="138"/>
      <w:r w:rsidR="000464D5" w:rsidRPr="00AD0CC1">
        <w:rPr>
          <w:rStyle w:val="CommentReference"/>
        </w:rPr>
        <w:commentReference w:id="138"/>
      </w:r>
    </w:p>
    <w:p w14:paraId="64AC1D26" w14:textId="62B10A0D" w:rsidR="00F7140F" w:rsidRPr="00AD0CC1" w:rsidRDefault="00F7140F" w:rsidP="000464D5">
      <w:pPr>
        <w:spacing w:line="360" w:lineRule="auto"/>
        <w:ind w:firstLine="720"/>
        <w:jc w:val="both"/>
        <w:rPr>
          <w:rFonts w:ascii="Times New Roman" w:hAnsi="Times New Roman" w:cs="Times New Roman"/>
          <w:sz w:val="24"/>
          <w:szCs w:val="24"/>
        </w:rPr>
      </w:pPr>
      <w:commentRangeStart w:id="141"/>
      <w:r w:rsidRPr="00AD0CC1">
        <w:rPr>
          <w:rFonts w:ascii="Times New Roman" w:eastAsia="Times New Roman" w:hAnsi="Times New Roman" w:cs="Times New Roman"/>
          <w:sz w:val="24"/>
          <w:szCs w:val="24"/>
        </w:rPr>
        <w:t xml:space="preserve">One interesting form of social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in many animals is that of communal roosting (hereon CR). Communal roosting is seen in species across many taxa, including fish </w:t>
      </w:r>
      <w:r w:rsidRPr="00AD0CC1">
        <w:rPr>
          <w:rFonts w:ascii="Times New Roman" w:hAnsi="Times New Roman" w:cs="Times New Roman"/>
          <w:sz w:val="24"/>
          <w:szCs w:val="24"/>
        </w:rPr>
        <w:t>(Clough and Ladle 1997),</w:t>
      </w:r>
      <w:r w:rsidRPr="00AD0CC1">
        <w:rPr>
          <w:rFonts w:ascii="Times New Roman" w:eastAsia="Times New Roman" w:hAnsi="Times New Roman" w:cs="Times New Roman"/>
          <w:sz w:val="24"/>
          <w:szCs w:val="24"/>
        </w:rPr>
        <w:t xml:space="preserve"> mammals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{"citationID":"ZoaIGGh5","properties":{"unsorted":true,"formattedCitation":"(Kunz, 1982; Wilkinson, 1985; Lewis, 1995; Anderson, 1998)","plainCitation":"(Kunz, 1982; Wilkinson, 1985; Lewis, 1995; Anderson, 1998)","dontUpdate":true,"noteIndex":0},"citationItems":[{"id":101,"uris":["http://zotero.org/users/6254983/items/7P42W4C2"],"itemData":{"id":101,"type":"book","event-place":"Boston, MA","ISBN":"978-1-4613-3423-1","language":"en","note":"DOI: 10.1007/978-1-4613-3421-7","publisher":"Springer US","publisher-place":"Boston, MA","source":"DOI.org (Crossref)","title":"Ecology of Bats","URL":"http://link.springer.com/10.1007/978-1-4613-3421-7","editor":[{"family":"Kunz","given":"Thomas H."}],"accessed":{"date-parts":[["2023",10,24]]},"issued":{"date-parts":[["1982"]]}}},{"id":355,"uris":["http://zotero.org/users/6254983/items/W9U2K9VS"],"itemData":{"id":355,"type":"article-journal","container-title":"Behavioral Ecology and Sociobiology","DOI":"10.1007/BF00299244","ISSN":"0340-5443, 1432-0762","issue":"2","journalAbbreviation":"Behav Ecol Sociobiol","language":"en","page":"123-134","source":"DOI.org (Crossref)","title":"The social organization of the common vampire bat: II. Mating system, genetic structure, and relatedness","title-short":"The social organization of the common vampire bat","volume":"17","author":[{"family":"Wilkinson","given":"Gerald S."}],"issued":{"date-parts":[["1985",7]]}}},{"id":353,"uris":["http://zotero.org/users/6254983/items/5GZUFM4E"],"itemData":{"id":353,"type":"article-journal","container-title":"Journal of Mammalogy","DOI":"10.2307/1382357","ISSN":"1545-1542, 0022-2372","issue":"2","journalAbbreviation":"Journal of Mammalogy","language":"en","page":"481-496","source":"DOI.org (Crossref)","title":"Roost Fidelity of Bats: A Review","title-short":"Roost Fidelity of Bats","volume":"76","author":[{"family":"Lewis","given":"S. E."}],"issued":{"date-parts":[["1995",5,19]]}}},{"id":354,"uris":["http://zotero.org/users/6254983/items/8DNXP6CV"],"itemData":{"id":354,"type":"article-journal","container-title":"American Journal of Primatology","DOI":"10.1002/(SICI)1098-2345(1998)46:1&lt;63::AID-AJP5&gt;3.0.CO;2-T","ISSN":"02752565, 10982345","issue":"1","journalAbbreviation":"Am. J. Primatol.","language":"en","page":"63-75","source":"DOI.org (Crossref)","title":"Sleep, sleeping sites, and sleep-related activities: Awakening to their significance","title-short":"Sleep, sleeping sites, and sleep-related activities","volume":"46","author":[{"family":"Anderson","given":"James R."}],"issued":{"date-parts":[["1998"]]}}}],"schema":"https://github.com/citation-style-language/schema/raw/master/csl-citation.json"}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(Kunz, 1982)</w:t>
      </w:r>
      <w:r w:rsidRPr="00AD0CC1">
        <w:rPr>
          <w:rFonts w:ascii="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and birds </w:t>
      </w:r>
      <w:r w:rsidRPr="00AD0CC1">
        <w:rPr>
          <w:rFonts w:ascii="Times New Roman" w:hAnsi="Times New Roman" w:cs="Times New Roman"/>
          <w:sz w:val="24"/>
          <w:szCs w:val="24"/>
        </w:rPr>
        <w:t>(Eiserer 1984). In birds,</w:t>
      </w:r>
      <w:r w:rsidRPr="00AD0CC1">
        <w:rPr>
          <w:rFonts w:ascii="Times New Roman" w:eastAsia="Times New Roman" w:hAnsi="Times New Roman" w:cs="Times New Roman"/>
          <w:sz w:val="24"/>
          <w:szCs w:val="24"/>
        </w:rPr>
        <w:t xml:space="preserve"> communal roosts are aggregations of unrelated individuals (either con- or heterospecific) that spend the resting period (either diurnal or nocturnal) together (Laughlin et al. 2014).</w:t>
      </w:r>
      <w:r w:rsidR="005265AB" w:rsidRPr="00AD0CC1">
        <w:rPr>
          <w:rFonts w:ascii="Times New Roman" w:eastAsia="Times New Roman" w:hAnsi="Times New Roman" w:cs="Times New Roman"/>
          <w:sz w:val="24"/>
          <w:szCs w:val="24"/>
        </w:rPr>
        <w:t xml:space="preserve"> </w:t>
      </w:r>
      <w:commentRangeStart w:id="142"/>
      <w:r w:rsidRPr="00AD0CC1">
        <w:rPr>
          <w:rFonts w:ascii="Times New Roman" w:eastAsia="Times New Roman" w:hAnsi="Times New Roman" w:cs="Times New Roman"/>
          <w:sz w:val="24"/>
          <w:szCs w:val="24"/>
        </w:rPr>
        <w:t>The prevalence of this behaviour is striking given the apparent little benefits of sharing space and resources with individuals that in many cases are not family.</w:t>
      </w:r>
      <w:commentRangeEnd w:id="142"/>
      <w:r w:rsidRPr="00AD0CC1">
        <w:rPr>
          <w:rStyle w:val="CommentReference"/>
          <w:rFonts w:ascii="Times New Roman" w:hAnsi="Times New Roman" w:cs="Times New Roman"/>
        </w:rPr>
        <w:commentReference w:id="142"/>
      </w:r>
      <w:r w:rsidRPr="00AD0CC1">
        <w:rPr>
          <w:rFonts w:ascii="Times New Roman" w:eastAsia="Times New Roman" w:hAnsi="Times New Roman" w:cs="Times New Roman"/>
          <w:sz w:val="24"/>
          <w:szCs w:val="24"/>
        </w:rPr>
        <w:t xml:space="preserve"> Despite this,</w:t>
      </w:r>
      <w:r w:rsidRPr="00AD0CC1">
        <w:rPr>
          <w:rFonts w:ascii="Times New Roman" w:hAnsi="Times New Roman" w:cs="Times New Roman"/>
          <w:sz w:val="24"/>
          <w:szCs w:val="24"/>
        </w:rPr>
        <w:t xml:space="preserve"> the frequency and diverse range of species in which </w:t>
      </w:r>
      <w:r w:rsidRPr="00AD0CC1">
        <w:rPr>
          <w:rFonts w:ascii="Times New Roman" w:hAnsi="Times New Roman" w:cs="Times New Roman"/>
          <w:sz w:val="24"/>
          <w:szCs w:val="24"/>
        </w:rPr>
        <w:lastRenderedPageBreak/>
        <w:t xml:space="preserve">communal roosting occurs suggest that it has evolved independently on numerous occasions, and that there should be an underlying mechanism that support(s) this seemingly paradoxical </w:t>
      </w:r>
      <w:commentRangeStart w:id="143"/>
      <w:r w:rsidRPr="00AD0CC1">
        <w:rPr>
          <w:rFonts w:ascii="Times New Roman" w:hAnsi="Times New Roman" w:cs="Times New Roman"/>
          <w:sz w:val="24"/>
          <w:szCs w:val="24"/>
        </w:rPr>
        <w:t xml:space="preserve">behaviour. </w:t>
      </w:r>
      <w:commentRangeEnd w:id="143"/>
      <w:r w:rsidRPr="00AD0CC1">
        <w:rPr>
          <w:rStyle w:val="CommentReference"/>
          <w:rFonts w:ascii="Times New Roman" w:hAnsi="Times New Roman" w:cs="Times New Roman"/>
        </w:rPr>
        <w:commentReference w:id="143"/>
      </w:r>
      <w:commentRangeEnd w:id="141"/>
      <w:r w:rsidR="007312AF" w:rsidRPr="00AD0CC1">
        <w:rPr>
          <w:rStyle w:val="CommentReference"/>
        </w:rPr>
        <w:commentReference w:id="141"/>
      </w:r>
    </w:p>
    <w:p w14:paraId="2D90E001" w14:textId="743CE471" w:rsidR="00F7140F" w:rsidRPr="00AD0CC1" w:rsidRDefault="00F7140F" w:rsidP="00AC4FD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Several hypotheses have been proposed to explain the origins of communal roosting. </w:t>
      </w:r>
      <w:r w:rsidR="00AC4FD6" w:rsidRPr="00AD0CC1">
        <w:rPr>
          <w:rFonts w:ascii="Times New Roman" w:hAnsi="Times New Roman" w:cs="Times New Roman"/>
          <w:sz w:val="24"/>
          <w:szCs w:val="24"/>
        </w:rPr>
        <w:t>First, i</w:t>
      </w:r>
      <w:r w:rsidRPr="00AD0CC1">
        <w:rPr>
          <w:rFonts w:ascii="Times New Roman" w:hAnsi="Times New Roman" w:cs="Times New Roman"/>
          <w:sz w:val="24"/>
          <w:szCs w:val="24"/>
        </w:rPr>
        <w:t>t</w:t>
      </w:r>
      <w:r w:rsidR="00AC4FD6" w:rsidRPr="00AD0CC1">
        <w:rPr>
          <w:rFonts w:ascii="Times New Roman" w:hAnsi="Times New Roman" w:cs="Times New Roman"/>
          <w:sz w:val="24"/>
          <w:szCs w:val="24"/>
        </w:rPr>
        <w:t xml:space="preserve"> has</w:t>
      </w:r>
      <w:r w:rsidRPr="00AD0CC1">
        <w:rPr>
          <w:rFonts w:ascii="Times New Roman" w:hAnsi="Times New Roman" w:cs="Times New Roman"/>
          <w:sz w:val="24"/>
          <w:szCs w:val="24"/>
        </w:rPr>
        <w:t xml:space="preserve"> been suggested that several species use communal roosts to huddle together as a way to find protection from extreme environmental temperatures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{"citationID":"eif4tbj0","properties":{"formattedCitation":"(Farquhar et al., 2018; Gilbert et al., 2010)","plainCitation":"(Farquhar et al., 2018; Gilbert et al., 2010)","dontUpdate":true,"noteIndex":0},"citationItems":[{"id":656,"uris":["http://zotero.org/users/6254983/items/HWBG8Y57"],"itemData":{"id":656,"type":"article-journal","abstract":"One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(Farquhar et al., 2018; Gilbert et al., 2010, Chaplin, 1982)</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t>
      </w:r>
      <w:r w:rsidR="00AC4FD6" w:rsidRPr="00AD0CC1">
        <w:rPr>
          <w:rFonts w:ascii="Times New Roman" w:hAnsi="Times New Roman" w:cs="Times New Roman"/>
          <w:sz w:val="24"/>
          <w:szCs w:val="24"/>
        </w:rPr>
        <w:t>I</w:t>
      </w:r>
      <w:r w:rsidRPr="00AD0CC1">
        <w:rPr>
          <w:rFonts w:ascii="Times New Roman" w:hAnsi="Times New Roman" w:cs="Times New Roman"/>
          <w:sz w:val="24"/>
          <w:szCs w:val="24"/>
        </w:rPr>
        <w:t xml:space="preserve">f </w:t>
      </w:r>
      <w:r w:rsidR="00AC4FD6" w:rsidRPr="00AD0CC1">
        <w:rPr>
          <w:rFonts w:ascii="Times New Roman" w:hAnsi="Times New Roman" w:cs="Times New Roman"/>
          <w:sz w:val="24"/>
          <w:szCs w:val="24"/>
        </w:rPr>
        <w:t>thermoregulation was the primary benefit of CR</w:t>
      </w:r>
      <w:r w:rsidR="00F60226" w:rsidRPr="00AD0CC1">
        <w:rPr>
          <w:rFonts w:ascii="Times New Roman" w:hAnsi="Times New Roman" w:cs="Times New Roman"/>
          <w:sz w:val="24"/>
          <w:szCs w:val="24"/>
        </w:rPr>
        <w:t>B</w:t>
      </w:r>
      <w:r w:rsidR="00AC4FD6" w:rsidRPr="00AD0CC1">
        <w:rPr>
          <w:rFonts w:ascii="Times New Roman" w:hAnsi="Times New Roman" w:cs="Times New Roman"/>
          <w:sz w:val="24"/>
          <w:szCs w:val="24"/>
        </w:rPr>
        <w:t xml:space="preserve">, one would expect it to occur </w:t>
      </w:r>
      <w:r w:rsidRPr="00AD0CC1">
        <w:rPr>
          <w:rFonts w:ascii="Times New Roman" w:hAnsi="Times New Roman" w:cs="Times New Roman"/>
          <w:sz w:val="24"/>
          <w:szCs w:val="24"/>
        </w:rPr>
        <w:t xml:space="preserve"> more </w:t>
      </w:r>
      <w:r w:rsidR="00AC4FD6" w:rsidRPr="00AD0CC1">
        <w:rPr>
          <w:rFonts w:ascii="Times New Roman" w:hAnsi="Times New Roman" w:cs="Times New Roman"/>
          <w:sz w:val="24"/>
          <w:szCs w:val="24"/>
        </w:rPr>
        <w:t xml:space="preserve">frequently </w:t>
      </w:r>
      <w:r w:rsidRPr="00AD0CC1">
        <w:rPr>
          <w:rFonts w:ascii="Times New Roman" w:hAnsi="Times New Roman" w:cs="Times New Roman"/>
          <w:sz w:val="24"/>
          <w:szCs w:val="24"/>
        </w:rPr>
        <w:t>in areas with extreme cold weather such like higher latitudes</w:t>
      </w:r>
      <w:r w:rsidR="00AC4FD6" w:rsidRPr="00AD0CC1">
        <w:rPr>
          <w:rFonts w:ascii="Times New Roman" w:hAnsi="Times New Roman" w:cs="Times New Roman"/>
          <w:sz w:val="24"/>
          <w:szCs w:val="24"/>
        </w:rPr>
        <w:t xml:space="preserve">. Yet, </w:t>
      </w:r>
      <w:r w:rsidRPr="00AD0CC1">
        <w:rPr>
          <w:rFonts w:ascii="Times New Roman" w:hAnsi="Times New Roman" w:cs="Times New Roman"/>
          <w:sz w:val="24"/>
          <w:szCs w:val="24"/>
        </w:rPr>
        <w:t xml:space="preserve">this is not what </w:t>
      </w:r>
      <w:r w:rsidR="00AC4FD6" w:rsidRPr="00AD0CC1">
        <w:rPr>
          <w:rFonts w:ascii="Times New Roman" w:hAnsi="Times New Roman" w:cs="Times New Roman"/>
          <w:sz w:val="24"/>
          <w:szCs w:val="24"/>
        </w:rPr>
        <w:t xml:space="preserve">is </w:t>
      </w:r>
      <w:r w:rsidRPr="00AD0CC1">
        <w:rPr>
          <w:rFonts w:ascii="Times New Roman" w:hAnsi="Times New Roman" w:cs="Times New Roman"/>
          <w:sz w:val="24"/>
          <w:szCs w:val="24"/>
        </w:rPr>
        <w:t>observed</w:t>
      </w:r>
      <w:r w:rsidR="00AC4FD6" w:rsidRPr="00AD0CC1">
        <w:rPr>
          <w:rFonts w:ascii="Times New Roman" w:hAnsi="Times New Roman" w:cs="Times New Roman"/>
          <w:sz w:val="24"/>
          <w:szCs w:val="24"/>
        </w:rPr>
        <w:t xml:space="preserve">, with </w:t>
      </w:r>
      <w:commentRangeStart w:id="144"/>
      <w:r w:rsidR="00AC4FD6" w:rsidRPr="00AD0CC1">
        <w:rPr>
          <w:rFonts w:ascii="Times New Roman" w:hAnsi="Times New Roman" w:cs="Times New Roman"/>
          <w:sz w:val="24"/>
          <w:szCs w:val="24"/>
        </w:rPr>
        <w:t>XXXXX</w:t>
      </w:r>
      <w:commentRangeEnd w:id="144"/>
      <w:r w:rsidR="00AC4FD6" w:rsidRPr="00AD0CC1">
        <w:rPr>
          <w:rStyle w:val="CommentReference"/>
        </w:rPr>
        <w:commentReference w:id="144"/>
      </w:r>
      <w:r w:rsidRPr="00AD0CC1">
        <w:rPr>
          <w:rFonts w:ascii="Times New Roman" w:hAnsi="Times New Roman" w:cs="Times New Roman"/>
          <w:sz w:val="24"/>
          <w:szCs w:val="24"/>
        </w:rPr>
        <w:t xml:space="preserve">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{"citationID":"HdE4SL4F","properties":{"formattedCitation":"(Beauchamp, 1999; Gyllin et al., 1977)","plainCitation":"(Beauchamp, 1999; Gyllin et al., 1977)","noteIndex":0},"citationItems":[{"id":148,"uris":["http://zotero.org/users/6254983/items/6HDBRP7B"],"itemData":{"id":148,"type":"article-journal","container-title":"Behavioral Ecology","DOI":"10.1093/beheco/10.6.675","ISSN":"14657279","issue":"6","page":"675-687","source":"DOI.org (Crossref)","title":"The evolution of communal roosting in birds: origin and secondary losses","title-short":"The evolution of communal roosting in birds","volume":"10","author":[{"family":"Beauchamp","given":"G."}],"issued":{"date-parts":[["1999",11,1]]}}},{"id":833,"uris":["http://zotero.org/users/6254983/items/9CBLKJ8H"],"itemData":{"id":833,"type":"article-journal","container-title":"Ibis","DOI":"10.1111/j.1474-919X.1977.tb08255.x","ISSN":"0019-1019, 1474-919X","issue":"3","journalAbbreviation":"Ibis","language":"en","page":"358-361","source":"DOI.org (Crossref)","title":"THE MICROCLIMATE EXPLANATION OF TOWN CENTRE ROOSTS OF JACKDAWS &lt;i&gt;CORVUS MONEDULA&lt;/i&gt;","volume":"119","author":[{"family":"Gyllin","given":"Roger"},{"family":"Källander","given":"Hans"},{"family":"Sylvén","given":"Magnus"}],"issued":{"date-parts":[["1977",7]]}}}],"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(Beauchamp, 1999; Gyllin et al., 1977)</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Another </w:t>
      </w:r>
      <w:r w:rsidR="00AC4FD6" w:rsidRPr="00AD0CC1">
        <w:rPr>
          <w:rFonts w:ascii="Times New Roman" w:hAnsi="Times New Roman" w:cs="Times New Roman"/>
          <w:sz w:val="24"/>
          <w:szCs w:val="24"/>
        </w:rPr>
        <w:t>hypothesis</w:t>
      </w:r>
      <w:r w:rsidRPr="00AD0CC1">
        <w:rPr>
          <w:rFonts w:ascii="Times New Roman" w:hAnsi="Times New Roman" w:cs="Times New Roman"/>
          <w:sz w:val="24"/>
          <w:szCs w:val="24"/>
        </w:rPr>
        <w:t xml:space="preserve"> is that </w:t>
      </w:r>
      <w:commentRangeStart w:id="145"/>
      <w:r w:rsidR="00193919" w:rsidRPr="00AD0CC1">
        <w:rPr>
          <w:rFonts w:ascii="Times New Roman" w:hAnsi="Times New Roman" w:cs="Times New Roman"/>
          <w:sz w:val="24"/>
          <w:szCs w:val="24"/>
        </w:rPr>
        <w:t>CRB</w:t>
      </w:r>
      <w:r w:rsidRPr="00AD0CC1">
        <w:rPr>
          <w:rFonts w:ascii="Times New Roman" w:hAnsi="Times New Roman" w:cs="Times New Roman"/>
          <w:sz w:val="24"/>
          <w:szCs w:val="24"/>
        </w:rPr>
        <w:t xml:space="preserve"> </w:t>
      </w:r>
      <w:commentRangeEnd w:id="145"/>
      <w:r w:rsidR="00AC4FD6" w:rsidRPr="00AD0CC1">
        <w:rPr>
          <w:rStyle w:val="CommentReference"/>
        </w:rPr>
        <w:commentReference w:id="145"/>
      </w:r>
      <w:r w:rsidRPr="00AD0CC1">
        <w:rPr>
          <w:rFonts w:ascii="Times New Roman" w:hAnsi="Times New Roman" w:cs="Times New Roman"/>
          <w:sz w:val="24"/>
          <w:szCs w:val="24"/>
        </w:rPr>
        <w:t xml:space="preserve">acts as a mechanism for predator avoidance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{"citationID":"sA9dIgI8","properties":{"formattedCitation":"(Weatherhead, 1983)","plainCitation":"(Weatherhead, 1983)","noteIndex":0},"citationItems":[{"id":824,"uris":["http://zotero.org/users/6254983/items/3H47LYYQ"],"itemData":{"id":824,"type":"article-journal","container-title":"The American Naturalist","DOI":"10.1086/284053","ISSN":"0003-0147, 1537-5323","issue":"2","journalAbbreviation":"The American Naturalist","language":"en","page":"237-243","source":"DOI.org (Crossref)","title":"Two Principal Strategies in Avian Communal Roosts","volume":"121","author":[{"family":"Weatherhead","given":"Patrick J."}],"issued":{"date-parts":[["1983",2]]}}}],"schema":"https://github.com/citation-style-language/schema/raw/master/csl-citation.json"}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(Weatherhead, 1983)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Although this idea is reasonably documented for some species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{"citationID":"qcjUkzAQ","properties":{"formattedCitation":"(McGowan et al., 2006; J. B. Williams, 1994)","plainCitation":"(McGowan et al., 2006; J. B. Williams, 1994)","noteIndex":0},"citationItems":[{"id":831,"uris":["http://zotero.org/users/6254983/items/KEGQFPJ3"],"itemData":{"id":831,"type":"article-journal","container-title":"Animal Behaviour","DOI":"10.1016/j.anbehav.2006.02.020","ISSN":"00033472","issue":"5","journalAbbreviation":"Animal Behaviour","language":"en","license":"https://www.elsevier.com/tdm/userlicense/1.0/","page":"1035-1043","source":"DOI.org (Crossref)","title":"Competing for position in the communal roosts of long-tailed tits","volume":"72","author":[{"family":"McGowan","given":"Andrew"},{"family":"Sharp","given":"Stuart P."},{"family":"Simeoni","given":"Michelle"},{"family":"Hatchwell","given":"Ben J."}],"issued":{"date-parts":[["2006",11]]}}},{"id":832,"uris":["http://zotero.org/users/6254983/items/JE6NDJTF"],"itemData":{"id":832,"type":"article-journal","container-title":"The Auk","DOI":"10.2307/4088594","ISSN":"00048038, 19384254","issue":"2","journalAbbreviation":"The Auk","page":"292-299","source":"DOI.org (Crossref)","title":"Communal Cavity Roosting in Green Woodhoopoes: Consequences for Energy Expenditure and the Seasonal Pattern of Mortality","title-short":"Communal Cavity Roosting in Green Woodhoopoes","volume":"111","author":[{"family":"Williams","given":"Joseph B."}],"issued":{"date-parts":[["1994",4]]}}}],"schema":"https://github.com/citation-style-language/schema/raw/master/csl-citation.json"}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(McGowan et al., 2006; J. B. Williams, 1994)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it has contradicting evidence in the case of species that do not have ecological predators like large birds or raptors (Coleman and Fraser, 1986), thus it cannot fully support the evolution of this behaviour in all the taxa in which it is observed. A third explanation for the evolution of communal roosting behaviour is related to foraging efficiency. </w:t>
      </w:r>
      <w:commentRangeStart w:id="146"/>
      <w:r w:rsidRPr="00AD0CC1">
        <w:rPr>
          <w:rFonts w:ascii="Times New Roman" w:hAnsi="Times New Roman" w:cs="Times New Roman"/>
          <w:sz w:val="24"/>
          <w:szCs w:val="24"/>
        </w:rPr>
        <w:t xml:space="preserve">It has been argued that these roosts are sites where naïve individuals can potentially exchange information with more experienced individuals on the location of food sources. </w:t>
      </w:r>
      <w:commentRangeEnd w:id="146"/>
      <w:r w:rsidRPr="00AD0CC1">
        <w:rPr>
          <w:rStyle w:val="CommentReference"/>
          <w:rFonts w:ascii="Times New Roman" w:hAnsi="Times New Roman" w:cs="Times New Roman"/>
        </w:rPr>
        <w:commentReference w:id="146"/>
      </w:r>
      <w:r w:rsidRPr="00AD0CC1">
        <w:rPr>
          <w:rFonts w:ascii="Times New Roman" w:hAnsi="Times New Roman" w:cs="Times New Roman"/>
          <w:sz w:val="24"/>
          <w:szCs w:val="24"/>
        </w:rPr>
        <w:t xml:space="preserve">This concept </w:t>
      </w:r>
      <w:r w:rsidR="0016238E" w:rsidRPr="00AD0CC1">
        <w:rPr>
          <w:rFonts w:ascii="Times New Roman" w:hAnsi="Times New Roman" w:cs="Times New Roman"/>
          <w:sz w:val="24"/>
          <w:szCs w:val="24"/>
        </w:rPr>
        <w:t>wa</w:t>
      </w:r>
      <w:r w:rsidRPr="00AD0CC1">
        <w:rPr>
          <w:rFonts w:ascii="Times New Roman" w:hAnsi="Times New Roman" w:cs="Times New Roman"/>
          <w:sz w:val="24"/>
          <w:szCs w:val="24"/>
        </w:rPr>
        <w:t>s formalized by Ward and Zahavi (1973) via the Information Center Hypothesis (ICH). This hypothesis states that there is a difference in knowledge between informed individuals and naïve individuals on the location of food sources, and that when roosting together there is a signal transfer (either intentional or inadvertently) such that naïve individuals can follow informed ones to feeding sites. If there is enough food for individuals to share, the cost of being a follower has an overall positive payoff than exploring for food individually (</w:t>
      </w:r>
      <w:r w:rsidRPr="00AD0CC1">
        <w:rPr>
          <w:rFonts w:ascii="Times New Roman" w:eastAsia="Times New Roman" w:hAnsi="Times New Roman" w:cs="Times New Roman"/>
          <w:sz w:val="24"/>
          <w:szCs w:val="24"/>
        </w:rPr>
        <w:t>Mock 1988)</w:t>
      </w:r>
      <w:r w:rsidRPr="00AD0CC1">
        <w:rPr>
          <w:rFonts w:ascii="Times New Roman" w:hAnsi="Times New Roman" w:cs="Times New Roman"/>
          <w:sz w:val="24"/>
          <w:szCs w:val="24"/>
        </w:rPr>
        <w:t xml:space="preserve">. </w:t>
      </w:r>
    </w:p>
    <w:p w14:paraId="37F087F2" w14:textId="07B3CE8D" w:rsidR="00F7140F" w:rsidRPr="00AD0CC1" w:rsidRDefault="00F7140F" w:rsidP="000464D5">
      <w:pPr>
        <w:spacing w:line="360" w:lineRule="auto"/>
        <w:ind w:firstLine="720"/>
        <w:jc w:val="both"/>
        <w:rPr>
          <w:rFonts w:ascii="Times New Roman" w:eastAsia="Times New Roman" w:hAnsi="Times New Roman" w:cs="Times New Roman"/>
          <w:sz w:val="24"/>
          <w:szCs w:val="24"/>
        </w:rPr>
      </w:pPr>
      <w:r w:rsidRPr="00AD0CC1">
        <w:rPr>
          <w:rFonts w:ascii="Times New Roman" w:hAnsi="Times New Roman" w:cs="Times New Roman"/>
          <w:sz w:val="24"/>
          <w:szCs w:val="24"/>
        </w:rPr>
        <w:t>If the ICH holds true,</w:t>
      </w:r>
      <w:r w:rsidRPr="00AD0CC1">
        <w:rPr>
          <w:rFonts w:ascii="Times New Roman" w:eastAsia="Times New Roman" w:hAnsi="Times New Roman" w:cs="Times New Roman"/>
          <w:sz w:val="24"/>
          <w:szCs w:val="24"/>
        </w:rPr>
        <w:t xml:space="preserve"> individuals that exhibit communal roosting behaviour are expected to have increased foraging efficiency than those who do not (e.g., Harel et al. 2017). While the evidence is still inconclusive, this is the most supported hypothesis. Following the ICH, this behaviour would undoubtedly be beneficial for a wide array of species given the inherent relevance of feeding. However, not every bird species would benefit equally from the presence of CRB. Some biological traits may have favoured the evolution of this behaviour to promote more successful foraging. For instance, some trophic guilds may benefit from this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more than </w:t>
      </w:r>
      <w:r w:rsidRPr="00AD0CC1">
        <w:rPr>
          <w:rFonts w:ascii="Times New Roman" w:eastAsia="Times New Roman" w:hAnsi="Times New Roman" w:cs="Times New Roman"/>
          <w:sz w:val="24"/>
          <w:szCs w:val="24"/>
        </w:rPr>
        <w:lastRenderedPageBreak/>
        <w:t>others. Scavengers are a notable example given the nature of their unpredictable food sources (Harel et al. 2017). Even within scavengers, there might be a differential pattern between obligate and facultative scavengers where the former would critically benefit from since the competition of these pulsed food resources is higher (Van Overveld et al. 2022).</w:t>
      </w:r>
      <w:commentRangeStart w:id="147"/>
      <w:commentRangeEnd w:id="147"/>
      <w:r w:rsidRPr="00AD0CC1">
        <w:rPr>
          <w:rStyle w:val="CommentReference"/>
          <w:rFonts w:ascii="Times New Roman" w:hAnsi="Times New Roman" w:cs="Times New Roman"/>
        </w:rPr>
        <w:commentReference w:id="147"/>
      </w:r>
      <w:r w:rsidRPr="00AD0CC1">
        <w:rPr>
          <w:rFonts w:ascii="Times New Roman" w:eastAsia="Times New Roman" w:hAnsi="Times New Roman" w:cs="Times New Roman"/>
          <w:sz w:val="24"/>
          <w:szCs w:val="24"/>
        </w:rPr>
        <w:t xml:space="preserve"> Similarly, dispersal ability may also determine CRB. If a species has a high capacity to disperse, it would acquire more information from feeding areas in the landscape while scouting, and therefore may be able to gain information worth sharing in a roost (Buckley 1997). But gaining instantaneous information from the landscape is not enough for information transfer later in a roost. For this information to be useful for efficient foraging, memory is also crucial. Hence, it would be expected that species with greater spatial memory will be able to retain information better, making several successful foraging trips, and therefore pass on this information at a roost (G Hern</w:t>
      </w:r>
      <w:r w:rsidRPr="00AD0CC1">
        <w:rPr>
          <w:rFonts w:ascii="Times New Roman" w:hAnsi="Times New Roman" w:cs="Times New Roman"/>
          <w:sz w:val="24"/>
          <w:szCs w:val="24"/>
        </w:rPr>
        <w:t>á</w:t>
      </w:r>
      <w:r w:rsidRPr="00AD0CC1">
        <w:rPr>
          <w:rFonts w:ascii="Times New Roman" w:eastAsia="Times New Roman" w:hAnsi="Times New Roman" w:cs="Times New Roman"/>
          <w:sz w:val="24"/>
          <w:szCs w:val="24"/>
        </w:rPr>
        <w:t>ndez-Montero et al. 2020). Perhaps less evident would be the influence of mass. Larger species usually have a longer lifespan and bigger clutch sizes. Because these species tend to have higher energetic demands, their foraging efficiency needs to be crucially high to meet these demands. Although this may suggest that they would benefit more from roosting communally, this relationship may be less clear given that other strategies can also increase foraging efficiency such as high territoriality.</w:t>
      </w:r>
      <w:r w:rsidR="005265AB" w:rsidRPr="00AD0CC1">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 xml:space="preserve">However, all the aforementioned variables combined could be acting together to promote the evolution of this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A question arises, then: Can the evolution of communal roosting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in landbirds be explained from </w:t>
      </w:r>
      <w:commentRangeStart w:id="148"/>
      <w:r w:rsidRPr="00AD0CC1">
        <w:rPr>
          <w:rFonts w:ascii="Times New Roman" w:eastAsia="Times New Roman" w:hAnsi="Times New Roman" w:cs="Times New Roman"/>
          <w:sz w:val="24"/>
          <w:szCs w:val="24"/>
        </w:rPr>
        <w:t>these specific biological variables?</w:t>
      </w:r>
      <w:commentRangeEnd w:id="148"/>
      <w:r w:rsidR="0016238E" w:rsidRPr="00AD0CC1">
        <w:rPr>
          <w:rStyle w:val="CommentReference"/>
        </w:rPr>
        <w:commentReference w:id="148"/>
      </w:r>
    </w:p>
    <w:p w14:paraId="7B9E2AC5" w14:textId="56CA5ADE" w:rsidR="00F7140F" w:rsidRPr="00AD0CC1" w:rsidRDefault="00F7140F" w:rsidP="000464D5">
      <w:pPr>
        <w:spacing w:line="360" w:lineRule="auto"/>
        <w:ind w:firstLine="720"/>
        <w:jc w:val="both"/>
        <w:rPr>
          <w:rFonts w:ascii="Times New Roman" w:eastAsia="Times New Roman" w:hAnsi="Times New Roman" w:cs="Times New Roman"/>
          <w:sz w:val="24"/>
          <w:szCs w:val="24"/>
        </w:rPr>
      </w:pPr>
      <w:commentRangeStart w:id="149"/>
      <w:r w:rsidRPr="00AD0CC1">
        <w:rPr>
          <w:rFonts w:ascii="Times New Roman" w:eastAsia="Times New Roman" w:hAnsi="Times New Roman" w:cs="Times New Roman"/>
          <w:sz w:val="24"/>
          <w:szCs w:val="24"/>
        </w:rPr>
        <w:t>In an attempt to understand the evolution of communal roosting in birds, Beauchamp (1999) tested ecological variables that might drive the evolution of CRB in birds. He selected mass, diet type, and territoriality in 437 bird species on different taxa. His findings suggested that increased foraging efficiency was the most likely cause for communal roosting behaviour. Other studies on specific species support this idea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{"citationID":"7TXP39j5","properties":{"formattedCitation":"(Curk et al., 2025; Harel et al., 2017; Sassi et al., 2024)","plainCitation":"(Curk et al., 2025; Harel et al., 2017; Sassi et al., 2024)","dontUpdate":true,"noteIndex":0},"citationItems":[{"id":765,"uris":["http://zotero.org/users/6254983/items/VBVZP4UF"],"itemData":{"id":765,"type":"article-journal","container-title":"Ecological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id":29,"uris":["http://zotero.org/users/6254983/items/LXPTGWRE"],"itemData":{"id":29,"type":"article-journal","abstract":"Uncertainties regarding food location and quality are among the greatest challenges faced by foragers and communal roosting may facilitate success through social foraging. The information centre hypothesis (ICH) suggests that uninformed individuals at shared roosts benefit from following informed individuals to previously visited resources. We tested several key prerequisites of the ICH in a social obligate scavenger, the Eurasian griffon vulture (\n              Gyps fulvus\n              ), by tracking movements and behaviour of sympatric individuals over extended periods and across relatively large spatial scales, thereby precluding alternative explanations such as local enhancement. In agreement with the ICH, we found that ‘informed’ individuals returning to previously visited carcasses were followed by ‘uninformed’ vultures that consequently got access to these resources. When a dyad (two individuals that depart from the same roost within 2 min of each other) included an informed individual, they spent a higher proportion of the flight time close to each other at a shorter distance between them than otherwise. Although all individuals occasionally profited from following others, they differed in their tendencies to be informed or uninformed. This study provides evidence for ‘following behaviour’ in natural conditions and demonstrates differential roles and information states among foragers within a population. Moreover, demonstrating the possible reliance of vultures on following behaviour emphasizes that individuals in declining populations may suffer from reduced foraging efficiency.","container-title":"Proceedings of the Royal Society B: Biological Sciences","DOI":"10.1098/rspb.2016.2654","ISSN":"0962-8452, 1471-2954","issue":"1852","journalAbbreviation":"Proc. R. Soc. B.","language":"en","page":"20162654","source":"DOI.org (Crossref)","title":"Social foraging and individual consistency in following behaviour: testing the information centre hypothesis in free-ranging vultures","title-short":"Social foraging and individual consistency in following behaviour","volume":"284","author":[{"family":"Harel","given":"Roi"},{"family":"Spiegel","given":"Orr"},{"family":"Getz","given":"Wayne M."},{"family":"Nathan","given":"Ran"}],"issued":{"date-parts":[["2017",4,12]]}}},{"id":763,"uris":["http://zotero.org/users/6254983/items/5GQ83I4K"],"itemData":{"id":763,"type":"article-journal","abstract":"Animals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w:instrText>
      </w:r>
      <w:r w:rsidR="00EB5434" w:rsidRPr="000E4017">
        <w:rPr>
          <w:rFonts w:ascii="Times New Roman" w:eastAsia="Times New Roman" w:hAnsi="Times New Roman" w:cs="Times New Roman"/>
          <w:sz w:val="24"/>
          <w:szCs w:val="24"/>
          <w:lang w:val="fr-FR"/>
        </w:rPr>
        <w:instrText xml:space="preserve">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0E4017">
        <w:rPr>
          <w:rFonts w:ascii="Times New Roman" w:hAnsi="Times New Roman" w:cs="Times New Roman"/>
          <w:sz w:val="24"/>
          <w:lang w:val="fr-FR"/>
        </w:rPr>
        <w:t xml:space="preserve">Curk et al., 2025; </w:t>
      </w:r>
      <w:r w:rsidRPr="000E4017">
        <w:rPr>
          <w:rFonts w:ascii="Times New Roman" w:eastAsia="Times New Roman" w:hAnsi="Times New Roman" w:cs="Times New Roman"/>
          <w:sz w:val="24"/>
          <w:szCs w:val="24"/>
          <w:lang w:val="fr-FR"/>
        </w:rPr>
        <w:t xml:space="preserve">Dermody et al. 2011, </w:t>
      </w:r>
      <w:r w:rsidRPr="000E4017">
        <w:rPr>
          <w:rFonts w:ascii="Times New Roman" w:hAnsi="Times New Roman" w:cs="Times New Roman"/>
          <w:sz w:val="24"/>
          <w:lang w:val="fr-FR"/>
        </w:rPr>
        <w:t>Harel et al., 2017; Sassi et al., 2024)</w:t>
      </w:r>
      <w:r w:rsidRPr="00AD0CC1">
        <w:rPr>
          <w:rFonts w:ascii="Times New Roman" w:eastAsia="Times New Roman" w:hAnsi="Times New Roman" w:cs="Times New Roman"/>
          <w:sz w:val="24"/>
          <w:szCs w:val="24"/>
        </w:rPr>
        <w:fldChar w:fldCharType="end"/>
      </w:r>
      <w:r w:rsidRPr="000E4017">
        <w:rPr>
          <w:rFonts w:ascii="Times New Roman" w:eastAsia="Times New Roman" w:hAnsi="Times New Roman" w:cs="Times New Roman"/>
          <w:sz w:val="24"/>
          <w:szCs w:val="24"/>
          <w:lang w:val="fr-FR"/>
        </w:rPr>
        <w:t xml:space="preserve">. </w:t>
      </w:r>
      <w:r w:rsidRPr="00AD0CC1">
        <w:rPr>
          <w:rFonts w:ascii="Times New Roman" w:eastAsia="Times New Roman" w:hAnsi="Times New Roman" w:cs="Times New Roman"/>
          <w:sz w:val="24"/>
          <w:szCs w:val="24"/>
        </w:rPr>
        <w:t xml:space="preserve">Despite his comprehensive study, his work focused on all birds whose phylogeny had been widely documented at the time, and therefore he worked with a limited sample size. He also included waterbirds. While this may not be a problem </w:t>
      </w:r>
      <w:r w:rsidRPr="00AD0CC1">
        <w:rPr>
          <w:rFonts w:ascii="Times New Roman" w:eastAsia="Times New Roman" w:hAnsi="Times New Roman" w:cs="Times New Roman"/>
          <w:i/>
          <w:iCs/>
          <w:sz w:val="24"/>
          <w:szCs w:val="24"/>
        </w:rPr>
        <w:t>per se</w:t>
      </w:r>
      <w:r w:rsidRPr="00AD0CC1">
        <w:rPr>
          <w:rFonts w:ascii="Times New Roman" w:eastAsia="Times New Roman" w:hAnsi="Times New Roman" w:cs="Times New Roman"/>
          <w:sz w:val="24"/>
          <w:szCs w:val="24"/>
        </w:rPr>
        <w:t xml:space="preserve">, waterbirds’ feeding ecology differ in nature than those of terrestrial birds (e.g.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{"citationID":"2oJRNBNl","properties":{"formattedCitation":"(Twining et al., 2019)","plainCitation":"(Twining et al., 2019)","dontUpdate":true,"noteIndex":0},"citationItems":[{"id":821,"uris":["http://zotero.org/users/6254983/items/ZM7IIILZ"],"itemData":{"id":821,"type":"article-journal","abstract":"Abstract\n            \n              \n                \n                  Aquatic and terrestrial ecosystems are connected through reciprocal fluxes of energy and nutrients that can subsidize consumers. Past research on reciprocal aquatic–terrestrial subsidies to consumers has generally focused on subsidy quantity while ignoring major differences in the nutritional composition of aquatic and terrestrial resources. Because aquatic resources contain substantially more highly unsaturated omega‐3 fatty acids (HUFAs) than terrestrial resources, aquatic subsidies may play a unique role by supplying these critical compounds to both aquatic and terrestrial consumers.\n                \n                \n                  \n                    Here, we first characterized nutritional quality in terms of HUFA content in aquatic and terrestrial insect prey. We then used bulk stable isotope analyses to estimate subsidy use by stream and riparian consumers coupled with compound‐specific stable isotope analyses, which allowed us to document consumer HUFA sources. Finally, in order to understand the nutritional importance of aquatic‐derived HUFAs for riparian consumers, we conducted manipulative diet experiments on Eastern Phoebe (\n                    Sayornis phoebe\n                    ) chicks in the laboratory.\n                  \n                \n                \n                  Aquatic insects were significantly enriched in HUFAs, mainly in terms of eicosapentaenoic acid (EPA), compared with terrestrial insects. Stream fishes relied mainly upon aquatic resources, while insectivorous birds varied in their use of aquatic subsidies across sites. However, like stream fishes, Eastern Phoebe chicks received HUFAs from aquatic insects, even when they were heavily reliant upon terrestrial insects for their overall diet. In the laboratory, dietary HUFAs, such as those supplied by aquatic insects, increased the growth rate and condition of Eastern Phoebe chicks.\n                \n                \n                  This study demonstrates that aquatic and terrestrial subsidies are not nutritionally reciprocal from the perspective of consumers because aquatic resources are the main source of critical fatty acids for both stream and riparian consumers. It also confirms previous findings on the nutritional importance of HUFAs for riparian birds, demonstrating that an insectivorous riparian lifestyle influences avian nutritional needs. Finally, our findings raise the possibility that birds and other riparian insectivores may experience nutritional mismatches with terrestrial prey if they do not have access to high‐quality aquatic subsidies as a consequence of aquatic habitat degradation or shifts in consumer and resource phenology.\n                \n              \n            \n            \n              A free\n              Plain Language Summary\n              can be found within the Supporting Information of this article.","container-title":"Functional Ecology","DOI":"10.1111/1365-2435.13401","ISSN":"0269-8463, 1365-2435","issue":"10","journalAbbreviation":"Functional Ecology","language":"en","page":"2042-2052","source":"DOI.org (Crossref)","title":"Aquatic and terrestrial resources are not nutritionally reciprocal for consumers","volume":"33","author":[{"family":"Twining","given":"Cornelia W."},{"family":"Brenna","given":"J. Thomas"},{"family":"Lawrence","given":"Peter"},{"family":"Winkler","given":"David W."},{"family":"Flecker","given":"Alexander S."},{"family":"Hairston","given":"Nelson G."}],"editor":[{"family":"Allen","given":"Daniel C."}],"issued":{"date-parts":[["2019",10]]}}}],"schema":"https://github.com/citation-style-language/schema/raw/master/csl-citation.json"}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Twining et al., 2019)</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and resource dynamics such as resource pulses may have a greater effect in terrestrial ecosystems than aquatic ones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{"citationID":"cGS3z4b0","properties":{"formattedCitation":"(Liem, 1990; Nowlin et al., 2008)","plainCitation":"(Liem, 1990; Nowlin et al., 2008)","noteIndex":0},"citationItems":[{"id":823,"uris":["http://zotero.org/users/6254983/items/QH7I4RUG"],"itemData":{"id":823,"type":"article-journal","container-title":"American Zoologist","DOI":"10.1093/icb/30.1.209","ISSN":"0003-1569","issue":"1","journalAbbreviation":"Am Zool","language":"en","page":"209-221","source":"DOI.org (Crossref)","title":"Aquatic &lt;i&gt;Versus&lt;/i&gt; Terrestrial Feeding Modes: Possible Impacts on the Trophic Ecology of Vertebrates","title-short":"Aquatic &lt;i&gt;Versus&lt;/i&gt; Terrestrial Feeding Modes","volume":"30","author":[{"family":"Liem","given":"Karel F."}],"issued":{"date-parts":[["1990",2]]}}},{"id":820,"uris":["http://zotero.org/users/6254983/items/PINW9NGS"],"itemData":{"id":820,"type":"article-journal","container-title":"Ecology","DOI":"10.1890/07-0303.1","ISSN":"0012-9658","issue":"3","journalAbbreviation":"Ecology","language":"en","license":"http://doi.wiley.com/10.1002/tdm_license_1.1","page":"647-659","source":"DOI.org (Crossref)","title":"COMPARING RESOURCE PULSES IN AQUATIC AND TERRESTRIAL ECOSYSTEMS","volume":"89","author":[{"family":"Nowlin","given":"Weston H."},{"family":"Vanni","given":"Michael J."},{"family":"Yang","given":"Louie H."}],"issued":{"date-parts":[["2008",3]]}}}],"schema":"https://github.com/citation-style-language/schema/raw/master/csl-citation.json"}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(Liem, 1990; Nowlin et al., 2008)</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t>
      </w:r>
      <w:commentRangeStart w:id="150"/>
      <w:r w:rsidRPr="00AD0CC1">
        <w:rPr>
          <w:rFonts w:ascii="Times New Roman" w:eastAsia="Times New Roman" w:hAnsi="Times New Roman" w:cs="Times New Roman"/>
          <w:strike/>
          <w:sz w:val="24"/>
          <w:szCs w:val="24"/>
        </w:rPr>
        <w:t xml:space="preserve">Thus, this group should be studied separately to prevent the patterns from being obscured. </w:t>
      </w:r>
      <w:commentRangeEnd w:id="150"/>
      <w:r w:rsidR="00AB3390" w:rsidRPr="00AD0CC1">
        <w:rPr>
          <w:rStyle w:val="CommentReference"/>
        </w:rPr>
        <w:commentReference w:id="150"/>
      </w:r>
      <w:r w:rsidRPr="00AD0CC1">
        <w:rPr>
          <w:rFonts w:ascii="Times New Roman" w:eastAsia="Times New Roman" w:hAnsi="Times New Roman" w:cs="Times New Roman"/>
          <w:sz w:val="24"/>
          <w:szCs w:val="24"/>
        </w:rPr>
        <w:t xml:space="preserve">Noteworthy, at the time of Beauchamp’s study, information on </w:t>
      </w:r>
      <w:r w:rsidRPr="00AD0CC1">
        <w:rPr>
          <w:rFonts w:ascii="Times New Roman" w:eastAsia="Times New Roman" w:hAnsi="Times New Roman" w:cs="Times New Roman"/>
          <w:sz w:val="24"/>
          <w:szCs w:val="24"/>
        </w:rPr>
        <w:lastRenderedPageBreak/>
        <w:t xml:space="preserve">feeding guild, social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and phylogeny were still limited. Access to new information offers the possibility to answer a similar yet more extensive research question to understand the evolutionary origins of this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across different phylogenies.</w:t>
      </w:r>
    </w:p>
    <w:p w14:paraId="7DDBBCAD" w14:textId="2194DDCC" w:rsidR="00F7140F" w:rsidRPr="00AD0CC1" w:rsidRDefault="00F7140F" w:rsidP="00D70E63">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Even after Beauchamp’s study, the evidence for foraging efficiency as the main driver of communal roosting has been stated as not conclusive for some of the species in which it has been tested. However, there is a caveat to this statement. Most of these studies have been conducted in a single species only, and most cases in a limited timeframe. While these approaches help us understand the mechanistic of the ICH itself, it limits the scope to understand the overarching drivers underpinning CRB. From an evolutionary perspective, the latter is important because it gives us information on the reliance of this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for the fitness of a species. Despite the seemingly importance of understanding the evolution of CRB, to the date, this question has not been tested yet on a broader taxonomic scale after Beauchamp’s study. These remaining unknowns open a new avenue for research, which are the aim of the present thesis. </w:t>
      </w:r>
      <w:commentRangeStart w:id="151"/>
      <w:r w:rsidRPr="00AD0CC1">
        <w:rPr>
          <w:rFonts w:ascii="Times New Roman" w:eastAsia="Times New Roman" w:hAnsi="Times New Roman" w:cs="Times New Roman"/>
          <w:sz w:val="24"/>
          <w:szCs w:val="24"/>
        </w:rPr>
        <w:t xml:space="preserve">Using the comparative method, </w:t>
      </w:r>
      <w:commentRangeEnd w:id="151"/>
      <w:r w:rsidRPr="00AD0CC1">
        <w:rPr>
          <w:rStyle w:val="CommentReference"/>
          <w:rFonts w:ascii="Times New Roman" w:hAnsi="Times New Roman" w:cs="Times New Roman"/>
        </w:rPr>
        <w:commentReference w:id="151"/>
      </w:r>
      <w:r w:rsidRPr="00AD0CC1">
        <w:rPr>
          <w:rFonts w:ascii="Times New Roman" w:eastAsia="Times New Roman" w:hAnsi="Times New Roman" w:cs="Times New Roman"/>
          <w:sz w:val="24"/>
          <w:szCs w:val="24"/>
        </w:rPr>
        <w:t xml:space="preserve">this chapter will focus on answering the following research question: Are mass, trophic guild, memory and dispersal ability strong explanatory drivers of communal roosting behaviour in landbirds? </w:t>
      </w:r>
      <w:commentRangeStart w:id="152"/>
      <w:commentRangeEnd w:id="152"/>
      <w:r w:rsidRPr="00AD0CC1">
        <w:rPr>
          <w:rStyle w:val="CommentReference"/>
          <w:rFonts w:ascii="Times New Roman" w:hAnsi="Times New Roman" w:cs="Times New Roman"/>
        </w:rPr>
        <w:commentReference w:id="152"/>
      </w:r>
      <w:commentRangeEnd w:id="149"/>
      <w:r w:rsidR="00A00D1E" w:rsidRPr="00AD0CC1">
        <w:rPr>
          <w:rStyle w:val="CommentReference"/>
        </w:rPr>
        <w:commentReference w:id="149"/>
      </w:r>
    </w:p>
    <w:p w14:paraId="71E23573" w14:textId="670D9135" w:rsidR="00F7140F" w:rsidRPr="00AD0CC1" w:rsidRDefault="00F7140F" w:rsidP="00294ABB">
      <w:pPr>
        <w:spacing w:line="360" w:lineRule="auto"/>
        <w:jc w:val="both"/>
        <w:rPr>
          <w:rFonts w:ascii="Times New Roman" w:eastAsia="Times New Roman" w:hAnsi="Times New Roman" w:cs="Times New Roman"/>
          <w:sz w:val="24"/>
          <w:szCs w:val="24"/>
        </w:rPr>
      </w:pPr>
    </w:p>
    <w:p w14:paraId="50D32AF8" w14:textId="4C818313" w:rsidR="00086C33" w:rsidRPr="00AD0CC1" w:rsidRDefault="007F7937" w:rsidP="00086C33">
      <w:bookmarkStart w:id="153" w:name="_Toc199480627"/>
      <w:r w:rsidRPr="00AD0CC1">
        <w:rPr>
          <w:rFonts w:ascii="Times New Roman" w:hAnsi="Times New Roman" w:cs="Times New Roman"/>
          <w:b/>
          <w:bCs/>
          <w:sz w:val="24"/>
          <w:szCs w:val="24"/>
        </w:rPr>
        <w:t>2.</w:t>
      </w:r>
      <w:r w:rsidR="0017764A" w:rsidRPr="00AD0CC1">
        <w:rPr>
          <w:rFonts w:ascii="Times New Roman" w:hAnsi="Times New Roman" w:cs="Times New Roman"/>
          <w:b/>
          <w:bCs/>
          <w:sz w:val="24"/>
          <w:szCs w:val="24"/>
        </w:rPr>
        <w:t xml:space="preserve">2 </w:t>
      </w:r>
      <w:commentRangeStart w:id="154"/>
      <w:r w:rsidR="00F7140F" w:rsidRPr="00AD0CC1">
        <w:rPr>
          <w:rFonts w:ascii="Times New Roman" w:hAnsi="Times New Roman" w:cs="Times New Roman"/>
          <w:b/>
          <w:bCs/>
          <w:sz w:val="24"/>
          <w:szCs w:val="24"/>
        </w:rPr>
        <w:t>Methods</w:t>
      </w:r>
      <w:commentRangeEnd w:id="154"/>
      <w:r w:rsidR="00F7140F" w:rsidRPr="00AD0CC1">
        <w:rPr>
          <w:b/>
          <w:bCs/>
          <w:sz w:val="24"/>
          <w:szCs w:val="24"/>
        </w:rPr>
        <w:commentReference w:id="154"/>
      </w:r>
      <w:bookmarkEnd w:id="153"/>
    </w:p>
    <w:p w14:paraId="7445CE4D" w14:textId="77A94256" w:rsidR="00086C33" w:rsidRPr="00AD0CC1" w:rsidRDefault="00086C33" w:rsidP="00086C33">
      <w:pPr>
        <w:pStyle w:val="Heading3"/>
        <w:spacing w:line="360" w:lineRule="auto"/>
        <w:rPr>
          <w:rStyle w:val="Heading5Char"/>
          <w:rFonts w:ascii="Times New Roman" w:eastAsia="SimSun" w:hAnsi="Times New Roman"/>
          <w:bCs w:val="0"/>
          <w:iCs w:val="0"/>
          <w:color w:val="auto"/>
          <w:szCs w:val="28"/>
        </w:rPr>
      </w:pPr>
      <w:r w:rsidRPr="00AD0CC1">
        <w:rPr>
          <w:rStyle w:val="Heading5Char"/>
          <w:rFonts w:ascii="Times New Roman" w:eastAsia="SimSun" w:hAnsi="Times New Roman"/>
          <w:bCs w:val="0"/>
          <w:iCs w:val="0"/>
          <w:color w:val="auto"/>
          <w:szCs w:val="28"/>
        </w:rPr>
        <w:t xml:space="preserve">2.2.1 </w:t>
      </w:r>
      <w:commentRangeStart w:id="155"/>
      <w:r w:rsidRPr="00AD0CC1">
        <w:rPr>
          <w:rStyle w:val="Heading5Char"/>
          <w:rFonts w:ascii="Times New Roman" w:eastAsia="SimSun" w:hAnsi="Times New Roman"/>
          <w:bCs w:val="0"/>
          <w:iCs w:val="0"/>
          <w:color w:val="auto"/>
          <w:szCs w:val="28"/>
        </w:rPr>
        <w:t xml:space="preserve">Communal roosting </w:t>
      </w:r>
      <w:commentRangeEnd w:id="155"/>
      <w:r w:rsidRPr="00AD0CC1">
        <w:rPr>
          <w:rStyle w:val="Heading5Char"/>
          <w:rFonts w:ascii="Times New Roman" w:eastAsia="SimSun" w:hAnsi="Times New Roman"/>
          <w:bCs w:val="0"/>
          <w:iCs w:val="0"/>
          <w:color w:val="auto"/>
          <w:szCs w:val="28"/>
        </w:rPr>
        <w:t>behaviour</w:t>
      </w:r>
      <w:r w:rsidRPr="00AD0CC1">
        <w:rPr>
          <w:rStyle w:val="Heading5Char"/>
          <w:rFonts w:ascii="Times New Roman" w:eastAsia="SimSun" w:hAnsi="Times New Roman"/>
          <w:bCs w:val="0"/>
          <w:iCs w:val="0"/>
          <w:color w:val="auto"/>
          <w:szCs w:val="28"/>
        </w:rPr>
        <w:commentReference w:id="155"/>
      </w:r>
      <w:commentRangeStart w:id="156"/>
      <w:commentRangeEnd w:id="156"/>
      <w:r w:rsidRPr="00AD0CC1">
        <w:rPr>
          <w:rStyle w:val="CommentReference"/>
          <w:rFonts w:asciiTheme="minorHAnsi" w:eastAsiaTheme="minorHAnsi" w:hAnsiTheme="minorHAnsi" w:cstheme="minorBidi"/>
          <w:color w:val="auto"/>
        </w:rPr>
        <w:commentReference w:id="156"/>
      </w:r>
    </w:p>
    <w:p w14:paraId="35084A4C" w14:textId="77777777" w:rsidR="00086C33" w:rsidRPr="00AD0CC1" w:rsidRDefault="00086C33" w:rsidP="00086C33">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To evaluate the relationship between biological variables and the evolution of communal roosting behaviour in landbirds (Brusatte et al. 2015), I first collected data on communal roosting behaviour. </w:t>
      </w:r>
    </w:p>
    <w:p w14:paraId="02AE6102" w14:textId="7A55EEC4" w:rsidR="00086C33" w:rsidRPr="00AD0CC1" w:rsidRDefault="00086C33" w:rsidP="00294ABB">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Because this data is not centralized in one database, I proposed a process t</w:t>
      </w:r>
      <w:commentRangeStart w:id="157"/>
      <w:r w:rsidRPr="00AD0CC1">
        <w:rPr>
          <w:rFonts w:ascii="Times New Roman" w:eastAsia="Times New Roman" w:hAnsi="Times New Roman" w:cs="Times New Roman"/>
          <w:sz w:val="24"/>
          <w:szCs w:val="24"/>
        </w:rPr>
        <w:t xml:space="preserve">o increase the efficiency of the search given the large volume of data. To do so, I used Python's BeautifulSoup to web scrape Wikipedia for the number of literature references for all the selected species. I then classified the species in three main clusters based on the number of references found for each of them in their Wikipedia profile: not enough information (0-2 references), medium amount of information (3-5 references), and a lot of information (6-10). Clusters 2 and 3 were then used with web scraping tools to extract data on communal roosting behaviour from Wikipedia, OpenAlex, </w:t>
      </w:r>
      <w:r w:rsidRPr="00AD0CC1">
        <w:rPr>
          <w:rFonts w:ascii="Times New Roman" w:eastAsia="Times New Roman" w:hAnsi="Times New Roman" w:cs="Times New Roman"/>
          <w:sz w:val="24"/>
          <w:szCs w:val="24"/>
        </w:rPr>
        <w:lastRenderedPageBreak/>
        <w:t xml:space="preserve">and Scopus. The references in the output were then used to streamline the information search on communal roosting behaviour for these species. </w:t>
      </w:r>
      <w:commentRangeEnd w:id="157"/>
      <w:r w:rsidRPr="00AD0CC1">
        <w:rPr>
          <w:rStyle w:val="CommentReference"/>
        </w:rPr>
        <w:commentReference w:id="157"/>
      </w:r>
      <w:r w:rsidRPr="00AD0CC1">
        <w:rPr>
          <w:rFonts w:ascii="Times New Roman" w:eastAsia="Times New Roman" w:hAnsi="Times New Roman" w:cs="Times New Roman"/>
          <w:sz w:val="24"/>
          <w:szCs w:val="24"/>
        </w:rPr>
        <w:t>This step also accelerated the search by dismissing species for which the number of references is negligible (cluster 1).</w:t>
      </w:r>
    </w:p>
    <w:p w14:paraId="76CC3329" w14:textId="77777777" w:rsidR="00086C33" w:rsidRPr="00AD0CC1" w:rsidRDefault="00086C33" w:rsidP="00086C33">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For clusters 2 and 3 (and above), I gathered information on each species profile in Birds of the World, as it is the most comprehensive centralized database for birds’ natural history. I especially thoroughly read information on social behaviour, foraging, and non-breeding sections. When the information was not available for a given species in this database, I used online databases and research papers using the following keywords in Google Scholar: ‘</w:t>
      </w:r>
      <w:r w:rsidRPr="00AD0CC1">
        <w:rPr>
          <w:rFonts w:ascii="Times New Roman" w:eastAsia="Times New Roman" w:hAnsi="Times New Roman" w:cs="Times New Roman"/>
          <w:i/>
          <w:iCs/>
          <w:sz w:val="24"/>
          <w:szCs w:val="24"/>
        </w:rPr>
        <w:t>species name AND communal roosting</w:t>
      </w:r>
      <w:r w:rsidRPr="00AD0CC1">
        <w:rPr>
          <w:rFonts w:ascii="Times New Roman" w:eastAsia="Times New Roman" w:hAnsi="Times New Roman" w:cs="Times New Roman"/>
          <w:sz w:val="24"/>
          <w:szCs w:val="24"/>
        </w:rPr>
        <w:t>’, ‘</w:t>
      </w:r>
      <w:r w:rsidRPr="00AD0CC1">
        <w:rPr>
          <w:rFonts w:ascii="Times New Roman" w:eastAsia="Times New Roman" w:hAnsi="Times New Roman" w:cs="Times New Roman"/>
          <w:i/>
          <w:iCs/>
          <w:sz w:val="24"/>
          <w:szCs w:val="24"/>
        </w:rPr>
        <w:t>species name AND social roosting</w:t>
      </w:r>
      <w:r w:rsidRPr="00AD0CC1">
        <w:rPr>
          <w:rFonts w:ascii="Times New Roman" w:eastAsia="Times New Roman" w:hAnsi="Times New Roman" w:cs="Times New Roman"/>
          <w:sz w:val="24"/>
          <w:szCs w:val="24"/>
        </w:rPr>
        <w:t>’, and ‘</w:t>
      </w:r>
      <w:r w:rsidRPr="00AD0CC1">
        <w:rPr>
          <w:rFonts w:ascii="Times New Roman" w:eastAsia="Times New Roman" w:hAnsi="Times New Roman" w:cs="Times New Roman"/>
          <w:i/>
          <w:iCs/>
          <w:sz w:val="24"/>
          <w:szCs w:val="24"/>
        </w:rPr>
        <w:t xml:space="preserve">species name and social </w:t>
      </w:r>
      <w:commentRangeStart w:id="158"/>
      <w:r w:rsidRPr="00AD0CC1">
        <w:rPr>
          <w:rFonts w:ascii="Times New Roman" w:eastAsia="Times New Roman" w:hAnsi="Times New Roman" w:cs="Times New Roman"/>
          <w:i/>
          <w:iCs/>
          <w:sz w:val="24"/>
          <w:szCs w:val="24"/>
        </w:rPr>
        <w:t>behaviour</w:t>
      </w:r>
      <w:r w:rsidRPr="00AD0CC1">
        <w:rPr>
          <w:rFonts w:ascii="Times New Roman" w:eastAsia="Times New Roman" w:hAnsi="Times New Roman" w:cs="Times New Roman"/>
          <w:sz w:val="24"/>
          <w:szCs w:val="24"/>
        </w:rPr>
        <w:t>’</w:t>
      </w:r>
      <w:commentRangeEnd w:id="158"/>
      <w:r w:rsidRPr="00AD0CC1">
        <w:rPr>
          <w:rStyle w:val="CommentReference"/>
          <w:rFonts w:ascii="Times New Roman" w:hAnsi="Times New Roman" w:cs="Times New Roman"/>
        </w:rPr>
        <w:commentReference w:id="158"/>
      </w:r>
      <w:r w:rsidRPr="00AD0CC1">
        <w:rPr>
          <w:rFonts w:ascii="Times New Roman" w:eastAsia="Times New Roman" w:hAnsi="Times New Roman" w:cs="Times New Roman"/>
          <w:sz w:val="24"/>
          <w:szCs w:val="24"/>
        </w:rPr>
        <w:t xml:space="preserve">. I then used the first five pages in the Google scholar search for each of the combinations to look for publications on the topic and the selected species in combination with the outputs of the web-scraping search. The publications were then accessed and read to extract the information. </w:t>
      </w:r>
    </w:p>
    <w:p w14:paraId="6913F646" w14:textId="7E332E66" w:rsidR="00F7140F" w:rsidRPr="00AD0CC1" w:rsidRDefault="00086C33" w:rsidP="00332C0A">
      <w:pPr>
        <w:spacing w:line="360" w:lineRule="auto"/>
        <w:ind w:firstLine="720"/>
        <w:jc w:val="both"/>
      </w:pPr>
      <w:commentRangeStart w:id="159"/>
      <w:r w:rsidRPr="00AD0CC1">
        <w:rPr>
          <w:rFonts w:ascii="Times New Roman" w:eastAsia="Times New Roman" w:hAnsi="Times New Roman" w:cs="Times New Roman"/>
          <w:sz w:val="24"/>
          <w:szCs w:val="24"/>
        </w:rPr>
        <w:t xml:space="preserve">Communal roosting behaviour was classified as a discrete binary variable where 0 is non-roosting behaviour (absence), and 1 is evidence of communal roosting behaviour (presence). </w:t>
      </w:r>
      <w:commentRangeEnd w:id="159"/>
      <w:r w:rsidRPr="00AD0CC1">
        <w:rPr>
          <w:rStyle w:val="CommentReference"/>
          <w:rFonts w:ascii="Times New Roman" w:hAnsi="Times New Roman" w:cs="Times New Roman"/>
        </w:rPr>
        <w:commentReference w:id="159"/>
      </w:r>
      <w:r w:rsidRPr="00AD0CC1">
        <w:rPr>
          <w:rFonts w:ascii="Times New Roman" w:eastAsia="Times New Roman" w:hAnsi="Times New Roman" w:cs="Times New Roman"/>
          <w:sz w:val="24"/>
          <w:szCs w:val="24"/>
        </w:rPr>
        <w:t xml:space="preserve">For some species, the behaviour has been widely studied and documented, in which case I assigned it as 1. For other species, the behaviour has not been properly studied, but there is scattered evidence of individuals being observed roosting together in a given population. This was classified as a 1 for CRB as well. For other species, it is clearly stated that they do not exhibit the behaviour (e.g. highly territorial), or that they do so only when they are breeding for mating purposes. In these cases, they were treated as a 0. Finally, for some other species the behaviour is not properly documented or has confusing information. For instance, some species indicate they flock together when foraging, but there is no explicit evidence or suggestion that they roosted together before gathering in flocks. In these cases, I classified them as data deficient using a conservative approach, and were therefore </w:t>
      </w:r>
      <w:commentRangeStart w:id="160"/>
      <w:r w:rsidRPr="00AD0CC1">
        <w:rPr>
          <w:rFonts w:ascii="Times New Roman" w:eastAsia="Times New Roman" w:hAnsi="Times New Roman" w:cs="Times New Roman"/>
          <w:sz w:val="24"/>
          <w:szCs w:val="24"/>
        </w:rPr>
        <w:t xml:space="preserve">excluded from the analysis. </w:t>
      </w:r>
      <w:commentRangeEnd w:id="160"/>
      <w:r w:rsidRPr="00AD0CC1">
        <w:rPr>
          <w:rStyle w:val="CommentReference"/>
          <w:rFonts w:ascii="Times New Roman" w:hAnsi="Times New Roman" w:cs="Times New Roman"/>
        </w:rPr>
        <w:commentReference w:id="160"/>
      </w:r>
      <w:r w:rsidRPr="00AD0CC1">
        <w:rPr>
          <w:rFonts w:ascii="Times New Roman" w:eastAsia="Times New Roman" w:hAnsi="Times New Roman" w:cs="Times New Roman"/>
          <w:sz w:val="24"/>
          <w:szCs w:val="24"/>
        </w:rPr>
        <w:t>After curating the information, the dataset comprised of 946 species that were used for subsequent analyses.</w:t>
      </w:r>
    </w:p>
    <w:p w14:paraId="3DDBC0E2" w14:textId="1F8E43C0" w:rsidR="00F7140F" w:rsidRPr="00AD0CC1" w:rsidRDefault="0017764A" w:rsidP="00DE0C17">
      <w:pPr>
        <w:pStyle w:val="Heading3"/>
        <w:spacing w:line="360" w:lineRule="auto"/>
        <w:rPr>
          <w:rStyle w:val="Heading5Char"/>
          <w:rFonts w:ascii="Times New Roman" w:eastAsia="SimSun" w:hAnsi="Times New Roman"/>
          <w:bCs w:val="0"/>
          <w:iCs w:val="0"/>
          <w:color w:val="auto"/>
          <w:szCs w:val="28"/>
        </w:rPr>
      </w:pPr>
      <w:bookmarkStart w:id="161" w:name="_Toc199480628"/>
      <w:r w:rsidRPr="00AD0CC1">
        <w:rPr>
          <w:rStyle w:val="Heading5Char"/>
          <w:rFonts w:ascii="Times New Roman" w:eastAsia="SimSun" w:hAnsi="Times New Roman"/>
          <w:bCs w:val="0"/>
          <w:iCs w:val="0"/>
          <w:color w:val="auto"/>
          <w:szCs w:val="28"/>
        </w:rPr>
        <w:t>2.2.</w:t>
      </w:r>
      <w:r w:rsidR="00086C33" w:rsidRPr="00AD0CC1">
        <w:rPr>
          <w:rStyle w:val="Heading5Char"/>
          <w:rFonts w:ascii="Times New Roman" w:eastAsia="SimSun" w:hAnsi="Times New Roman"/>
          <w:bCs w:val="0"/>
          <w:iCs w:val="0"/>
          <w:color w:val="auto"/>
          <w:szCs w:val="28"/>
        </w:rPr>
        <w:t>2</w:t>
      </w:r>
      <w:r w:rsidRPr="00AD0CC1">
        <w:rPr>
          <w:rStyle w:val="Heading5Char"/>
          <w:rFonts w:ascii="Times New Roman" w:eastAsia="SimSun" w:hAnsi="Times New Roman"/>
          <w:bCs w:val="0"/>
          <w:iCs w:val="0"/>
          <w:color w:val="auto"/>
          <w:szCs w:val="28"/>
        </w:rPr>
        <w:t xml:space="preserve"> </w:t>
      </w:r>
      <w:r w:rsidR="00F7140F" w:rsidRPr="00AD0CC1">
        <w:rPr>
          <w:rStyle w:val="Heading5Char"/>
          <w:rFonts w:ascii="Times New Roman" w:eastAsia="SimSun" w:hAnsi="Times New Roman"/>
          <w:bCs w:val="0"/>
          <w:iCs w:val="0"/>
          <w:color w:val="auto"/>
          <w:szCs w:val="28"/>
        </w:rPr>
        <w:t>Biological variables</w:t>
      </w:r>
      <w:bookmarkEnd w:id="161"/>
    </w:p>
    <w:p w14:paraId="60740F28" w14:textId="443C54A8" w:rsidR="00A22473" w:rsidRPr="00AD0CC1" w:rsidRDefault="00F7140F" w:rsidP="00294ABB">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To test for the biological variables driving the evolution of communal roosting behaviour, I selected four main traits: body mass (kg) following Beauchamp (1999), Hand-wing index (HWI) </w:t>
      </w:r>
      <w:r w:rsidRPr="00AD0CC1">
        <w:rPr>
          <w:rFonts w:ascii="Times New Roman" w:eastAsia="Times New Roman" w:hAnsi="Times New Roman" w:cs="Times New Roman"/>
          <w:sz w:val="24"/>
          <w:szCs w:val="24"/>
        </w:rPr>
        <w:lastRenderedPageBreak/>
        <w:t xml:space="preserve">as a measure of dispersal ability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{"citationID":"CEnSw4sE","properties":{"formattedCitation":"(Arango et al., 2022)","plainCitation":"(Arango et al., 2022)","noteIndex":0},"citationItems":[{"id":358,"uris":["http://zotero.org/users/6254983/items/WY7Y4MBH"],"itemData":{"id":358,"type":"article-journal","abstract":"Abstract\n            Measuring the dispersal ability of birds is particularly challenging and thus researchers have relied on the extended use of morphological proxies as surrogates for such ability. However, few studies have tested the relationship between morphological proxies and other dispersal-related traits. In this study, we test the relationship of the most commonly used morphological proxy for dispersal—the Hand-Wing Index (HWI)—with traits highly associated with dispersal abilities, such as geographic range size, migratory behaviour and migratory distances. We used the Emberizoidea superfamily to evaluate these relationships and measured the HWI of 2520 individuals from 431 species (almost half of all the species in the superfamily). We first estimated the phylogenetic signal of HWI and searched for the best evolutionary model to explain its variation. We then performed PGLS analyses to assess the relationships between HWI and dispersal abilities. Our results showed that HWI has a strong phylogenetic signal and is positively related to dispersal abilities. Our findings support the use of HWI as a viable morphological proxy for dispersal in birds.","container-title":"Biological Journal of the Linnean Society","DOI":"10.1093/biolinnean/blac071","ISSN":"0024-4066, 1095-8312","issue":"1","language":"en","page":"137-144","source":"DOI.org (Crossref)","title":"Hand-Wing Index as a surrogate for dispersal ability: the case of the Emberizoidea (Aves: Passeriformes) radiation","title-short":"Hand-Wing Index as a surrogate for dispersal ability","volume":"137","author":[{"family":"Arango","given":"Axel"},{"family":"Pinto-Ledezma","given":"Jesús"},{"family":"Rojas-Soto","given":"Octavio"},{"family":"Lindsay","given":"Andrea M"},{"family":"Mendenhall","given":"Chase D"},{"family":"Villalobos","given":"Fabricio"}],"issued":{"date-parts":[["2022",8,16]]}}}],"schema":"https://github.com/citation-style-language/schema/raw/master/csl-citation.json"}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(Arango et al., 2022)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trophic guild and residuals of body size to brain size ratio (as a proxy for memory, van Overbeld et al. 2022).</w:t>
      </w:r>
      <w:r w:rsidR="00A821BD" w:rsidRPr="00AD0CC1">
        <w:rPr>
          <w:rFonts w:ascii="Times New Roman" w:eastAsia="Times New Roman" w:hAnsi="Times New Roman" w:cs="Times New Roman"/>
          <w:sz w:val="24"/>
          <w:szCs w:val="24"/>
        </w:rPr>
        <w:t xml:space="preserve"> </w:t>
      </w:r>
    </w:p>
    <w:p w14:paraId="7846EE19" w14:textId="4DEFAFBF" w:rsidR="00F7140F" w:rsidRPr="00AD0CC1" w:rsidRDefault="00F7140F" w:rsidP="00CC0C76">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Hand-wing Index, Mass and Trophic guild were obtained from AVONET, and brain size (mass and volume) values were obtained from several databases from the literature, including published papers and private databases (e.g.,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{"citationID":"vgResbPq","properties":{"formattedCitation":"(Franklin et al., 2014; Guay &amp; Iwaniuk, 2008)","plainCitation":"(Franklin et al., 2014; Guay &amp; Iwaniuk, 2008)","dontUpdate":true,"noteIndex":0},"citationItems":[{"id":795,"uris":["http://zotero.org/users/6254983/items/IGLDEEKK"],"itemData":{"id":795,"type":"article-journal","container-title":"Emu","DOI":"10.1071/MU13034","ISSN":"0158-4197","journalAbbreviation":"EMU","language":"en","source":"DOI.org (Crossref)","title":"Relative brain size in Australian birds","URL":"http://www.publish.csiro.au/?paper=MU13034","author":[{"family":"Franklin","given":"Donald C."},{"family":"Garnett","given":"Stephen T."},{"family":"Luck","given":"Gary W."},{"family":"Gutierrez-Ibanez","given":"Cristian"},{"family":"Iwaniuk","given":"Andrew N."}],"accessed":{"date-parts":[["2025",5,10]]},"issued":{"date-parts":[["2014"]]}}},{"id":800,"uris":["http://zotero.org/users/6254983/items/6XMNCASN"],"itemData":{"id":800,"type":"article-journal","container-title":"The Condor","DOI":"10.1525/cond.2008.8424","ISSN":"0010-5422, 1938-5129","issue":"2","journalAbbreviation":"Condor","language":"en","page":"276-284","source":"DOI.org (Crossref)","title":"CAPTIVE BREEDING REDUCES BRAIN VOLUME IN WATERFOWL (ANSERIFORMES)","volume":"110","author":[{"family":"Guay","given":"Patrick-Jean"},{"family":"Iwaniuk","given":"Andrew N."}],"issued":{"date-parts":[["2008",5]]}}}],"schema":"https://github.com/citation-style-language/schema/raw/master/csl-citation.json"}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Franklin et al., 2014; Guay &amp; Iwaniuk, 2008, Supplementary material</w:t>
      </w:r>
      <w:r w:rsidR="00156DF2" w:rsidRPr="00AD0CC1">
        <w:rPr>
          <w:rFonts w:ascii="Times New Roman" w:hAnsi="Times New Roman" w:cs="Times New Roman"/>
          <w:sz w:val="24"/>
        </w:rPr>
        <w:t xml:space="preserve"> S1</w:t>
      </w:r>
      <w:r w:rsidRPr="00AD0CC1">
        <w:rPr>
          <w:rFonts w:ascii="Times New Roman" w:hAnsi="Times New Roman" w:cs="Times New Roman"/>
          <w:sz w:val="24"/>
        </w:rPr>
        <w:t>)</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p>
    <w:p w14:paraId="5C241958" w14:textId="77777777" w:rsidR="00086C33" w:rsidRPr="00AD0CC1" w:rsidRDefault="00086C33" w:rsidP="00CC0C76">
      <w:pPr>
        <w:spacing w:line="360" w:lineRule="auto"/>
        <w:ind w:firstLine="720"/>
        <w:jc w:val="both"/>
        <w:rPr>
          <w:rFonts w:ascii="Times New Roman" w:eastAsia="Times New Roman" w:hAnsi="Times New Roman" w:cs="Times New Roman"/>
          <w:sz w:val="24"/>
          <w:szCs w:val="24"/>
        </w:rPr>
      </w:pPr>
    </w:p>
    <w:p w14:paraId="74170F89" w14:textId="77777777" w:rsidR="00086C33" w:rsidRPr="00AD0CC1" w:rsidRDefault="00086C33" w:rsidP="00086C33">
      <w:pPr>
        <w:pStyle w:val="Heading3"/>
        <w:spacing w:line="360" w:lineRule="auto"/>
        <w:rPr>
          <w:rStyle w:val="Heading5Char"/>
          <w:rFonts w:ascii="Times New Roman" w:eastAsia="SimSun" w:hAnsi="Times New Roman"/>
          <w:bCs w:val="0"/>
          <w:iCs w:val="0"/>
          <w:color w:val="auto"/>
          <w:szCs w:val="28"/>
        </w:rPr>
      </w:pPr>
      <w:r w:rsidRPr="00AD0CC1">
        <w:rPr>
          <w:rStyle w:val="Heading5Char"/>
          <w:rFonts w:ascii="Times New Roman" w:eastAsia="SimSun" w:hAnsi="Times New Roman"/>
          <w:bCs w:val="0"/>
          <w:iCs w:val="0"/>
          <w:color w:val="auto"/>
          <w:szCs w:val="28"/>
        </w:rPr>
        <w:t xml:space="preserve">2.2.3 </w:t>
      </w:r>
      <w:commentRangeStart w:id="162"/>
      <w:r w:rsidRPr="00AD0CC1">
        <w:rPr>
          <w:rStyle w:val="Heading5Char"/>
          <w:rFonts w:ascii="Times New Roman" w:eastAsia="SimSun" w:hAnsi="Times New Roman"/>
          <w:bCs w:val="0"/>
          <w:iCs w:val="0"/>
          <w:color w:val="auto"/>
          <w:szCs w:val="28"/>
        </w:rPr>
        <w:t>Phylogenetic data</w:t>
      </w:r>
      <w:commentRangeEnd w:id="162"/>
      <w:r w:rsidRPr="00AD0CC1">
        <w:rPr>
          <w:rStyle w:val="Heading5Char"/>
          <w:rFonts w:ascii="Times New Roman" w:eastAsia="SimSun" w:hAnsi="Times New Roman"/>
          <w:bCs w:val="0"/>
          <w:iCs w:val="0"/>
          <w:color w:val="auto"/>
          <w:szCs w:val="28"/>
        </w:rPr>
        <w:commentReference w:id="162"/>
      </w:r>
    </w:p>
    <w:p w14:paraId="33BBEF6F" w14:textId="77777777" w:rsidR="00086C33" w:rsidRPr="00AD0CC1" w:rsidRDefault="00086C33" w:rsidP="00086C33">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To account for the effect of phylogenetic relatedness, I used the comparative method (</w:t>
      </w:r>
      <w:r w:rsidRPr="00AD0CC1">
        <w:rPr>
          <w:rFonts w:ascii="Times New Roman" w:eastAsia="Times New Roman" w:hAnsi="Times New Roman" w:cs="Times New Roman"/>
          <w:i/>
          <w:iCs/>
          <w:sz w:val="24"/>
          <w:szCs w:val="24"/>
        </w:rPr>
        <w:t>sensu</w:t>
      </w:r>
      <w:r w:rsidRPr="00AD0CC1">
        <w:rPr>
          <w:rFonts w:ascii="Times New Roman" w:eastAsia="Times New Roman" w:hAnsi="Times New Roman" w:cs="Times New Roman"/>
          <w:sz w:val="24"/>
          <w:szCs w:val="24"/>
        </w:rPr>
        <w:t xml:space="preserve"> Felsenstein 1985) to explore the evolutionary relationship between physiological and biological traits and the communal roosting behaviour in landbirds </w:t>
      </w:r>
      <w:commentRangeStart w:id="163"/>
      <w:r w:rsidRPr="00AD0CC1">
        <w:rPr>
          <w:rFonts w:ascii="Times New Roman" w:eastAsia="Times New Roman" w:hAnsi="Times New Roman" w:cs="Times New Roman"/>
          <w:sz w:val="24"/>
          <w:szCs w:val="24"/>
        </w:rPr>
        <w:t xml:space="preserve">comprising roughly 9076 species. The comparative method provides a framework to use evolutionary branches instead of species as the datapoints to leverage autocorrelation. </w:t>
      </w:r>
    </w:p>
    <w:p w14:paraId="250350BA" w14:textId="7794BE28" w:rsidR="00C76281" w:rsidRPr="00AD0CC1" w:rsidRDefault="00086C33" w:rsidP="00891A17">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 </w:t>
      </w:r>
      <w:commentRangeEnd w:id="163"/>
      <w:r w:rsidRPr="00AD0CC1">
        <w:rPr>
          <w:rStyle w:val="CommentReference"/>
          <w:rFonts w:ascii="Times New Roman" w:hAnsi="Times New Roman" w:cs="Times New Roman"/>
          <w:sz w:val="24"/>
          <w:szCs w:val="24"/>
        </w:rPr>
        <w:commentReference w:id="163"/>
      </w:r>
      <w:r w:rsidRPr="00AD0CC1">
        <w:rPr>
          <w:rFonts w:ascii="Times New Roman" w:eastAsia="Times New Roman" w:hAnsi="Times New Roman" w:cs="Times New Roman"/>
          <w:sz w:val="24"/>
          <w:szCs w:val="24"/>
        </w:rPr>
        <w:t xml:space="preserve">To incorporate phylogenetic relationships between species in the regression models, I obtained 100 </w:t>
      </w:r>
      <w:commentRangeStart w:id="164"/>
      <w:r w:rsidRPr="00AD0CC1">
        <w:rPr>
          <w:rFonts w:ascii="Times New Roman" w:eastAsia="Times New Roman" w:hAnsi="Times New Roman" w:cs="Times New Roman"/>
          <w:sz w:val="24"/>
          <w:szCs w:val="24"/>
        </w:rPr>
        <w:t xml:space="preserve">phylogenies from </w:t>
      </w:r>
      <w:r w:rsidRPr="00AD0CC1">
        <w:rPr>
          <w:rFonts w:ascii="Times New Roman" w:hAnsi="Times New Roman" w:cs="Times New Roman"/>
          <w:sz w:val="24"/>
          <w:szCs w:val="24"/>
        </w:rPr>
        <w:t xml:space="preserve">VertLife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{"citationID":"ouRbVuev","properties":{"formattedCitation":"(Jetz et al., 2012)","plainCitation":"(Jetz et al., 2012)","noteIndex":0},"citationItems":[{"id":784,"uris":["http://zotero.org/users/6254983/items/6EBGI2DE"],"itemData":{"id":784,"type":"article-journal","container-title":"Nature","DOI":"10.1038/nature11631","ISSN":"0028-0836, 1476-4687","issue":"7424","journalAbbreviation":"Nature","language":"en","license":"http://www.springer.com/tdm","page":"444-448","source":"DOI.org (Crossref)","title":"The global diversity of birds in space and time","volume":"491","author":[{"family":"Jetz","given":"W."},{"family":"Thomas","given":"G. H."},{"family":"Joy","given":"J. B."},{"family":"Hartmann","given":"K."},{"family":"Mooers","given":"A. O."}],"issued":{"date-parts":[["2012",11]]}}}],"schema":"https://github.com/citation-style-language/schema/raw/master/csl-citation.json"}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(Jetz et al., 2012)</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w:t>
      </w:r>
      <w:r w:rsidRPr="00AD0CC1">
        <w:rPr>
          <w:rFonts w:ascii="Times New Roman" w:eastAsia="Times New Roman" w:hAnsi="Times New Roman" w:cs="Times New Roman"/>
          <w:sz w:val="24"/>
          <w:szCs w:val="24"/>
        </w:rPr>
        <w:t xml:space="preserve"> </w:t>
      </w:r>
      <w:commentRangeEnd w:id="164"/>
      <w:r w:rsidRPr="00AD0CC1">
        <w:rPr>
          <w:rStyle w:val="CommentReference"/>
          <w:rFonts w:ascii="Times New Roman" w:hAnsi="Times New Roman" w:cs="Times New Roman"/>
          <w:sz w:val="24"/>
          <w:szCs w:val="24"/>
        </w:rPr>
        <w:commentReference w:id="164"/>
      </w:r>
      <w:r w:rsidRPr="00AD0CC1">
        <w:rPr>
          <w:rFonts w:ascii="Times New Roman" w:eastAsia="Times New Roman" w:hAnsi="Times New Roman" w:cs="Times New Roman"/>
          <w:sz w:val="24"/>
          <w:szCs w:val="24"/>
        </w:rPr>
        <w:t xml:space="preserve">From these 100 trees, I then constructed a </w:t>
      </w:r>
      <w:commentRangeStart w:id="165"/>
      <w:r w:rsidRPr="00AD0CC1">
        <w:rPr>
          <w:rFonts w:ascii="Times New Roman" w:eastAsia="Times New Roman" w:hAnsi="Times New Roman" w:cs="Times New Roman"/>
          <w:sz w:val="24"/>
          <w:szCs w:val="24"/>
        </w:rPr>
        <w:t xml:space="preserve">consensus </w:t>
      </w:r>
      <w:commentRangeEnd w:id="165"/>
      <w:r w:rsidRPr="00AD0CC1">
        <w:rPr>
          <w:rFonts w:ascii="Times New Roman" w:eastAsia="Times New Roman" w:hAnsi="Times New Roman" w:cs="Times New Roman"/>
          <w:sz w:val="24"/>
          <w:szCs w:val="24"/>
        </w:rPr>
        <w:t xml:space="preserve">tree </w:t>
      </w:r>
      <w:r w:rsidRPr="00AD0CC1">
        <w:rPr>
          <w:rStyle w:val="CommentReference"/>
          <w:rFonts w:ascii="Times New Roman" w:hAnsi="Times New Roman" w:cs="Times New Roman"/>
        </w:rPr>
        <w:commentReference w:id="165"/>
      </w:r>
      <w:commentRangeStart w:id="166"/>
      <w:r w:rsidRPr="00AD0CC1">
        <w:rPr>
          <w:rFonts w:ascii="Times New Roman" w:eastAsia="Times New Roman" w:hAnsi="Times New Roman" w:cs="Times New Roman"/>
          <w:sz w:val="24"/>
          <w:szCs w:val="24"/>
        </w:rPr>
        <w:t xml:space="preserve">via least squares using the function </w:t>
      </w:r>
      <w:r w:rsidRPr="00AD0CC1">
        <w:rPr>
          <w:rFonts w:ascii="Times New Roman" w:eastAsia="Times New Roman" w:hAnsi="Times New Roman" w:cs="Times New Roman"/>
        </w:rPr>
        <w:t xml:space="preserve">ls.consensus </w:t>
      </w:r>
      <w:r w:rsidR="008F298C" w:rsidRPr="00AD0CC1">
        <w:rPr>
          <w:rFonts w:ascii="Times New Roman" w:eastAsia="Times New Roman" w:hAnsi="Times New Roman" w:cs="Times New Roman"/>
        </w:rPr>
        <w:fldChar w:fldCharType="begin"/>
      </w:r>
      <w:r w:rsidR="008F298C" w:rsidRPr="00AD0CC1">
        <w:rPr>
          <w:rFonts w:ascii="Times New Roman" w:eastAsia="Times New Roman" w:hAnsi="Times New Roman" w:cs="Times New Roman"/>
        </w:rPr>
        <w:instrText xml:space="preserve"> ADDIN ZOTERO_ITEM CSL_CITATION {"citationID":"OjLArUqY","properties":{"formattedCitation":"(Lapointe &amp; Cucumel, 1997)","plainCitation":"(Lapointe &amp; Cucumel, 1997)","noteIndex":0},"citationItems":[{"id":836,"uris":["http://zotero.org/users/6254983/items/HG6VR4MP"],"itemData":{"id":836,"type":"article-journal","container-title":"Systematic Biology","DOI":"10.1093/sysbio/46.2.306","ISSN":"1076-836X, 1063-5157","issue":"2","language":"en","page":"306-312","source":"DOI.org (Crossref)","title":"The Average Consensus Procedure: Combination of Weighted Trees Containing Identical or Overlapping Sets of Taxa","title-short":"The Average Consensus Procedure","volume":"46","author":[{"family":"Lapointe","given":"François-Joseph"},{"family":"Cucumel","given":"Guy"}],"editor":[{"family":"Baum","given":"David"}],"issued":{"date-parts":[["1997",6,1]]}}}],"schema":"https://github.com/citation-style-language/schema/raw/master/csl-citation.json"} </w:instrText>
      </w:r>
      <w:r w:rsidR="008F298C" w:rsidRPr="00AD0CC1">
        <w:rPr>
          <w:rFonts w:ascii="Times New Roman" w:eastAsia="Times New Roman" w:hAnsi="Times New Roman" w:cs="Times New Roman"/>
        </w:rPr>
        <w:fldChar w:fldCharType="separate"/>
      </w:r>
      <w:r w:rsidR="00DF6B32" w:rsidRPr="00AD0CC1">
        <w:rPr>
          <w:rFonts w:ascii="Times New Roman" w:hAnsi="Times New Roman" w:cs="Times New Roman"/>
        </w:rPr>
        <w:t>(Lapointe &amp; Cucumel, 1997)</w:t>
      </w:r>
      <w:r w:rsidR="008F298C" w:rsidRPr="00AD0CC1">
        <w:rPr>
          <w:rFonts w:ascii="Times New Roman" w:eastAsia="Times New Roman" w:hAnsi="Times New Roman" w:cs="Times New Roman"/>
        </w:rPr>
        <w:fldChar w:fldCharType="end"/>
      </w:r>
      <w:r w:rsidR="00C410CC" w:rsidRPr="00AD0CC1">
        <w:rPr>
          <w:rFonts w:ascii="Times New Roman" w:eastAsia="Times New Roman" w:hAnsi="Times New Roman" w:cs="Times New Roman"/>
        </w:rPr>
        <w:t xml:space="preserve"> </w:t>
      </w:r>
      <w:r w:rsidRPr="00AD0CC1">
        <w:rPr>
          <w:rFonts w:ascii="Times New Roman" w:eastAsia="Times New Roman" w:hAnsi="Times New Roman" w:cs="Times New Roman"/>
          <w:sz w:val="24"/>
          <w:szCs w:val="24"/>
        </w:rPr>
        <w:t xml:space="preserve">from the phytools package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{"citationID":"Kl95sMnD","properties":{"formattedCitation":"(Revell, 2012)","plainCitation":"(Revell, 2012)","noteIndex":0},"citationItems":[{"id":834,"uris":["http://zotero.org/users/6254983/items/CE6J6YWV"],"itemData":{"id":834,"type":"article-journal","abstract":"Summary\n            \n              1.\n               Here, I present a new, multifunctional phylogenetics package, phytools, for the R statistical computing environment.\n            \n            \n              2.\n               The focus of the package is on methods for phylogenetic comparative biology; however, it also includes tools for tree inference, phylogeny input/output, plotting, manipulation and several other tasks.\n            \n            \n              3.\n               I describe and tabulate the major methods implemented in phytools, and in addition provide some demonstration of its use in the form of two illustrative examples.\n            \n            \n              4.\n               Finally, I conclude by briefly describing an active web‐log that I use to document present and future developments for phytools. I also note other web resources for phylogenetics in the R computational environment.","container-title":"Methods in Ecology and Evolution","DOI":"10.1111/j.2041-210X.2011.00169.x","ISSN":"2041-210X, 2041-210X","issue":"2","journalAbbreviation":"Methods Ecol Evol","language":"en","license":"http://onlinelibrary.wiley.com/termsAndConditions#vor","page":"217-223","source":"DOI.org (Crossref)","title":"phytools: an R package for phylogenetic comparative biology (and other things)","title-short":"phytools","volume":"3","author":[{"family":"Revell","given":"Liam J."}],"issued":{"date-parts":[["2012",4]]}}}],"schema":"https://github.com/citation-style-language/schema/raw/master/csl-citation.json"}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(Revell, 2012)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commentRangeEnd w:id="166"/>
      <w:r w:rsidRPr="00AD0CC1">
        <w:rPr>
          <w:rStyle w:val="CommentReference"/>
        </w:rPr>
        <w:commentReference w:id="166"/>
      </w:r>
      <w:r w:rsidR="000051D4" w:rsidRPr="00AD0CC1">
        <w:rPr>
          <w:rFonts w:ascii="Times New Roman" w:eastAsia="Times New Roman" w:hAnsi="Times New Roman" w:cs="Times New Roman"/>
          <w:sz w:val="24"/>
          <w:szCs w:val="24"/>
        </w:rPr>
        <w:t xml:space="preserve"> </w:t>
      </w:r>
      <w:r w:rsidR="00C76281" w:rsidRPr="00AD0CC1">
        <w:rPr>
          <w:rFonts w:ascii="Times New Roman" w:eastAsia="Times New Roman" w:hAnsi="Times New Roman" w:cs="Times New Roman"/>
          <w:sz w:val="24"/>
          <w:szCs w:val="24"/>
        </w:rPr>
        <w:t>To estimate the phylogenetic signal (Pagel’s λ )</w:t>
      </w:r>
      <w:r w:rsidR="00C410CC" w:rsidRPr="00AD0CC1">
        <w:rPr>
          <w:rFonts w:ascii="Times New Roman" w:eastAsia="Times New Roman" w:hAnsi="Times New Roman" w:cs="Times New Roman"/>
          <w:sz w:val="24"/>
          <w:szCs w:val="24"/>
        </w:rPr>
        <w:t xml:space="preserve"> </w:t>
      </w:r>
      <w:r w:rsidR="00C76281" w:rsidRPr="00AD0CC1">
        <w:rPr>
          <w:rFonts w:ascii="Times New Roman" w:eastAsia="Times New Roman" w:hAnsi="Times New Roman" w:cs="Times New Roman"/>
          <w:sz w:val="24"/>
          <w:szCs w:val="24"/>
        </w:rPr>
        <w:t xml:space="preserve">of the trait data in the phylogenetic tree, I used the phylosig function from the phytools package. This value was then used to rescale the variance-covariance matrix constructed using the function vcv.phylo. The rescaled matrix </w:t>
      </w:r>
      <w:r w:rsidR="00C410CC" w:rsidRPr="00AD0CC1">
        <w:rPr>
          <w:rFonts w:ascii="Times New Roman" w:eastAsia="Times New Roman" w:hAnsi="Times New Roman" w:cs="Times New Roman"/>
          <w:sz w:val="24"/>
          <w:szCs w:val="24"/>
        </w:rPr>
        <w:t>wa</w:t>
      </w:r>
      <w:r w:rsidR="00C76281" w:rsidRPr="00AD0CC1">
        <w:rPr>
          <w:rFonts w:ascii="Times New Roman" w:eastAsia="Times New Roman" w:hAnsi="Times New Roman" w:cs="Times New Roman"/>
          <w:sz w:val="24"/>
          <w:szCs w:val="24"/>
        </w:rPr>
        <w:t>s then used for posterior modeling.</w:t>
      </w:r>
    </w:p>
    <w:p w14:paraId="644C5A2F" w14:textId="79C1EEBA" w:rsidR="00086C33" w:rsidRPr="00AD0CC1" w:rsidRDefault="00FA30DE" w:rsidP="00CC0C76">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tip labels associated to the phylogenetic data from the computed trees was compared against my dataset from AVONET and I only kept the species for which there was phylogenetic data available. When names didn’t match but </w:t>
      </w:r>
      <w:r w:rsidR="00CB611D" w:rsidRPr="00AD0CC1">
        <w:rPr>
          <w:rFonts w:ascii="Times New Roman" w:eastAsia="Times New Roman" w:hAnsi="Times New Roman" w:cs="Times New Roman"/>
          <w:sz w:val="24"/>
          <w:szCs w:val="24"/>
        </w:rPr>
        <w:t>referred</w:t>
      </w:r>
      <w:r w:rsidRPr="00AD0CC1">
        <w:rPr>
          <w:rFonts w:ascii="Times New Roman" w:eastAsia="Times New Roman" w:hAnsi="Times New Roman" w:cs="Times New Roman"/>
          <w:sz w:val="24"/>
          <w:szCs w:val="24"/>
        </w:rPr>
        <w:t xml:space="preserve"> to the same species, I manually reviewed the names in AviBase</w:t>
      </w:r>
      <w:r w:rsidR="00CB611D" w:rsidRPr="00AD0CC1">
        <w:rPr>
          <w:rFonts w:ascii="Times New Roman" w:eastAsia="Times New Roman" w:hAnsi="Times New Roman" w:cs="Times New Roman"/>
          <w:sz w:val="24"/>
          <w:szCs w:val="24"/>
        </w:rPr>
        <w:t xml:space="preserve"> </w:t>
      </w:r>
      <w:r w:rsidR="00CB611D" w:rsidRPr="00AD0CC1">
        <w:rPr>
          <w:rFonts w:ascii="Times New Roman" w:eastAsia="Times New Roman" w:hAnsi="Times New Roman" w:cs="Times New Roman"/>
          <w:sz w:val="24"/>
          <w:szCs w:val="24"/>
        </w:rPr>
        <w:fldChar w:fldCharType="begin"/>
      </w:r>
      <w:r w:rsidR="00CB611D" w:rsidRPr="00AD0CC1">
        <w:rPr>
          <w:rFonts w:ascii="Times New Roman" w:eastAsia="Times New Roman" w:hAnsi="Times New Roman" w:cs="Times New Roman"/>
          <w:sz w:val="24"/>
          <w:szCs w:val="24"/>
        </w:rPr>
        <w:instrText xml:space="preserve"> ADDIN ZOTERO_ITEM CSL_CITATION {"citationID":"ftS33cyf","properties":{"formattedCitation":"(Lepage et al., 2014)","plainCitation":"(Lepage et al., 2014)","noteIndex":0},"citationItems":[{"id":837,"uris":["http://zotero.org/users/6254983/items/LBPKHPWZ"],"itemData":{"id":837,"type":"article-journal","container-title":"ZooKeys","DOI":"10.3897/zookeys.420.7089","ISSN":"1313-2970, 1313-2989","journalAbbreviation":"ZK","license":"http://creativecommons.org/licenses/by/4.0/","page":"117-135","source":"DOI.org (Crossref)","title":"Avibase – a database system for managing and organizing taxonomic concepts","volume":"420","author":[{"family":"Lepage","given":"Denis"},{"family":"Vaidya","given":"Gaurav"},{"family":"Guralnick","given":"Robert"}],"issued":{"date-parts":[["2014",6,25]]}}}],"schema":"https://github.com/citation-style-language/schema/raw/master/csl-citation.json"} </w:instrText>
      </w:r>
      <w:r w:rsidR="00CB611D"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(Lepage et al., 2014)</w:t>
      </w:r>
      <w:r w:rsidR="00CB611D"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to </w:t>
      </w:r>
      <w:r w:rsidR="00CB611D" w:rsidRPr="00AD0CC1">
        <w:rPr>
          <w:rFonts w:ascii="Times New Roman" w:eastAsia="Times New Roman" w:hAnsi="Times New Roman" w:cs="Times New Roman"/>
          <w:sz w:val="24"/>
          <w:szCs w:val="24"/>
        </w:rPr>
        <w:t>review for changes in the nomenclature and changed them accordingly to match the phylogenetic dataset. The remaining species (8354) were used for posterior analysis.</w:t>
      </w:r>
    </w:p>
    <w:p w14:paraId="6DD70537" w14:textId="77777777" w:rsidR="00D444DE" w:rsidRPr="00AD0CC1" w:rsidRDefault="00D444DE" w:rsidP="00294ABB">
      <w:pPr>
        <w:spacing w:line="360" w:lineRule="auto"/>
        <w:jc w:val="both"/>
        <w:rPr>
          <w:rFonts w:ascii="Times New Roman" w:eastAsia="Times New Roman" w:hAnsi="Times New Roman" w:cs="Times New Roman"/>
          <w:sz w:val="24"/>
          <w:szCs w:val="24"/>
        </w:rPr>
      </w:pPr>
    </w:p>
    <w:p w14:paraId="3062C454" w14:textId="3B4E1AAD" w:rsidR="00F7140F" w:rsidRPr="00AD0CC1" w:rsidRDefault="00C600CC" w:rsidP="00443FA4">
      <w:pPr>
        <w:pStyle w:val="Heading3"/>
        <w:spacing w:line="360" w:lineRule="auto"/>
        <w:rPr>
          <w:rStyle w:val="Heading5Char"/>
          <w:rFonts w:ascii="Times New Roman" w:eastAsiaTheme="majorEastAsia" w:hAnsi="Times New Roman"/>
          <w:iCs w:val="0"/>
          <w:color w:val="auto"/>
          <w:szCs w:val="24"/>
        </w:rPr>
      </w:pPr>
      <w:bookmarkStart w:id="167" w:name="_Toc199480631"/>
      <w:r w:rsidRPr="00AD0CC1">
        <w:rPr>
          <w:rStyle w:val="Heading5Char"/>
          <w:rFonts w:ascii="Times New Roman" w:eastAsiaTheme="majorEastAsia" w:hAnsi="Times New Roman"/>
          <w:iCs w:val="0"/>
          <w:color w:val="auto"/>
          <w:szCs w:val="24"/>
        </w:rPr>
        <w:lastRenderedPageBreak/>
        <w:t xml:space="preserve">2.2.4 </w:t>
      </w:r>
      <w:r w:rsidR="00F7140F" w:rsidRPr="00AD0CC1">
        <w:rPr>
          <w:rStyle w:val="Heading5Char"/>
          <w:rFonts w:ascii="Times New Roman" w:eastAsiaTheme="majorEastAsia" w:hAnsi="Times New Roman"/>
          <w:iCs w:val="0"/>
          <w:color w:val="auto"/>
          <w:szCs w:val="24"/>
        </w:rPr>
        <w:t>Statistical analyses</w:t>
      </w:r>
      <w:bookmarkEnd w:id="167"/>
    </w:p>
    <w:p w14:paraId="581285DC" w14:textId="77777777" w:rsidR="00F7140F" w:rsidRPr="00AD0CC1" w:rsidRDefault="00F7140F" w:rsidP="00294ABB">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evolutionary relationship between communal roosting behaviour (CRB) and was modelled using </w:t>
      </w:r>
      <w:commentRangeStart w:id="168"/>
      <w:r w:rsidRPr="00AD0CC1">
        <w:rPr>
          <w:rFonts w:ascii="Times New Roman" w:eastAsia="Times New Roman" w:hAnsi="Times New Roman" w:cs="Times New Roman"/>
          <w:sz w:val="24"/>
          <w:szCs w:val="24"/>
        </w:rPr>
        <w:t>Equation 1.</w:t>
      </w:r>
      <w:commentRangeEnd w:id="168"/>
      <w:r w:rsidRPr="00AD0CC1">
        <w:rPr>
          <w:rStyle w:val="CommentReference"/>
          <w:rFonts w:ascii="Times New Roman" w:hAnsi="Times New Roman" w:cs="Times New Roman"/>
        </w:rPr>
        <w:commentReference w:id="168"/>
      </w:r>
    </w:p>
    <w:p w14:paraId="59A61D5D" w14:textId="77777777" w:rsidR="00F7140F" w:rsidRPr="00AD0CC1" w:rsidRDefault="00F7140F" w:rsidP="00D70E63">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Eq. 1</w:t>
      </w:r>
    </w:p>
    <w:p w14:paraId="54C16DD2" w14:textId="77777777" w:rsidR="00F7140F" w:rsidRPr="00AD0CC1" w:rsidRDefault="00F7140F" w:rsidP="00D70E63">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rPr>
            <m:t>CRB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1</m:t>
              </m:r>
            </m:sub>
          </m:sSub>
          <m:r>
            <w:rPr>
              <w:rFonts w:ascii="Cambria Math" w:eastAsia="Times New Roman" w:hAnsi="Cambria Math" w:cs="Times New Roman"/>
            </w:rPr>
            <m:t>mass+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2</m:t>
              </m:r>
            </m:sub>
          </m:sSub>
          <m:r>
            <w:rPr>
              <w:rFonts w:ascii="Cambria Math" w:eastAsia="Times New Roman" w:hAnsi="Cambria Math" w:cs="Times New Roman"/>
            </w:rPr>
            <m:t xml:space="preserve">HWI+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3</m:t>
              </m:r>
            </m:sub>
          </m:sSub>
          <m:r>
            <w:rPr>
              <w:rFonts w:ascii="Cambria Math" w:eastAsia="Times New Roman" w:hAnsi="Cambria Math" w:cs="Times New Roman"/>
            </w:rPr>
            <m:t>Trophic guild+</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4</m:t>
              </m:r>
            </m:sub>
          </m:sSub>
          <m:r>
            <w:rPr>
              <w:rFonts w:ascii="Cambria Math" w:eastAsia="Times New Roman" w:hAnsi="Cambria Math" w:cs="Times New Roman"/>
            </w:rPr>
            <m:t>Memory+(1|phylogeny)</m:t>
          </m:r>
        </m:oMath>
      </m:oMathPara>
    </w:p>
    <w:p w14:paraId="50F7D87B" w14:textId="0AF2385E" w:rsidR="00C76281" w:rsidRPr="00AD0CC1" w:rsidRDefault="00F7140F" w:rsidP="00D444DE">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Where CRB is the Communal Roosting Behaviour, and </w:t>
      </w:r>
      <m:oMath>
        <m:r>
          <w:rPr>
            <w:rFonts w:ascii="Cambria Math" w:eastAsia="Times New Roman" w:hAnsi="Cambria Math" w:cs="Times New Roman"/>
            <w:sz w:val="24"/>
            <w:szCs w:val="24"/>
          </w:rPr>
          <m:t>β</m:t>
        </m:r>
      </m:oMath>
      <w:r w:rsidRPr="00AD0CC1">
        <w:rPr>
          <w:rFonts w:ascii="Times New Roman" w:eastAsia="Times New Roman" w:hAnsi="Times New Roman" w:cs="Times New Roman"/>
          <w:sz w:val="24"/>
          <w:szCs w:val="24"/>
        </w:rPr>
        <w:t xml:space="preserve"> is the regression coefficient that determines the relationship between the variables. Phylogeny was included as a random effect as the evolution of this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may have evolved differently in each guild. </w:t>
      </w:r>
      <w:r w:rsidR="00C76281" w:rsidRPr="00AD0CC1">
        <w:rPr>
          <w:rFonts w:ascii="Times New Roman" w:eastAsia="Times New Roman" w:hAnsi="Times New Roman" w:cs="Times New Roman"/>
          <w:sz w:val="24"/>
          <w:szCs w:val="24"/>
        </w:rPr>
        <w:t>To calculate the phylogenetic signal of the trait in the evolutionary tree, I first calculated the variance-covariance</w:t>
      </w:r>
    </w:p>
    <w:p w14:paraId="2E2097AF" w14:textId="0019BB82" w:rsidR="00517616" w:rsidRDefault="00F7140F" w:rsidP="00D444DE">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model was fitted in R using the </w:t>
      </w:r>
      <w:r w:rsidRPr="00AD0CC1">
        <w:rPr>
          <w:rFonts w:ascii="Times New Roman" w:eastAsia="Times New Roman" w:hAnsi="Times New Roman" w:cs="Times New Roman"/>
          <w:i/>
          <w:iCs/>
          <w:sz w:val="24"/>
          <w:szCs w:val="24"/>
        </w:rPr>
        <w:t>brms</w:t>
      </w:r>
      <w:r w:rsidRPr="00AD0CC1">
        <w:rPr>
          <w:rFonts w:ascii="Times New Roman" w:eastAsia="Times New Roman" w:hAnsi="Times New Roman" w:cs="Times New Roman"/>
          <w:sz w:val="24"/>
          <w:szCs w:val="24"/>
        </w:rPr>
        <w:t xml:space="preserve"> package as it allows for flexibility to handle binary data and includes phylogenetic structure as a random effect. I used a Bernoulli family distribution and the </w:t>
      </w:r>
      <w:commentRangeStart w:id="169"/>
      <w:r w:rsidRPr="00AD0CC1">
        <w:rPr>
          <w:rFonts w:ascii="Times New Roman" w:eastAsia="Times New Roman" w:hAnsi="Times New Roman" w:cs="Times New Roman"/>
          <w:i/>
          <w:iCs/>
          <w:sz w:val="24"/>
          <w:szCs w:val="24"/>
        </w:rPr>
        <w:t>logit link</w:t>
      </w:r>
      <w:r w:rsidRPr="00AD0CC1">
        <w:rPr>
          <w:rFonts w:ascii="Times New Roman" w:eastAsia="Times New Roman" w:hAnsi="Times New Roman" w:cs="Times New Roman"/>
          <w:sz w:val="24"/>
          <w:szCs w:val="24"/>
        </w:rPr>
        <w:t xml:space="preserve"> </w:t>
      </w:r>
      <w:commentRangeEnd w:id="169"/>
      <w:r w:rsidRPr="00AD0CC1">
        <w:rPr>
          <w:rStyle w:val="CommentReference"/>
          <w:rFonts w:ascii="Times New Roman" w:hAnsi="Times New Roman" w:cs="Times New Roman"/>
        </w:rPr>
        <w:commentReference w:id="169"/>
      </w:r>
      <w:r w:rsidRPr="00AD0CC1">
        <w:rPr>
          <w:rFonts w:ascii="Times New Roman" w:eastAsia="Times New Roman" w:hAnsi="Times New Roman" w:cs="Times New Roman"/>
          <w:sz w:val="24"/>
          <w:szCs w:val="24"/>
        </w:rPr>
        <w:t xml:space="preserve">function for the response variable as the probability of CRB should saturate at 1 despite increases in the predictors. The model was run with </w:t>
      </w:r>
      <w:commentRangeStart w:id="170"/>
      <w:r w:rsidR="00390D66">
        <w:rPr>
          <w:rFonts w:ascii="Times New Roman" w:eastAsia="Times New Roman" w:hAnsi="Times New Roman" w:cs="Times New Roman"/>
          <w:sz w:val="24"/>
          <w:szCs w:val="24"/>
        </w:rPr>
        <w:t>forty</w:t>
      </w:r>
      <w:r w:rsidR="00390D66" w:rsidRPr="00AD0CC1">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chains and 10</w:t>
      </w:r>
      <w:r w:rsidR="006C14AC">
        <w:rPr>
          <w:rFonts w:ascii="Times New Roman" w:eastAsia="Times New Roman" w:hAnsi="Times New Roman" w:cs="Times New Roman"/>
          <w:sz w:val="24"/>
          <w:szCs w:val="24"/>
        </w:rPr>
        <w:t>00</w:t>
      </w:r>
      <w:r w:rsidR="00390D66">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 xml:space="preserve">000 iterations. </w:t>
      </w:r>
      <w:commentRangeEnd w:id="170"/>
      <w:r w:rsidRPr="00AD0CC1">
        <w:rPr>
          <w:rStyle w:val="CommentReference"/>
          <w:rFonts w:ascii="Times New Roman" w:hAnsi="Times New Roman" w:cs="Times New Roman"/>
        </w:rPr>
        <w:commentReference w:id="170"/>
      </w:r>
      <w:r w:rsidR="00BB36FD">
        <w:rPr>
          <w:rFonts w:ascii="Times New Roman" w:eastAsia="Times New Roman" w:hAnsi="Times New Roman" w:cs="Times New Roman"/>
          <w:sz w:val="24"/>
          <w:szCs w:val="24"/>
        </w:rPr>
        <w:t xml:space="preserve">Because of the large sample size of my data (946), I used </w:t>
      </w:r>
      <w:r w:rsidR="00DF7215">
        <w:rPr>
          <w:rFonts w:ascii="Times New Roman" w:eastAsia="Times New Roman" w:hAnsi="Times New Roman" w:cs="Times New Roman"/>
          <w:sz w:val="24"/>
          <w:szCs w:val="24"/>
        </w:rPr>
        <w:t xml:space="preserve">priors to help </w:t>
      </w:r>
      <w:r w:rsidR="006B3078">
        <w:rPr>
          <w:rFonts w:ascii="Times New Roman" w:eastAsia="Times New Roman" w:hAnsi="Times New Roman" w:cs="Times New Roman"/>
          <w:sz w:val="24"/>
          <w:szCs w:val="24"/>
        </w:rPr>
        <w:t>initial</w:t>
      </w:r>
      <w:r w:rsidR="00DF7215">
        <w:rPr>
          <w:rFonts w:ascii="Times New Roman" w:eastAsia="Times New Roman" w:hAnsi="Times New Roman" w:cs="Times New Roman"/>
          <w:sz w:val="24"/>
          <w:szCs w:val="24"/>
        </w:rPr>
        <w:t xml:space="preserve"> guesses of the model. I used the coefficient estimates of the model without phylogenetic as a random effect. The mean values obtained where then used as priors in the final model.</w:t>
      </w:r>
      <w:r w:rsidR="006B3078">
        <w:rPr>
          <w:rFonts w:ascii="Times New Roman" w:eastAsia="Times New Roman" w:hAnsi="Times New Roman" w:cs="Times New Roman"/>
          <w:sz w:val="24"/>
          <w:szCs w:val="24"/>
        </w:rPr>
        <w:t xml:space="preserve"> I used Cauchy distribution for the parameters probability as it </w:t>
      </w:r>
      <w:r w:rsidR="003C6D96">
        <w:rPr>
          <w:rFonts w:ascii="Times New Roman" w:eastAsia="Times New Roman" w:hAnsi="Times New Roman" w:cs="Times New Roman"/>
          <w:sz w:val="24"/>
          <w:szCs w:val="24"/>
        </w:rPr>
        <w:t xml:space="preserve">has heavier tails thereby </w:t>
      </w:r>
      <w:r w:rsidR="006B3078">
        <w:rPr>
          <w:rFonts w:ascii="Times New Roman" w:eastAsia="Times New Roman" w:hAnsi="Times New Roman" w:cs="Times New Roman"/>
          <w:sz w:val="24"/>
          <w:szCs w:val="24"/>
        </w:rPr>
        <w:t>relax</w:t>
      </w:r>
      <w:r w:rsidR="003C6D96">
        <w:rPr>
          <w:rFonts w:ascii="Times New Roman" w:eastAsia="Times New Roman" w:hAnsi="Times New Roman" w:cs="Times New Roman"/>
          <w:sz w:val="24"/>
          <w:szCs w:val="24"/>
        </w:rPr>
        <w:t>ing</w:t>
      </w:r>
      <w:r w:rsidR="006B3078">
        <w:rPr>
          <w:rFonts w:ascii="Times New Roman" w:eastAsia="Times New Roman" w:hAnsi="Times New Roman" w:cs="Times New Roman"/>
          <w:sz w:val="24"/>
          <w:szCs w:val="24"/>
        </w:rPr>
        <w:t xml:space="preserve"> the</w:t>
      </w:r>
      <w:r w:rsidR="003C6D96">
        <w:rPr>
          <w:rFonts w:ascii="Times New Roman" w:eastAsia="Times New Roman" w:hAnsi="Times New Roman" w:cs="Times New Roman"/>
          <w:sz w:val="24"/>
          <w:szCs w:val="24"/>
        </w:rPr>
        <w:t xml:space="preserve"> assumption and weight of the priors.</w:t>
      </w:r>
    </w:p>
    <w:p w14:paraId="23719D63" w14:textId="77777777" w:rsidR="00FA30DE" w:rsidRPr="00AD0CC1" w:rsidRDefault="00FA30DE" w:rsidP="00A601BD">
      <w:pPr>
        <w:spacing w:line="360" w:lineRule="auto"/>
        <w:jc w:val="both"/>
        <w:rPr>
          <w:rFonts w:ascii="Times New Roman" w:eastAsia="Times New Roman" w:hAnsi="Times New Roman" w:cs="Times New Roman"/>
          <w:sz w:val="24"/>
          <w:szCs w:val="24"/>
        </w:rPr>
      </w:pPr>
    </w:p>
    <w:p w14:paraId="58AFABC4" w14:textId="1668EF91" w:rsidR="00FA30DE" w:rsidRPr="00AD0CC1" w:rsidRDefault="00FA30DE" w:rsidP="00FA30DE">
      <w:pPr>
        <w:pStyle w:val="Heading6"/>
        <w:numPr>
          <w:ilvl w:val="0"/>
          <w:numId w:val="0"/>
        </w:numPr>
        <w:spacing w:before="160" w:after="80" w:line="360" w:lineRule="auto"/>
        <w:jc w:val="both"/>
        <w:rPr>
          <w:rStyle w:val="Heading5Char"/>
          <w:rFonts w:ascii="Times New Roman" w:eastAsia="SimSun" w:hAnsi="Times New Roman"/>
          <w:b/>
          <w:bCs/>
          <w:szCs w:val="28"/>
          <w:lang w:val="en-CA"/>
        </w:rPr>
      </w:pPr>
      <w:commentRangeStart w:id="171"/>
      <w:r w:rsidRPr="00AD0CC1">
        <w:rPr>
          <w:rStyle w:val="Heading5Char"/>
          <w:rFonts w:ascii="Times New Roman" w:eastAsia="SimSun" w:hAnsi="Times New Roman"/>
          <w:b/>
          <w:bCs/>
          <w:szCs w:val="28"/>
          <w:lang w:val="en-CA"/>
        </w:rPr>
        <w:t>2.2.4.1 Global model</w:t>
      </w:r>
      <w:commentRangeEnd w:id="171"/>
      <w:r w:rsidRPr="00AD0CC1">
        <w:rPr>
          <w:rStyle w:val="CommentReference"/>
          <w:rFonts w:asciiTheme="minorHAnsi" w:eastAsiaTheme="minorHAnsi" w:hAnsiTheme="minorHAnsi" w:cstheme="minorBidi"/>
          <w:b w:val="0"/>
          <w:bCs w:val="0"/>
          <w:lang w:val="en-CA"/>
        </w:rPr>
        <w:commentReference w:id="171"/>
      </w:r>
    </w:p>
    <w:p w14:paraId="665D5F02" w14:textId="77777777" w:rsidR="00FA30DE" w:rsidRPr="00AD0CC1" w:rsidRDefault="00FA30DE" w:rsidP="00294ABB">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To test for the importance of biological variables on Communal Roosting Behaviour, I tested five different models. The first set of models used all data available (</w:t>
      </w:r>
      <w:commentRangeStart w:id="172"/>
      <w:r w:rsidRPr="00AD0CC1">
        <w:rPr>
          <w:rFonts w:ascii="Times New Roman" w:eastAsia="Times New Roman" w:hAnsi="Times New Roman" w:cs="Times New Roman"/>
          <w:sz w:val="24"/>
          <w:szCs w:val="24"/>
        </w:rPr>
        <w:t xml:space="preserve">946 species), </w:t>
      </w:r>
      <w:commentRangeEnd w:id="172"/>
      <w:r w:rsidRPr="00AD0CC1">
        <w:rPr>
          <w:rStyle w:val="CommentReference"/>
          <w:rFonts w:ascii="Times New Roman" w:hAnsi="Times New Roman" w:cs="Times New Roman"/>
        </w:rPr>
        <w:commentReference w:id="172"/>
      </w:r>
      <w:r w:rsidRPr="00AD0CC1">
        <w:rPr>
          <w:rFonts w:ascii="Times New Roman" w:eastAsia="Times New Roman" w:hAnsi="Times New Roman" w:cs="Times New Roman"/>
          <w:sz w:val="24"/>
          <w:szCs w:val="24"/>
        </w:rPr>
        <w:t xml:space="preserve">and I compared the null hypothesis – in which CRB is only explained by phylogenetic relatedness, and the biological variables model (HWI, mass, trophic guild). </w:t>
      </w:r>
    </w:p>
    <w:p w14:paraId="2712C3A4" w14:textId="77777777" w:rsidR="00FA30DE" w:rsidRPr="00AD0CC1" w:rsidRDefault="00FA30DE" w:rsidP="00FA30DE">
      <w:pPr>
        <w:spacing w:line="360" w:lineRule="auto"/>
        <w:jc w:val="both"/>
        <w:rPr>
          <w:rFonts w:ascii="Times New Roman" w:eastAsia="Times New Roman" w:hAnsi="Times New Roman" w:cs="Times New Roman"/>
          <w:sz w:val="24"/>
          <w:szCs w:val="24"/>
        </w:rPr>
      </w:pPr>
    </w:p>
    <w:p w14:paraId="15E84458" w14:textId="12A9C3E5" w:rsidR="00FA30DE" w:rsidRPr="00AD0CC1" w:rsidRDefault="00FA30DE" w:rsidP="00FA30DE">
      <w:pPr>
        <w:pStyle w:val="Heading6"/>
        <w:numPr>
          <w:ilvl w:val="0"/>
          <w:numId w:val="0"/>
        </w:numPr>
        <w:spacing w:before="160" w:after="80" w:line="360" w:lineRule="auto"/>
        <w:jc w:val="both"/>
        <w:rPr>
          <w:rStyle w:val="Heading5Char"/>
          <w:rFonts w:ascii="Times New Roman" w:eastAsia="SimSun" w:hAnsi="Times New Roman"/>
          <w:b/>
          <w:bCs/>
          <w:szCs w:val="28"/>
          <w:lang w:val="en-CA"/>
        </w:rPr>
      </w:pPr>
      <w:r w:rsidRPr="00AD0CC1">
        <w:rPr>
          <w:rStyle w:val="Heading5Char"/>
          <w:rFonts w:ascii="Times New Roman" w:eastAsia="SimSun" w:hAnsi="Times New Roman"/>
          <w:b/>
          <w:bCs/>
          <w:szCs w:val="28"/>
          <w:lang w:val="en-CA"/>
        </w:rPr>
        <w:t>2.2.4.2 Subset models</w:t>
      </w:r>
    </w:p>
    <w:p w14:paraId="0A92AEAD" w14:textId="5FE024F5" w:rsidR="00FA30DE" w:rsidRPr="00AD0CC1" w:rsidRDefault="00FA30DE" w:rsidP="00FA30DE">
      <w:pPr>
        <w:spacing w:line="360" w:lineRule="auto"/>
        <w:jc w:val="both"/>
        <w:rPr>
          <w:rFonts w:ascii="Times New Roman" w:eastAsia="Times New Roman" w:hAnsi="Times New Roman" w:cs="Times New Roman"/>
          <w:sz w:val="24"/>
          <w:szCs w:val="24"/>
        </w:rPr>
      </w:pPr>
      <w:commentRangeStart w:id="173"/>
      <w:r w:rsidRPr="00AD0CC1">
        <w:rPr>
          <w:rFonts w:ascii="Times New Roman" w:eastAsia="Times New Roman" w:hAnsi="Times New Roman" w:cs="Times New Roman"/>
          <w:sz w:val="24"/>
          <w:szCs w:val="24"/>
        </w:rPr>
        <w:t>The second set of models used only a subset of species (300), which include only the species for which we have brain size data. Brain size was obtained in volume (mm</w:t>
      </w:r>
      <w:r w:rsidRPr="00AD0CC1">
        <w:rPr>
          <w:rFonts w:ascii="Times New Roman" w:eastAsia="Times New Roman" w:hAnsi="Times New Roman" w:cs="Times New Roman"/>
          <w:sz w:val="24"/>
          <w:szCs w:val="24"/>
          <w:vertAlign w:val="superscript"/>
        </w:rPr>
        <w:t>3</w:t>
      </w:r>
      <w:r w:rsidRPr="00AD0CC1">
        <w:rPr>
          <w:rFonts w:ascii="Times New Roman" w:eastAsia="Times New Roman" w:hAnsi="Times New Roman" w:cs="Times New Roman"/>
          <w:sz w:val="24"/>
          <w:szCs w:val="24"/>
        </w:rPr>
        <w:t xml:space="preserve">) and mass (kg) from </w:t>
      </w:r>
      <w:r w:rsidRPr="00AD0CC1">
        <w:rPr>
          <w:rFonts w:ascii="Times New Roman" w:eastAsia="Times New Roman" w:hAnsi="Times New Roman" w:cs="Times New Roman"/>
          <w:sz w:val="24"/>
          <w:szCs w:val="24"/>
        </w:rPr>
        <w:lastRenderedPageBreak/>
        <w:t xml:space="preserve">different sources (Supplementary S2). Because brain size and brain volume were highly correlated (0.9), brain volume was dropped to avoid collinearity. Brain mass was selected over brain volume as it had more raw data available. A linear model was fitted between both variables using the ‘lm’ function and used to predict brain mass for those species for which only brain volume was available. To </w:t>
      </w:r>
      <w:commentRangeEnd w:id="173"/>
      <w:r w:rsidRPr="00AD0CC1">
        <w:rPr>
          <w:rStyle w:val="CommentReference"/>
          <w:rFonts w:ascii="Times New Roman" w:hAnsi="Times New Roman" w:cs="Times New Roman"/>
        </w:rPr>
        <w:commentReference w:id="173"/>
      </w:r>
      <w:r w:rsidRPr="00AD0CC1">
        <w:rPr>
          <w:rFonts w:ascii="Times New Roman" w:eastAsia="Times New Roman" w:hAnsi="Times New Roman" w:cs="Times New Roman"/>
          <w:sz w:val="24"/>
          <w:szCs w:val="24"/>
        </w:rPr>
        <w:t xml:space="preserve">correct for collinearity between brain mass and body mass, I fitted a linear model between the two variables. The residuals of the model were used as the predictor rather than brain mass itself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{"citationID":"y4kajitc","properties":{"formattedCitation":"(Van Overveld et al., 2022)","plainCitation":"(Van Overveld et al., 2022)","noteIndex":0},"citationItems":[{"id":105,"uris":["http://zotero.org/users/6254983/items/SMPL88VA"],"itemData":{"id":105,"type":"article-journal","container-title":"Animal Cognition","DOI":"10.1007/s10071-021-01585-2","ISSN":"1435-9448, 1435-9456","issue":"3","journalAbbreviation":"Anim Cogn","language":"en","page":"495-507","source":"DOI.org (Crossref)","title":"Vultures as an overlooked model in cognitive ecology","volume":"25","author":[{"family":"Van Overveld","given":"Thijs"},{"family":"Sol","given":"Daniel"},{"family":"Blanco","given":"Guillermo"},{"family":"Margalida","given":"Antoni"},{"family":"De La Riva","given":"Manuel"},{"family":"Donázar","given":"José Antonio"}],"issued":{"date-parts":[["2022",6]]}}}],"schema":"https://github.com/citation-style-language/schema/raw/master/csl-citation.json"}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(Van Overveld et al., 2022)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t>
      </w:r>
      <w:commentRangeStart w:id="174"/>
      <w:r w:rsidRPr="00AD0CC1">
        <w:rPr>
          <w:rFonts w:ascii="Times New Roman" w:eastAsia="Times New Roman" w:hAnsi="Times New Roman" w:cs="Times New Roman"/>
          <w:sz w:val="24"/>
          <w:szCs w:val="24"/>
        </w:rPr>
        <w:t xml:space="preserve">The first model was the same model than before but only on a smaller sample size. </w:t>
      </w:r>
      <w:commentRangeEnd w:id="174"/>
      <w:r w:rsidRPr="00AD0CC1">
        <w:rPr>
          <w:rStyle w:val="CommentReference"/>
        </w:rPr>
        <w:commentReference w:id="174"/>
      </w:r>
      <w:r w:rsidRPr="00AD0CC1">
        <w:rPr>
          <w:rFonts w:ascii="Times New Roman" w:eastAsia="Times New Roman" w:hAnsi="Times New Roman" w:cs="Times New Roman"/>
          <w:sz w:val="24"/>
          <w:szCs w:val="24"/>
        </w:rPr>
        <w:t>This was done to make test this model against one including brain size as a predictor using the same data.</w:t>
      </w:r>
    </w:p>
    <w:p w14:paraId="3843D9FF" w14:textId="77777777" w:rsidR="00FA30DE" w:rsidRPr="00AD0CC1" w:rsidRDefault="00FA30DE" w:rsidP="00A601BD">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second model was fitted adding the residuals of brain mass against body mass as a predictor variable. A third model was ran using an additional interaction term between brain mass and body mass instead of the residuals. Models were compared using DIC. </w:t>
      </w:r>
      <w:commentRangeStart w:id="175"/>
      <w:r w:rsidRPr="00AD0CC1">
        <w:rPr>
          <w:rFonts w:ascii="Times New Roman" w:eastAsia="Times New Roman" w:hAnsi="Times New Roman" w:cs="Times New Roman"/>
          <w:sz w:val="24"/>
          <w:szCs w:val="24"/>
        </w:rPr>
        <w:t>(Table 1).</w:t>
      </w:r>
      <w:commentRangeEnd w:id="175"/>
      <w:r w:rsidRPr="00AD0CC1">
        <w:rPr>
          <w:rStyle w:val="CommentReference"/>
        </w:rPr>
        <w:commentReference w:id="175"/>
      </w:r>
    </w:p>
    <w:p w14:paraId="1E0ED97D" w14:textId="77777777" w:rsidR="00FA30DE" w:rsidRPr="00AD0CC1" w:rsidRDefault="00FA30DE" w:rsidP="00FA30DE">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Table 1. Predictor variables included in each model tested and size of data used for each model</w:t>
      </w:r>
    </w:p>
    <w:tbl>
      <w:tblPr>
        <w:tblStyle w:val="TableGrid"/>
        <w:tblW w:w="10485" w:type="dxa"/>
        <w:tblLayout w:type="fixed"/>
        <w:tblLook w:val="04A0" w:firstRow="1" w:lastRow="0" w:firstColumn="1" w:lastColumn="0" w:noHBand="0" w:noVBand="1"/>
      </w:tblPr>
      <w:tblGrid>
        <w:gridCol w:w="1838"/>
        <w:gridCol w:w="7371"/>
        <w:gridCol w:w="1276"/>
      </w:tblGrid>
      <w:tr w:rsidR="00FA30DE" w:rsidRPr="00AD0CC1" w14:paraId="608B2242" w14:textId="77777777" w:rsidTr="00A601BD">
        <w:trPr>
          <w:trHeight w:val="403"/>
        </w:trPr>
        <w:tc>
          <w:tcPr>
            <w:tcW w:w="1838" w:type="dxa"/>
          </w:tcPr>
          <w:p w14:paraId="3ABA5FAF"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Model name</w:t>
            </w:r>
          </w:p>
        </w:tc>
        <w:tc>
          <w:tcPr>
            <w:tcW w:w="7371" w:type="dxa"/>
          </w:tcPr>
          <w:p w14:paraId="1AF59D29"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Predictor variables included</w:t>
            </w:r>
          </w:p>
        </w:tc>
        <w:tc>
          <w:tcPr>
            <w:tcW w:w="1276" w:type="dxa"/>
          </w:tcPr>
          <w:p w14:paraId="5B9AE68A"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Number of species</w:t>
            </w:r>
          </w:p>
        </w:tc>
      </w:tr>
      <w:tr w:rsidR="00FA30DE" w:rsidRPr="00AD0CC1" w14:paraId="3A626680" w14:textId="77777777" w:rsidTr="00A601BD">
        <w:trPr>
          <w:trHeight w:val="397"/>
        </w:trPr>
        <w:tc>
          <w:tcPr>
            <w:tcW w:w="1838" w:type="dxa"/>
          </w:tcPr>
          <w:p w14:paraId="54AE2DEB"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Null_model</w:t>
            </w:r>
          </w:p>
        </w:tc>
        <w:tc>
          <w:tcPr>
            <w:tcW w:w="7371" w:type="dxa"/>
          </w:tcPr>
          <w:p w14:paraId="39247872"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phylogeny</w:t>
            </w:r>
          </w:p>
        </w:tc>
        <w:tc>
          <w:tcPr>
            <w:tcW w:w="1276" w:type="dxa"/>
          </w:tcPr>
          <w:p w14:paraId="472D92B8"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946</w:t>
            </w:r>
          </w:p>
        </w:tc>
      </w:tr>
      <w:tr w:rsidR="00FA30DE" w:rsidRPr="00AD0CC1" w14:paraId="6624C4BC" w14:textId="77777777" w:rsidTr="00A601BD">
        <w:trPr>
          <w:trHeight w:val="426"/>
        </w:trPr>
        <w:tc>
          <w:tcPr>
            <w:tcW w:w="1838" w:type="dxa"/>
          </w:tcPr>
          <w:p w14:paraId="6C03052E" w14:textId="7A3DC47E" w:rsidR="00FA30DE" w:rsidRPr="00AD0CC1" w:rsidRDefault="00843290" w:rsidP="009F08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Global model</w:t>
            </w:r>
          </w:p>
        </w:tc>
        <w:tc>
          <w:tcPr>
            <w:tcW w:w="7371" w:type="dxa"/>
          </w:tcPr>
          <w:p w14:paraId="4AEA96E5"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HWI, body mass, trophic guild, phylogeny</w:t>
            </w:r>
          </w:p>
        </w:tc>
        <w:tc>
          <w:tcPr>
            <w:tcW w:w="1276" w:type="dxa"/>
          </w:tcPr>
          <w:p w14:paraId="24AB994C"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946</w:t>
            </w:r>
          </w:p>
        </w:tc>
      </w:tr>
      <w:tr w:rsidR="00FA30DE" w:rsidRPr="00AD0CC1" w14:paraId="67F66F0E" w14:textId="77777777" w:rsidTr="00A601BD">
        <w:trPr>
          <w:trHeight w:val="397"/>
        </w:trPr>
        <w:tc>
          <w:tcPr>
            <w:tcW w:w="1838" w:type="dxa"/>
          </w:tcPr>
          <w:p w14:paraId="2B9C4F1E" w14:textId="2EA80D6F" w:rsidR="00FA30DE" w:rsidRPr="00AD0CC1" w:rsidRDefault="00871ED3" w:rsidP="009F08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Subset_global_model</w:t>
            </w:r>
          </w:p>
        </w:tc>
        <w:tc>
          <w:tcPr>
            <w:tcW w:w="7371" w:type="dxa"/>
          </w:tcPr>
          <w:p w14:paraId="2693FE2D"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HWI, body mass, trophic guild, phylogeny</w:t>
            </w:r>
          </w:p>
        </w:tc>
        <w:tc>
          <w:tcPr>
            <w:tcW w:w="1276" w:type="dxa"/>
          </w:tcPr>
          <w:p w14:paraId="168ADABE"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300</w:t>
            </w:r>
          </w:p>
        </w:tc>
      </w:tr>
      <w:tr w:rsidR="00FA30DE" w:rsidRPr="00AD0CC1" w14:paraId="695CA17C" w14:textId="77777777" w:rsidTr="00A601BD">
        <w:trPr>
          <w:trHeight w:val="403"/>
        </w:trPr>
        <w:tc>
          <w:tcPr>
            <w:tcW w:w="1838" w:type="dxa"/>
          </w:tcPr>
          <w:p w14:paraId="740F6997" w14:textId="00183851" w:rsidR="00FA30DE" w:rsidRPr="00AD0CC1" w:rsidRDefault="00FB3323" w:rsidP="009F08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Subset_global_model_brainsize</w:t>
            </w:r>
          </w:p>
        </w:tc>
        <w:tc>
          <w:tcPr>
            <w:tcW w:w="7371" w:type="dxa"/>
          </w:tcPr>
          <w:p w14:paraId="0E52A937"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HWI, body mass, trophic guild, phylogeny, residuals brainmass/bodymass</w:t>
            </w:r>
          </w:p>
        </w:tc>
        <w:tc>
          <w:tcPr>
            <w:tcW w:w="1276" w:type="dxa"/>
          </w:tcPr>
          <w:p w14:paraId="14325110"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300</w:t>
            </w:r>
          </w:p>
        </w:tc>
      </w:tr>
      <w:tr w:rsidR="00FA30DE" w:rsidRPr="00AD0CC1" w14:paraId="23371A0F" w14:textId="77777777" w:rsidTr="00A601BD">
        <w:trPr>
          <w:trHeight w:val="403"/>
        </w:trPr>
        <w:tc>
          <w:tcPr>
            <w:tcW w:w="1838" w:type="dxa"/>
          </w:tcPr>
          <w:p w14:paraId="21AC079D" w14:textId="77777777" w:rsidR="00FA30DE" w:rsidRPr="00AD0CC1" w:rsidRDefault="00FA30DE" w:rsidP="009F08AF">
            <w:pPr>
              <w:spacing w:line="360" w:lineRule="auto"/>
              <w:jc w:val="both"/>
              <w:rPr>
                <w:rFonts w:ascii="Times New Roman" w:eastAsia="Times New Roman" w:hAnsi="Times New Roman" w:cs="Times New Roman"/>
                <w:sz w:val="24"/>
                <w:szCs w:val="24"/>
              </w:rPr>
            </w:pPr>
            <w:commentRangeStart w:id="176"/>
            <w:r w:rsidRPr="00AD0CC1">
              <w:rPr>
                <w:rFonts w:ascii="Times New Roman" w:eastAsia="Times New Roman" w:hAnsi="Times New Roman" w:cs="Times New Roman"/>
                <w:sz w:val="24"/>
                <w:szCs w:val="24"/>
              </w:rPr>
              <w:t>Model_4</w:t>
            </w:r>
            <w:commentRangeEnd w:id="176"/>
            <w:r w:rsidRPr="00AD0CC1">
              <w:rPr>
                <w:rStyle w:val="CommentReference"/>
                <w:rFonts w:ascii="Times New Roman" w:hAnsi="Times New Roman" w:cs="Times New Roman"/>
              </w:rPr>
              <w:commentReference w:id="176"/>
            </w:r>
          </w:p>
        </w:tc>
        <w:tc>
          <w:tcPr>
            <w:tcW w:w="7371" w:type="dxa"/>
          </w:tcPr>
          <w:p w14:paraId="5FACC549"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HWI, body mass, trophic guild, phylogeny, brain mass, brainmass:bodymass</w:t>
            </w:r>
          </w:p>
        </w:tc>
        <w:tc>
          <w:tcPr>
            <w:tcW w:w="1276" w:type="dxa"/>
          </w:tcPr>
          <w:p w14:paraId="021964A7"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300</w:t>
            </w:r>
          </w:p>
        </w:tc>
      </w:tr>
    </w:tbl>
    <w:p w14:paraId="13EF7E8E" w14:textId="77777777" w:rsidR="00FA30DE" w:rsidRPr="00AD0CC1" w:rsidRDefault="00FA30DE" w:rsidP="00FA30DE">
      <w:pPr>
        <w:spacing w:line="360" w:lineRule="auto"/>
        <w:jc w:val="both"/>
        <w:rPr>
          <w:rFonts w:ascii="Times New Roman" w:eastAsia="Times New Roman" w:hAnsi="Times New Roman" w:cs="Times New Roman"/>
          <w:sz w:val="24"/>
          <w:szCs w:val="24"/>
        </w:rPr>
      </w:pPr>
    </w:p>
    <w:p w14:paraId="65D6D48B" w14:textId="77777777" w:rsidR="00FA30DE" w:rsidRPr="00AD0CC1" w:rsidRDefault="00FA30DE" w:rsidP="00FA30DE">
      <w:pPr>
        <w:spacing w:line="360" w:lineRule="auto"/>
        <w:jc w:val="both"/>
        <w:rPr>
          <w:rFonts w:ascii="Times New Roman" w:eastAsia="Times New Roman" w:hAnsi="Times New Roman" w:cs="Times New Roman"/>
          <w:b/>
          <w:bCs/>
          <w:sz w:val="24"/>
          <w:szCs w:val="24"/>
        </w:rPr>
      </w:pPr>
    </w:p>
    <w:p w14:paraId="2C1E1D8E" w14:textId="2EB5DD8F" w:rsidR="009438B4" w:rsidRPr="00AD0CC1" w:rsidRDefault="009438B4" w:rsidP="00FA30DE">
      <w:pPr>
        <w:spacing w:line="360" w:lineRule="auto"/>
        <w:jc w:val="both"/>
        <w:rPr>
          <w:rFonts w:ascii="Times New Roman" w:eastAsia="Times New Roman" w:hAnsi="Times New Roman" w:cs="Times New Roman"/>
          <w:b/>
          <w:bCs/>
          <w:color w:val="FF0000"/>
          <w:sz w:val="24"/>
          <w:szCs w:val="24"/>
        </w:rPr>
      </w:pPr>
      <w:r w:rsidRPr="00AD0CC1">
        <w:rPr>
          <w:rFonts w:ascii="Times New Roman" w:eastAsia="Times New Roman" w:hAnsi="Times New Roman" w:cs="Times New Roman"/>
          <w:b/>
          <w:bCs/>
          <w:color w:val="FF0000"/>
          <w:sz w:val="24"/>
          <w:szCs w:val="24"/>
        </w:rPr>
        <w:t xml:space="preserve">2.2.5 Ancestry Analysis </w:t>
      </w:r>
    </w:p>
    <w:p w14:paraId="36D08BF0" w14:textId="77777777" w:rsidR="0033707B" w:rsidRPr="00AD0CC1" w:rsidRDefault="0033707B" w:rsidP="00D70E63">
      <w:pPr>
        <w:spacing w:line="360" w:lineRule="auto"/>
        <w:jc w:val="both"/>
        <w:rPr>
          <w:rFonts w:ascii="Times New Roman" w:eastAsia="Times New Roman" w:hAnsi="Times New Roman" w:cs="Times New Roman"/>
          <w:sz w:val="24"/>
          <w:szCs w:val="24"/>
        </w:rPr>
      </w:pPr>
    </w:p>
    <w:p w14:paraId="0FA637E6" w14:textId="40480038" w:rsidR="00F7140F" w:rsidRPr="00AD0CC1" w:rsidRDefault="00F36110" w:rsidP="00E047A5">
      <w:pPr>
        <w:pStyle w:val="Heading2"/>
        <w:spacing w:line="360" w:lineRule="auto"/>
        <w:jc w:val="both"/>
        <w:rPr>
          <w:rFonts w:ascii="Times New Roman" w:hAnsi="Times New Roman" w:cs="Times New Roman"/>
          <w:b/>
          <w:bCs/>
          <w:color w:val="auto"/>
          <w:sz w:val="24"/>
          <w:szCs w:val="24"/>
        </w:rPr>
      </w:pPr>
      <w:bookmarkStart w:id="177" w:name="_Toc199480632"/>
      <w:r w:rsidRPr="00AD0CC1">
        <w:rPr>
          <w:rFonts w:ascii="Times New Roman" w:hAnsi="Times New Roman" w:cs="Times New Roman"/>
          <w:b/>
          <w:bCs/>
          <w:color w:val="auto"/>
          <w:sz w:val="24"/>
          <w:szCs w:val="24"/>
        </w:rPr>
        <w:lastRenderedPageBreak/>
        <w:t xml:space="preserve">2.3 </w:t>
      </w:r>
      <w:commentRangeStart w:id="178"/>
      <w:r w:rsidR="00F7140F" w:rsidRPr="00AD0CC1">
        <w:rPr>
          <w:rFonts w:ascii="Times New Roman" w:hAnsi="Times New Roman" w:cs="Times New Roman"/>
          <w:b/>
          <w:bCs/>
          <w:color w:val="auto"/>
          <w:sz w:val="24"/>
          <w:szCs w:val="24"/>
        </w:rPr>
        <w:t>Results</w:t>
      </w:r>
      <w:commentRangeEnd w:id="178"/>
      <w:r w:rsidR="00F7140F" w:rsidRPr="00AD0CC1">
        <w:rPr>
          <w:rFonts w:ascii="Times New Roman" w:hAnsi="Times New Roman" w:cs="Times New Roman"/>
          <w:b/>
          <w:bCs/>
          <w:color w:val="auto"/>
          <w:sz w:val="24"/>
          <w:szCs w:val="24"/>
        </w:rPr>
        <w:commentReference w:id="178"/>
      </w:r>
      <w:bookmarkEnd w:id="177"/>
    </w:p>
    <w:p w14:paraId="044E5002" w14:textId="28354927" w:rsidR="00F7140F" w:rsidRPr="00AD0CC1" w:rsidRDefault="008C2F6F" w:rsidP="00DE0C17">
      <w:pPr>
        <w:pStyle w:val="Heading3"/>
        <w:spacing w:line="360" w:lineRule="auto"/>
        <w:rPr>
          <w:rStyle w:val="Heading5Char"/>
          <w:rFonts w:ascii="Times New Roman" w:eastAsia="SimSun" w:hAnsi="Times New Roman"/>
          <w:bCs w:val="0"/>
          <w:iCs w:val="0"/>
          <w:color w:val="auto"/>
          <w:szCs w:val="28"/>
        </w:rPr>
      </w:pPr>
      <w:bookmarkStart w:id="179" w:name="_Toc199480633"/>
      <w:r w:rsidRPr="00AD0CC1">
        <w:rPr>
          <w:rStyle w:val="Heading5Char"/>
          <w:rFonts w:ascii="Times New Roman" w:eastAsia="SimSun" w:hAnsi="Times New Roman"/>
          <w:bCs w:val="0"/>
          <w:iCs w:val="0"/>
          <w:color w:val="auto"/>
          <w:szCs w:val="28"/>
        </w:rPr>
        <w:t>2.3.</w:t>
      </w:r>
      <w:r w:rsidR="005A02F2" w:rsidRPr="00AD0CC1">
        <w:rPr>
          <w:rStyle w:val="Heading5Char"/>
          <w:rFonts w:ascii="Times New Roman" w:eastAsia="SimSun" w:hAnsi="Times New Roman"/>
          <w:bCs w:val="0"/>
          <w:iCs w:val="0"/>
          <w:color w:val="auto"/>
          <w:szCs w:val="28"/>
        </w:rPr>
        <w:t xml:space="preserve">1 </w:t>
      </w:r>
      <w:r w:rsidR="00F7140F" w:rsidRPr="00AD0CC1">
        <w:rPr>
          <w:rStyle w:val="Heading5Char"/>
          <w:rFonts w:ascii="Times New Roman" w:eastAsia="SimSun" w:hAnsi="Times New Roman"/>
          <w:bCs w:val="0"/>
          <w:iCs w:val="0"/>
          <w:color w:val="auto"/>
          <w:szCs w:val="28"/>
        </w:rPr>
        <w:t>The distribution of Communal Roosting</w:t>
      </w:r>
      <w:bookmarkEnd w:id="179"/>
    </w:p>
    <w:p w14:paraId="567CD4A0" w14:textId="664AA22C" w:rsidR="008E4AFD" w:rsidRDefault="000F2DAB" w:rsidP="00294ABB">
      <w:pPr>
        <w:spacing w:line="360" w:lineRule="auto"/>
        <w:jc w:val="both"/>
        <w:rPr>
          <w:rFonts w:ascii="Times New Roman" w:eastAsia="Times New Roman" w:hAnsi="Times New Roman" w:cs="Times New Roman"/>
          <w:iCs/>
          <w:sz w:val="24"/>
          <w:szCs w:val="24"/>
        </w:rPr>
      </w:pPr>
      <w:r w:rsidRPr="00AD0CC1">
        <w:rPr>
          <w:rFonts w:ascii="Times New Roman" w:eastAsia="Times New Roman" w:hAnsi="Times New Roman" w:cs="Times New Roman"/>
          <w:sz w:val="24"/>
          <w:szCs w:val="24"/>
        </w:rPr>
        <w:t>Of the</w:t>
      </w:r>
      <w:r w:rsidR="00F7140F" w:rsidRPr="00AD0CC1">
        <w:rPr>
          <w:rFonts w:ascii="Times New Roman" w:eastAsia="Times New Roman" w:hAnsi="Times New Roman" w:cs="Times New Roman"/>
          <w:sz w:val="24"/>
          <w:szCs w:val="24"/>
        </w:rPr>
        <w:t xml:space="preserve"> 946 species </w:t>
      </w:r>
      <w:r w:rsidR="00F7140F" w:rsidRPr="00AD0CC1">
        <w:rPr>
          <w:rFonts w:ascii="Times New Roman" w:eastAsia="Times New Roman" w:hAnsi="Times New Roman" w:cs="Times New Roman"/>
          <w:iCs/>
          <w:sz w:val="24"/>
          <w:szCs w:val="24"/>
        </w:rPr>
        <w:t xml:space="preserve">for which Communal Roosting Behaviour was classified, 42.1% showed </w:t>
      </w:r>
      <w:commentRangeStart w:id="180"/>
      <w:r w:rsidR="00EE2AEB" w:rsidRPr="00AD0CC1">
        <w:rPr>
          <w:rFonts w:ascii="Times New Roman" w:eastAsia="Times New Roman" w:hAnsi="Times New Roman" w:cs="Times New Roman"/>
          <w:iCs/>
          <w:sz w:val="24"/>
          <w:szCs w:val="24"/>
        </w:rPr>
        <w:t xml:space="preserve">absence of CRB </w:t>
      </w:r>
      <w:r w:rsidR="00F7140F" w:rsidRPr="00AD0CC1">
        <w:rPr>
          <w:rFonts w:ascii="Times New Roman" w:eastAsia="Times New Roman" w:hAnsi="Times New Roman" w:cs="Times New Roman"/>
          <w:iCs/>
          <w:sz w:val="24"/>
          <w:szCs w:val="24"/>
        </w:rPr>
        <w:t xml:space="preserve">and 57.9% showed </w:t>
      </w:r>
      <w:r w:rsidR="00EE2AEB" w:rsidRPr="00AD0CC1">
        <w:rPr>
          <w:rFonts w:ascii="Times New Roman" w:eastAsia="Times New Roman" w:hAnsi="Times New Roman" w:cs="Times New Roman"/>
          <w:iCs/>
          <w:sz w:val="24"/>
          <w:szCs w:val="24"/>
        </w:rPr>
        <w:t xml:space="preserve">presence of CRB </w:t>
      </w:r>
      <w:r w:rsidR="00F7140F" w:rsidRPr="00AD0CC1">
        <w:rPr>
          <w:rFonts w:ascii="Times New Roman" w:eastAsia="Times New Roman" w:hAnsi="Times New Roman" w:cs="Times New Roman"/>
          <w:iCs/>
          <w:sz w:val="24"/>
          <w:szCs w:val="24"/>
        </w:rPr>
        <w:t xml:space="preserve">which means my sample was evenly distributed. </w:t>
      </w:r>
      <w:commentRangeEnd w:id="180"/>
      <w:r w:rsidR="00F7140F" w:rsidRPr="00AD0CC1">
        <w:rPr>
          <w:rStyle w:val="CommentReference"/>
          <w:rFonts w:ascii="Times New Roman" w:hAnsi="Times New Roman" w:cs="Times New Roman"/>
        </w:rPr>
        <w:commentReference w:id="180"/>
      </w:r>
      <w:r w:rsidR="00F7140F" w:rsidRPr="00AD0CC1">
        <w:rPr>
          <w:rFonts w:ascii="Times New Roman" w:eastAsia="Times New Roman" w:hAnsi="Times New Roman" w:cs="Times New Roman"/>
          <w:iCs/>
          <w:sz w:val="24"/>
          <w:szCs w:val="24"/>
        </w:rPr>
        <w:t xml:space="preserve">Communal roosting was predominant in families </w:t>
      </w:r>
      <w:r w:rsidR="00ED21F9" w:rsidRPr="00AD0CC1">
        <w:rPr>
          <w:rFonts w:ascii="Times New Roman" w:eastAsia="Times New Roman" w:hAnsi="Times New Roman" w:cs="Times New Roman"/>
          <w:iCs/>
          <w:sz w:val="24"/>
          <w:szCs w:val="24"/>
        </w:rPr>
        <w:t xml:space="preserve">Sturnidae, </w:t>
      </w:r>
      <w:r w:rsidR="00F7140F" w:rsidRPr="00AD0CC1">
        <w:rPr>
          <w:rFonts w:ascii="Times New Roman" w:eastAsia="Times New Roman" w:hAnsi="Times New Roman" w:cs="Times New Roman"/>
          <w:iCs/>
          <w:sz w:val="24"/>
          <w:szCs w:val="24"/>
        </w:rPr>
        <w:t>Psittacidae, Accipitridae and Corvidae</w:t>
      </w:r>
      <w:r w:rsidR="00A879F6" w:rsidRPr="00AD0CC1">
        <w:rPr>
          <w:rFonts w:ascii="Times New Roman" w:eastAsia="Times New Roman" w:hAnsi="Times New Roman" w:cs="Times New Roman"/>
          <w:iCs/>
          <w:sz w:val="24"/>
          <w:szCs w:val="24"/>
        </w:rPr>
        <w:t xml:space="preserve"> (Figure 2.1)</w:t>
      </w:r>
      <w:commentRangeStart w:id="181"/>
      <w:r w:rsidR="00F7140F" w:rsidRPr="00AD0CC1">
        <w:rPr>
          <w:rFonts w:ascii="Times New Roman" w:eastAsia="Times New Roman" w:hAnsi="Times New Roman" w:cs="Times New Roman"/>
          <w:iCs/>
          <w:sz w:val="24"/>
          <w:szCs w:val="24"/>
        </w:rPr>
        <w:t>.</w:t>
      </w:r>
      <w:commentRangeEnd w:id="181"/>
      <w:r w:rsidR="00F7140F" w:rsidRPr="00AD0CC1">
        <w:rPr>
          <w:rStyle w:val="CommentReference"/>
          <w:rFonts w:ascii="Times New Roman" w:hAnsi="Times New Roman" w:cs="Times New Roman"/>
        </w:rPr>
        <w:commentReference w:id="181"/>
      </w:r>
      <w:r w:rsidR="00F7140F" w:rsidRPr="00AD0CC1">
        <w:rPr>
          <w:rFonts w:ascii="Times New Roman" w:eastAsia="Times New Roman" w:hAnsi="Times New Roman" w:cs="Times New Roman"/>
          <w:iCs/>
          <w:sz w:val="24"/>
          <w:szCs w:val="24"/>
        </w:rPr>
        <w:t xml:space="preserve"> Figure 2.2 shows the evolution of CRB in different taxonomic groups. </w:t>
      </w:r>
      <w:r w:rsidR="002504DC">
        <w:rPr>
          <w:rFonts w:ascii="Times New Roman" w:eastAsia="Times New Roman" w:hAnsi="Times New Roman" w:cs="Times New Roman"/>
          <w:iCs/>
          <w:sz w:val="24"/>
          <w:szCs w:val="24"/>
        </w:rPr>
        <w:t>Pagel’s lam</w:t>
      </w:r>
      <w:r w:rsidR="00091AD5">
        <w:rPr>
          <w:rFonts w:ascii="Times New Roman" w:eastAsia="Times New Roman" w:hAnsi="Times New Roman" w:cs="Times New Roman"/>
          <w:iCs/>
          <w:sz w:val="24"/>
          <w:szCs w:val="24"/>
        </w:rPr>
        <w:t>bda (</w:t>
      </w:r>
      <w:r w:rsidR="008E4AFD" w:rsidRPr="008E4AFD">
        <w:rPr>
          <w:rFonts w:ascii="Times New Roman" w:eastAsia="Times New Roman" w:hAnsi="Times New Roman" w:cs="Times New Roman"/>
          <w:iCs/>
          <w:sz w:val="24"/>
          <w:szCs w:val="24"/>
        </w:rPr>
        <w:t>λ</w:t>
      </w:r>
      <w:r w:rsidR="00091AD5">
        <w:rPr>
          <w:rFonts w:ascii="Times New Roman" w:eastAsia="Times New Roman" w:hAnsi="Times New Roman" w:cs="Times New Roman"/>
          <w:iCs/>
          <w:sz w:val="24"/>
          <w:szCs w:val="24"/>
        </w:rPr>
        <w:t>)</w:t>
      </w:r>
      <w:r w:rsidR="00831104">
        <w:rPr>
          <w:rFonts w:ascii="Times New Roman" w:eastAsia="Times New Roman" w:hAnsi="Times New Roman" w:cs="Times New Roman"/>
          <w:iCs/>
          <w:sz w:val="24"/>
          <w:szCs w:val="24"/>
        </w:rPr>
        <w:t xml:space="preserve"> was estimated as 0.78, which suggests </w:t>
      </w:r>
      <w:r w:rsidR="008E4AFD">
        <w:rPr>
          <w:rFonts w:ascii="Times New Roman" w:eastAsia="Times New Roman" w:hAnsi="Times New Roman" w:cs="Times New Roman"/>
          <w:iCs/>
          <w:sz w:val="24"/>
          <w:szCs w:val="24"/>
        </w:rPr>
        <w:t xml:space="preserve">a strong phylogenetic </w:t>
      </w:r>
      <w:r w:rsidR="00525D95">
        <w:rPr>
          <w:rFonts w:ascii="Times New Roman" w:eastAsia="Times New Roman" w:hAnsi="Times New Roman" w:cs="Times New Roman"/>
          <w:iCs/>
          <w:sz w:val="24"/>
          <w:szCs w:val="24"/>
        </w:rPr>
        <w:t xml:space="preserve">signal in the </w:t>
      </w:r>
      <w:r w:rsidR="00065BF6">
        <w:rPr>
          <w:rFonts w:ascii="Times New Roman" w:eastAsia="Times New Roman" w:hAnsi="Times New Roman" w:cs="Times New Roman"/>
          <w:iCs/>
          <w:sz w:val="24"/>
          <w:szCs w:val="24"/>
        </w:rPr>
        <w:t>distribution of CRB.</w:t>
      </w:r>
    </w:p>
    <w:p w14:paraId="5C1F5A32" w14:textId="77777777" w:rsidR="0007551B" w:rsidRPr="00AD0CC1" w:rsidRDefault="0007551B" w:rsidP="00D444DE">
      <w:pPr>
        <w:spacing w:line="360" w:lineRule="auto"/>
        <w:ind w:firstLine="720"/>
        <w:jc w:val="both"/>
        <w:rPr>
          <w:rFonts w:ascii="Times New Roman" w:eastAsia="Times New Roman" w:hAnsi="Times New Roman" w:cs="Times New Roman"/>
          <w:iCs/>
          <w:sz w:val="24"/>
          <w:szCs w:val="24"/>
        </w:rPr>
      </w:pPr>
    </w:p>
    <w:p w14:paraId="45A14CE3" w14:textId="77777777" w:rsidR="002420B3" w:rsidRPr="00AD0CC1" w:rsidRDefault="002420B3" w:rsidP="00D444DE">
      <w:pPr>
        <w:spacing w:line="360" w:lineRule="auto"/>
        <w:ind w:firstLine="720"/>
        <w:jc w:val="both"/>
        <w:rPr>
          <w:rFonts w:ascii="Times New Roman" w:eastAsia="Times New Roman" w:hAnsi="Times New Roman" w:cs="Times New Roman"/>
          <w:iCs/>
          <w:sz w:val="24"/>
          <w:szCs w:val="24"/>
        </w:rPr>
      </w:pPr>
    </w:p>
    <w:p w14:paraId="00648865" w14:textId="77777777" w:rsidR="002420B3" w:rsidRPr="00AD0CC1" w:rsidRDefault="002420B3" w:rsidP="00D444DE">
      <w:pPr>
        <w:spacing w:line="360" w:lineRule="auto"/>
        <w:ind w:firstLine="720"/>
        <w:jc w:val="both"/>
        <w:rPr>
          <w:rFonts w:ascii="Times New Roman" w:eastAsia="Times New Roman" w:hAnsi="Times New Roman" w:cs="Times New Roman"/>
          <w:iCs/>
          <w:sz w:val="24"/>
          <w:szCs w:val="24"/>
        </w:rPr>
      </w:pPr>
    </w:p>
    <w:p w14:paraId="2887215C" w14:textId="3349795F" w:rsidR="0007551B" w:rsidRPr="00AD0CC1" w:rsidRDefault="00A417DF" w:rsidP="00CC0C76">
      <w:pPr>
        <w:spacing w:line="360" w:lineRule="auto"/>
        <w:ind w:firstLine="720"/>
        <w:jc w:val="both"/>
        <w:rPr>
          <w:rFonts w:ascii="Times New Roman" w:eastAsia="Times New Roman" w:hAnsi="Times New Roman" w:cs="Times New Roman"/>
          <w:iCs/>
          <w:sz w:val="24"/>
          <w:szCs w:val="24"/>
        </w:rPr>
      </w:pPr>
      <w:r w:rsidRPr="000E4017">
        <w:rPr>
          <w:rFonts w:ascii="Times New Roman" w:eastAsia="Times New Roman" w:hAnsi="Times New Roman" w:cs="Times New Roman"/>
          <w:iCs/>
          <w:noProof/>
          <w:sz w:val="24"/>
          <w:szCs w:val="24"/>
        </w:rPr>
        <w:drawing>
          <wp:inline distT="0" distB="0" distL="0" distR="0" wp14:anchorId="24C1F34D" wp14:editId="09AA2107">
            <wp:extent cx="6127750" cy="4902200"/>
            <wp:effectExtent l="0" t="0" r="6350" b="0"/>
            <wp:docPr id="390865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65896" name="Picture 3908658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31758" cy="4905406"/>
                    </a:xfrm>
                    <a:prstGeom prst="rect">
                      <a:avLst/>
                    </a:prstGeom>
                  </pic:spPr>
                </pic:pic>
              </a:graphicData>
            </a:graphic>
          </wp:inline>
        </w:drawing>
      </w:r>
    </w:p>
    <w:p w14:paraId="195BFD85" w14:textId="5B1D8752" w:rsidR="00E01131" w:rsidRPr="00AD0CC1" w:rsidRDefault="00E01131" w:rsidP="00E01131">
      <w:pPr>
        <w:pStyle w:val="Caption"/>
        <w:rPr>
          <w:i/>
          <w:iCs w:val="0"/>
          <w:sz w:val="22"/>
          <w:szCs w:val="20"/>
        </w:rPr>
      </w:pPr>
      <w:commentRangeStart w:id="182"/>
      <w:r w:rsidRPr="00AD0CC1">
        <w:rPr>
          <w:b/>
          <w:bCs/>
          <w:i/>
          <w:iCs w:val="0"/>
          <w:sz w:val="22"/>
          <w:szCs w:val="20"/>
        </w:rPr>
        <w:lastRenderedPageBreak/>
        <w:t>Figure 2.1</w:t>
      </w:r>
      <w:r w:rsidRPr="00AD0CC1">
        <w:rPr>
          <w:i/>
          <w:iCs w:val="0"/>
          <w:sz w:val="22"/>
          <w:szCs w:val="20"/>
        </w:rPr>
        <w:t xml:space="preserve"> Prevalence of Communal Roosting Behaviour in Families with greater </w:t>
      </w:r>
      <w:r w:rsidR="00463D4C" w:rsidRPr="00AD0CC1">
        <w:rPr>
          <w:i/>
          <w:iCs w:val="0"/>
          <w:sz w:val="22"/>
          <w:szCs w:val="20"/>
        </w:rPr>
        <w:t>representation</w:t>
      </w:r>
      <w:r w:rsidRPr="00AD0CC1">
        <w:rPr>
          <w:i/>
          <w:iCs w:val="0"/>
          <w:sz w:val="22"/>
          <w:szCs w:val="20"/>
        </w:rPr>
        <w:t xml:space="preserve"> (</w:t>
      </w:r>
      <w:r w:rsidR="00463D4C" w:rsidRPr="00AD0CC1">
        <w:rPr>
          <w:i/>
          <w:iCs w:val="0"/>
          <w:sz w:val="22"/>
          <w:szCs w:val="20"/>
        </w:rPr>
        <w:t>25&gt; species).</w:t>
      </w:r>
      <w:commentRangeEnd w:id="182"/>
      <w:r w:rsidR="00372A39" w:rsidRPr="00AD0CC1">
        <w:rPr>
          <w:rStyle w:val="CommentReference"/>
          <w:rFonts w:asciiTheme="minorHAnsi" w:eastAsiaTheme="minorHAnsi" w:hAnsiTheme="minorHAnsi" w:cstheme="minorBidi"/>
          <w:iCs w:val="0"/>
          <w:color w:val="auto"/>
          <w:lang w:eastAsia="en-US"/>
        </w:rPr>
        <w:commentReference w:id="182"/>
      </w:r>
    </w:p>
    <w:p w14:paraId="6504EFFF" w14:textId="77777777" w:rsidR="00E01131" w:rsidRPr="00AD0CC1" w:rsidRDefault="00E01131" w:rsidP="00CC0C76">
      <w:pPr>
        <w:spacing w:line="360" w:lineRule="auto"/>
        <w:ind w:firstLine="720"/>
        <w:jc w:val="both"/>
        <w:rPr>
          <w:rFonts w:ascii="Times New Roman" w:eastAsia="Times New Roman" w:hAnsi="Times New Roman" w:cs="Times New Roman"/>
          <w:iCs/>
          <w:sz w:val="24"/>
          <w:szCs w:val="24"/>
        </w:rPr>
      </w:pPr>
    </w:p>
    <w:p w14:paraId="41237800" w14:textId="4217830C" w:rsidR="00F7140F" w:rsidRPr="00AD0CC1" w:rsidRDefault="00753F3D" w:rsidP="00D70E63">
      <w:pPr>
        <w:spacing w:line="360" w:lineRule="auto"/>
        <w:jc w:val="both"/>
        <w:rPr>
          <w:rFonts w:ascii="Times New Roman" w:eastAsia="Times New Roman" w:hAnsi="Times New Roman" w:cs="Times New Roman"/>
          <w:sz w:val="24"/>
          <w:szCs w:val="24"/>
        </w:rPr>
      </w:pPr>
      <w:r w:rsidRPr="000E4017">
        <w:rPr>
          <w:rFonts w:ascii="Times New Roman" w:eastAsia="Times New Roman" w:hAnsi="Times New Roman" w:cs="Times New Roman"/>
          <w:noProof/>
          <w:sz w:val="24"/>
          <w:szCs w:val="24"/>
        </w:rPr>
        <w:drawing>
          <wp:inline distT="0" distB="0" distL="0" distR="0" wp14:anchorId="2F7A621F" wp14:editId="34B26D85">
            <wp:extent cx="6972300" cy="5577840"/>
            <wp:effectExtent l="0" t="0" r="0" b="3810"/>
            <wp:docPr id="76972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22612" name="Picture 7697226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72300" cy="5577840"/>
                    </a:xfrm>
                    <a:prstGeom prst="rect">
                      <a:avLst/>
                    </a:prstGeom>
                  </pic:spPr>
                </pic:pic>
              </a:graphicData>
            </a:graphic>
          </wp:inline>
        </w:drawing>
      </w:r>
    </w:p>
    <w:p w14:paraId="0971DD9E" w14:textId="30543742" w:rsidR="00781C39" w:rsidRPr="00AD0CC1" w:rsidRDefault="00AF19F5" w:rsidP="00AF19F5">
      <w:pPr>
        <w:pStyle w:val="Caption"/>
        <w:rPr>
          <w:i/>
          <w:iCs w:val="0"/>
          <w:sz w:val="22"/>
          <w:szCs w:val="20"/>
        </w:rPr>
      </w:pPr>
      <w:bookmarkStart w:id="183" w:name="_Toc199250239"/>
      <w:r w:rsidRPr="00AD0CC1">
        <w:rPr>
          <w:b/>
          <w:bCs/>
          <w:i/>
          <w:iCs w:val="0"/>
          <w:sz w:val="22"/>
          <w:szCs w:val="20"/>
        </w:rPr>
        <w:t>Figure 2.</w:t>
      </w:r>
      <w:r w:rsidR="00A879F6" w:rsidRPr="00AD0CC1">
        <w:rPr>
          <w:b/>
          <w:bCs/>
          <w:i/>
          <w:iCs w:val="0"/>
          <w:sz w:val="22"/>
          <w:szCs w:val="20"/>
        </w:rPr>
        <w:t>2</w:t>
      </w:r>
      <w:r w:rsidRPr="00AD0CC1">
        <w:rPr>
          <w:i/>
          <w:iCs w:val="0"/>
          <w:sz w:val="22"/>
          <w:szCs w:val="20"/>
        </w:rPr>
        <w:t xml:space="preserve"> Evolution of Communal Roosting Behaviour in Core Land Birds across different taxa. Data show the convergence evolution of this </w:t>
      </w:r>
      <w:r w:rsidR="00193919" w:rsidRPr="00AD0CC1">
        <w:rPr>
          <w:i/>
          <w:iCs w:val="0"/>
          <w:sz w:val="22"/>
          <w:szCs w:val="20"/>
        </w:rPr>
        <w:t>behaviour</w:t>
      </w:r>
      <w:r w:rsidRPr="00AD0CC1">
        <w:rPr>
          <w:i/>
          <w:iCs w:val="0"/>
          <w:sz w:val="22"/>
          <w:szCs w:val="20"/>
        </w:rPr>
        <w:t xml:space="preserve">. Data </w:t>
      </w:r>
      <w:r w:rsidR="002D6A75" w:rsidRPr="00AD0CC1">
        <w:rPr>
          <w:i/>
          <w:iCs w:val="0"/>
          <w:sz w:val="22"/>
          <w:szCs w:val="20"/>
        </w:rPr>
        <w:t xml:space="preserve">were </w:t>
      </w:r>
      <w:r w:rsidRPr="00AD0CC1">
        <w:rPr>
          <w:i/>
          <w:iCs w:val="0"/>
          <w:sz w:val="22"/>
          <w:szCs w:val="20"/>
        </w:rPr>
        <w:t>collected through Birds of the World and a Google scholar search.</w:t>
      </w:r>
      <w:bookmarkEnd w:id="183"/>
    </w:p>
    <w:p w14:paraId="4AF0DA69" w14:textId="77777777" w:rsidR="00841809" w:rsidRPr="00AD0CC1" w:rsidRDefault="00841809" w:rsidP="00DE0C17">
      <w:pPr>
        <w:rPr>
          <w:lang w:eastAsia="en-CA"/>
        </w:rPr>
      </w:pPr>
    </w:p>
    <w:p w14:paraId="6EAC38D2" w14:textId="2351A0B4" w:rsidR="00F7140F" w:rsidRPr="00AD0CC1" w:rsidRDefault="008C2F6F" w:rsidP="00DE0C17">
      <w:pPr>
        <w:pStyle w:val="Heading3"/>
        <w:rPr>
          <w:rStyle w:val="Heading5Char"/>
          <w:rFonts w:ascii="Times New Roman" w:eastAsia="SimSun" w:hAnsi="Times New Roman"/>
          <w:bCs w:val="0"/>
          <w:iCs w:val="0"/>
          <w:color w:val="auto"/>
          <w:szCs w:val="28"/>
        </w:rPr>
      </w:pPr>
      <w:bookmarkStart w:id="184" w:name="_Toc199480634"/>
      <w:r w:rsidRPr="00AD0CC1">
        <w:rPr>
          <w:rStyle w:val="Heading5Char"/>
          <w:rFonts w:ascii="Times New Roman" w:eastAsia="SimSun" w:hAnsi="Times New Roman"/>
          <w:bCs w:val="0"/>
          <w:iCs w:val="0"/>
          <w:color w:val="auto"/>
          <w:szCs w:val="28"/>
        </w:rPr>
        <w:t xml:space="preserve">2.3.3 </w:t>
      </w:r>
      <w:r w:rsidR="00F7140F" w:rsidRPr="00AD0CC1">
        <w:rPr>
          <w:rStyle w:val="Heading5Char"/>
          <w:rFonts w:ascii="Times New Roman" w:eastAsia="SimSun" w:hAnsi="Times New Roman"/>
          <w:bCs w:val="0"/>
          <w:iCs w:val="0"/>
          <w:color w:val="auto"/>
          <w:szCs w:val="28"/>
        </w:rPr>
        <w:t>Biological variables and CRB</w:t>
      </w:r>
      <w:bookmarkEnd w:id="184"/>
    </w:p>
    <w:p w14:paraId="2DE6D83F" w14:textId="77777777" w:rsidR="00E767D3" w:rsidRPr="00AD0CC1" w:rsidRDefault="00E767D3" w:rsidP="00CC0C76">
      <w:pPr>
        <w:spacing w:line="360" w:lineRule="auto"/>
        <w:ind w:firstLine="720"/>
        <w:jc w:val="both"/>
        <w:rPr>
          <w:rFonts w:ascii="Times New Roman" w:eastAsia="Times New Roman" w:hAnsi="Times New Roman" w:cs="Times New Roman"/>
          <w:sz w:val="24"/>
          <w:szCs w:val="24"/>
        </w:rPr>
      </w:pPr>
    </w:p>
    <w:p w14:paraId="18693062" w14:textId="6C46C687" w:rsidR="00E767D3" w:rsidRPr="00AD0CC1" w:rsidRDefault="001D021E" w:rsidP="00A601BD">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lastRenderedPageBreak/>
        <w:t xml:space="preserve">Overall, </w:t>
      </w:r>
      <w:r w:rsidR="00E767D3" w:rsidRPr="00AD0CC1">
        <w:rPr>
          <w:rFonts w:ascii="Times New Roman" w:eastAsia="Times New Roman" w:hAnsi="Times New Roman" w:cs="Times New Roman"/>
          <w:sz w:val="24"/>
          <w:szCs w:val="24"/>
        </w:rPr>
        <w:t>Handwi</w:t>
      </w:r>
      <w:r w:rsidR="00184A3D" w:rsidRPr="00AD0CC1">
        <w:rPr>
          <w:rFonts w:ascii="Times New Roman" w:eastAsia="Times New Roman" w:hAnsi="Times New Roman" w:cs="Times New Roman"/>
          <w:sz w:val="24"/>
          <w:szCs w:val="24"/>
        </w:rPr>
        <w:t>ng</w:t>
      </w:r>
      <w:r w:rsidR="00E767D3" w:rsidRPr="00AD0CC1">
        <w:rPr>
          <w:rFonts w:ascii="Times New Roman" w:eastAsia="Times New Roman" w:hAnsi="Times New Roman" w:cs="Times New Roman"/>
          <w:sz w:val="24"/>
          <w:szCs w:val="24"/>
        </w:rPr>
        <w:t xml:space="preserve"> Index and Mass</w:t>
      </w:r>
      <w:r w:rsidRPr="00AD0CC1">
        <w:rPr>
          <w:rFonts w:ascii="Times New Roman" w:eastAsia="Times New Roman" w:hAnsi="Times New Roman" w:cs="Times New Roman"/>
          <w:sz w:val="24"/>
          <w:szCs w:val="24"/>
        </w:rPr>
        <w:t xml:space="preserve"> showed a positive trend with CRB</w:t>
      </w:r>
      <w:r w:rsidR="00255B52" w:rsidRPr="00AD0CC1">
        <w:rPr>
          <w:rFonts w:ascii="Times New Roman" w:eastAsia="Times New Roman" w:hAnsi="Times New Roman" w:cs="Times New Roman"/>
          <w:sz w:val="24"/>
          <w:szCs w:val="24"/>
        </w:rPr>
        <w:t>, with prevalence of CRB increasing as how HWI and Mass increased</w:t>
      </w:r>
      <w:r w:rsidR="00E31B74" w:rsidRPr="00AD0CC1">
        <w:rPr>
          <w:rFonts w:ascii="Times New Roman" w:eastAsia="Times New Roman" w:hAnsi="Times New Roman" w:cs="Times New Roman"/>
          <w:sz w:val="24"/>
          <w:szCs w:val="24"/>
        </w:rPr>
        <w:t xml:space="preserve">, and </w:t>
      </w:r>
      <w:r w:rsidR="00030DB5" w:rsidRPr="00AD0CC1">
        <w:rPr>
          <w:rFonts w:ascii="Times New Roman" w:eastAsia="Times New Roman" w:hAnsi="Times New Roman" w:cs="Times New Roman"/>
          <w:sz w:val="24"/>
          <w:szCs w:val="24"/>
        </w:rPr>
        <w:t xml:space="preserve">a greater </w:t>
      </w:r>
      <w:r w:rsidR="00184A3D" w:rsidRPr="00AD0CC1">
        <w:rPr>
          <w:rFonts w:ascii="Times New Roman" w:eastAsia="Times New Roman" w:hAnsi="Times New Roman" w:cs="Times New Roman"/>
          <w:sz w:val="24"/>
          <w:szCs w:val="24"/>
        </w:rPr>
        <w:t xml:space="preserve">prevalence of CRB in scavengers as compared to other trophic </w:t>
      </w:r>
      <w:r w:rsidR="00184A3D" w:rsidRPr="00576EE4">
        <w:rPr>
          <w:rFonts w:ascii="Times New Roman" w:eastAsia="Times New Roman" w:hAnsi="Times New Roman" w:cs="Times New Roman"/>
          <w:sz w:val="24"/>
          <w:szCs w:val="24"/>
        </w:rPr>
        <w:t xml:space="preserve">guilds </w:t>
      </w:r>
      <w:r w:rsidR="00255B52" w:rsidRPr="00576EE4">
        <w:rPr>
          <w:rFonts w:ascii="Times New Roman" w:eastAsia="Times New Roman" w:hAnsi="Times New Roman" w:cs="Times New Roman"/>
          <w:sz w:val="24"/>
          <w:szCs w:val="24"/>
        </w:rPr>
        <w:t>(Figures 2.3-</w:t>
      </w:r>
      <w:r w:rsidR="00E31B74" w:rsidRPr="00576EE4">
        <w:rPr>
          <w:rFonts w:ascii="Times New Roman" w:eastAsia="Times New Roman" w:hAnsi="Times New Roman" w:cs="Times New Roman"/>
          <w:sz w:val="24"/>
          <w:szCs w:val="24"/>
        </w:rPr>
        <w:t>2.</w:t>
      </w:r>
      <w:r w:rsidR="00621D47" w:rsidRPr="00576EE4">
        <w:rPr>
          <w:rFonts w:ascii="Times New Roman" w:eastAsia="Times New Roman" w:hAnsi="Times New Roman" w:cs="Times New Roman"/>
          <w:sz w:val="24"/>
          <w:szCs w:val="24"/>
        </w:rPr>
        <w:t>5</w:t>
      </w:r>
      <w:r w:rsidR="000E02EC" w:rsidRPr="00576EE4">
        <w:rPr>
          <w:rFonts w:ascii="Times New Roman" w:eastAsia="Times New Roman" w:hAnsi="Times New Roman" w:cs="Times New Roman"/>
          <w:sz w:val="24"/>
          <w:szCs w:val="24"/>
        </w:rPr>
        <w:t>, Appendix</w:t>
      </w:r>
      <w:r w:rsidR="000E02EC" w:rsidRPr="00AD0CC1">
        <w:rPr>
          <w:rFonts w:ascii="Times New Roman" w:eastAsia="Times New Roman" w:hAnsi="Times New Roman" w:cs="Times New Roman"/>
          <w:sz w:val="24"/>
          <w:szCs w:val="24"/>
        </w:rPr>
        <w:t xml:space="preserve"> 1</w:t>
      </w:r>
      <w:r w:rsidR="00E31B74" w:rsidRPr="00AD0CC1">
        <w:rPr>
          <w:rFonts w:ascii="Times New Roman" w:eastAsia="Times New Roman" w:hAnsi="Times New Roman" w:cs="Times New Roman"/>
          <w:sz w:val="24"/>
          <w:szCs w:val="24"/>
        </w:rPr>
        <w:t>)</w:t>
      </w:r>
      <w:r w:rsidR="00184A3D" w:rsidRPr="00AD0CC1">
        <w:rPr>
          <w:rFonts w:ascii="Times New Roman" w:eastAsia="Times New Roman" w:hAnsi="Times New Roman" w:cs="Times New Roman"/>
          <w:sz w:val="24"/>
          <w:szCs w:val="24"/>
        </w:rPr>
        <w:t>.</w:t>
      </w:r>
    </w:p>
    <w:p w14:paraId="7A2ADFF1" w14:textId="0EA5ADE6" w:rsidR="00621D47" w:rsidRPr="00AD0CC1" w:rsidRDefault="00621D47" w:rsidP="00CC0C76">
      <w:pPr>
        <w:spacing w:line="360" w:lineRule="auto"/>
        <w:ind w:firstLine="720"/>
        <w:jc w:val="both"/>
        <w:rPr>
          <w:rFonts w:ascii="Times New Roman" w:eastAsia="Times New Roman" w:hAnsi="Times New Roman" w:cs="Times New Roman"/>
          <w:sz w:val="24"/>
          <w:szCs w:val="24"/>
        </w:rPr>
      </w:pPr>
    </w:p>
    <w:p w14:paraId="653C22A1" w14:textId="14524B94" w:rsidR="001A40B5" w:rsidRDefault="00F7140F" w:rsidP="00CC0C76">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The first set of models favored the model with biological variables over the null model (</w:t>
      </w:r>
      <w:commentRangeStart w:id="185"/>
      <w:r w:rsidRPr="00AD0CC1">
        <w:rPr>
          <w:rFonts w:ascii="Times New Roman" w:eastAsia="Times New Roman" w:hAnsi="Times New Roman" w:cs="Times New Roman"/>
          <w:sz w:val="24"/>
          <w:szCs w:val="24"/>
        </w:rPr>
        <w:t xml:space="preserve">259.5 </w:t>
      </w:r>
      <w:commentRangeEnd w:id="185"/>
      <w:r w:rsidRPr="00AD0CC1">
        <w:rPr>
          <w:rStyle w:val="CommentReference"/>
          <w:rFonts w:ascii="Times New Roman" w:hAnsi="Times New Roman" w:cs="Times New Roman"/>
        </w:rPr>
        <w:commentReference w:id="185"/>
      </w:r>
      <w:r w:rsidRPr="00AD0CC1">
        <w:rPr>
          <w:rFonts w:ascii="Times New Roman" w:eastAsia="Times New Roman" w:hAnsi="Times New Roman" w:cs="Times New Roman"/>
          <w:sz w:val="24"/>
          <w:szCs w:val="24"/>
        </w:rPr>
        <w:t>Model_1 over null model, Figure 2.</w:t>
      </w:r>
      <w:r w:rsidR="00576EE4">
        <w:rPr>
          <w:rFonts w:ascii="Times New Roman" w:eastAsia="Times New Roman" w:hAnsi="Times New Roman" w:cs="Times New Roman"/>
          <w:sz w:val="24"/>
          <w:szCs w:val="24"/>
        </w:rPr>
        <w:t>6</w:t>
      </w:r>
      <w:r w:rsidRPr="00AD0CC1">
        <w:rPr>
          <w:rFonts w:ascii="Times New Roman" w:eastAsia="Times New Roman" w:hAnsi="Times New Roman" w:cs="Times New Roman"/>
          <w:sz w:val="24"/>
          <w:szCs w:val="24"/>
        </w:rPr>
        <w:t xml:space="preserve">). These suggests that overall, phylogeny alone cannot explain the evolution of this behaviour. </w:t>
      </w:r>
      <w:r w:rsidR="001A40B5">
        <w:rPr>
          <w:rFonts w:ascii="Times New Roman" w:eastAsia="Times New Roman" w:hAnsi="Times New Roman" w:cs="Times New Roman"/>
          <w:sz w:val="24"/>
          <w:szCs w:val="24"/>
        </w:rPr>
        <w:t xml:space="preserve">After the use of informed priors, the model </w:t>
      </w:r>
      <w:r w:rsidR="000436B2">
        <w:rPr>
          <w:rFonts w:ascii="Times New Roman" w:eastAsia="Times New Roman" w:hAnsi="Times New Roman" w:cs="Times New Roman"/>
          <w:sz w:val="24"/>
          <w:szCs w:val="24"/>
        </w:rPr>
        <w:t>converged</w:t>
      </w:r>
      <w:r w:rsidR="00501B07">
        <w:rPr>
          <w:rFonts w:ascii="Times New Roman" w:eastAsia="Times New Roman" w:hAnsi="Times New Roman" w:cs="Times New Roman"/>
          <w:sz w:val="24"/>
          <w:szCs w:val="24"/>
        </w:rPr>
        <w:t xml:space="preserve"> </w:t>
      </w:r>
      <w:r w:rsidR="00C129D2">
        <w:rPr>
          <w:rFonts w:ascii="Times New Roman" w:eastAsia="Times New Roman" w:hAnsi="Times New Roman" w:cs="Times New Roman"/>
          <w:sz w:val="24"/>
          <w:szCs w:val="24"/>
        </w:rPr>
        <w:t>(Rhat =1</w:t>
      </w:r>
      <w:r w:rsidR="0031052F">
        <w:rPr>
          <w:rFonts w:ascii="Times New Roman" w:eastAsia="Times New Roman" w:hAnsi="Times New Roman" w:cs="Times New Roman"/>
          <w:sz w:val="24"/>
          <w:szCs w:val="24"/>
        </w:rPr>
        <w:t>, Figure 2.</w:t>
      </w:r>
      <w:r w:rsidR="00576EE4">
        <w:rPr>
          <w:rFonts w:ascii="Times New Roman" w:eastAsia="Times New Roman" w:hAnsi="Times New Roman" w:cs="Times New Roman"/>
          <w:sz w:val="24"/>
          <w:szCs w:val="24"/>
        </w:rPr>
        <w:t>7</w:t>
      </w:r>
      <w:r w:rsidR="00C129D2">
        <w:rPr>
          <w:rFonts w:ascii="Times New Roman" w:eastAsia="Times New Roman" w:hAnsi="Times New Roman" w:cs="Times New Roman"/>
          <w:sz w:val="24"/>
          <w:szCs w:val="24"/>
        </w:rPr>
        <w:t>), allowing for more accurate model interpretation</w:t>
      </w:r>
      <w:r w:rsidR="00291812">
        <w:rPr>
          <w:rFonts w:ascii="Times New Roman" w:eastAsia="Times New Roman" w:hAnsi="Times New Roman" w:cs="Times New Roman"/>
          <w:sz w:val="24"/>
          <w:szCs w:val="24"/>
        </w:rPr>
        <w:t xml:space="preserve"> (Figures</w:t>
      </w:r>
      <w:r w:rsidR="00E02013">
        <w:rPr>
          <w:rFonts w:ascii="Times New Roman" w:eastAsia="Times New Roman" w:hAnsi="Times New Roman" w:cs="Times New Roman"/>
          <w:sz w:val="24"/>
          <w:szCs w:val="24"/>
        </w:rPr>
        <w:t xml:space="preserve"> 2.8 &amp; 2.9, Appendix 1)</w:t>
      </w:r>
    </w:p>
    <w:p w14:paraId="16C8734B" w14:textId="77777777" w:rsidR="009C4294" w:rsidRPr="00AD0CC1" w:rsidRDefault="009C4294" w:rsidP="00D70E63">
      <w:pPr>
        <w:spacing w:line="360" w:lineRule="auto"/>
        <w:jc w:val="both"/>
        <w:rPr>
          <w:rFonts w:ascii="Times New Roman" w:eastAsia="Times New Roman" w:hAnsi="Times New Roman" w:cs="Times New Roman"/>
          <w:sz w:val="24"/>
          <w:szCs w:val="24"/>
        </w:rPr>
      </w:pPr>
    </w:p>
    <w:p w14:paraId="3A90D451" w14:textId="45C7E4D8" w:rsidR="00F7140F" w:rsidRPr="00AD0CC1" w:rsidRDefault="00F7140F" w:rsidP="00D70E63">
      <w:pPr>
        <w:spacing w:line="360" w:lineRule="auto"/>
        <w:jc w:val="both"/>
        <w:rPr>
          <w:rFonts w:ascii="Times New Roman" w:eastAsia="Times New Roman" w:hAnsi="Times New Roman" w:cs="Times New Roman"/>
          <w:sz w:val="24"/>
          <w:szCs w:val="24"/>
        </w:rPr>
      </w:pPr>
      <w:commentRangeStart w:id="186"/>
      <w:r w:rsidRPr="00AD0CC1">
        <w:rPr>
          <w:rFonts w:ascii="Times New Roman" w:eastAsia="Times New Roman" w:hAnsi="Times New Roman" w:cs="Times New Roman"/>
          <w:sz w:val="24"/>
          <w:szCs w:val="24"/>
        </w:rPr>
        <w:t>Figure 2.</w:t>
      </w:r>
      <w:r w:rsidR="00576EE4">
        <w:rPr>
          <w:rFonts w:ascii="Times New Roman" w:eastAsia="Times New Roman" w:hAnsi="Times New Roman" w:cs="Times New Roman"/>
          <w:sz w:val="24"/>
          <w:szCs w:val="24"/>
        </w:rPr>
        <w:t>6</w:t>
      </w:r>
      <w:r w:rsidRPr="00AD0CC1">
        <w:rPr>
          <w:rFonts w:ascii="Times New Roman" w:eastAsia="Times New Roman" w:hAnsi="Times New Roman" w:cs="Times New Roman"/>
          <w:sz w:val="24"/>
          <w:szCs w:val="24"/>
        </w:rPr>
        <w:t xml:space="preserve"> Model comparison between global (all data model) and null model. </w:t>
      </w:r>
      <w:commentRangeEnd w:id="186"/>
      <w:r w:rsidRPr="00AD0CC1">
        <w:rPr>
          <w:rStyle w:val="CommentReference"/>
          <w:rFonts w:ascii="Times New Roman" w:hAnsi="Times New Roman" w:cs="Times New Roman"/>
        </w:rPr>
        <w:commentReference w:id="186"/>
      </w:r>
    </w:p>
    <w:p w14:paraId="02998230" w14:textId="77777777" w:rsidR="00E13E13" w:rsidRPr="00AD0CC1" w:rsidRDefault="00E13E13" w:rsidP="00E13E13">
      <w:pPr>
        <w:spacing w:line="360" w:lineRule="auto"/>
        <w:jc w:val="both"/>
        <w:rPr>
          <w:rFonts w:ascii="Times New Roman" w:eastAsia="Times New Roman" w:hAnsi="Times New Roman" w:cs="Times New Roman"/>
          <w:i/>
          <w:iCs/>
          <w:sz w:val="24"/>
          <w:szCs w:val="24"/>
        </w:rPr>
      </w:pPr>
      <w:r w:rsidRPr="00AD0CC1">
        <w:rPr>
          <w:rFonts w:ascii="Times New Roman" w:eastAsia="Times New Roman" w:hAnsi="Times New Roman" w:cs="Times New Roman"/>
          <w:i/>
          <w:iCs/>
          <w:color w:val="FF0000"/>
          <w:sz w:val="24"/>
          <w:szCs w:val="24"/>
        </w:rPr>
        <w:t>Waiting for models</w:t>
      </w:r>
    </w:p>
    <w:p w14:paraId="3BB16DDC" w14:textId="33C47154" w:rsidR="00F7140F" w:rsidRPr="00AD0CC1" w:rsidRDefault="00F7140F" w:rsidP="00D70E63">
      <w:pPr>
        <w:spacing w:line="360" w:lineRule="auto"/>
        <w:jc w:val="both"/>
        <w:rPr>
          <w:rFonts w:ascii="Times New Roman" w:eastAsia="Times New Roman" w:hAnsi="Times New Roman" w:cs="Times New Roman"/>
          <w:sz w:val="24"/>
          <w:szCs w:val="24"/>
        </w:rPr>
      </w:pPr>
    </w:p>
    <w:p w14:paraId="20D06B83" w14:textId="28EE31F4" w:rsidR="00F7140F" w:rsidRPr="00AD0CC1" w:rsidRDefault="00F7140F" w:rsidP="00D70E63">
      <w:pPr>
        <w:spacing w:line="360" w:lineRule="auto"/>
        <w:jc w:val="both"/>
        <w:rPr>
          <w:rFonts w:ascii="Times New Roman" w:eastAsia="Times New Roman" w:hAnsi="Times New Roman" w:cs="Times New Roman"/>
          <w:sz w:val="24"/>
          <w:szCs w:val="24"/>
        </w:rPr>
      </w:pPr>
      <w:commentRangeStart w:id="187"/>
      <w:r w:rsidRPr="00AD0CC1">
        <w:rPr>
          <w:rFonts w:ascii="Times New Roman" w:eastAsia="Times New Roman" w:hAnsi="Times New Roman" w:cs="Times New Roman"/>
          <w:sz w:val="24"/>
          <w:szCs w:val="24"/>
        </w:rPr>
        <w:t>Figure 2.</w:t>
      </w:r>
      <w:r w:rsidR="00E02013">
        <w:rPr>
          <w:rFonts w:ascii="Times New Roman" w:eastAsia="Times New Roman" w:hAnsi="Times New Roman" w:cs="Times New Roman"/>
          <w:sz w:val="24"/>
          <w:szCs w:val="24"/>
        </w:rPr>
        <w:t>7</w:t>
      </w:r>
      <w:r w:rsidRPr="00AD0CC1">
        <w:rPr>
          <w:rFonts w:ascii="Times New Roman" w:eastAsia="Times New Roman" w:hAnsi="Times New Roman" w:cs="Times New Roman"/>
          <w:sz w:val="24"/>
          <w:szCs w:val="24"/>
        </w:rPr>
        <w:t xml:space="preserve"> Summary of global model</w:t>
      </w:r>
      <w:r w:rsidR="00380A1B">
        <w:rPr>
          <w:rFonts w:ascii="Times New Roman" w:eastAsia="Times New Roman" w:hAnsi="Times New Roman" w:cs="Times New Roman"/>
          <w:sz w:val="24"/>
          <w:szCs w:val="24"/>
        </w:rPr>
        <w:t xml:space="preserve"> and the coefficients</w:t>
      </w:r>
      <w:r w:rsidRPr="00AD0CC1">
        <w:rPr>
          <w:rFonts w:ascii="Times New Roman" w:eastAsia="Times New Roman" w:hAnsi="Times New Roman" w:cs="Times New Roman"/>
          <w:sz w:val="24"/>
          <w:szCs w:val="24"/>
        </w:rPr>
        <w:t>.</w:t>
      </w:r>
      <w:commentRangeEnd w:id="187"/>
      <w:r w:rsidRPr="00AD0CC1">
        <w:rPr>
          <w:rStyle w:val="CommentReference"/>
          <w:rFonts w:ascii="Times New Roman" w:hAnsi="Times New Roman" w:cs="Times New Roman"/>
        </w:rPr>
        <w:commentReference w:id="187"/>
      </w:r>
      <w:r w:rsidR="00380A1B">
        <w:rPr>
          <w:rFonts w:ascii="Times New Roman" w:eastAsia="Times New Roman" w:hAnsi="Times New Roman" w:cs="Times New Roman"/>
          <w:sz w:val="24"/>
          <w:szCs w:val="24"/>
        </w:rPr>
        <w:t xml:space="preserve"> </w:t>
      </w:r>
    </w:p>
    <w:p w14:paraId="3D8779E3" w14:textId="6154E956" w:rsidR="00F7140F" w:rsidRPr="00AD0CC1" w:rsidRDefault="00DD0D6C" w:rsidP="00D70E63">
      <w:pPr>
        <w:spacing w:line="360" w:lineRule="auto"/>
        <w:jc w:val="both"/>
        <w:rPr>
          <w:rFonts w:ascii="Times New Roman" w:eastAsia="Times New Roman" w:hAnsi="Times New Roman" w:cs="Times New Roman"/>
          <w:sz w:val="24"/>
          <w:szCs w:val="24"/>
        </w:rPr>
      </w:pPr>
      <w:r w:rsidRPr="00DD0D6C">
        <w:rPr>
          <w:rFonts w:ascii="Times New Roman" w:eastAsia="Times New Roman" w:hAnsi="Times New Roman" w:cs="Times New Roman"/>
          <w:i/>
          <w:iCs/>
          <w:noProof/>
          <w:color w:val="FF0000"/>
          <w:sz w:val="24"/>
          <w:szCs w:val="24"/>
        </w:rPr>
        <w:drawing>
          <wp:inline distT="0" distB="0" distL="0" distR="0" wp14:anchorId="1142DD46" wp14:editId="337F000F">
            <wp:extent cx="5880100" cy="2037080"/>
            <wp:effectExtent l="0" t="0" r="6350" b="1270"/>
            <wp:docPr id="84683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36562" name=""/>
                    <pic:cNvPicPr/>
                  </pic:nvPicPr>
                  <pic:blipFill rotWithShape="1">
                    <a:blip r:embed="rId16"/>
                    <a:srcRect l="1068"/>
                    <a:stretch>
                      <a:fillRect/>
                    </a:stretch>
                  </pic:blipFill>
                  <pic:spPr bwMode="auto">
                    <a:xfrm>
                      <a:off x="0" y="0"/>
                      <a:ext cx="5880100" cy="2037080"/>
                    </a:xfrm>
                    <a:prstGeom prst="rect">
                      <a:avLst/>
                    </a:prstGeom>
                    <a:ln>
                      <a:noFill/>
                    </a:ln>
                    <a:extLst>
                      <a:ext uri="{53640926-AAD7-44D8-BBD7-CCE9431645EC}">
                        <a14:shadowObscured xmlns:a14="http://schemas.microsoft.com/office/drawing/2010/main"/>
                      </a:ext>
                    </a:extLst>
                  </pic:spPr>
                </pic:pic>
              </a:graphicData>
            </a:graphic>
          </wp:inline>
        </w:drawing>
      </w:r>
    </w:p>
    <w:p w14:paraId="2446FF65" w14:textId="77777777" w:rsidR="00E67F9E" w:rsidRDefault="00E67F9E" w:rsidP="00E047A5">
      <w:pPr>
        <w:pStyle w:val="Heading4"/>
        <w:numPr>
          <w:ilvl w:val="0"/>
          <w:numId w:val="0"/>
        </w:numPr>
        <w:tabs>
          <w:tab w:val="left" w:pos="720"/>
        </w:tabs>
        <w:spacing w:before="240" w:after="80" w:line="360" w:lineRule="auto"/>
        <w:rPr>
          <w:rStyle w:val="Heading5Char"/>
          <w:rFonts w:ascii="Times New Roman" w:eastAsia="SimSun" w:hAnsi="Times New Roman"/>
          <w:b/>
          <w:bCs w:val="0"/>
          <w:szCs w:val="28"/>
          <w:lang w:val="en-CA"/>
        </w:rPr>
      </w:pPr>
    </w:p>
    <w:p w14:paraId="45F5DECA" w14:textId="77777777" w:rsidR="00E67F9E" w:rsidRDefault="00E67F9E" w:rsidP="00E047A5">
      <w:pPr>
        <w:pStyle w:val="Heading4"/>
        <w:numPr>
          <w:ilvl w:val="0"/>
          <w:numId w:val="0"/>
        </w:numPr>
        <w:tabs>
          <w:tab w:val="left" w:pos="720"/>
        </w:tabs>
        <w:spacing w:before="240" w:after="80" w:line="360" w:lineRule="auto"/>
        <w:rPr>
          <w:rStyle w:val="Heading5Char"/>
          <w:rFonts w:ascii="Times New Roman" w:eastAsia="SimSun" w:hAnsi="Times New Roman"/>
          <w:b/>
          <w:bCs w:val="0"/>
          <w:szCs w:val="28"/>
          <w:lang w:val="en-CA"/>
        </w:rPr>
      </w:pPr>
    </w:p>
    <w:p w14:paraId="6F0105E6" w14:textId="77777777" w:rsidR="00E67F9E" w:rsidRDefault="00E67F9E" w:rsidP="00E047A5">
      <w:pPr>
        <w:pStyle w:val="Heading4"/>
        <w:numPr>
          <w:ilvl w:val="0"/>
          <w:numId w:val="0"/>
        </w:numPr>
        <w:tabs>
          <w:tab w:val="left" w:pos="720"/>
        </w:tabs>
        <w:spacing w:before="240" w:after="80" w:line="360" w:lineRule="auto"/>
        <w:rPr>
          <w:rStyle w:val="Heading5Char"/>
          <w:rFonts w:ascii="Times New Roman" w:eastAsia="SimSun" w:hAnsi="Times New Roman"/>
          <w:b/>
          <w:bCs w:val="0"/>
          <w:szCs w:val="28"/>
          <w:lang w:val="en-CA"/>
        </w:rPr>
      </w:pPr>
    </w:p>
    <w:p w14:paraId="63AA0839" w14:textId="77777777" w:rsidR="00E67F9E" w:rsidRDefault="00E67F9E" w:rsidP="00E047A5">
      <w:pPr>
        <w:pStyle w:val="Heading4"/>
        <w:numPr>
          <w:ilvl w:val="0"/>
          <w:numId w:val="0"/>
        </w:numPr>
        <w:tabs>
          <w:tab w:val="left" w:pos="720"/>
        </w:tabs>
        <w:spacing w:before="240" w:after="80" w:line="360" w:lineRule="auto"/>
        <w:rPr>
          <w:rStyle w:val="Heading5Char"/>
          <w:rFonts w:ascii="Times New Roman" w:eastAsia="SimSun" w:hAnsi="Times New Roman"/>
          <w:b/>
          <w:bCs w:val="0"/>
          <w:szCs w:val="28"/>
          <w:lang w:val="en-CA"/>
        </w:rPr>
      </w:pPr>
    </w:p>
    <w:p w14:paraId="115BCB84" w14:textId="5DAA2714" w:rsidR="00F7140F" w:rsidRPr="00AD0CC1" w:rsidRDefault="00FF7CC3" w:rsidP="00E047A5">
      <w:pPr>
        <w:pStyle w:val="Heading4"/>
        <w:numPr>
          <w:ilvl w:val="0"/>
          <w:numId w:val="0"/>
        </w:numPr>
        <w:tabs>
          <w:tab w:val="left" w:pos="720"/>
        </w:tabs>
        <w:spacing w:before="240" w:after="80" w:line="360" w:lineRule="auto"/>
        <w:rPr>
          <w:rStyle w:val="Heading5Char"/>
          <w:rFonts w:ascii="Times New Roman" w:eastAsia="SimSun" w:hAnsi="Times New Roman"/>
          <w:b/>
          <w:bCs w:val="0"/>
          <w:szCs w:val="28"/>
          <w:lang w:val="en-CA"/>
        </w:rPr>
      </w:pPr>
      <w:r w:rsidRPr="00AD0CC1">
        <w:rPr>
          <w:rStyle w:val="Heading5Char"/>
          <w:rFonts w:ascii="Times New Roman" w:eastAsia="SimSun" w:hAnsi="Times New Roman"/>
          <w:b/>
          <w:bCs w:val="0"/>
          <w:szCs w:val="28"/>
          <w:lang w:val="en-CA"/>
        </w:rPr>
        <w:t xml:space="preserve">2.3.4 </w:t>
      </w:r>
      <w:r w:rsidR="00F7140F" w:rsidRPr="00AD0CC1">
        <w:rPr>
          <w:rStyle w:val="Heading5Char"/>
          <w:rFonts w:ascii="Times New Roman" w:eastAsia="SimSun" w:hAnsi="Times New Roman"/>
          <w:b/>
          <w:bCs w:val="0"/>
          <w:szCs w:val="28"/>
          <w:lang w:val="en-CA"/>
        </w:rPr>
        <w:t>Transition to CRB - Section on ancestry of the behaviour</w:t>
      </w:r>
    </w:p>
    <w:p w14:paraId="3201F14A" w14:textId="62900D90" w:rsidR="00F7140F" w:rsidRPr="00AD0CC1" w:rsidRDefault="00B957BE" w:rsidP="00D70E63">
      <w:pPr>
        <w:spacing w:line="360" w:lineRule="auto"/>
        <w:jc w:val="both"/>
        <w:rPr>
          <w:rFonts w:ascii="Times New Roman" w:eastAsia="Times New Roman" w:hAnsi="Times New Roman" w:cs="Times New Roman"/>
          <w:i/>
          <w:iCs/>
          <w:sz w:val="24"/>
          <w:szCs w:val="24"/>
        </w:rPr>
      </w:pPr>
      <w:r w:rsidRPr="00AD0CC1">
        <w:rPr>
          <w:rFonts w:ascii="Times New Roman" w:eastAsia="Times New Roman" w:hAnsi="Times New Roman" w:cs="Times New Roman"/>
          <w:i/>
          <w:iCs/>
          <w:color w:val="FF0000"/>
          <w:sz w:val="24"/>
          <w:szCs w:val="24"/>
        </w:rPr>
        <w:t>Waiting for models</w:t>
      </w:r>
    </w:p>
    <w:p w14:paraId="0F9260BA" w14:textId="77777777" w:rsidR="00F7140F" w:rsidRPr="00AD0CC1" w:rsidRDefault="00F7140F" w:rsidP="00D70E63">
      <w:pPr>
        <w:spacing w:line="360" w:lineRule="auto"/>
        <w:jc w:val="both"/>
        <w:rPr>
          <w:rFonts w:ascii="Times New Roman" w:eastAsia="Times New Roman" w:hAnsi="Times New Roman" w:cs="Times New Roman"/>
          <w:i/>
          <w:iCs/>
          <w:sz w:val="24"/>
          <w:szCs w:val="24"/>
        </w:rPr>
      </w:pPr>
    </w:p>
    <w:p w14:paraId="7D9585ED" w14:textId="77777777" w:rsidR="00F7140F" w:rsidRPr="00AD0CC1" w:rsidRDefault="00F7140F" w:rsidP="00D70E63">
      <w:pPr>
        <w:spacing w:line="360" w:lineRule="auto"/>
        <w:jc w:val="both"/>
        <w:rPr>
          <w:rFonts w:ascii="Times New Roman" w:eastAsia="Times New Roman" w:hAnsi="Times New Roman" w:cs="Times New Roman"/>
          <w:i/>
          <w:iCs/>
          <w:sz w:val="24"/>
          <w:szCs w:val="24"/>
        </w:rPr>
      </w:pPr>
    </w:p>
    <w:p w14:paraId="6C3FC470" w14:textId="77777777" w:rsidR="00F7140F" w:rsidRPr="00AD0CC1" w:rsidRDefault="00F7140F" w:rsidP="00D70E63">
      <w:pPr>
        <w:spacing w:line="360" w:lineRule="auto"/>
        <w:jc w:val="both"/>
        <w:rPr>
          <w:rFonts w:ascii="Times New Roman" w:eastAsia="Times New Roman" w:hAnsi="Times New Roman" w:cs="Times New Roman"/>
          <w:i/>
          <w:iCs/>
          <w:sz w:val="24"/>
          <w:szCs w:val="24"/>
        </w:rPr>
      </w:pPr>
    </w:p>
    <w:p w14:paraId="655FF9E4" w14:textId="77777777" w:rsidR="00F7140F" w:rsidRPr="00AD0CC1" w:rsidRDefault="00F7140F" w:rsidP="00D70E63">
      <w:pPr>
        <w:spacing w:line="360" w:lineRule="auto"/>
        <w:jc w:val="both"/>
        <w:rPr>
          <w:rFonts w:ascii="Times New Roman" w:eastAsia="Times New Roman" w:hAnsi="Times New Roman" w:cs="Times New Roman"/>
          <w:i/>
          <w:iCs/>
          <w:sz w:val="24"/>
          <w:szCs w:val="24"/>
        </w:rPr>
      </w:pPr>
    </w:p>
    <w:p w14:paraId="328EE732" w14:textId="77777777" w:rsidR="00F7140F" w:rsidRPr="00AD0CC1" w:rsidRDefault="00F7140F" w:rsidP="00D70E63">
      <w:pPr>
        <w:spacing w:line="360" w:lineRule="auto"/>
        <w:jc w:val="both"/>
        <w:rPr>
          <w:rFonts w:ascii="Times New Roman" w:eastAsia="Times New Roman" w:hAnsi="Times New Roman" w:cs="Times New Roman"/>
          <w:i/>
          <w:iCs/>
          <w:sz w:val="24"/>
          <w:szCs w:val="24"/>
        </w:rPr>
      </w:pPr>
    </w:p>
    <w:p w14:paraId="2F483751" w14:textId="031D6691" w:rsidR="00F7140F" w:rsidRPr="00AD0CC1" w:rsidRDefault="004F798C" w:rsidP="00E047A5">
      <w:pPr>
        <w:pStyle w:val="Heading2"/>
        <w:spacing w:line="360" w:lineRule="auto"/>
        <w:jc w:val="both"/>
        <w:rPr>
          <w:rFonts w:ascii="Times New Roman" w:hAnsi="Times New Roman" w:cs="Times New Roman"/>
          <w:b/>
          <w:bCs/>
          <w:color w:val="auto"/>
          <w:sz w:val="24"/>
          <w:szCs w:val="24"/>
        </w:rPr>
      </w:pPr>
      <w:bookmarkStart w:id="188" w:name="_Toc199480635"/>
      <w:r w:rsidRPr="00AD0CC1">
        <w:rPr>
          <w:rFonts w:ascii="Times New Roman" w:hAnsi="Times New Roman" w:cs="Times New Roman"/>
          <w:b/>
          <w:bCs/>
          <w:color w:val="auto"/>
          <w:sz w:val="24"/>
          <w:szCs w:val="24"/>
        </w:rPr>
        <w:t xml:space="preserve">2.4 </w:t>
      </w:r>
      <w:commentRangeStart w:id="189"/>
      <w:r w:rsidR="00F7140F" w:rsidRPr="00AD0CC1">
        <w:rPr>
          <w:rFonts w:ascii="Times New Roman" w:hAnsi="Times New Roman" w:cs="Times New Roman"/>
          <w:b/>
          <w:bCs/>
          <w:color w:val="auto"/>
          <w:sz w:val="24"/>
          <w:szCs w:val="24"/>
        </w:rPr>
        <w:t xml:space="preserve">Discussion </w:t>
      </w:r>
      <w:commentRangeEnd w:id="189"/>
      <w:r w:rsidR="00F7140F" w:rsidRPr="00AD0CC1">
        <w:rPr>
          <w:b/>
          <w:bCs/>
          <w:sz w:val="24"/>
          <w:szCs w:val="24"/>
        </w:rPr>
        <w:commentReference w:id="189"/>
      </w:r>
      <w:bookmarkEnd w:id="188"/>
    </w:p>
    <w:p w14:paraId="007EE337" w14:textId="45A20CA8" w:rsidR="00F7140F" w:rsidRPr="00AD0CC1" w:rsidRDefault="00F7140F" w:rsidP="00D444DE">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Communal Roosting Behaviour has been widely documented in different taxa with several explanations for this behaviour. </w:t>
      </w:r>
      <w:r w:rsidR="00DE0C17" w:rsidRPr="00AD0CC1">
        <w:rPr>
          <w:rFonts w:ascii="Times New Roman" w:eastAsia="Times New Roman" w:hAnsi="Times New Roman" w:cs="Times New Roman"/>
          <w:sz w:val="24"/>
          <w:szCs w:val="24"/>
        </w:rPr>
        <w:t xml:space="preserve">The </w:t>
      </w:r>
      <w:r w:rsidRPr="00AD0CC1">
        <w:rPr>
          <w:rFonts w:ascii="Times New Roman" w:eastAsia="Times New Roman" w:hAnsi="Times New Roman" w:cs="Times New Roman"/>
          <w:sz w:val="24"/>
          <w:szCs w:val="24"/>
        </w:rPr>
        <w:t xml:space="preserve">results suggest that </w:t>
      </w:r>
      <w:r w:rsidR="009450D8" w:rsidRPr="00AD0CC1">
        <w:rPr>
          <w:rFonts w:ascii="Times New Roman" w:eastAsia="Times New Roman" w:hAnsi="Times New Roman" w:cs="Times New Roman"/>
          <w:iCs/>
          <w:sz w:val="24"/>
          <w:szCs w:val="24"/>
        </w:rPr>
        <w:t>the evolution of CRB evolved in several clades that do not share a direct common ancestor, suggesting convergence evolution of the trait.</w:t>
      </w:r>
      <w:commentRangeStart w:id="190"/>
      <w:commentRangeEnd w:id="190"/>
      <w:r w:rsidR="009450D8" w:rsidRPr="00AD0CC1">
        <w:rPr>
          <w:rStyle w:val="CommentReference"/>
          <w:rFonts w:ascii="Times New Roman" w:hAnsi="Times New Roman" w:cs="Times New Roman"/>
        </w:rPr>
        <w:commentReference w:id="190"/>
      </w:r>
      <w:r w:rsidR="009562FA" w:rsidRPr="00AD0CC1">
        <w:rPr>
          <w:rFonts w:ascii="Times New Roman" w:eastAsia="Times New Roman" w:hAnsi="Times New Roman" w:cs="Times New Roman"/>
          <w:iCs/>
          <w:sz w:val="24"/>
          <w:szCs w:val="24"/>
        </w:rPr>
        <w:t xml:space="preserve"> Additionally, our findings suggest that</w:t>
      </w:r>
      <w:r w:rsidR="005F4297" w:rsidRPr="00AD0CC1">
        <w:rPr>
          <w:rFonts w:ascii="Times New Roman" w:eastAsia="Times New Roman" w:hAnsi="Times New Roman" w:cs="Times New Roman"/>
          <w:iCs/>
          <w:sz w:val="24"/>
          <w:szCs w:val="24"/>
        </w:rPr>
        <w:t xml:space="preserve"> </w:t>
      </w:r>
      <w:r w:rsidRPr="00AD0CC1">
        <w:rPr>
          <w:rFonts w:ascii="Times New Roman" w:eastAsia="Times New Roman" w:hAnsi="Times New Roman" w:cs="Times New Roman"/>
          <w:sz w:val="24"/>
          <w:szCs w:val="24"/>
        </w:rPr>
        <w:t xml:space="preserve">the ICH is the most likely hypothesis to explain this behaviour given its predominance on species across all taxa and that inhabit a wide array of environments with contrasting weather conditions (e.g., Mindt et al., 2024,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{"citationID":"q1ZVcAL4","properties":{"formattedCitation":"(Preston, 2005; Saldanha et al., 2019)","plainCitation":"(Preston, 2005; Saldanha et al., 2019)","dontUpdate":true,"noteIndex":0},"citationItems":[{"id":649,"uris":["http://zotero.org/users/6254983/items/ZFDAUFAP"],"itemData":{"id":649,"type":"article-journal","container-title":"Northwestern Naturalist","DOI":"10.1898/1051-1733(2005)086[0123:FAWRDA]2.0.CO;2","ISSN":"1051-1733, 1938-5315","issue":"3","journalAbbreviation":"Northwestern Naturalist","language":"en","page":"123-130","source":"DOI.org (Crossref)","title":"FACTORS AFFECTING WINTER ROOST DISPERSAL AND DAILY BEHAVIOUR OF COMMON RAVENS (CORVUS CORAX) IN SOUTHWESTERN ALBERTA","volume":"86","author":[{"family":"Preston","given":"Michael I."}],"editor":[{"family":"Johnson","given":"S. R."}],"issued":{"date-parts":[["2005",12]]}}},{"id":647,"uris":["http://zotero.org/users/6254983/items/6B4ZYD8V"],"itemData":{"id":647,"type":"article-journal","container-title":"Avian Conservation and Ecology","DOI":"10.5751/ACE-01490-140221","ISSN":"1712-6568","issue":"2","journalAbbreviation":"ACE","language":"en","page":"art21","source":"DOI.org (Crossref)","title":"Biological and environmental factors related to communal roosting behavior of breeding Bank Swallow (Riparia riparia)","volume":"14","author":[{"family":"Saldanha","given":"Sarah"},{"family":"Taylor","given":"Philip D."},{"family":"Imlay","given":"Tara L."},{"family":"Leonard","given":"Marty L."}],"issued":{"date-parts":[["2019"]]}}}],"schema":"https://github.com/citation-style-language/schema/raw/master/csl-citation.json"}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Preston, 2005; Saldanha et al., 2019)</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r w:rsidR="005265AB" w:rsidRPr="00AD0CC1">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ab/>
        <w:t xml:space="preserve"> </w:t>
      </w:r>
    </w:p>
    <w:p w14:paraId="64779E16" w14:textId="0B133775" w:rsidR="00077CBF" w:rsidRPr="00ED21DA" w:rsidRDefault="00077CBF" w:rsidP="00D444DE">
      <w:pPr>
        <w:spacing w:line="360" w:lineRule="auto"/>
        <w:ind w:firstLine="720"/>
        <w:jc w:val="both"/>
        <w:rPr>
          <w:rFonts w:ascii="Times New Roman" w:eastAsia="Times New Roman" w:hAnsi="Times New Roman" w:cs="Times New Roman"/>
          <w:sz w:val="24"/>
          <w:szCs w:val="24"/>
          <w:highlight w:val="yellow"/>
        </w:rPr>
      </w:pPr>
      <w:r w:rsidRPr="00ED21DA">
        <w:rPr>
          <w:rFonts w:ascii="Times New Roman" w:eastAsia="Times New Roman" w:hAnsi="Times New Roman" w:cs="Times New Roman"/>
          <w:sz w:val="24"/>
          <w:szCs w:val="24"/>
          <w:highlight w:val="yellow"/>
        </w:rPr>
        <w:t>YOU WILL HAVE TO CITE AND REFUTE THIS PAPER:</w:t>
      </w:r>
    </w:p>
    <w:p w14:paraId="61D7BFE0" w14:textId="7D086A6E" w:rsidR="00077CBF" w:rsidRPr="00AD0CC1" w:rsidRDefault="00FE6915" w:rsidP="00D444DE">
      <w:pPr>
        <w:spacing w:line="360" w:lineRule="auto"/>
        <w:ind w:firstLine="720"/>
        <w:jc w:val="both"/>
        <w:rPr>
          <w:rFonts w:ascii="Times New Roman" w:eastAsia="Times New Roman" w:hAnsi="Times New Roman" w:cs="Times New Roman"/>
          <w:sz w:val="24"/>
          <w:szCs w:val="24"/>
        </w:rPr>
      </w:pPr>
      <w:hyperlink r:id="rId17" w:history="1">
        <w:r w:rsidR="00BE7AB3" w:rsidRPr="00ED21DA">
          <w:rPr>
            <w:rStyle w:val="Hyperlink"/>
            <w:highlight w:val="yellow"/>
          </w:rPr>
          <w:t>https://meridian.allenpress.com/rapt/article/52/4/407/429769/Evolution-of-Communal-Roosting-A-Social-Refuge</w:t>
        </w:r>
      </w:hyperlink>
    </w:p>
    <w:p w14:paraId="4610BFD4" w14:textId="272765C0" w:rsidR="00BE7AB3" w:rsidRPr="00ED21DA" w:rsidRDefault="00BE7AB3" w:rsidP="00D444DE">
      <w:pPr>
        <w:spacing w:line="360" w:lineRule="auto"/>
        <w:ind w:firstLine="720"/>
        <w:jc w:val="both"/>
        <w:rPr>
          <w:rFonts w:ascii="Times New Roman" w:eastAsia="Times New Roman" w:hAnsi="Times New Roman" w:cs="Times New Roman"/>
          <w:sz w:val="24"/>
          <w:szCs w:val="24"/>
          <w:highlight w:val="yellow"/>
        </w:rPr>
      </w:pPr>
      <w:r w:rsidRPr="00ED21DA">
        <w:rPr>
          <w:rFonts w:ascii="Times New Roman" w:eastAsia="Times New Roman" w:hAnsi="Times New Roman" w:cs="Times New Roman"/>
          <w:sz w:val="24"/>
          <w:szCs w:val="24"/>
          <w:highlight w:val="yellow"/>
        </w:rPr>
        <w:t>ALSO REFUTE PATCH SITTING HYPOTHESIS</w:t>
      </w:r>
    </w:p>
    <w:p w14:paraId="682CEC71" w14:textId="18B80DAC" w:rsidR="00BE7AB3" w:rsidRPr="00AD0CC1" w:rsidRDefault="00FE6915" w:rsidP="00D444DE">
      <w:pPr>
        <w:spacing w:line="360" w:lineRule="auto"/>
        <w:ind w:firstLine="720"/>
        <w:jc w:val="both"/>
        <w:rPr>
          <w:rFonts w:ascii="Times New Roman" w:eastAsia="Times New Roman" w:hAnsi="Times New Roman" w:cs="Times New Roman"/>
          <w:sz w:val="24"/>
          <w:szCs w:val="24"/>
        </w:rPr>
      </w:pPr>
      <w:hyperlink r:id="rId18" w:anchor="aep-section-id9" w:history="1">
        <w:r w:rsidR="00BE7AB3" w:rsidRPr="00ED21DA">
          <w:rPr>
            <w:rStyle w:val="Hyperlink"/>
            <w:rFonts w:ascii="Times New Roman" w:eastAsia="Times New Roman" w:hAnsi="Times New Roman" w:cs="Times New Roman"/>
            <w:sz w:val="24"/>
            <w:szCs w:val="24"/>
            <w:highlight w:val="yellow"/>
          </w:rPr>
          <w:t>https://www.sciencedirect.com/science/article/pii/S0169204604001288#aep-section-id9</w:t>
        </w:r>
      </w:hyperlink>
    </w:p>
    <w:p w14:paraId="116C66BC" w14:textId="77777777" w:rsidR="00BE7AB3" w:rsidRPr="00AD0CC1" w:rsidRDefault="00BE7AB3" w:rsidP="00D444DE">
      <w:pPr>
        <w:spacing w:line="360" w:lineRule="auto"/>
        <w:ind w:firstLine="720"/>
        <w:jc w:val="both"/>
        <w:rPr>
          <w:rFonts w:ascii="Times New Roman" w:eastAsia="Times New Roman" w:hAnsi="Times New Roman" w:cs="Times New Roman"/>
          <w:sz w:val="24"/>
          <w:szCs w:val="24"/>
        </w:rPr>
      </w:pPr>
    </w:p>
    <w:p w14:paraId="1EDF5EB8" w14:textId="77777777" w:rsidR="00F7140F" w:rsidRPr="00AD0CC1" w:rsidRDefault="00F7140F" w:rsidP="00E047A5">
      <w:pPr>
        <w:spacing w:line="360" w:lineRule="auto"/>
        <w:jc w:val="both"/>
        <w:rPr>
          <w:rFonts w:ascii="Times New Roman" w:eastAsia="Times New Roman" w:hAnsi="Times New Roman" w:cs="Times New Roman"/>
          <w:sz w:val="24"/>
          <w:szCs w:val="24"/>
        </w:rPr>
      </w:pPr>
    </w:p>
    <w:p w14:paraId="7A4172FC" w14:textId="49D28F6B" w:rsidR="00F7140F" w:rsidRPr="00AD0CC1" w:rsidRDefault="004F798C" w:rsidP="00DE0C17">
      <w:pPr>
        <w:pStyle w:val="Heading3"/>
        <w:spacing w:line="360" w:lineRule="auto"/>
        <w:rPr>
          <w:rStyle w:val="Heading5Char"/>
          <w:rFonts w:ascii="Times New Roman" w:eastAsia="SimSun" w:hAnsi="Times New Roman"/>
          <w:bCs w:val="0"/>
          <w:iCs w:val="0"/>
          <w:color w:val="auto"/>
          <w:szCs w:val="28"/>
        </w:rPr>
      </w:pPr>
      <w:bookmarkStart w:id="191" w:name="_Toc199480636"/>
      <w:r w:rsidRPr="00AD0CC1">
        <w:rPr>
          <w:rStyle w:val="Heading5Char"/>
          <w:rFonts w:ascii="Times New Roman" w:eastAsia="SimSun" w:hAnsi="Times New Roman"/>
          <w:bCs w:val="0"/>
          <w:iCs w:val="0"/>
          <w:color w:val="auto"/>
          <w:szCs w:val="28"/>
        </w:rPr>
        <w:t xml:space="preserve">2.4.1 </w:t>
      </w:r>
      <w:r w:rsidR="00F7140F" w:rsidRPr="00AD0CC1">
        <w:rPr>
          <w:rStyle w:val="Heading5Char"/>
          <w:rFonts w:ascii="Times New Roman" w:eastAsia="SimSun" w:hAnsi="Times New Roman"/>
          <w:bCs w:val="0"/>
          <w:iCs w:val="0"/>
          <w:color w:val="auto"/>
          <w:szCs w:val="28"/>
        </w:rPr>
        <w:t>Hand Wing Index and Communal Roosting Behaviour</w:t>
      </w:r>
      <w:bookmarkEnd w:id="191"/>
      <w:r w:rsidR="00F7140F" w:rsidRPr="00AD0CC1" w:rsidDel="00395C03">
        <w:rPr>
          <w:rStyle w:val="Heading5Char"/>
          <w:rFonts w:ascii="Times New Roman" w:eastAsia="SimSun" w:hAnsi="Times New Roman"/>
          <w:bCs w:val="0"/>
          <w:iCs w:val="0"/>
          <w:color w:val="auto"/>
          <w:szCs w:val="28"/>
        </w:rPr>
        <w:t xml:space="preserve"> </w:t>
      </w:r>
    </w:p>
    <w:p w14:paraId="3BE53774" w14:textId="51B21C43" w:rsidR="00F7140F" w:rsidRPr="00AD0CC1" w:rsidRDefault="00DE0C17" w:rsidP="00927519">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w:t>
      </w:r>
      <w:r w:rsidR="00F7140F" w:rsidRPr="00AD0CC1">
        <w:rPr>
          <w:rFonts w:ascii="Times New Roman" w:eastAsia="Times New Roman" w:hAnsi="Times New Roman" w:cs="Times New Roman"/>
          <w:sz w:val="24"/>
          <w:szCs w:val="24"/>
        </w:rPr>
        <w:t xml:space="preserve">results supported the idea of a positive relationship between HWI and pCRB. These findings support the hypothesis of dispersing ability to promote this form of behaviour, which has been discussed by other authors. For example, a study done by </w:t>
      </w:r>
      <w:r w:rsidR="00F7140F"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{"citationID":"piuLDP8i","properties":{"formattedCitation":"(Caccamise &amp; Morrison, 1986)","plainCitation":"(Caccamise &amp; Morrison, 1986)","noteIndex":0},"citationItems":[{"id":196,"uris":["http://zotero.org/users/6254983/items/PGM4M73E"],"itemData":{"id":196,"type":"article-journal","container-title":"The American Naturalist","DOI":"10.1086/284553","ISSN":"0003-0147, 1537-5323","issue":"2","journalAbbreviation":"The American Naturalist","language":"en","page":"191-198","source":"DOI.org (Crossref)","title":"Avian Communal Roosting: Implications of Diurnal Activity Centers","title-short":"Avian Communal Roosting","volume":"128","author":[{"family":"Caccamise","given":"Donald F."},{"family":"Morrison","given":"Douglas W."}],"issued":{"date-parts":[["1986",8]]}}}],"schema":"https://github.com/citation-style-language/schema/raw/master/csl-citation.json"} </w:instrText>
      </w:r>
      <w:r w:rsidR="00F7140F"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(Caccamise &amp; Morrison, 1986)</w:t>
      </w:r>
      <w:r w:rsidR="00F7140F" w:rsidRPr="00AD0CC1">
        <w:rPr>
          <w:rFonts w:ascii="Times New Roman" w:eastAsia="Times New Roman" w:hAnsi="Times New Roman" w:cs="Times New Roman"/>
          <w:sz w:val="24"/>
          <w:szCs w:val="24"/>
        </w:rPr>
        <w:fldChar w:fldCharType="end"/>
      </w:r>
      <w:r w:rsidR="00F7140F" w:rsidRPr="00AD0CC1">
        <w:rPr>
          <w:rFonts w:ascii="Times New Roman" w:eastAsia="Times New Roman" w:hAnsi="Times New Roman" w:cs="Times New Roman"/>
          <w:sz w:val="24"/>
          <w:szCs w:val="24"/>
        </w:rPr>
        <w:t>) suggests that European starlings (</w:t>
      </w:r>
      <w:r w:rsidR="00F7140F" w:rsidRPr="00AD0CC1">
        <w:rPr>
          <w:rFonts w:ascii="Times New Roman" w:eastAsia="Times New Roman" w:hAnsi="Times New Roman" w:cs="Times New Roman"/>
          <w:i/>
          <w:iCs/>
          <w:sz w:val="24"/>
          <w:szCs w:val="24"/>
        </w:rPr>
        <w:t>Sturnus vulgaris</w:t>
      </w:r>
      <w:r w:rsidR="00F7140F" w:rsidRPr="00AD0CC1">
        <w:rPr>
          <w:rFonts w:ascii="Times New Roman" w:eastAsia="Times New Roman" w:hAnsi="Times New Roman" w:cs="Times New Roman"/>
          <w:sz w:val="24"/>
          <w:szCs w:val="24"/>
        </w:rPr>
        <w:t xml:space="preserve">) gather in aggregations near supplementary feeding areas (SFA) to reduce the energetic cost of traveling to food sources. The rationale is that even if the individuals can commute long distances to feed in distant areas, they may benefit from roosting near the SFA. Hence, it is plausible to suggest that species that have high dispersal ability used to find food sources have evolved communal roosting behaviour to reduce the energetic cost of feeding. Indeed, the sole idea of having supplemental feeding areas rests on the assumption that species can and have to disperse further away from their territories. In this study, the authors propose that individuals are more faithful to roosts near SFA rather than a stable communal roost. Nevertheless, the benefits of roosting (regardless of which type of roost) are inherently the same (e.g., </w:t>
      </w:r>
      <w:r w:rsidR="00F7140F" w:rsidRPr="00AD0CC1">
        <w:rPr>
          <w:rFonts w:ascii="Times New Roman" w:eastAsia="Times New Roman" w:hAnsi="Times New Roman" w:cs="Times New Roman"/>
          <w:sz w:val="24"/>
          <w:szCs w:val="24"/>
        </w:rPr>
        <w:fldChar w:fldCharType="begin"/>
      </w:r>
      <w:r w:rsidR="00F7140F" w:rsidRPr="00AD0CC1">
        <w:rPr>
          <w:rFonts w:ascii="Times New Roman" w:eastAsia="Times New Roman" w:hAnsi="Times New Roman" w:cs="Times New Roman"/>
          <w:sz w:val="24"/>
          <w:szCs w:val="24"/>
        </w:rPr>
        <w:instrText xml:space="preserve"> ADDIN ZOTERO_ITEM CSL_CITATION {"citationID":"wdAU4DHA","properties":{"formattedCitation":"(Sonerud et al., 2002)","plainCitation":"(Sonerud et al., 2002)","dontUpdate":true,"noteIndex":0},"citationItems":[{"id":643,"uris":["http://zotero.org/users/6254983/items/QXA8H488"],"itemData":{"id":643,"type":"article-journal","container-title":"Behavioral Ecology and Sociobiology","DOI":"10.1007/s00265-001-0440-4","ISSN":"0340-5443, 1432-0762","issue":"4","journalAbbreviation":"Behavioral Ecology and Sociobiology","license":"http://www.springer.com/tdm","page":"309-318","source":"DOI.org (Crossref)","title":"Individual roosting strategies in a flock-living bird: movement and social cohesion of hooded crows ( Corvus corone cornix ) from pre-roost gatherings to roost sites","title-short":"Individual roosting strategies in a flock-living bird","volume":"51","author":[{"family":"Sonerud","given":"Geir"},{"family":"Hansen","given":"Henning"},{"family":"Smedshaug","given":"Christian"}],"issued":{"date-parts":[["2002",3,1]]}}}],"schema":"https://github.com/citation-style-language/schema/raw/master/csl-citation.json"} </w:instrText>
      </w:r>
      <w:r w:rsidR="00F7140F" w:rsidRPr="00AD0CC1">
        <w:rPr>
          <w:rFonts w:ascii="Times New Roman" w:eastAsia="Times New Roman" w:hAnsi="Times New Roman" w:cs="Times New Roman"/>
          <w:sz w:val="24"/>
          <w:szCs w:val="24"/>
        </w:rPr>
        <w:fldChar w:fldCharType="separate"/>
      </w:r>
      <w:r w:rsidR="00F7140F" w:rsidRPr="00AD0CC1">
        <w:rPr>
          <w:rFonts w:ascii="Times New Roman" w:hAnsi="Times New Roman" w:cs="Times New Roman"/>
          <w:sz w:val="24"/>
        </w:rPr>
        <w:t>Sonerud et al. 2002)</w:t>
      </w:r>
      <w:r w:rsidR="00F7140F" w:rsidRPr="00AD0CC1">
        <w:rPr>
          <w:rFonts w:ascii="Times New Roman" w:eastAsia="Times New Roman" w:hAnsi="Times New Roman" w:cs="Times New Roman"/>
          <w:sz w:val="24"/>
          <w:szCs w:val="24"/>
        </w:rPr>
        <w:fldChar w:fldCharType="end"/>
      </w:r>
      <w:r w:rsidR="00F7140F" w:rsidRPr="00AD0CC1">
        <w:rPr>
          <w:rFonts w:ascii="Times New Roman" w:eastAsia="Times New Roman" w:hAnsi="Times New Roman" w:cs="Times New Roman"/>
          <w:sz w:val="24"/>
          <w:szCs w:val="24"/>
        </w:rPr>
        <w:t xml:space="preserve"> support this hypothesis. In a recent study, </w:t>
      </w:r>
      <w:r w:rsidR="00F7140F"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{"citationID":"domyZukd","properties":{"formattedCitation":"(Weeks et al., 2022)","plainCitation":"(Weeks et al., 2022)","dontUpdate":true,"noteIndex":0},"citationItems":[{"id":645,"uris":["http://zotero.org/users/6254983/items/K6F65AU2"],"itemData":{"id":645,"type":"article-journal","abstract":"Abstract\n            \n              \n                \n                  Natal dispersal—the movement from birthplace to breeding location—is often considered the most significant dispersal event in an animal's lifetime. Natal dispersal distances may be shaped by a variety of intrinsic and extrinsic factors, and remain poorly quantified in most groups, highlighting the need for indices that capture variation in dispersal among species.\n                \n                \n                  In birds, it is hypothesized that dispersal distance can be predicted by flight efficiency, which can be estimated using wing morphology. However, the use of morphological indices to predict dispersal remains contentious and the mechanistic links between flight efficiency and natal dispersal are unclear.\n                \n                \n                  Here, we use phylogenetic comparative models to test whether hand‐wing index (HWI, a morphological proxy for wing aspect ratio) predicts natal dispersal distance across a global sample of 114 bird species. In addition, we assess whether HWI is correlated with flight usage in foraging and daily routines.\n                \n                \n                  We find that HWI is a strong predictor of both natal dispersal distance and a more aerial lifestyle.\n                \n                \n                  Our results support the use of HWI as a valid proxy for relative natal dispersal distance, and also suggest that evolutionary adaptation to aerial lifestyles is a major factor connecting flight efficiency with patterns of natal dispersal.\n                \n              \n            \n            \n              Read the free\n              Plain Language Summary\n              for this article on the Journal blog.\n            \n          , \n            Resúmen\n            \n              \n                \n                  La dispersión natal (el movimiento desde el lugar de nacimiento hasta el lugar de reproducción) se considera el evento de dispersión más importante en la vida de un animal. Las distancias de dispersión natal pueden estar determinadas por una variedad de factores intrínsecos y extrínsecos, y no están bien caracterizadas para la mayoría de los grupos, por lo que surge la necesidad de usar índices que reflejen la variación en la dispersión natal entre las especies.\n                \n                \n                  En aves, se hipotetiza que la distancia de dispersión puede ser predicha por la eficiencia de vuelo, la cual puede ser estimada usando la morfología alar. Sin embargo, el uso de índices morfológicos para predecir la dispersión es aun controversial y las relaciones causales entre la morfología alar y la dispersión natal no son claras.\n                \n                \n                  En este estudio, usamos métodos filogenéticos comparativo para evaluar si el índice del ala distal (HWI, un proxy morfológico de la relación de aspecto del ala) predice distancias de dispersión natal en una muestra global de 114 especies de aves. Además, evaluamos si el HWI está correlacionado con el uso de vuelo durante la búsqueda de alimento y otras rutinas diarias.\n                \n                \n                  Encontramos que HWI es un fuerte predictor tanto de la distancia de dispersión natal como de un estilo de vida aéreo.\n                \n                \n                  Nuestros resultados apoyan el uso del HWI como proxy de la distancia relativa de dispersión natal y también sugiere que la adaptación evolutiva a modos de vida aéreos es un factor importante en la relación entre la eficiencia de vuelo y los patrones de dispersión natal.","container-title":"Functional Ecology","DOI":"10.1111/1365-2435.14056","ISSN":"0269-8463, 1365-2435","issue":"7","journalAbbreviation":"Functional Ecology","language":"en","page":"1681-1689","source":"DOI.org (Crossref)","title":"Morphological adaptations linked to flight efficiency and aerial lifestyle determine natal dispersal distance in birds","volume":"36","author":[{"family":"Weeks","given":"Brian C."},{"family":"O'Brien","given":"Bruce K."},{"family":"Chu","given":"Jonathan J."},{"family":"Claramunt","given":"Santiago"},{"family":"Sheard","given":"Catherine"},{"family":"Tobias","given":"Joseph A."}],"issued":{"date-parts":[["2022",7]]}}}],"schema":"https://github.com/citation-style-language/schema/raw/master/csl-citation.json"} </w:instrText>
      </w:r>
      <w:r w:rsidR="00F7140F" w:rsidRPr="00AD0CC1">
        <w:rPr>
          <w:rFonts w:ascii="Times New Roman" w:eastAsia="Times New Roman" w:hAnsi="Times New Roman" w:cs="Times New Roman"/>
          <w:sz w:val="24"/>
          <w:szCs w:val="24"/>
        </w:rPr>
        <w:fldChar w:fldCharType="separate"/>
      </w:r>
      <w:r w:rsidR="00F7140F" w:rsidRPr="00AD0CC1">
        <w:rPr>
          <w:rFonts w:ascii="Times New Roman" w:hAnsi="Times New Roman" w:cs="Times New Roman"/>
          <w:sz w:val="24"/>
        </w:rPr>
        <w:t>Weeks et al. (2022)</w:t>
      </w:r>
      <w:r w:rsidR="00F7140F" w:rsidRPr="00AD0CC1">
        <w:rPr>
          <w:rFonts w:ascii="Times New Roman" w:eastAsia="Times New Roman" w:hAnsi="Times New Roman" w:cs="Times New Roman"/>
          <w:sz w:val="24"/>
          <w:szCs w:val="24"/>
        </w:rPr>
        <w:fldChar w:fldCharType="end"/>
      </w:r>
      <w:r w:rsidR="00F7140F" w:rsidRPr="00AD0CC1">
        <w:rPr>
          <w:rFonts w:ascii="Times New Roman" w:eastAsia="Times New Roman" w:hAnsi="Times New Roman" w:cs="Times New Roman"/>
          <w:sz w:val="24"/>
          <w:szCs w:val="24"/>
        </w:rPr>
        <w:t xml:space="preserve"> reported a strong correlation in birds between species with aerial lifestyle and HWI, arguing that species that rely highly on aerial lifestyles (e.g., commuting between roosting sites and foraging areas) have developed more efficient flight. Although they suggest that aerial lifestyle and efficient flight coevolve, here I propose that efficient flight mode is the driver of aerial lifestyle (e.g., Reliance on CRB) and not vice versa.</w:t>
      </w:r>
    </w:p>
    <w:p w14:paraId="638D2FC9" w14:textId="77777777" w:rsidR="00F7140F" w:rsidRPr="00AD0CC1" w:rsidRDefault="00F7140F" w:rsidP="00E047A5">
      <w:pPr>
        <w:spacing w:line="360" w:lineRule="auto"/>
        <w:jc w:val="both"/>
        <w:rPr>
          <w:rFonts w:ascii="Times New Roman" w:eastAsia="Times New Roman" w:hAnsi="Times New Roman" w:cs="Times New Roman"/>
          <w:sz w:val="24"/>
          <w:szCs w:val="24"/>
        </w:rPr>
      </w:pPr>
    </w:p>
    <w:p w14:paraId="3A6F1945" w14:textId="207C0FF7" w:rsidR="00F7140F" w:rsidRPr="00AD0CC1" w:rsidRDefault="004F798C" w:rsidP="00443FA4">
      <w:pPr>
        <w:pStyle w:val="Heading3"/>
        <w:spacing w:line="360" w:lineRule="auto"/>
        <w:rPr>
          <w:rStyle w:val="Heading5Char"/>
          <w:rFonts w:ascii="Times New Roman" w:eastAsia="SimSun" w:hAnsi="Times New Roman"/>
          <w:bCs w:val="0"/>
          <w:iCs w:val="0"/>
          <w:color w:val="auto"/>
          <w:szCs w:val="28"/>
        </w:rPr>
      </w:pPr>
      <w:bookmarkStart w:id="192" w:name="_Toc199480637"/>
      <w:r w:rsidRPr="00AD0CC1">
        <w:rPr>
          <w:rStyle w:val="Heading5Char"/>
          <w:rFonts w:ascii="Times New Roman" w:eastAsia="SimSun" w:hAnsi="Times New Roman"/>
          <w:bCs w:val="0"/>
          <w:iCs w:val="0"/>
          <w:color w:val="auto"/>
          <w:szCs w:val="28"/>
        </w:rPr>
        <w:t xml:space="preserve">2.4.2 </w:t>
      </w:r>
      <w:r w:rsidR="00F7140F" w:rsidRPr="00AD0CC1">
        <w:rPr>
          <w:rStyle w:val="Heading5Char"/>
          <w:rFonts w:ascii="Times New Roman" w:eastAsia="SimSun" w:hAnsi="Times New Roman"/>
          <w:bCs w:val="0"/>
          <w:iCs w:val="0"/>
          <w:color w:val="auto"/>
          <w:szCs w:val="28"/>
        </w:rPr>
        <w:t>Mass and Communal Roosting Behaviour</w:t>
      </w:r>
      <w:bookmarkEnd w:id="192"/>
    </w:p>
    <w:p w14:paraId="53295172" w14:textId="4D1DD36F" w:rsidR="00F7140F" w:rsidRPr="00AD0CC1" w:rsidRDefault="00F7140F" w:rsidP="00E13E13">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Body mass has long been recognized to affect lifespan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{"citationID":"YrNR8Qyv","properties":{"formattedCitation":"(Healy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(Healy et al., 2014)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and therefore metabolic rate (Kleiber 1932;</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{"citationID":"4TTAJUiD","properties":{"formattedCitation":"(Peters, 1983)","plainCitation":"(Peters, 1983)","dontUpdate":true,"noteIndex":0},"citationItems":[{"id":652,"uris":["http://zotero.org/users/6254983/items/S6XYS3XP"],"itemData":{"id":652,"type":"book","abstract":"It is generally recognized that larger animals eat more, live longer, have larger offspring, and so on; but it is unusual to see these commonplace observations as a basis for scientific biology. A large number of empirically based relationships describe biological rates as simple functions of body size; and other such relations predict the intrinsic rate of population growth, animal speed, animal density, territory size, prey size, physiology, and morphology. Such equations almost always exist for mammals and birds, often for other vertebrates and invertebrates, sometimes for protozoa, algae, and bacteria, and occasionally even for plants. There are too many organisms to measure all aspects of the biology of every species of population, so scientists must depend on generalizations. Body size relations represent our most extensive and powerful assemblage of generalizations, but they have never been organized for use in ecology. This book represents the largest single compilation of interspecific size relations, and instructs the reader on the use of these relationships; their comparison, combination, and criticism. Both strengths and weaknesses of our current knowledge are discussed in order to indicate the many possible directions for further research. This important volume will therefore provide a point of departure toward a new applied ecology, giving quantitative solutions to real questions. It will interest advanced students of ecology and comparative physiology as well as professional biologists.","edition":"1","ISBN":"978-0-521-24684-2","license":"https://www.cambridge.org/core/terms","note":"DOI: 10.1017/CBO9780511608551","publisher":"Cambridge University Press","source":"DOI.org (Crossref)","title":"The Ecological Implications of Body Size","URL":"https://www.cambridge.org/core/product/identifier/9780511608551/type/book","author":[{"family":"Peters","given":"Robert Henry"}],"accessed":{"date-parts":[["2025",4,5]]},"issued":{"date-parts":[["1983",10,28]]}}}],"schema":"https://github.com/citation-style-language/schema/raw/master/csl-citation.json"}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 xml:space="preserve"> Peters, 1983)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{"citationID":"eXaknwWd","properties":{"formattedCitation":"(Hudson et al., 2013; Nagy et al., 1999)","plainCitation":"(Hudson et al., 2013; Nagy et al., 1999)","dontUpdate":true,"noteIndex":0},"citationItems":[{"id":650,"uris":["http://zotero.org/users/6254983/items/7PI753NR"],"itemData":{"id":650,"type":"article-journal","abstract":"Summary\n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C."}],"editor":[{"family":"Ardia","given":"Daniel"}],"issued":{"date-parts":[["2013",9]]}}},{"id":653,"uris":["http://zotero.org/users/6254983/items/UTFMIPE5"],"itemData":{"id":653,"type":"article-journal","abstract":"▪ Abstract  We summarize the recent information on field metabolic rates (FMR) of wild terrestrial vertebrates as determined by the doubly labeled water technique. Allometric (scaling) relationships are calculated for mammals (79 species), reptiles (55 species), and birds (95 species) and for various taxonomic, dietary, and habitat groups within these categories. Exponential equations based on body mass are offered for predicting rates of daily energy expenditure and daily food requirements of free-ranging mammals, reptiles, and birds. Significant scaling differences between various taxa, dietary, and habitat groups (detected by analysis of covariance with P ≤ 0.05) include the following: (a) The allometric slope for reptiles (0.889) is greater than that for mammals (0.734), which is greater than that for birds (0.681); (b) the slope for eutherian mammals (0.772) is greater than that for marsupial mammals (0.590); (c) among families of birds, slopes do not differ but elevations (intercepts) do, with passerine and procellariid birds having relatively high FMRs and gallinaceous birds having low FMRs; (d) Scleroglossan lizards have a higher slope (0.949) than do Iguanian lizards (0.793); (e) desert mammals have a higher slope (0.785) than do nondesert mammals; (f) marine birds have relatively high FMRs and desert birds have low FMRs; and (g) carnivorous mammals have a relatively high slope and carnivorous, insectivorous, and nectarivorous birds have relatively higher FMRs than do omnivores and granivores. The difference detected between passerine and nonpasserine birds reported in earlier reviews is not evident in the larger data set analyzed here. When the results are adjusted for phylogenetic effects using independent contrasts analysis, the difference between allometric slopes for marsupials and eutherians is no longer significant and the slope difference between Scleroglossan and Iguanian lizards disappears as well, but other taxonomic differences remain significant. Possible causes of the unexplained variations in FMR that could improve our currently inaccurate FMR prediction capabilities should be evaluated, including many important groups of terrestrial vertebrates that remain under- or unstudied and such factors as reproductive, thermoregulatory, social, and predator-avoidance behavior.","container-title":"Annual Review of Nutrition","DOI":"10.1146/annurev.nutr.19.1.247","ISSN":"0199-9885, 1545-4312","issue":"1","journalAbbreviation":"Annu. Rev. Nutr.","language":"en","page":"247-277","source":"DOI.org (Crossref)","title":"ENERGETICS OF FREE-RANGING MAMMALS, REPTILES, AND BIRDS","volume":"19","author":[{"family":"Nagy","given":"K. A."},{"family":"Girard","given":"I. A."},{"family":"Brown","given":"T. K."}],"issued":{"date-parts":[["1999",7]]}}}],"schema":"https://github.com/citation-style-language/schema/raw/master/csl-citation.json"}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Hudson et al., 2013; Nagy et al., 1999)</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 comprehensive literature review done by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{"citationID":"5u7D9ptj","properties":{"formattedCitation":"(Hudson et al., 2013)","plainCitation":"(Hudson et al., 2013)","noteIndex":0},"citationItems":[{"id":650,"uris":["http://zotero.org/users/6254983/items/7PI753NR"],"itemData":{"id":650,"type":"article-journal","abstract":"Summary\n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(Hudson et al., 2013)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outlines the studies done on this matter, highlighting the idea that there is variation on how the relationship scales between clades (e.g., birds, mammals, amphibians). While the scale at which body mass and metabolic rate relate is still being debated, it is reasonable to say that the greater the body size, the higher metabolic rates needed to sustain that amount of mass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{"citationID":"bLLGxhNh","properties":{"formattedCitation":"(Gillooly et al., 2001)","plainCitation":"(Gillooly et al., 2001)","noteIndex":0},"citationItems":[{"id":667,"uris":["http://zotero.org/users/6254983/items/YC5BT8F2"],"itemData":{"id":667,"type":"article-journal","abstract":"We derive a general model, based on principles of biochemical kinetics and allometry, that characterizes the effects of temperature and body mass on metabolic rate. The model fits metabolic rates of microbes, ectotherms, endotherms (including those in hibernation), and plants in temperatures ranging from 0° to 40°C. Mass- and temperature-compensated resting metabolic rates of all organisms are similar: The lowest (for unicellular organisms and plants) is separated from the highest (for endothermic vertebrates) by a factor of about 20. Temperature and body size are primary determinants of biological time and ecological roles.","container-title":"Science","DOI":"10.1126/science.1061967","ISSN":"0036-8075, 1095-9203","issue":"5538","journalAbbreviation":"Science","language":"en","page":"2248-2251","source":"DOI.org (Crossref)","title":"Effects of Size and Temperature on Metabolic Rate","volume":"293","author":[{"family":"Gillooly","given":"James F."},{"family":"Brown","given":"James H."},{"family":"West","given":"Geoffrey B."},{"family":"Savage","given":"Van M."},{"family":"Charnov","given":"Eric L."}],"issued":{"date-parts":[["2001",9,21]]}}}],"schema":"https://github.com/citation-style-language/schema/raw/master/csl-citation.json"}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(Gillooly et al., 2001)</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w:t>
      </w:r>
      <w:r w:rsidR="005265AB" w:rsidRPr="00AD0CC1">
        <w:rPr>
          <w:rFonts w:ascii="Times New Roman" w:hAnsi="Times New Roman" w:cs="Times New Roman"/>
          <w:sz w:val="24"/>
          <w:szCs w:val="24"/>
        </w:rPr>
        <w:t xml:space="preserve"> </w:t>
      </w:r>
      <w:r w:rsidRPr="00AD0CC1">
        <w:rPr>
          <w:rFonts w:ascii="Times New Roman" w:hAnsi="Times New Roman" w:cs="Times New Roman"/>
          <w:sz w:val="24"/>
          <w:szCs w:val="24"/>
        </w:rPr>
        <w:t xml:space="preserve">For instance, high metabolic rates has been correlated to behaviours like torpor in hummingbirds, and food hoarding in several </w:t>
      </w:r>
      <w:r w:rsidRPr="00AD0CC1">
        <w:rPr>
          <w:rFonts w:ascii="Times New Roman" w:hAnsi="Times New Roman" w:cs="Times New Roman"/>
          <w:sz w:val="24"/>
          <w:szCs w:val="24"/>
        </w:rPr>
        <w:lastRenderedPageBreak/>
        <w:t>birds</w:t>
      </w:r>
      <w:r w:rsidR="005265AB" w:rsidRPr="00AD0CC1">
        <w:rPr>
          <w:rFonts w:ascii="Times New Roman" w:hAnsi="Times New Roman" w:cs="Times New Roman"/>
          <w:sz w:val="24"/>
          <w:szCs w:val="24"/>
        </w:rPr>
        <w:t xml:space="preserve"> </w:t>
      </w:r>
      <w:r w:rsidRPr="00AD0CC1">
        <w:rPr>
          <w:rFonts w:ascii="Times New Roman" w:hAnsi="Times New Roman" w:cs="Times New Roman"/>
          <w:sz w:val="24"/>
          <w:szCs w:val="24"/>
        </w:rPr>
        <w:t>and mammals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{"citationID":"icbmgvaP","properties":{"formattedCitation":"(Day &amp; Bartness, 2003)","plainCitation":"(Day &amp; Bartness, 2003)","dontUpdate":true,"noteIndex":0},"citationItems":[{"id":665,"uris":["http://zotero.org/users/6254983/items/NTWM6PTM"],"itemData":{"id":665,"type":"article-journal","container-title":"Physiology &amp; Behavior","DOI":"10.1016/S0031-9384(03)00052-0","ISSN":"00319384","issue":"4-5","journalAbbreviation":"Physiology &amp; Behavior","language":"en","license":"https://www.elsevier.com/tdm/userlicense/1.0/","page":"655-668","source":"DOI.org (Crossref)","title":"Fasting-induced increases in food hoarding are dependent on the foraging-effort level","volume":"78","author":[{"family":"Day","given":"Diane E"},{"family":"Bartness","given":"Timothy J"}],"issued":{"date-parts":[["2003",4]]}}}],"schema":"https://github.com/citation-style-language/schema/raw/master/csl-citation.json"}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Day &amp; Bartness, 2003)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The results of this study show that communal roosting behaviour is positively correlated to body mass, perhaps since by increasing foraging efficiency, communal roosting acts as a mechanism to reduce energetic costs (metabolic rate). There is evidence that suggests that communal roosting behaviour is positively related to longevity in parrots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{"citationID":"wTPyU6Hv","properties":{"formattedCitation":"(Munshi-South &amp; Wilkinson, 2006)","plainCitation":"(Munshi-South &amp; Wilkinson, 2006)","noteIndex":0},"citationItems":[{"id":661,"uris":["http://zotero.org/users/6254983/items/ERAFRYI2"],"itemData":{"id":661,"type":"article-journal","abstract":"Abstract\n            Evolutionary hypotheses regarding longevity predict that life span should increase as extrinsic mortality rates decrease. Specifically, a decline in age-specific survival and fertility should evolve and decrease life span in proportion to the magnitude of the mortality risk. We examined these ideas using a new data set on maximum longevity, ecology, and life history of 162 parrot species (Psittaciformes). Parrots are generally long-lived but exhibit remarkable variation in life span between similar-sized genera, with particularly long-lived species occurring in the Cacatua, Calyptorhynchus, and Amazona. After controlling for both body size and phylogenetic ancestry using a phylogenetic supertree of all 352 parrot species, type of diet and communal roosting explain significant variation in parrot life span, but the influence of communal roosting is statistically dependent on an association with diet type. We suggest that extreme longevity in parrots has evolved in response to species-specific characteristics of diet, habitat, and behavior that influence extrinsic mortality rates.\n            La Dieta Influencia la Longevidad en los Psittaciformes","container-title":"The Auk","DOI":"10.1093/auk/123.1.108","ISSN":"1938-4254, 0004-8038","issue":"1","language":"en","page":"108-118","source":"DOI.org (Crossref)","title":"Diet Influences Life Span in Parrots (Psittaciformes)","volume":"123","author":[{"family":"Munshi-South","given":"Jason"},{"family":"Wilkinson","given":"Gerald S."}],"editor":[{"family":"Vega Rivera","given":"J. H."}],"issued":{"date-parts":[["2006",1,1]]}}}],"schema":"https://github.com/citation-style-language/schema/raw/master/csl-citation.json"}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(Munshi-South &amp; Wilkinson, 2006)</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Likewise, longevity is positively related to body mass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{"citationID":"stXNh4mQ","properties":{"formattedCitation":"(Healy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(Healy et al., 2014)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Therefore, it is possible to extend these results to suggest communal roosting is positively correlated to body mass as shown by my results. An extension of this idea could be tested by measuring metabolic rate in particular, rather than body mass. Specifically, mass-specific metabolic rate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{"citationID":"WhBlTPLo","properties":{"formattedCitation":"(Suarez &amp; Gass, 2002)","plainCitation":"(Suarez &amp; Gass, 2002)","noteIndex":0},"citationItems":[{"id":666,"uris":["http://zotero.org/users/6254983/items/4ZHW9872"],"itemData":{"id":666,"type":"article-journal","container-title":"Comparative Biochemistry and Physiology Part A: Molecular &amp; Integrative Physiology","DOI":"10.1016/S1095-6433(02)00165-4","ISSN":"10956433","issue":"2","journalAbbreviation":"Comparative Biochemistry and Physiology Part A: Molecular &amp; Integrative Physiology","language":"en","license":"https://www.elsevier.com/tdm/userlicense/1.0/","page":"335-343","source":"DOI.org (Crossref)","title":"Hummingbird foraging and the relation between bioenergetics and behaviour","volume":"133","author":[{"family":"Suarez","given":"Raul K"},{"family":"Gass","given":"C.Lee"}],"issued":{"date-parts":[["2002",10]]}}}],"schema":"https://github.com/citation-style-language/schema/raw/master/csl-citation.json"}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(Suarez &amp; Gass, 2002)</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could shed light into more accurate relationship. However, these measures are not available for the vast majority of species.</w:t>
      </w:r>
    </w:p>
    <w:p w14:paraId="73265309" w14:textId="77777777" w:rsidR="00F7140F" w:rsidRPr="00AD0CC1" w:rsidRDefault="00F7140F" w:rsidP="00E047A5">
      <w:pPr>
        <w:spacing w:line="360" w:lineRule="auto"/>
        <w:jc w:val="both"/>
        <w:rPr>
          <w:rFonts w:ascii="Times New Roman" w:hAnsi="Times New Roman" w:cs="Times New Roman"/>
          <w:sz w:val="24"/>
          <w:szCs w:val="24"/>
        </w:rPr>
      </w:pPr>
    </w:p>
    <w:p w14:paraId="204C6B32" w14:textId="4CD26EBD" w:rsidR="00F7140F" w:rsidRPr="00AD0CC1" w:rsidRDefault="004F798C" w:rsidP="00443FA4">
      <w:pPr>
        <w:pStyle w:val="Heading3"/>
        <w:spacing w:line="360" w:lineRule="auto"/>
        <w:rPr>
          <w:rStyle w:val="Heading5Char"/>
          <w:rFonts w:ascii="Times New Roman" w:eastAsia="SimSun" w:hAnsi="Times New Roman"/>
          <w:bCs w:val="0"/>
          <w:iCs w:val="0"/>
          <w:color w:val="auto"/>
          <w:szCs w:val="28"/>
        </w:rPr>
      </w:pPr>
      <w:bookmarkStart w:id="193" w:name="_Toc199480638"/>
      <w:r w:rsidRPr="00AD0CC1">
        <w:rPr>
          <w:rStyle w:val="Heading5Char"/>
          <w:rFonts w:ascii="Times New Roman" w:eastAsia="SimSun" w:hAnsi="Times New Roman"/>
          <w:bCs w:val="0"/>
          <w:iCs w:val="0"/>
          <w:color w:val="auto"/>
          <w:szCs w:val="28"/>
        </w:rPr>
        <w:t xml:space="preserve">2.4.3 </w:t>
      </w:r>
      <w:r w:rsidR="00F7140F" w:rsidRPr="00AD0CC1">
        <w:rPr>
          <w:rStyle w:val="Heading5Char"/>
          <w:rFonts w:ascii="Times New Roman" w:eastAsia="SimSun" w:hAnsi="Times New Roman"/>
          <w:bCs w:val="0"/>
          <w:iCs w:val="0"/>
          <w:color w:val="auto"/>
          <w:szCs w:val="28"/>
        </w:rPr>
        <w:t>Trophic level and Communal Roosting Behaviour</w:t>
      </w:r>
      <w:bookmarkEnd w:id="193"/>
    </w:p>
    <w:p w14:paraId="2EB9186F" w14:textId="3274C38E" w:rsidR="00F7140F" w:rsidRPr="00AD0CC1" w:rsidRDefault="00F7140F" w:rsidP="00E13E13">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My model shows that trophic level scavenger has a significant effect on CRB (although not any of the other trophic levels). This is not surprising considering the vast number of scavengers that have been documented to exhibit communal roosting (e.g., ravens, vultures). Because communal roosting has been found to increase foraging efficiency, it is reasonable to suggest that species that rely on ephemeral and unpredictable spatial-temporal food sources are particularly prone to take advantage of communal roosting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{"citationID":"zb87kcht","properties":{"formattedCitation":"(Kohles et al., 2022)","plainCitation":"(Kohles et al., 2022)","noteIndex":0},"citationItems":[{"id":690,"uris":["http://zotero.org/users/6254983/items/I5CC8QP4"],"itemData":{"id":690,"type":"article-journal","abstract":"ABSTRACT\n            Environmental variability poses a range of challenges to foraging animals trying to meet their energetic needs. Where food patches are unpredictable but shareable, animals can use social information to locate patches more efficiently or reliably. However, resource unpredictability can be heterogeneous and complex. The behavioural strategies animals employ to exploit such resources also vary, particularly if, when, and where animals use available social information. We reviewed the literature on social information use by foraging animals and developed a novel framework that integrates four elements – (1) food resource persistence; (2) the relative value of social information use; (3) behavioural context (opportunistic or coordinated); and (4) location of social information use – to predict and characterize four strategies of social information use – (1) local enhancement; (2) group facilitation; (3) following; and (4) recruitment. We validated our framework by systematically reviewing the growing empirical literature on social foraging in bats, an ideal model taxon because they exhibit extreme diversity in ecological niche and experience low predation risk while foraging but function at high energy expenditures, which selects for efficient foraging behaviours. Our framework's predictions agreed with the observed natural behaviour of bats and identified key knowledge gaps for future studies. Recent advancements in technology, methods, and analysis will facilitate additional studies in bats and other taxa to further test the framework and our conception of the ecological and evolutionary forces driving social information use. Understanding the links between food distribution, social information use, and foraging behaviour will help elucidate social interactions, group structure, and the evolution of sociality for species across the animal kingdom.","container-title":"Biological Reviews","DOI":"10.1111/brv.12881","ISSN":"1464-7931, 1469-185X","issue":"6","journalAbbreviation":"Biological Reviews","language":"en","page":"2039-2056","source":"DOI.org (Crossref)","title":"A conceptual framework to predict social information use based on food ephemerality and individual resource requirements","volume":"97","author":[{"family":"Kohles","given":"Jenna E."},{"family":"O'Mara","given":"M. Teague"},{"family":"Dechmann","given":"Dina K. N."}],"issued":{"date-parts":[["2022",12]]}}}],"schema":"https://github.com/citation-style-language/schema/raw/master/csl-citation.json"}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(Kohles et al., 2022)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However, communal roosting has evolved in other trophic levels as well. For instance, several seed parrots also show communal roosting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{"citationID":"o5zY80CB","properties":{"formattedCitation":"(Munshi-South &amp; Wilkinson, 2006)","plainCitation":"(Munshi-South &amp; Wilkinson, 2006)","noteIndex":0},"citationItems":[{"id":661,"uris":["http://zotero.org/users/6254983/items/ERAFRYI2"],"itemData":{"id":661,"type":"article-journal","abstract":"Abstract\n            Evolutionary hypotheses regarding longevity predict that life span should increase as extrinsic mortality rates decrease. Specifically, a decline in age-specific survival and fertility should evolve and decrease life span in proportion to the magnitude of the mortality risk. We examined these ideas using a new data set on maximum longevity, ecology, and life history of 162 parrot species (Psittaciformes). Parrots are generally long-lived but exhibit remarkable variation in life span between similar-sized genera, with particularly long-lived species occurring in the Cacatua, Calyptorhynchus, and Amazona. After controlling for both body size and phylogenetic ancestry using a phylogenetic supertree of all 352 parrot species, type of diet and communal roosting explain significant variation in parrot life span, but the influence of communal roosting is statistically dependent on an association with diet type. We suggest that extreme longevity in parrots has evolved in response to species-specific characteristics of diet, habitat, and behavior that influence extrinsic mortality rates.\n            La Dieta Influencia la Longevidad en los Psittaciformes","container-title":"The Auk","DOI":"10.1093/auk/123.1.108","ISSN":"1938-4254, 0004-8038","issue":"1","language":"en","page":"108-118","source":"DOI.org (Crossref)","title":"Diet Influences Life Span in Parrots (Psittaciformes)","volume":"123","author":[{"family":"Munshi-South","given":"Jason"},{"family":"Wilkinson","given":"Gerald S."}],"editor":[{"family":"Vega Rivera","given":"J. H."}],"issued":{"date-parts":[["2006",1,1]]}}}],"schema":"https://github.com/citation-style-language/schema/raw/master/csl-citation.json"}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(Munshi-South &amp; Wilkinson, 2006)</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This may be indeed to increase group-foraging efficiency, but additional benefits may arise from this behaviour. A study conducted on starlings (</w:t>
      </w:r>
      <w:r w:rsidRPr="00AD0CC1">
        <w:rPr>
          <w:rFonts w:ascii="Times New Roman" w:eastAsia="Times New Roman" w:hAnsi="Times New Roman" w:cs="Times New Roman"/>
          <w:i/>
          <w:iCs/>
          <w:sz w:val="24"/>
          <w:szCs w:val="24"/>
        </w:rPr>
        <w:t>Sturnus vulgaris</w:t>
      </w:r>
      <w:r w:rsidRPr="00AD0CC1">
        <w:rPr>
          <w:rFonts w:ascii="Times New Roman" w:eastAsia="Times New Roman" w:hAnsi="Times New Roman" w:cs="Times New Roman"/>
          <w:sz w:val="24"/>
          <w:szCs w:val="24"/>
        </w:rPr>
        <w:t xml:space="preserve">) where access to food was manipulated showed that receivers (naïve individuals) reacted to senders (e.g., individuals with access to food) by changing their foraging effort, as well as their vigilant activity. Therefore, species that have natural predators also benefit from CRB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{"citationID":"TLi2tuoY","properties":{"formattedCitation":"(Fern\\uc0\\u65533{}ndez-Juricic &amp; Kacelnik, 2004)","plainCitation":"(Fern�ndez-Juricic &amp; Kacelnik, 2004)","noteIndex":0},"citationItems":[{"id":679,"uris":["http://zotero.org/users/6254983/items/GXBPB756"],"itemData":{"id":679,"type":"article-journal","container-title":"Behavioral Ecology and Sociobiology","DOI":"10.1007/s00265-003-0698-9","ISSN":"0340-5443, 1432-0762","issue":"5","journalAbbreviation":"Behavioral Ecology and Sociobiology","license":"http://www.springer.com/tdm","page":"502-511","source":"DOI.org (Crossref)","title":"Information transfer and gain in flocks: the effects of quality and quantity of social information at different neighbour distances","title-short":"Information transfer and gain in flocks","volume":"55","author":[{"family":"Fern�ndez-Juricic","given":"Esteban"},{"family":"Kacelnik","given":"Alex"}],"issued":{"date-parts":[["2004",3,1]]}}}],"schema":"https://github.com/citation-style-language/schema/raw/master/csl-citation.json"}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(Fern�ndez-Juricic &amp; Kacelnik, 2004)</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p>
    <w:p w14:paraId="0DEB27CE" w14:textId="77777777" w:rsidR="00F7140F" w:rsidRPr="00AD0CC1" w:rsidRDefault="00F7140F" w:rsidP="00E13E13">
      <w:pPr>
        <w:spacing w:line="360" w:lineRule="auto"/>
        <w:jc w:val="both"/>
        <w:rPr>
          <w:rFonts w:ascii="Times New Roman" w:eastAsia="Times New Roman" w:hAnsi="Times New Roman" w:cs="Times New Roman"/>
          <w:i/>
          <w:iCs/>
          <w:sz w:val="24"/>
          <w:szCs w:val="24"/>
        </w:rPr>
      </w:pPr>
    </w:p>
    <w:p w14:paraId="23DEA3B4" w14:textId="089ACDA2" w:rsidR="007C75B8" w:rsidRPr="00AD0CC1" w:rsidRDefault="007C75B8" w:rsidP="00E13E13">
      <w:pPr>
        <w:spacing w:line="360" w:lineRule="auto"/>
        <w:jc w:val="both"/>
        <w:rPr>
          <w:rFonts w:ascii="Times New Roman" w:eastAsia="Times New Roman" w:hAnsi="Times New Roman" w:cs="Times New Roman"/>
          <w:i/>
          <w:iCs/>
          <w:sz w:val="24"/>
          <w:szCs w:val="24"/>
        </w:rPr>
      </w:pPr>
      <w:r w:rsidRPr="00AD0CC1">
        <w:rPr>
          <w:rFonts w:ascii="Times New Roman" w:eastAsia="Times New Roman" w:hAnsi="Times New Roman" w:cs="Times New Roman"/>
          <w:i/>
          <w:iCs/>
          <w:sz w:val="24"/>
          <w:szCs w:val="24"/>
          <w:highlight w:val="yellow"/>
        </w:rPr>
        <w:t>HERE mention that IN RAPTORS FOR INSTANCE, CRB IS MOSTLY DOCUMENTED IN JUVENILES., WHICH SUGGESTS FOR NAÏVE INDIVIDUALS THAT ARE LESS ABLE TO HUNT/DEFEND/DISPERSE CRB IS A GREAT OPTION. THIS LEVEL OF DETAIL IS OBVIOUSLY NOT IN THE DATA OF THE MODELS BUT WORTH DISCUSSING</w:t>
      </w:r>
    </w:p>
    <w:p w14:paraId="1162B646" w14:textId="523FAF9B" w:rsidR="00F7140F" w:rsidRPr="00AD0CC1" w:rsidRDefault="00C64661" w:rsidP="00443FA4">
      <w:pPr>
        <w:pStyle w:val="Heading3"/>
        <w:spacing w:line="360" w:lineRule="auto"/>
        <w:rPr>
          <w:rStyle w:val="Heading5Char"/>
          <w:rFonts w:ascii="Times New Roman" w:eastAsia="SimSun" w:hAnsi="Times New Roman"/>
          <w:bCs w:val="0"/>
          <w:iCs w:val="0"/>
          <w:color w:val="auto"/>
          <w:szCs w:val="28"/>
        </w:rPr>
      </w:pPr>
      <w:bookmarkStart w:id="194" w:name="_Toc199480639"/>
      <w:r w:rsidRPr="00AD0CC1">
        <w:rPr>
          <w:rStyle w:val="Heading5Char"/>
          <w:rFonts w:ascii="Times New Roman" w:eastAsia="SimSun" w:hAnsi="Times New Roman"/>
          <w:bCs w:val="0"/>
          <w:iCs w:val="0"/>
          <w:color w:val="auto"/>
          <w:szCs w:val="28"/>
        </w:rPr>
        <w:lastRenderedPageBreak/>
        <w:t xml:space="preserve">2.4.4. </w:t>
      </w:r>
      <w:r w:rsidR="00F7140F" w:rsidRPr="00AD0CC1">
        <w:rPr>
          <w:rStyle w:val="Heading5Char"/>
          <w:rFonts w:ascii="Times New Roman" w:eastAsia="SimSun" w:hAnsi="Times New Roman"/>
          <w:bCs w:val="0"/>
          <w:iCs w:val="0"/>
          <w:color w:val="auto"/>
          <w:szCs w:val="28"/>
        </w:rPr>
        <w:t>Brain size and Communal Roosting Behaviour</w:t>
      </w:r>
      <w:bookmarkEnd w:id="194"/>
    </w:p>
    <w:p w14:paraId="12F743E5" w14:textId="1F9319F6" w:rsidR="00F7140F" w:rsidRPr="00AD0CC1" w:rsidRDefault="00F7140F" w:rsidP="00E13E13">
      <w:pPr>
        <w:pStyle w:val="ListParagraph"/>
        <w:spacing w:line="360" w:lineRule="auto"/>
        <w:ind w:left="0"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Social behaviours that rely on memory have been widely documented for birds (e.g.,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{"citationID":"qlBT017O","properties":{"formattedCitation":"(Boeckle &amp; Bugnyar, 2012; Penndorf et al., 2023)","plainCitation":"(Boeckle &amp; Bugnyar, 2012; Penndorf et al., 2023)","dontUpdate":true,"noteIndex":0},"citationItems":[{"id":685,"uris":["http://zotero.org/users/6254983/items/J6I3XDHF"],"itemData":{"id":685,"type":"article-journal","container-title":"Current Biology","DOI":"10.1016/j.cub.2012.03.023","ISSN":"09609822","issue":"9","journalAbbreviation":"Current Biology","language":"en","license":"https://www.elsevier.com/tdm/userlicense/1.0/","page":"801-806","source":"DOI.org (Crossref)","title":"Long-Term Memory for Affiliates in Ravens","volume":"22","author":[{"family":"Boeckle","given":"Markus"},{"family":"Bugnyar","given":"Thomas"}],"issued":{"date-parts":[["2012",5]]}}},{"id":687,"uris":["http://zotero.org/users/6254983/items/AJE3R4SH"],"itemData":{"id":687,"type":"article","abstract":"Abstract\n          \n            \n              \n                Dominance hierarchies are generally thought to form over time via memory of repeated interactions. However, dominance hierarchies are also occasionally reported in species with fission-fusion social dynamics, where individuals may encounter large numbers of individuals, leading to incomplete social information. It it has been alternatively proposed that the complex decision-making required in these circumstances may lead to increased selection for social cognition and memory, or to the evolution of mixed strategies that rely on memory for interaction with familiars and status signals for strangers.\n              \n              \n                \n                  Here, test these competing hypotheses by recording social associations and aggressive interactions in a highly social, large-brained parrot, the sulphur-crested cockatoo\n                  (\n                  Cacatua galerita). We followed 411 individuals across three neighbouring roost sites, where individuals exhibit stable dominance hierarchies within roosts, alongside a high degree of fission-fusion dynamics within roosts and regular between-roost movements.\n                \n              \n              \n                We found evidence that sulphur-crested cockatoos use a two-fold social strategy when initiating or reacting to an aggression. For familiar individuals, aggressions were initiated or escalated based on rank difference. When facing less familiar individuals, decisions to interact — or escalate — were based on the relative weight, with interactions directed towards, and more likely to escalate between, individuals of similar weight.\n              \n              \n                Our results suggest that social knowledge remains an important determinant of aggressive interactions in highly fission-fusion systems, but that individuals can dynamically incorporate other potential cues of competitive ability when knowledge is lacking.","DOI":"10.1101/2023.10.02.560599","language":"en","source":"Animal Behavior and Cognition","title":"Parrot politics: social decision-making in wild parrots relies on both individual recognition and intrinsic markers","title-short":"Parrot politics","URL":"http://biorxiv.org/lookup/doi/10.1101/2023.10.02.560599","author":[{"family":"Penndorf","given":"J."},{"family":"Farine","given":"D. R."},{"family":"Martin","given":"J. M."},{"family":"Aplin","given":"L. M."}],"accessed":{"date-parts":[["2025",4,8]]},"issued":{"date-parts":[["2023",10,3]]}}}],"schema":"https://github.com/citation-style-language/schema/raw/master/csl-citation.json"}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Boeckle &amp; Bugnyar, 2012; Penndorf et al., 2023)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The results of this study suggest that memory is positively correlated with Communal Roosting Behaviour. Memory, in particular spatial memory, is important for individuals to be able to benefit from CRB efficiently since they require the capacity to remember the locations of food items, and return to those sits on subsequent foraging trips (Ward and Zahavi 1973, Dywer et al. 2018), as well as returning back to their communal roosts. A study conducted on bats showed that spatial memory together with social cues were key for individuals to track the resources efficiently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{"citationID":"tSQdFaSw","properties":{"formattedCitation":"(Lourie et al., 2024)","plainCitation":"(Lourie et al., 2024)","noteIndex":0},"citationItems":[{"id":672,"uris":["http://zotero.org/users/6254983/items/7A54UX3U"],"itemData":{"id":672,"type":"article-journal","abstract":"According to the information centre hypothesis (ICH), colonial species use social information in roosts to locate ephemeral resources. Validating the ICH necessitates showing that uninformed individuals follow informed ones to the new resource. However, following behaviour may not be essential when individuals have a good memory of the resources’ locations. For instance, Egyptian fruit bats forage on spatially predictable trees, but some bear fruit at unpredictable times. These circumstances suggest an alternative ICH pathway in which bats learn when fruits emerge from social cues in the roost but then use spatial memory to locate them without following conspecifics. Here, using an unique field manipulation and high-frequency tracking data, we test for this alternative pathway: we introduced bats smeared with the fruit odour of the unpredictably fruiting\n              Ficus sycomorus\n              trees to the roost, when they bore no fruits, and then tracked the movement of conspecifics exposed to the manipulated social cue. As predicted, bats visited the\n              F. sycomorus\n              trees with significantly higher probabilities than during routine foraging trips (of &gt;200 bats). Our results show how the integration of spatial memory and social cues leads to efficient resource tracking and highlight the value of using large movement datasets and field experiments in behavioural ecology.\n            \n            This article is part of the theme issue ‘The spatial–social interface: a theoretical and empirical integration’.","container-title":"Philosophical Transactions of the Royal Society B: Biological Sciences","DOI":"10.1098/rstb.2024.0060","ISSN":"0962-8436, 1471-2970","issue":"1912","journalAbbreviation":"Phil. Trans. R. Soc. B","language":"en","page":"20240060","source":"DOI.org (Crossref)","title":"Spatial memory obviates following behaviour in an information centre of wild fruit bats","volume":"379","author":[{"family":"Lourie","given":"Emmanuel"},{"family":"Shamay","given":"Tomer"},{"family":"Toledo","given":"Sivan"},{"family":"Nathan","given":"Ran"}],"issued":{"date-parts":[["2024",10,21]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(Lourie et al., 2024)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Other study in bats showed how they relied on spatial memory to find their communal roosts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{"citationID":"1nTWqFu1","properties":{"formattedCitation":"(Hern\\uc0\\u225{}ndez-Montero et al., 2020)","plainCitation":"(Hernández-Montero et al., 2020)","noteIndex":0},"citationItems":[{"id":166,"uris":["http://zotero.org/users/6254983/items/66JNPLSF"],"itemData":{"id":166,"type":"article-journal","abstract":"Abstract\n            Animals have evolved different cognitive processes to localize crucial resources that are difficult to find. Relevant cognitive processes such as associative learning and spatial memory have commonly been studied in a foraging related context under controlled laboratory conditions. However, in natural environments, animals can use multiple cognitive processes to localize resources. In this field study, we used a pairwise choice experiment and automatic roost monitoring to assess how individually marked, free-ranging Bechstein’s bats belonging to two different colonies use associative learning, spatial memory and social information when localizing suitable day roosts. To our knowledge, this study tests for the first time how associative learning, spatial memory and social information are used in the process of roost localization in bats under the natural conditions. We show that, when searching for new roosts, bats used associative learning to discriminate between suitable and unsuitable roosts. For re-localizing previously occupied roosts, bats used spatial memory rather than associative learning. Moreover, bats significantly improved the localization of suitable unfamiliar roosts and tended to increase their accuracy to re-localize previously occupied day roosts using social information. Our field experiments suggest that Bechstein’s bats make hierarchical use of different cognitive processes when localizing day roosts. More generally, our study underlines that evaluating different cues under natural conditions is fundamental to understanding how natural selection has shaped the cognitive processes used for localizing resources.","container-title":"Oecologia","DOI":"10.1007/s00442-020-04634-8","ISSN":"0029-8549, 1432-1939","issue":"4","journalAbbreviation":"Oecologia","language":"en","page":"979-988","source":"DOI.org (Crossref)","title":"Free-ranging bats combine three different cognitive processes for roost localization","volume":"192","author":[{"family":"Hernández-Montero","given":"Jesús R."},{"family":"Reusch","given":"Christine"},{"family":"Simon","given":"Ralph"},{"family":"Schöner","given":"Caroline Regina"},{"family":"Kerth","given":"Gerald"}],"issued":{"date-parts":[["2020",4]]}}}],"schema":"https://github.com/citation-style-language/schema/raw/master/csl-citation.json"}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(Hernández-Montero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Clearly, spatial memory has been well established as a mechanism for food finding in wildlife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{"citationID":"HNvaobwC","properties":{"formattedCitation":"(Brodbeck, 1994; Marzluff, 2010; McGREGOR &amp; Healy, 1999)","plainCitation":"(Brodbeck, 1994; Marzluff, 2010; McGREGOR &amp; Healy, 1999)","noteIndex":0},"citationItems":[{"id":676,"uris":["http://zotero.org/users/6254983/items/ERLP7G47"],"itemData":{"id":676,"type":"article-journal","container-title":"Animal Learning &amp; Behavior","DOI":"10.3758/BF03199912","ISSN":"0090-4996, 1532-5830","issue":"2","journalAbbreviation":"Animal Learning &amp; Behavior","language":"en","license":"http://www.springer.com/tdm","page":"119-133","source":"DOI.org (Crossref)","title":"Memory for spatial and local cues: A comparison of a storing and a nonstoring species","title-short":"Memory for spatial and local cues","volume":"22","author":[{"family":"Brodbeck","given":"David R."}],"issued":{"date-parts":[["1994",6]]}}},{"id":681,"uris":["http://zotero.org/users/6254983/items/53E5MINJ"],"itemData":{"id":681,"type":"book","abstract":"Intro -- Dedication -- Copyright page -- Contents -- List of photographs -- List of figures -- List of tables -- Preface -- Introduction -- CHAPTER 01 - A bird addicted to seeds -- CHAPTER 02 - Birds of what feather? -- CHAPTER 03 - A co-evolutionary tale -- CHAPTER 04 - Vocal communication -- CHAPTER 05 - Flock composition -- CHAPTER 06 - Dominance relationships within the flock -- CHAPTER 07 - The dating game -- CHAPTER 08 - When and where to nest -- CHAPTER 09 - Parental jays -- CHAPTER 10 - Lifetime reproductive success -- CHAPTER 11 - Travels and tribulations of young jays -- CHAPTER 12 - A matter of life and death -- CHAPTER 13 - Conclusions: sociality in a variable environment -- Appendix 1: Number and spacing of nests with eggs within colonies of the Town Flock -- Appendix 2: Average productivity of Pinyon Jays in the Town Flock -- Appendix 3: Annual variation in the survival of Pinyon Jays in the Town Flock -- Appendix 4: Key-factor analysis of mortality in the Town Flock -- Appendix 5: Family trees of Pinyon Jays -- Appendix 6: Common and latin names of species mentioned in the text -- Bibliography","collection-title":"Poyser Monographs","event-place":"London","ISBN":"978-1-4081-3692-8","language":"eng","number-of-pages":"1","publisher":"Bloomsbury Publishing Plc","publisher-place":"London","source":"K10plus ISBN","title":"The Pinyon Jay: Behavioral Ecology of a Colonial and Cooperative Corvid","title-short":"The Pinyon Jay","author":[{"family":"Marzluff","given":"John M."}],"contributor":[{"family":"Balda","given":"Russel P."}],"issued":{"date-parts":[["2010"]]}}},{"id":678,"uris":["http://zotero.org/users/6254983/items/Z3698YK8"],"itemData":{"id":678,"type":"article-journal","container-title":"Animal Behaviour","DOI":"10.1006/anbe.1999.1190","ISSN":"00033472","issue":"4","journalAbbreviation":"Animal Behaviour","language":"en","license":"https://www.elsevier.com/tdm/userlicense/1.0/","page":"727-734","source":"DOI.org (Crossref)","title":"Spatial accuracy in food-storing and nonstoring birds","volume":"58","author":[{"family":"McGREGOR","given":"A."},{"family":"Healy","given":"S.D."}],"issued":{"date-parts":[["1999",10]]}}}],"schema":"https://github.com/citation-style-language/schema/raw/master/csl-citation.json"}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(Brodbeck, 1994; Marzluff, 2010; McGREGOR &amp; Healy, 1999)</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Testing for this relationship requires a measure of memory that can be obtained and compared across a wide range of taxa. Unfortunately, direct measures of memory are challenging to obtain, and typically require some form of recall experiments (Brady et al. 2023) or data that might not be available for all species. For instance, it has been suggested that hippocampus volume is a good proxy for spatial memory in birds (Garamszegi and Ens 2004). However, data on </w:t>
      </w:r>
      <w:r w:rsidRPr="00AD0CC1">
        <w:rPr>
          <w:rFonts w:ascii="Times New Roman" w:eastAsia="Times New Roman" w:hAnsi="Times New Roman" w:cs="Times New Roman"/>
          <w:sz w:val="24"/>
          <w:szCs w:val="24"/>
        </w:rPr>
        <w:t>hippocampus volume</w:t>
      </w:r>
      <w:r w:rsidRPr="00AD0CC1">
        <w:rPr>
          <w:rFonts w:ascii="Times New Roman" w:hAnsi="Times New Roman" w:cs="Times New Roman"/>
          <w:sz w:val="24"/>
          <w:szCs w:val="24"/>
        </w:rPr>
        <w:t xml:space="preserve"> for all bird species are not readily available, which limits the scope of its application. Because lab experimentation was not feasible for the scope of this work, I used the residuals of the brain mass to body mass relationship as a proxy for memory. Residuals were chosen over brain size due to the strong correlation between brain size and body size (Smaers et al. 2021). Though not an explicit measure of memory, these residuals have been showed to correlate with individual cognitive capacity under experimental settings (Burns et al. 2008, Benson-Amram et al. 2016), and also relate to food caching in birds (Garamszegi and Ens 2004). Collectively, these lines of evidence support the use of the brain mass to body mass residuals as a robust proxy for memory in birds.</w:t>
      </w:r>
    </w:p>
    <w:p w14:paraId="63EBFB1A" w14:textId="436A6019" w:rsidR="00F7140F" w:rsidRPr="00AD0CC1" w:rsidRDefault="00C64661" w:rsidP="00443FA4">
      <w:pPr>
        <w:pStyle w:val="Heading3"/>
        <w:spacing w:line="360" w:lineRule="auto"/>
        <w:rPr>
          <w:rStyle w:val="Heading5Char"/>
          <w:rFonts w:ascii="Times New Roman" w:eastAsia="SimSun" w:hAnsi="Times New Roman"/>
          <w:bCs w:val="0"/>
          <w:iCs w:val="0"/>
          <w:color w:val="auto"/>
          <w:szCs w:val="28"/>
        </w:rPr>
      </w:pPr>
      <w:bookmarkStart w:id="195" w:name="_Toc199480640"/>
      <w:r w:rsidRPr="00AD0CC1">
        <w:rPr>
          <w:rStyle w:val="Heading5Char"/>
          <w:rFonts w:ascii="Times New Roman" w:eastAsia="SimSun" w:hAnsi="Times New Roman"/>
          <w:bCs w:val="0"/>
          <w:iCs w:val="0"/>
          <w:color w:val="auto"/>
          <w:szCs w:val="28"/>
        </w:rPr>
        <w:t xml:space="preserve">2.4.5 </w:t>
      </w:r>
      <w:r w:rsidR="00F7140F" w:rsidRPr="00AD0CC1">
        <w:rPr>
          <w:rStyle w:val="Heading5Char"/>
          <w:rFonts w:ascii="Times New Roman" w:eastAsia="SimSun" w:hAnsi="Times New Roman"/>
          <w:bCs w:val="0"/>
          <w:iCs w:val="0"/>
          <w:color w:val="auto"/>
          <w:szCs w:val="28"/>
        </w:rPr>
        <w:t>Alternative predictors: Predictability of food sources and food abundance</w:t>
      </w:r>
      <w:bookmarkEnd w:id="195"/>
      <w:r w:rsidR="00F7140F" w:rsidRPr="00AD0CC1">
        <w:rPr>
          <w:rStyle w:val="Heading5Char"/>
          <w:rFonts w:ascii="Times New Roman" w:eastAsia="SimSun" w:hAnsi="Times New Roman"/>
          <w:bCs w:val="0"/>
          <w:iCs w:val="0"/>
          <w:color w:val="auto"/>
          <w:szCs w:val="28"/>
        </w:rPr>
        <w:t xml:space="preserve"> </w:t>
      </w:r>
    </w:p>
    <w:p w14:paraId="0782DA7A" w14:textId="77777777" w:rsidR="00F4077F" w:rsidRPr="00AD0CC1" w:rsidRDefault="00F4077F" w:rsidP="00F4077F">
      <w:pPr>
        <w:pStyle w:val="Heading2"/>
        <w:spacing w:line="360" w:lineRule="auto"/>
        <w:jc w:val="both"/>
        <w:rPr>
          <w:rFonts w:ascii="Times New Roman" w:hAnsi="Times New Roman" w:cs="Times New Roman"/>
          <w:b/>
          <w:bCs/>
          <w:color w:val="auto"/>
          <w:sz w:val="24"/>
          <w:szCs w:val="24"/>
          <w:highlight w:val="yellow"/>
        </w:rPr>
      </w:pPr>
      <w:commentRangeStart w:id="196"/>
      <w:commentRangeStart w:id="197"/>
      <w:r w:rsidRPr="00AD0CC1">
        <w:rPr>
          <w:rFonts w:ascii="Times New Roman" w:hAnsi="Times New Roman" w:cs="Times New Roman"/>
          <w:b/>
          <w:bCs/>
          <w:color w:val="auto"/>
          <w:sz w:val="24"/>
          <w:szCs w:val="24"/>
          <w:highlight w:val="yellow"/>
        </w:rPr>
        <w:t>1</w:t>
      </w:r>
      <w:commentRangeEnd w:id="196"/>
      <w:r w:rsidRPr="00AD0CC1">
        <w:rPr>
          <w:rStyle w:val="CommentReference"/>
          <w:rFonts w:asciiTheme="minorHAnsi" w:eastAsiaTheme="minorHAnsi" w:hAnsiTheme="minorHAnsi" w:cstheme="minorBidi"/>
          <w:color w:val="auto"/>
        </w:rPr>
        <w:commentReference w:id="196"/>
      </w:r>
      <w:r w:rsidRPr="00AD0CC1">
        <w:rPr>
          <w:rFonts w:ascii="Times New Roman" w:hAnsi="Times New Roman" w:cs="Times New Roman"/>
          <w:b/>
          <w:bCs/>
          <w:color w:val="auto"/>
          <w:sz w:val="24"/>
          <w:szCs w:val="24"/>
          <w:highlight w:val="yellow"/>
        </w:rPr>
        <w:t xml:space="preserve">.4 Predictability of resources and foraging </w:t>
      </w:r>
      <w:commentRangeEnd w:id="197"/>
      <w:r w:rsidRPr="00AD0CC1">
        <w:rPr>
          <w:rFonts w:ascii="Times New Roman" w:hAnsi="Times New Roman" w:cs="Times New Roman"/>
          <w:b/>
          <w:bCs/>
          <w:color w:val="auto"/>
          <w:sz w:val="24"/>
          <w:szCs w:val="24"/>
          <w:highlight w:val="yellow"/>
        </w:rPr>
        <w:t>behaviour</w:t>
      </w:r>
      <w:r w:rsidRPr="00AD0CC1">
        <w:rPr>
          <w:rStyle w:val="CommentReference"/>
          <w:rFonts w:asciiTheme="minorHAnsi" w:eastAsiaTheme="minorHAnsi" w:hAnsiTheme="minorHAnsi" w:cstheme="minorBidi"/>
          <w:color w:val="auto"/>
          <w:highlight w:val="yellow"/>
        </w:rPr>
        <w:commentReference w:id="197"/>
      </w:r>
    </w:p>
    <w:p w14:paraId="42042149" w14:textId="77777777" w:rsidR="00F4077F" w:rsidRPr="00AD0CC1" w:rsidRDefault="00F4077F" w:rsidP="00F4077F">
      <w:pPr>
        <w:spacing w:line="360" w:lineRule="auto"/>
        <w:jc w:val="both"/>
        <w:rPr>
          <w:rFonts w:ascii="Times New Roman" w:hAnsi="Times New Roman" w:cs="Times New Roman"/>
          <w:sz w:val="24"/>
          <w:szCs w:val="24"/>
        </w:rPr>
      </w:pPr>
      <w:commentRangeStart w:id="198"/>
      <w:r w:rsidRPr="00AD0CC1">
        <w:rPr>
          <w:rFonts w:ascii="Times New Roman" w:hAnsi="Times New Roman" w:cs="Times New Roman"/>
          <w:sz w:val="24"/>
          <w:szCs w:val="24"/>
          <w:highlight w:val="yellow"/>
        </w:rPr>
        <w:t xml:space="preserve">To defend a feeding territory implies that there are benefits of doing so, one of them being energetic rewards (Ord 2021). </w:t>
      </w:r>
      <w:commentRangeEnd w:id="198"/>
      <w:r w:rsidRPr="00AD0CC1">
        <w:rPr>
          <w:rStyle w:val="CommentReference"/>
          <w:highlight w:val="yellow"/>
        </w:rPr>
        <w:commentReference w:id="198"/>
      </w:r>
      <w:commentRangeStart w:id="199"/>
      <w:r w:rsidRPr="00AD0CC1">
        <w:rPr>
          <w:rFonts w:ascii="Times New Roman" w:hAnsi="Times New Roman" w:cs="Times New Roman"/>
          <w:sz w:val="24"/>
          <w:szCs w:val="24"/>
          <w:highlight w:val="yellow"/>
        </w:rPr>
        <w:t xml:space="preserve">Hence, it is expected that individuals with higher energetic demands (e.g., apex predators) will be more territorial than species in lower trophic guilds, all else being equal. </w:t>
      </w:r>
      <w:commentRangeEnd w:id="199"/>
      <w:r w:rsidRPr="00AD0CC1">
        <w:rPr>
          <w:rStyle w:val="CommentReference"/>
          <w:highlight w:val="yellow"/>
        </w:rPr>
        <w:commentReference w:id="199"/>
      </w:r>
      <w:commentRangeStart w:id="200"/>
      <w:r w:rsidRPr="00AD0CC1">
        <w:rPr>
          <w:rFonts w:ascii="Times New Roman" w:hAnsi="Times New Roman" w:cs="Times New Roman"/>
          <w:sz w:val="24"/>
          <w:szCs w:val="24"/>
          <w:highlight w:val="yellow"/>
        </w:rPr>
        <w:t xml:space="preserve">Species with very specific niches and scarce or scattered food availability will also be more prone </w:t>
      </w:r>
      <w:r w:rsidRPr="00AD0CC1">
        <w:rPr>
          <w:rFonts w:ascii="Times New Roman" w:hAnsi="Times New Roman" w:cs="Times New Roman"/>
          <w:sz w:val="24"/>
          <w:szCs w:val="24"/>
          <w:highlight w:val="yellow"/>
        </w:rPr>
        <w:lastRenderedPageBreak/>
        <w:t xml:space="preserve">to defend territories because competition for these resources is likely to be stronger. </w:t>
      </w:r>
      <w:commentRangeEnd w:id="200"/>
      <w:r w:rsidRPr="00AD0CC1">
        <w:rPr>
          <w:rStyle w:val="CommentReference"/>
          <w:highlight w:val="yellow"/>
        </w:rPr>
        <w:commentReference w:id="200"/>
      </w:r>
      <w:r w:rsidRPr="00AD0CC1">
        <w:rPr>
          <w:rFonts w:ascii="Times New Roman" w:hAnsi="Times New Roman" w:cs="Times New Roman"/>
          <w:sz w:val="24"/>
          <w:szCs w:val="24"/>
          <w:highlight w:val="yellow"/>
        </w:rPr>
        <w:t xml:space="preserve">As such, the greater the diet breadth of species, the less territorial they would be. However, when resources are unpredictable in the landscape, defending a feeding territory is no longer reasonable, and this is the case for many scavengers. Many scavenger species are large in size (vultures, ravens) which translates to high energetic demands, and yet they rely on unpredictable food patches, which are less likely </w:t>
      </w:r>
      <w:commentRangeStart w:id="201"/>
      <w:r w:rsidRPr="00AD0CC1">
        <w:rPr>
          <w:rFonts w:ascii="Times New Roman" w:hAnsi="Times New Roman" w:cs="Times New Roman"/>
          <w:sz w:val="24"/>
          <w:szCs w:val="24"/>
          <w:highlight w:val="yellow"/>
        </w:rPr>
        <w:t xml:space="preserve">lead to territorial behaviour </w:t>
      </w:r>
      <w:commentRangeEnd w:id="201"/>
      <w:r w:rsidRPr="00AD0CC1">
        <w:rPr>
          <w:rStyle w:val="CommentReference"/>
          <w:highlight w:val="yellow"/>
        </w:rPr>
        <w:commentReference w:id="201"/>
      </w:r>
      <w:r w:rsidRPr="00AD0CC1">
        <w:rPr>
          <w:rFonts w:ascii="Times New Roman" w:hAnsi="Times New Roman" w:cs="Times New Roman"/>
          <w:sz w:val="24"/>
          <w:szCs w:val="24"/>
          <w:highlight w:val="yellow"/>
        </w:rPr>
        <w:t xml:space="preserve">(Grant 1993). </w:t>
      </w:r>
      <w:commentRangeStart w:id="202"/>
      <w:r w:rsidRPr="00AD0CC1">
        <w:rPr>
          <w:rFonts w:ascii="Times New Roman" w:hAnsi="Times New Roman" w:cs="Times New Roman"/>
          <w:sz w:val="24"/>
          <w:szCs w:val="24"/>
          <w:highlight w:val="yellow"/>
        </w:rPr>
        <w:t>Interestingly, many scavengers forage in groups, leading to wonder if there are any benefits to this social behaviour given the nature of their unpredictable food sources.</w:t>
      </w:r>
      <w:commentRangeEnd w:id="202"/>
      <w:r w:rsidRPr="00AD0CC1">
        <w:rPr>
          <w:rStyle w:val="CommentReference"/>
          <w:highlight w:val="yellow"/>
        </w:rPr>
        <w:commentReference w:id="202"/>
      </w:r>
    </w:p>
    <w:p w14:paraId="0F0217A1" w14:textId="77777777" w:rsidR="00F4077F" w:rsidRPr="00AD0CC1" w:rsidRDefault="00F4077F" w:rsidP="00294ABB"/>
    <w:p w14:paraId="6F0CF852" w14:textId="171ECA84" w:rsidR="00F7140F" w:rsidRPr="00AD0CC1" w:rsidRDefault="00F7140F" w:rsidP="00E13E13">
      <w:pPr>
        <w:pStyle w:val="ListParagraph"/>
        <w:spacing w:line="360" w:lineRule="auto"/>
        <w:ind w:left="0" w:firstLine="720"/>
        <w:jc w:val="both"/>
        <w:rPr>
          <w:rFonts w:ascii="Times New Roman" w:hAnsi="Times New Roman" w:cs="Times New Roman"/>
          <w:sz w:val="24"/>
        </w:rPr>
      </w:pPr>
      <w:r w:rsidRPr="00AD0CC1">
        <w:rPr>
          <w:rFonts w:ascii="Times New Roman" w:hAnsi="Times New Roman" w:cs="Times New Roman"/>
          <w:sz w:val="24"/>
        </w:rPr>
        <w:t xml:space="preserve">Access to regular food sources is a determinant factor on populations fitness. It is not surprising therefore that species that feed on ephemeral food sources tend to exhibit communal roosting behaviour. This can be explained to the fact that their food source is limited and unpredictable, which makes it impossible for these species to defend a territory. Therefore, as proposed by the ICH, sharing information on food sources is especially beneficial for such species. This phenomenon has been observed in species with different feeding strategies. For instance, a study by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{"citationID":"1azgPvmH","properties":{"formattedCitation":"(Farquhar et al., 2018)","plainCitation":"(Farquhar et al., 2018)","noteIndex":0},"citationItems":[{"id":656,"uris":["http://zotero.org/users/6254983/items/HWBG8Y57"],"itemData":{"id":656,"type":"article-journal","abstract":"One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J."}],"issued":{"date-parts":[["2018",8]]}}}],"schema":"https://github.com/citation-style-language/schema/raw/master/csl-citation.json"} </w:instrText>
      </w:r>
      <w:r w:rsidRPr="00AD0CC1">
        <w:rPr>
          <w:rFonts w:ascii="Times New Roman" w:hAnsi="Times New Roman" w:cs="Times New Roman"/>
          <w:sz w:val="24"/>
        </w:rPr>
        <w:fldChar w:fldCharType="separate"/>
      </w:r>
      <w:r w:rsidR="00DF6B32" w:rsidRPr="00AD0CC1">
        <w:rPr>
          <w:rFonts w:ascii="Times New Roman" w:hAnsi="Times New Roman" w:cs="Times New Roman"/>
          <w:sz w:val="24"/>
        </w:rPr>
        <w:t>(Farquhar et al., 2018)</w:t>
      </w:r>
      <w:r w:rsidRPr="00AD0CC1">
        <w:rPr>
          <w:rFonts w:ascii="Times New Roman" w:hAnsi="Times New Roman" w:cs="Times New Roman"/>
          <w:sz w:val="24"/>
        </w:rPr>
        <w:fldChar w:fldCharType="end"/>
      </w:r>
      <w:r w:rsidRPr="00AD0CC1">
        <w:rPr>
          <w:rFonts w:ascii="Times New Roman" w:hAnsi="Times New Roman" w:cs="Times New Roman"/>
          <w:sz w:val="24"/>
        </w:rPr>
        <w:t xml:space="preserve"> showed that the increase in probability in communal roosting (huddling) of Chimney swifts (</w:t>
      </w:r>
      <w:r w:rsidRPr="00AD0CC1">
        <w:rPr>
          <w:rFonts w:ascii="Times New Roman" w:hAnsi="Times New Roman" w:cs="Times New Roman"/>
          <w:i/>
          <w:iCs/>
          <w:sz w:val="24"/>
        </w:rPr>
        <w:t>Chaetura pelagica</w:t>
      </w:r>
      <w:r w:rsidRPr="00AD0CC1">
        <w:rPr>
          <w:rFonts w:ascii="Times New Roman" w:hAnsi="Times New Roman" w:cs="Times New Roman"/>
          <w:sz w:val="24"/>
        </w:rPr>
        <w:t>) was associated to higher temperatures, which was correlated to lower prey availability. Similarly, Brown &amp; Brown (1996) showed that cliff swallows (</w:t>
      </w:r>
      <w:r w:rsidRPr="00AD0CC1">
        <w:rPr>
          <w:rFonts w:ascii="Times New Roman" w:hAnsi="Times New Roman" w:cs="Times New Roman"/>
          <w:i/>
          <w:iCs/>
          <w:sz w:val="24"/>
        </w:rPr>
        <w:t>Petrochelidon pyrrhonota</w:t>
      </w:r>
      <w:r w:rsidRPr="00AD0CC1">
        <w:rPr>
          <w:rFonts w:ascii="Times New Roman" w:hAnsi="Times New Roman" w:cs="Times New Roman"/>
          <w:sz w:val="24"/>
        </w:rPr>
        <w:t>) tend to form large aggregations near ephemeral but abundant insect patches. Predictability of food sources expands beyond the nature of the trophic guild itself and suggests that for example, for a given scavenger species, if their food source is predictable (e.g., dumpsites), the need to exhibit communal roosting might decrease. Yet, using opportunistic more reliable food sources has seldom evolved in geologic timescales. Thus, while some plasticity of CRB may be observed in recent years for some species, the origin of the behaviour or lack thereof cannot be attributed to these human-induced scenarios.</w:t>
      </w:r>
    </w:p>
    <w:p w14:paraId="5F9F66DC" w14:textId="77777777" w:rsidR="00F7140F" w:rsidRPr="00AD0CC1" w:rsidRDefault="00F7140F" w:rsidP="00E047A5">
      <w:pPr>
        <w:pStyle w:val="ListParagraph"/>
        <w:spacing w:line="360" w:lineRule="auto"/>
        <w:ind w:left="0"/>
        <w:jc w:val="both"/>
        <w:rPr>
          <w:rFonts w:ascii="Times New Roman" w:hAnsi="Times New Roman" w:cs="Times New Roman"/>
          <w:sz w:val="24"/>
        </w:rPr>
      </w:pPr>
    </w:p>
    <w:p w14:paraId="0139F68B" w14:textId="265AD14A" w:rsidR="00F7140F" w:rsidRPr="00AD0CC1" w:rsidRDefault="00F7140F" w:rsidP="00CC0C76">
      <w:pPr>
        <w:spacing w:line="360" w:lineRule="auto"/>
        <w:ind w:firstLine="720"/>
        <w:jc w:val="both"/>
        <w:rPr>
          <w:rFonts w:ascii="Times New Roman" w:hAnsi="Times New Roman" w:cs="Times New Roman"/>
          <w:sz w:val="24"/>
        </w:rPr>
      </w:pPr>
      <w:r w:rsidRPr="00AD0CC1">
        <w:rPr>
          <w:rFonts w:ascii="Times New Roman" w:hAnsi="Times New Roman" w:cs="Times New Roman"/>
          <w:sz w:val="24"/>
        </w:rPr>
        <w:t xml:space="preserve">Similarly, food abundance may have an effect on CRB. A wider amount of available food sources effectively means less need to defend a territory. From a cost-benefit perspective, greater abundance of food sources means there are more benefits of sharing location of food sources than defending a territory for a widely available resource (as long as all individuals can access the </w:t>
      </w:r>
      <w:r w:rsidRPr="00AD0CC1">
        <w:rPr>
          <w:rFonts w:ascii="Times New Roman" w:hAnsi="Times New Roman" w:cs="Times New Roman"/>
          <w:sz w:val="24"/>
        </w:rPr>
        <w:lastRenderedPageBreak/>
        <w:t>resource). For example, it has been documented that food availability may induce communal roosting behaviour in highly territorial species (Great-Horned Owl). This is because high availability of food in a farm location makes it easy for everyone to access resources without the need to compete for it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{"citationID":"FQSo5nAU","properties":{"formattedCitation":"(Robinson &amp; Davis, 2014)","plainCitation":"(Robinson &amp; Davis, 2014)","noteIndex":0},"citationItems":[{"id":264,"uris":["http://zotero.org/users/6254983/items/LS73YS2Y"],"itemData":{"id":264,"type":"article-journal","container-title":"Journal of Raptor Research","DOI":"10.3356/JRR-13-47.1","ISSN":"0892-1016, 2162-4569","issue":"1","journalAbbreviation":"Journal of Raptor Research","language":"en","page":"88-89","source":"DOI.org (Crossref)","title":"A Communal Roosting of the Great Horned Owl ( &lt;i&gt;Bubo virginianus&lt;/i&gt; )","volume":"48","author":[{"family":"Robinson","given":"Bryce"},{"family":"Davis","given":"Caitlin"}],"issued":{"date-parts":[["2014",3]]}}}],"schema":"https://github.com/citation-style-language/schema/raw/master/csl-citation.json"} </w:instrText>
      </w:r>
      <w:r w:rsidRPr="00AD0CC1">
        <w:rPr>
          <w:rFonts w:ascii="Times New Roman" w:hAnsi="Times New Roman" w:cs="Times New Roman"/>
          <w:sz w:val="24"/>
        </w:rPr>
        <w:fldChar w:fldCharType="separate"/>
      </w:r>
      <w:r w:rsidR="00DF6B32" w:rsidRPr="00AD0CC1">
        <w:rPr>
          <w:rFonts w:ascii="Times New Roman" w:hAnsi="Times New Roman" w:cs="Times New Roman"/>
          <w:sz w:val="24"/>
        </w:rPr>
        <w:t>(Robinson &amp; Davis, 2014)</w:t>
      </w:r>
      <w:r w:rsidRPr="00AD0CC1">
        <w:rPr>
          <w:rFonts w:ascii="Times New Roman" w:hAnsi="Times New Roman" w:cs="Times New Roman"/>
          <w:sz w:val="24"/>
        </w:rPr>
        <w:fldChar w:fldCharType="end"/>
      </w:r>
      <w:r w:rsidRPr="00AD0CC1">
        <w:rPr>
          <w:rFonts w:ascii="Times New Roman" w:hAnsi="Times New Roman" w:cs="Times New Roman"/>
          <w:sz w:val="24"/>
        </w:rPr>
        <w:t>.</w:t>
      </w:r>
      <w:r w:rsidR="005265AB" w:rsidRPr="00AD0CC1">
        <w:rPr>
          <w:rFonts w:ascii="Times New Roman" w:hAnsi="Times New Roman" w:cs="Times New Roman"/>
          <w:sz w:val="24"/>
        </w:rPr>
        <w:t xml:space="preserve"> </w:t>
      </w:r>
      <w:r w:rsidRPr="00AD0CC1">
        <w:rPr>
          <w:rFonts w:ascii="Times New Roman" w:hAnsi="Times New Roman" w:cs="Times New Roman"/>
          <w:sz w:val="24"/>
        </w:rPr>
        <w:t xml:space="preserve">One could argue that a greater amount of food resources may mean less need to communal roost since the food is available for everyone. This may hold true to some extent, in which case perhaps communal roosting is favored only after a threshold is reached in which every individual has enough access to the resource (e.g.,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{"citationID":"4zSyaG9X","properties":{"formattedCitation":"(Buckley, 1997)","plainCitation":"(Buckley, 1997)","dontUpdate":true,"noteIndex":0},"citationItems":[{"id":689,"uris":["http://zotero.org/users/6254983/items/BNQCEQ8E"],"itemData":{"id":689,"type":"article-journal","container-title":"The American Naturalist","DOI":"10.1086/286040","ISSN":"0003-0147, 1537-5323","issue":"6","journalAbbreviation":"The American Naturalist","language":"en","page":"1091-1112","source":"DOI.org (Crossref)","title":"Spatial‐Concentration Effects and the Importance of Local Enhancement in the Evolution of Colonial Breeding in Seabirds","volume":"149","author":[{"family":"Buckley","given":"Neil J."}],"issued":{"date-parts":[["1997",6]]}}}],"schema":"https://github.com/citation-style-language/schema/raw/master/csl-citation.json"} </w:instrText>
      </w:r>
      <w:r w:rsidRPr="00AD0CC1">
        <w:rPr>
          <w:rFonts w:ascii="Times New Roman" w:hAnsi="Times New Roman" w:cs="Times New Roman"/>
          <w:sz w:val="24"/>
        </w:rPr>
        <w:fldChar w:fldCharType="separate"/>
      </w:r>
      <w:r w:rsidRPr="00AD0CC1">
        <w:rPr>
          <w:rFonts w:ascii="Times New Roman" w:hAnsi="Times New Roman" w:cs="Times New Roman"/>
          <w:sz w:val="24"/>
        </w:rPr>
        <w:t>Buckley, 1997)</w:t>
      </w:r>
      <w:r w:rsidRPr="00AD0CC1">
        <w:rPr>
          <w:rFonts w:ascii="Times New Roman" w:hAnsi="Times New Roman" w:cs="Times New Roman"/>
          <w:sz w:val="24"/>
        </w:rPr>
        <w:fldChar w:fldCharType="end"/>
      </w:r>
      <w:r w:rsidRPr="00AD0CC1">
        <w:rPr>
          <w:rFonts w:ascii="Times New Roman" w:hAnsi="Times New Roman" w:cs="Times New Roman"/>
          <w:sz w:val="24"/>
        </w:rPr>
        <w:t xml:space="preserve">, and in which case communal roosting may be bringing other benefits than information sharing (e.g., a quadratic relationship). A comprehensive review was done by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{"citationID":"iyAfYTSA","properties":{"formattedCitation":"(Kohles et al., 2022)","plainCitation":"(Kohles et al., 2022)","dontUpdate":true,"noteIndex":0},"citationItems":[{"id":690,"uris":["http://zotero.org/users/6254983/items/I5CC8QP4"],"itemData":{"id":690,"type":"article-journal","abstract":"ABSTRACT\n            Environmental variability poses a range of challenges to foraging animals trying to meet their energetic needs. Where food patches are unpredictable but shareable, animals can use social information to locate patches more efficiently or reliably. However, resource unpredictability can be heterogeneous and complex. The behavioural strategies animals employ to exploit such resources also vary, particularly if, when, and where animals use available social information. We reviewed the literature on social information use by foraging animals and developed a novel framework that integrates four elements – (1) food resource persistence; (2) the relative value of social information use; (3) behavioural context (opportunistic or coordinated); and (4) location of social information use – to predict and characterize four strategies of social information use – (1) local enhancement; (2) group facilitation; (3) following; and (4) recruitment. We validated our framework by systematically reviewing the growing empirical literature on social foraging in bats, an ideal model taxon because they exhibit extreme diversity in ecological niche and experience low predation risk while foraging but function at high energy expenditures, which selects for efficient foraging behaviours. Our framework's predictions agreed with the observed natural behaviour of bats and identified key knowledge gaps for future studies. Recent advancements in technology, methods, and analysis will facilitate additional studies in bats and other taxa to further test the framework and our conception of the ecological and evolutionary forces driving social information use. Understanding the links between food distribution, social information use, and foraging behaviour will help elucidate social interactions, group structure, and the evolution of sociality for species across the animal kingdom.","container-title":"Biological Reviews","DOI":"10.1111/brv.12881","ISSN":"1464-7931, 1469-185X","issue":"6","journalAbbreviation":"Biological Reviews","language":"en","page":"2039-2056","source":"DOI.org (Crossref)","title":"A conceptual framework to predict social information use based on food ephemerality and individual resource requirements","volume":"97","author":[{"family":"Kohles","given":"Jenna E."},{"family":"O'Mara","given":"M. Teague"},{"family":"Dechmann","given":"Dina K. N."}],"issued":{"date-parts":[["2022",12]]}}}],"schema":"https://github.com/citation-style-language/schema/raw/master/csl-citation.json"} </w:instrText>
      </w:r>
      <w:r w:rsidRPr="00AD0CC1">
        <w:rPr>
          <w:rFonts w:ascii="Times New Roman" w:hAnsi="Times New Roman" w:cs="Times New Roman"/>
          <w:sz w:val="24"/>
        </w:rPr>
        <w:fldChar w:fldCharType="separate"/>
      </w:r>
      <w:r w:rsidRPr="00AD0CC1">
        <w:rPr>
          <w:rFonts w:ascii="Times New Roman" w:hAnsi="Times New Roman" w:cs="Times New Roman"/>
          <w:sz w:val="24"/>
        </w:rPr>
        <w:t>Kohles et al. (2022)</w:t>
      </w:r>
      <w:r w:rsidRPr="00AD0CC1">
        <w:rPr>
          <w:rFonts w:ascii="Times New Roman" w:hAnsi="Times New Roman" w:cs="Times New Roman"/>
          <w:sz w:val="24"/>
        </w:rPr>
        <w:fldChar w:fldCharType="end"/>
      </w:r>
      <w:r w:rsidRPr="00AD0CC1">
        <w:rPr>
          <w:rFonts w:ascii="Times New Roman" w:hAnsi="Times New Roman" w:cs="Times New Roman"/>
          <w:sz w:val="24"/>
        </w:rPr>
        <w:t xml:space="preserve"> and they propose a framework in which social information benefits can be tested as a function of the type or abundance and predictability of resource that was tested on bats. This framework may be useful to test birds’ sociality in the same fashion to complement my research.</w:t>
      </w:r>
    </w:p>
    <w:p w14:paraId="27B3E633" w14:textId="77777777" w:rsidR="00F7140F" w:rsidRPr="00AD0CC1" w:rsidRDefault="00F7140F" w:rsidP="00D70E63">
      <w:pPr>
        <w:spacing w:line="360" w:lineRule="auto"/>
        <w:jc w:val="both"/>
        <w:rPr>
          <w:rFonts w:ascii="Times New Roman" w:hAnsi="Times New Roman" w:cs="Times New Roman"/>
          <w:sz w:val="24"/>
        </w:rPr>
      </w:pPr>
    </w:p>
    <w:p w14:paraId="3B92F2BE" w14:textId="155C4EE8" w:rsidR="00F7140F" w:rsidRDefault="00F7140F" w:rsidP="00CC0C76">
      <w:pPr>
        <w:spacing w:line="360" w:lineRule="auto"/>
        <w:ind w:firstLine="720"/>
        <w:jc w:val="both"/>
        <w:rPr>
          <w:rFonts w:ascii="Times New Roman" w:hAnsi="Times New Roman" w:cs="Times New Roman"/>
          <w:sz w:val="24"/>
        </w:rPr>
      </w:pPr>
      <w:r w:rsidRPr="00AD0CC1">
        <w:rPr>
          <w:rFonts w:ascii="Times New Roman" w:hAnsi="Times New Roman" w:cs="Times New Roman"/>
          <w:sz w:val="24"/>
        </w:rPr>
        <w:t xml:space="preserve">Noteworthy, ambient temperature seems to be an important predictor variable as well, where CRB might be beneficial during the winter in higher latitudes for temperature regulation. For instance, when there is food scarcity, communal roosting might be induced as a way to reduce heat loss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{"citationID":"nWF9M4Tf","properties":{"formattedCitation":"(Lubbe et al., 2018)","plainCitation":"(Lubbe et al., 2018)","noteIndex":0},"citationItems":[{"id":658,"uris":["http://zotero.org/users/6254983/items/3B6LSNZP"],"itemData":{"id":658,"type":"article-journal","container-title":"Ostrich","DOI":"10.2989/00306525.2018.1538061","ISSN":"0030-6525, 1727-947X","issue":"4","journalAbbreviation":"Ostrich","language":"en","page":"347-354","source":"DOI.org (Crossref)","title":"The energetic significance of communal roosting and insulated roost nests in a small arid-zone passerine","volume":"89","author":[{"family":"Lubbe","given":"Nevanya"},{"family":"Czenze","given":"Zenon J"},{"family":"Noakes","given":"Matthew J"},{"family":"McKechnie","given":"Andrew E"}],"issued":{"date-parts":[["2018",10,2]]}}}],"schema":"https://github.com/citation-style-language/schema/raw/master/csl-citation.json"} </w:instrText>
      </w:r>
      <w:r w:rsidRPr="00AD0CC1">
        <w:rPr>
          <w:rFonts w:ascii="Times New Roman" w:hAnsi="Times New Roman" w:cs="Times New Roman"/>
          <w:sz w:val="24"/>
        </w:rPr>
        <w:fldChar w:fldCharType="separate"/>
      </w:r>
      <w:r w:rsidR="00DF6B32" w:rsidRPr="00AD0CC1">
        <w:rPr>
          <w:rFonts w:ascii="Times New Roman" w:hAnsi="Times New Roman" w:cs="Times New Roman"/>
          <w:sz w:val="24"/>
        </w:rPr>
        <w:t>(Lubbe et al., 2018)</w:t>
      </w:r>
      <w:r w:rsidRPr="00AD0CC1">
        <w:rPr>
          <w:rFonts w:ascii="Times New Roman" w:hAnsi="Times New Roman" w:cs="Times New Roman"/>
          <w:sz w:val="24"/>
        </w:rPr>
        <w:fldChar w:fldCharType="end"/>
      </w:r>
      <w:r w:rsidRPr="00AD0CC1">
        <w:rPr>
          <w:rFonts w:ascii="Times New Roman" w:hAnsi="Times New Roman" w:cs="Times New Roman"/>
          <w:sz w:val="24"/>
        </w:rPr>
        <w:t xml:space="preserve">. Hence, food availability may also be confounded with ambient temperature. While it is possible that in these scenarios, the evolution of CRB could be driven by environmental rather than biological factors, the likelihood is low given that habitats have been subject to dramatic climate variabilities in the last 10 000 years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{"citationID":"fYgizQIg","properties":{"formattedCitation":"(Alley &amp; Agustsdottir, 2005)","plainCitation":"(Alley &amp; Agustsdottir, 2005)","noteIndex":0},"citationItems":[{"id":670,"uris":["http://zotero.org/users/6254983/items/W8QSII6H"],"itemData":{"id":670,"type":"article-journal","container-title":"Quaternary Science Reviews","DOI":"10.1016/j.quascirev.2004.12.004","ISSN":"02773791","issue":"10-11","journalAbbreviation":"Quaternary Science Reviews","language":"en","license":"https://www.elsevier.com/tdm/userlicense/1.0/","page":"1123-1149","source":"DOI.org (Crossref)","title":"The 8k event: cause and consequences of a major Holocene abrupt climate change","title-short":"The 8k event","volume":"24","author":[{"family":"Alley","given":"R"},{"family":"Agustsdottir","given":"A"}],"issued":{"date-parts":[["2005",5]]}}}],"schema":"https://github.com/citation-style-language/schema/raw/master/csl-citation.json"} </w:instrText>
      </w:r>
      <w:r w:rsidRPr="00AD0CC1">
        <w:rPr>
          <w:rFonts w:ascii="Times New Roman" w:hAnsi="Times New Roman" w:cs="Times New Roman"/>
          <w:sz w:val="24"/>
        </w:rPr>
        <w:fldChar w:fldCharType="separate"/>
      </w:r>
      <w:r w:rsidR="00DF6B32" w:rsidRPr="00AD0CC1">
        <w:rPr>
          <w:rFonts w:ascii="Times New Roman" w:hAnsi="Times New Roman" w:cs="Times New Roman"/>
          <w:sz w:val="24"/>
        </w:rPr>
        <w:t>(Alley &amp; Agustsdottir, 2005)</w:t>
      </w:r>
      <w:r w:rsidRPr="00AD0CC1">
        <w:rPr>
          <w:rFonts w:ascii="Times New Roman" w:hAnsi="Times New Roman" w:cs="Times New Roman"/>
          <w:sz w:val="24"/>
        </w:rPr>
        <w:fldChar w:fldCharType="end"/>
      </w:r>
      <w:r w:rsidRPr="00AD0CC1">
        <w:rPr>
          <w:rFonts w:ascii="Times New Roman" w:hAnsi="Times New Roman" w:cs="Times New Roman"/>
          <w:sz w:val="24"/>
        </w:rPr>
        <w:t>, so we cannot assume that current environmental conditions drove the evolution of CRB in species seen today.</w:t>
      </w:r>
    </w:p>
    <w:p w14:paraId="02319383" w14:textId="77777777" w:rsidR="00E0081C" w:rsidRPr="00374E41" w:rsidRDefault="00E0081C" w:rsidP="00E0081C">
      <w:pPr>
        <w:spacing w:line="360" w:lineRule="auto"/>
        <w:ind w:firstLine="720"/>
        <w:jc w:val="both"/>
        <w:rPr>
          <w:rFonts w:ascii="Times New Roman" w:hAnsi="Times New Roman" w:cs="Times New Roman"/>
          <w:sz w:val="24"/>
          <w:szCs w:val="24"/>
          <w:highlight w:val="yellow"/>
        </w:rPr>
      </w:pPr>
      <w:r w:rsidRPr="00374E41">
        <w:rPr>
          <w:rFonts w:ascii="Times New Roman" w:hAnsi="Times New Roman" w:cs="Times New Roman"/>
          <w:sz w:val="24"/>
          <w:szCs w:val="24"/>
          <w:highlight w:val="yellow"/>
        </w:rPr>
        <w:t xml:space="preserve">THIS STATEMENT IS HARD TO PROVE OR REFUTE BECAUSE ASSESSING THE OCCURRENCE BASED ON LATITUDE WOIULD BE TPOO CHALLENGING SINCE MANY SPECIES OCCUR IN A WIDE RANGE OF LATITUDES. </w:t>
      </w:r>
    </w:p>
    <w:p w14:paraId="42F4AAFB" w14:textId="77777777" w:rsidR="00E0081C" w:rsidRPr="00AD0CC1" w:rsidRDefault="00E0081C" w:rsidP="00E0081C">
      <w:pPr>
        <w:spacing w:line="360" w:lineRule="auto"/>
        <w:ind w:firstLine="720"/>
        <w:jc w:val="both"/>
        <w:rPr>
          <w:rFonts w:ascii="Times New Roman" w:hAnsi="Times New Roman" w:cs="Times New Roman"/>
          <w:sz w:val="24"/>
          <w:szCs w:val="24"/>
        </w:rPr>
      </w:pPr>
      <w:r w:rsidRPr="00374E41">
        <w:rPr>
          <w:rFonts w:ascii="Times New Roman" w:hAnsi="Times New Roman" w:cs="Times New Roman"/>
          <w:sz w:val="24"/>
          <w:szCs w:val="24"/>
          <w:highlight w:val="yellow"/>
        </w:rPr>
        <w:t xml:space="preserve"> ADD AND EXPAND ON THIS</w:t>
      </w:r>
      <w:r w:rsidRPr="00AD0CC1">
        <w:rPr>
          <w:rFonts w:ascii="Times New Roman" w:hAnsi="Times New Roman" w:cs="Times New Roman"/>
          <w:sz w:val="24"/>
          <w:szCs w:val="24"/>
        </w:rPr>
        <w:t xml:space="preserve"> </w:t>
      </w:r>
    </w:p>
    <w:p w14:paraId="267A9F7E" w14:textId="77777777" w:rsidR="00E0081C" w:rsidRPr="00AD0CC1" w:rsidRDefault="00E0081C" w:rsidP="00CC0C76">
      <w:pPr>
        <w:spacing w:line="360" w:lineRule="auto"/>
        <w:ind w:firstLine="720"/>
        <w:jc w:val="both"/>
        <w:rPr>
          <w:rFonts w:ascii="Times New Roman" w:hAnsi="Times New Roman" w:cs="Times New Roman"/>
          <w:sz w:val="24"/>
        </w:rPr>
      </w:pPr>
    </w:p>
    <w:p w14:paraId="0F773B8E" w14:textId="77777777" w:rsidR="00F7140F" w:rsidRPr="00AD0CC1" w:rsidRDefault="00F7140F" w:rsidP="00E047A5">
      <w:pPr>
        <w:pStyle w:val="ListParagraph"/>
        <w:spacing w:line="360" w:lineRule="auto"/>
        <w:ind w:left="0" w:firstLine="720"/>
        <w:jc w:val="both"/>
        <w:rPr>
          <w:rFonts w:ascii="Times New Roman" w:hAnsi="Times New Roman" w:cs="Times New Roman"/>
          <w:sz w:val="24"/>
        </w:rPr>
      </w:pPr>
    </w:p>
    <w:p w14:paraId="6C346E2E" w14:textId="7E889146" w:rsidR="00F7140F" w:rsidRPr="00AD0CC1" w:rsidRDefault="00F7140F" w:rsidP="00E047A5">
      <w:pPr>
        <w:pStyle w:val="ListParagraph"/>
        <w:spacing w:line="360" w:lineRule="auto"/>
        <w:ind w:left="0"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lastRenderedPageBreak/>
        <w:t>Finally, while communal roosting has most likely evolved to increase foraging efficiency in flock-living birds (</w:t>
      </w:r>
      <w:r w:rsidRPr="00AD0CC1">
        <w:rPr>
          <w:rFonts w:ascii="Times New Roman" w:hAnsi="Times New Roman" w:cs="Times New Roman"/>
          <w:sz w:val="24"/>
        </w:rPr>
        <w:t>Sonerud et al., 2002)</w:t>
      </w:r>
      <w:r w:rsidRPr="00AD0CC1">
        <w:rPr>
          <w:rFonts w:ascii="Times New Roman" w:eastAsia="Times New Roman" w:hAnsi="Times New Roman" w:cs="Times New Roman"/>
          <w:sz w:val="24"/>
          <w:szCs w:val="24"/>
        </w:rPr>
        <w:t xml:space="preserve">, we cannot discard that the behaviour has been maintained because it also may decrease predation risk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{"citationID":"bKuCbNKH","properties":{"formattedCitation":"(Gilbert et al., 2010)","plainCitation":"(Gilbert et al., 2010)","noteIndex":0},"citationItems":[{"id":655,"uris":["http://zotero.org/users/6254983/items/KMSCVAJT"],"itemData":{"id":655,"type":"article-journal","abstract":"Huddling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(Gilbert et al., 2010)</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thermal stress (e.g.,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{"citationID":"hlEp1X4H","properties":{"formattedCitation":"(Wojciechowski et al., 2011)","plainCitation":"(Wojciechowski et al., 2011)","dontUpdate":true,"noteIndex":0},"citationItems":[{"id":654,"uris":["http://zotero.org/users/6254983/items/XBV4P944"],"itemData":{"id":654,"type":"article-journal","container-title":"Integrative and Comparative Biology","DOI":"10.1093/icb/icr055","ISSN":"1540-7063, 1557-7023","issue":"3","journalAbbreviation":"Integrative and Comparative Biology","language":"en","page":"409-418","source":"DOI.org (Crossref)","title":"Heterothermy, and the Energetic Consequences of Huddling in Small Migrating Passerine Birds","volume":"51","author":[{"family":"Wojciechowski","given":"M. S."},{"family":"Jefimow","given":"M."},{"family":"Pinshow","given":"B."}],"issued":{"date-parts":[["2011",9,1]]}}}],"schema":"https://github.com/citation-style-language/schema/raw/master/csl-citation.json"}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Wojciechowski et al., 2011)</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and the cost of mate assessment (Beauchamp 1999; Blanco and Tella 1999) as suggested by other alternative hypothesis. </w:t>
      </w:r>
    </w:p>
    <w:p w14:paraId="3273D25F" w14:textId="77777777" w:rsidR="00F7140F" w:rsidRPr="00AD0CC1" w:rsidRDefault="00F7140F" w:rsidP="00E047A5">
      <w:pPr>
        <w:pStyle w:val="ListParagraph"/>
        <w:spacing w:line="360" w:lineRule="auto"/>
        <w:ind w:left="0"/>
        <w:jc w:val="both"/>
        <w:rPr>
          <w:rFonts w:ascii="Times New Roman" w:hAnsi="Times New Roman" w:cs="Times New Roman"/>
          <w:sz w:val="24"/>
          <w:szCs w:val="24"/>
        </w:rPr>
      </w:pPr>
    </w:p>
    <w:p w14:paraId="205A6380" w14:textId="2C01B7F3" w:rsidR="00F7140F" w:rsidRPr="00AD0CC1" w:rsidRDefault="00462D8E" w:rsidP="00443FA4">
      <w:pPr>
        <w:pStyle w:val="Heading3"/>
        <w:spacing w:line="360" w:lineRule="auto"/>
        <w:rPr>
          <w:rStyle w:val="Heading5Char"/>
          <w:rFonts w:ascii="Times New Roman" w:eastAsia="SimSun" w:hAnsi="Times New Roman"/>
          <w:bCs w:val="0"/>
          <w:iCs w:val="0"/>
          <w:color w:val="auto"/>
          <w:szCs w:val="28"/>
        </w:rPr>
      </w:pPr>
      <w:bookmarkStart w:id="203" w:name="_Toc199480641"/>
      <w:r w:rsidRPr="00AD0CC1">
        <w:rPr>
          <w:rStyle w:val="Heading5Char"/>
          <w:rFonts w:ascii="Times New Roman" w:eastAsia="SimSun" w:hAnsi="Times New Roman"/>
          <w:bCs w:val="0"/>
          <w:iCs w:val="0"/>
          <w:color w:val="auto"/>
          <w:szCs w:val="28"/>
        </w:rPr>
        <w:t xml:space="preserve">2.4.6 </w:t>
      </w:r>
      <w:r w:rsidR="00F7140F" w:rsidRPr="00AD0CC1">
        <w:rPr>
          <w:rStyle w:val="Heading5Char"/>
          <w:rFonts w:ascii="Times New Roman" w:eastAsia="SimSun" w:hAnsi="Times New Roman"/>
          <w:bCs w:val="0"/>
          <w:iCs w:val="0"/>
          <w:color w:val="auto"/>
          <w:szCs w:val="28"/>
        </w:rPr>
        <w:t>Limitations</w:t>
      </w:r>
      <w:bookmarkEnd w:id="203"/>
      <w:r w:rsidR="00F7140F" w:rsidRPr="00AD0CC1">
        <w:rPr>
          <w:rStyle w:val="Heading5Char"/>
          <w:rFonts w:ascii="Times New Roman" w:eastAsia="SimSun" w:hAnsi="Times New Roman"/>
          <w:bCs w:val="0"/>
          <w:iCs w:val="0"/>
          <w:color w:val="auto"/>
          <w:szCs w:val="28"/>
        </w:rPr>
        <w:t xml:space="preserve"> </w:t>
      </w:r>
    </w:p>
    <w:p w14:paraId="46A7E8EF" w14:textId="77777777" w:rsidR="00F7140F" w:rsidRPr="00AD0CC1" w:rsidRDefault="00F7140F" w:rsidP="00E13E13">
      <w:pPr>
        <w:pStyle w:val="ListParagraph"/>
        <w:spacing w:line="360" w:lineRule="auto"/>
        <w:ind w:left="0" w:firstLine="720"/>
        <w:jc w:val="both"/>
        <w:rPr>
          <w:rFonts w:ascii="Times New Roman" w:hAnsi="Times New Roman" w:cs="Times New Roman"/>
          <w:sz w:val="24"/>
          <w:szCs w:val="24"/>
        </w:rPr>
      </w:pPr>
      <w:r w:rsidRPr="00AD0CC1">
        <w:rPr>
          <w:rFonts w:ascii="Times New Roman" w:hAnsi="Times New Roman" w:cs="Times New Roman"/>
          <w:sz w:val="24"/>
        </w:rPr>
        <w:t xml:space="preserve">Although the aforementioned variables are suggested important drivers of CRB, other confounding variables may influence in the evolution of this behaviour. For instance, while it is true that the ICH may hold true for several scavenger species, prey species may also benefit from this phenomenon to share information of potential predators. Similarly, </w:t>
      </w:r>
      <w:r w:rsidRPr="00AD0CC1">
        <w:rPr>
          <w:rFonts w:ascii="Times New Roman" w:hAnsi="Times New Roman" w:cs="Times New Roman"/>
          <w:sz w:val="24"/>
          <w:szCs w:val="24"/>
        </w:rPr>
        <w:t xml:space="preserve">a major challenge of memory as a predictor is that it could be correlated to trophic guild, another predictor variable that has been proposed for the model. In particular, several vultures and corvids have good memory and cognitive abilities for problem solving (Weir et al. 2002, Lefebvre et al. 2004, </w:t>
      </w:r>
      <w:r w:rsidRPr="00AD0CC1">
        <w:rPr>
          <w:rFonts w:ascii="Times New Roman" w:eastAsia="Times New Roman" w:hAnsi="Times New Roman" w:cs="Times New Roman"/>
          <w:sz w:val="24"/>
          <w:szCs w:val="24"/>
        </w:rPr>
        <w:t>Van Overveld et al. 2022</w:t>
      </w:r>
      <w:r w:rsidRPr="00AD0CC1">
        <w:rPr>
          <w:rFonts w:ascii="Times New Roman" w:hAnsi="Times New Roman" w:cs="Times New Roman"/>
          <w:sz w:val="24"/>
          <w:szCs w:val="24"/>
        </w:rPr>
        <w:t>). Because all vultures and many corvids (e.g., ravens, crows, magpies) are also scavengers, the coincidence (or correlation) between trophic guild and cognitive abilities may hinder my capacity to link memory and communal roosting behaviour.</w:t>
      </w:r>
    </w:p>
    <w:p w14:paraId="32A004F2" w14:textId="77777777" w:rsidR="00F7140F" w:rsidRPr="00AD0CC1" w:rsidRDefault="00F7140F" w:rsidP="00E047A5">
      <w:pPr>
        <w:pStyle w:val="ListParagraph"/>
        <w:spacing w:line="360" w:lineRule="auto"/>
        <w:ind w:left="0"/>
        <w:jc w:val="both"/>
        <w:rPr>
          <w:rFonts w:ascii="Times New Roman" w:hAnsi="Times New Roman" w:cs="Times New Roman"/>
          <w:sz w:val="24"/>
          <w:szCs w:val="24"/>
        </w:rPr>
      </w:pPr>
    </w:p>
    <w:p w14:paraId="3FEA95E0" w14:textId="7E5B6EAC" w:rsidR="00F7140F" w:rsidRPr="00AD0CC1" w:rsidRDefault="00F7140F" w:rsidP="00CC0C76">
      <w:pPr>
        <w:pStyle w:val="ListParagraph"/>
        <w:spacing w:line="360" w:lineRule="auto"/>
        <w:ind w:left="0" w:firstLine="720"/>
        <w:jc w:val="both"/>
        <w:rPr>
          <w:rFonts w:ascii="Times New Roman" w:hAnsi="Times New Roman" w:cs="Times New Roman"/>
          <w:sz w:val="24"/>
          <w:szCs w:val="24"/>
        </w:rPr>
      </w:pPr>
      <w:r w:rsidRPr="00AD0CC1">
        <w:rPr>
          <w:rFonts w:ascii="Times New Roman" w:hAnsi="Times New Roman" w:cs="Times New Roman"/>
          <w:sz w:val="24"/>
          <w:szCs w:val="24"/>
        </w:rPr>
        <w:t>Another limiting factor is the use of</w:t>
      </w:r>
      <w:r w:rsidRPr="00AD0CC1">
        <w:rPr>
          <w:rFonts w:ascii="Times New Roman" w:eastAsia="Times New Roman" w:hAnsi="Times New Roman" w:cs="Times New Roman"/>
          <w:sz w:val="24"/>
          <w:szCs w:val="24"/>
        </w:rPr>
        <w:t xml:space="preserve"> brain size residuals as a proxy for memory since these are also related to other aspects such as cognition (Biegler et al. 2001, </w:t>
      </w:r>
      <w:r w:rsidRPr="00AD0CC1">
        <w:rPr>
          <w:rFonts w:ascii="Times New Roman" w:hAnsi="Times New Roman" w:cs="Times New Roman"/>
          <w:sz w:val="24"/>
          <w:szCs w:val="24"/>
        </w:rPr>
        <w:t>Burns et al. 2008, Benson-Amram et al. 2016</w:t>
      </w:r>
      <w:r w:rsidRPr="00AD0CC1">
        <w:rPr>
          <w:rFonts w:ascii="Times New Roman" w:eastAsia="Times New Roman" w:hAnsi="Times New Roman" w:cs="Times New Roman"/>
          <w:sz w:val="24"/>
          <w:szCs w:val="24"/>
        </w:rPr>
        <w:t>), intelligence (Dickie &amp; Roth 2016) or other biological traits like life expectancy (Smeele et al. 2022). T</w:t>
      </w:r>
      <w:r w:rsidRPr="00AD0CC1">
        <w:rPr>
          <w:rFonts w:ascii="Times New Roman" w:hAnsi="Times New Roman" w:cs="Times New Roman"/>
          <w:sz w:val="24"/>
          <w:szCs w:val="24"/>
        </w:rPr>
        <w:t xml:space="preserve">hus, there is a risk that a relationship between </w:t>
      </w:r>
      <w:r w:rsidRPr="00AD0CC1">
        <w:rPr>
          <w:rFonts w:ascii="Times New Roman" w:eastAsia="Times New Roman" w:hAnsi="Times New Roman" w:cs="Times New Roman"/>
          <w:sz w:val="24"/>
          <w:szCs w:val="24"/>
        </w:rPr>
        <w:t xml:space="preserve">brain size residuals and roosting behaviour may be due to correlates with other variables other than memory </w:t>
      </w:r>
      <w:r w:rsidRPr="00AD0CC1">
        <w:rPr>
          <w:rFonts w:ascii="Times New Roman" w:eastAsia="Times New Roman" w:hAnsi="Times New Roman" w:cs="Times New Roman"/>
          <w:i/>
          <w:iCs/>
          <w:sz w:val="24"/>
          <w:szCs w:val="24"/>
        </w:rPr>
        <w:t>per se</w:t>
      </w:r>
      <w:r w:rsidRPr="00AD0CC1">
        <w:rPr>
          <w:rFonts w:ascii="Times New Roman" w:eastAsia="Times New Roman" w:hAnsi="Times New Roman" w:cs="Times New Roman"/>
          <w:sz w:val="24"/>
          <w:szCs w:val="24"/>
        </w:rPr>
        <w:t xml:space="preserve">. Alternatively, other patterns could obscure the relationship between the proposed variables. For instance, research has suggested that neuronal connections are more accurately related to cognitive abilities than is brain volume (Logan et al. 2018). Nonetheless, neuronal connections might not necessarily be positively correlated with </w:t>
      </w:r>
      <w:r w:rsidRPr="00AD0CC1">
        <w:rPr>
          <w:rFonts w:ascii="Times New Roman" w:hAnsi="Times New Roman" w:cs="Times New Roman"/>
          <w:sz w:val="24"/>
          <w:szCs w:val="24"/>
        </w:rPr>
        <w:t>brain mass to body mass residuals, which would limit the use of the latter as a proxy. Albeit,</w:t>
      </w:r>
      <w:r w:rsidRPr="00AD0CC1">
        <w:rPr>
          <w:rFonts w:ascii="Times New Roman" w:eastAsia="Times New Roman" w:hAnsi="Times New Roman" w:cs="Times New Roman"/>
          <w:sz w:val="24"/>
          <w:szCs w:val="24"/>
        </w:rPr>
        <w:t xml:space="preserve"> </w:t>
      </w:r>
      <w:r w:rsidRPr="00AD0CC1">
        <w:rPr>
          <w:rFonts w:ascii="Times New Roman" w:hAnsi="Times New Roman" w:cs="Times New Roman"/>
          <w:sz w:val="24"/>
          <w:szCs w:val="24"/>
        </w:rPr>
        <w:t xml:space="preserve">the density of neuronal connections is significantly more complicated to measure and it requires an invasive approach far beyond the scope of my research. Similarly, memory may lead to other behaviours that are not necessarily communal roosting under the foraging efficiency hypothesis. For instance, greater memory could lead to food </w:t>
      </w:r>
      <w:r w:rsidRPr="00AD0CC1">
        <w:rPr>
          <w:rFonts w:ascii="Times New Roman" w:hAnsi="Times New Roman" w:cs="Times New Roman"/>
          <w:sz w:val="24"/>
          <w:szCs w:val="24"/>
        </w:rPr>
        <w:lastRenderedPageBreak/>
        <w:t xml:space="preserve">hoarding (Clayton &amp; Krebs 1995). Here, individuals do not rely on sociality to successfully access foraging sites, although they do rely on memory. Alternatively, memory (or intelligence) could increase the ability to rely on local enhancement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{"citationID":"m73fyzeP","properties":{"formattedCitation":"(Everding &amp; Jones, 2006)","plainCitation":"(Everding &amp; Jones, 2006)","noteIndex":0},"citationItems":[{"id":675,"uris":["http://zotero.org/users/6254983/items/CLHBS3Z6"],"itemData":{"id":675,"type":"article-journal","container-title":"Landscape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(Everding &amp; Jones, 2006)</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where individuals don’t exhibit communal roosting but rather loose aggregation that rely on visual cues of conspecifics to find food. Hence, greater memory might not necessarily correlate to communal roosting behaviour alone. Further research should expand on this hypothesis using the data collected as part of this research. </w:t>
      </w:r>
    </w:p>
    <w:p w14:paraId="258483AD" w14:textId="77777777" w:rsidR="00F7140F" w:rsidRPr="00AD0CC1" w:rsidRDefault="00F7140F" w:rsidP="00E047A5">
      <w:pPr>
        <w:pStyle w:val="ListParagraph"/>
        <w:spacing w:line="360" w:lineRule="auto"/>
        <w:ind w:left="0"/>
        <w:jc w:val="both"/>
        <w:rPr>
          <w:rFonts w:ascii="Times New Roman" w:hAnsi="Times New Roman" w:cs="Times New Roman"/>
          <w:sz w:val="24"/>
          <w:szCs w:val="24"/>
        </w:rPr>
      </w:pPr>
    </w:p>
    <w:p w14:paraId="67BC3A65" w14:textId="0EDF9FBE" w:rsidR="00F7140F" w:rsidRPr="00AD0CC1" w:rsidRDefault="00F7140F" w:rsidP="00CC0C76">
      <w:pPr>
        <w:pStyle w:val="ListParagraph"/>
        <w:spacing w:line="360" w:lineRule="auto"/>
        <w:ind w:left="0" w:firstLine="720"/>
        <w:jc w:val="both"/>
        <w:rPr>
          <w:rFonts w:ascii="Times New Roman" w:eastAsia="Times New Roman" w:hAnsi="Times New Roman" w:cs="Times New Roman"/>
          <w:sz w:val="24"/>
          <w:szCs w:val="24"/>
        </w:rPr>
      </w:pPr>
      <w:r w:rsidRPr="00AD0CC1">
        <w:rPr>
          <w:rFonts w:ascii="Times New Roman" w:hAnsi="Times New Roman" w:cs="Times New Roman"/>
          <w:sz w:val="24"/>
          <w:szCs w:val="24"/>
        </w:rPr>
        <w:t xml:space="preserve">Finally, there is a limitation in my ability to detect CRB. </w:t>
      </w:r>
      <w:r w:rsidRPr="00AD0CC1">
        <w:rPr>
          <w:rFonts w:ascii="Times New Roman" w:eastAsia="Times New Roman" w:hAnsi="Times New Roman" w:cs="Times New Roman"/>
          <w:sz w:val="24"/>
          <w:szCs w:val="24"/>
        </w:rPr>
        <w:t xml:space="preserve">For instance, a study conducted in fish showed that their social cohesion varied depending on the state of hunger. Individuals that were food-deprived were less likely to join shoals, possibly to reduce competition with conspecifics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{"citationID":"U7rYLSnb","properties":{"formattedCitation":"(Killen et al., 2016)","plainCitation":"(Killen et al., 2016)","noteIndex":0},"citationItems":[{"id":668,"uris":["http://zotero.org/users/6254983/items/QQ38JEFW"],"itemData":{"id":668,"type":"article-journal","abstract":"Summary\n            \n              \n                \n                  Individuals vary in the extent to which they associate with conspecifics, but little is known about the energetic underpinnings of this variation in sociability. Group‐living allows individuals to find food more consistently, but within groups, there can be competition for food items. Individuals with an increased metabolic rate could display decreased sociability to reduce competition. Long‐term food deprivation (FD) may alter any links between sociability and metabolic rate by affecting motivation to find food.\n                \n                \n                  \n                    We examined these issues in juvenile qingbo carp\n                    Spinibarbus sinensis\n                    , to understand how FD and metabolic rate affect sociability. Like many aquatic ectotherms, this species experiences seasonal bouts of FD.\n                  \n                \n                \n                  \n                    Individuals were either: (i) food‐deprived for 21 days; or (ii) fed a maintenance ration (control). Fish from each treatment were measured for standard metabolic rate (\n                    SMR\n                    ) and tested for sociability twice: once in the presence of a control stimulus shoal and once with a food‐deprived stimulus shoal.\n                  \n                \n                \n                  \n                    Control individuals ventured further from stimulus shoals over a 30‐min trial, while food‐deprived fish did not change their distance from stimulus shoals as trials progressed. Control fish with a higher\n                    SMR\n                    were least sociable. Well‐fed controls showed decreased sociability when exposed to food‐deprived stimulus shoals, but there was evidence of consistency in relative sociability between exposures to different shoal types.\n                  \n                \n                \n                  \n                    Results contrast with previous findings that several days of fasting causes individuals to decrease associations with conspecifics. Prolonged FD may cause individuals to highly prioritize food acquisition, and the decreased vigilance that would accompany continuous foraging may heighten the need for the antipredator benefits of shoaling. Conversely, decreased sociability in well‐fed fish with a high\n                    SMR\n                    probably minimizes intraspecific competition, allowing them to satisfy an increased energetic demand while foraging. Together, these results suggest that FD – a challenge common for many ectothermic species – can affect individual sociability as well as the attractiveness of groups towards conspecifics. In addition, the lack of a link between\n                    SMR\n                    and sociability in food‐deprived fish suggests that, in situations where group membership is linked to fitness, the extent of correlated selection on metabolic traits may be context‐dependent.","container-title":"Functional Ecology","DOI":"10.1111/1365-2435.12634","ISSN":"0269-8463, 1365-2435","issue":"8","journalAbbreviation":"Functional Ecology","language":"en","license":"http://creativecommons.org/licenses/by/4.0/","page":"1358-1365","source":"DOI.org (Crossref)","title":"The relationship between metabolic rate and sociability is altered by food deprivation","volume":"30","author":[{"family":"Killen","given":"Shaun S."},{"family":"Fu","given":"Cheng"},{"family":"Wu","given":"Qingyi"},{"family":"Wang","given":"Yu‐Xiang"},{"family":"Fu","given":"Shi‐Jian"}],"editor":[{"family":"Williams","given":"Tony"}],"issued":{"date-parts":[["2016",8]]}}}],"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(Killen et al., 2016)</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This suggests that the tendency to exhibit a social behaviour state that increases foraging efficiency (e.g., communal roosting) may also be determined by the degree of urgency of feeding. A study conducted on American Robins found that the patterns of communal roosting behaviour were consistent with food finding (more communal roosting by juveniles, more communal roosting later in the season, foraging areas used on consecutive days were farther apart after robins roosted communally, and home ranges were bigger for robins that used the communal roost more,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{"citationID":"re4TQPzD","properties":{"formattedCitation":"(Benson et al., 2012)","plainCitation":"(Benson et al., 2012)","dontUpdate":true,"noteIndex":0},"citationItems":[{"id":674,"uris":["http://zotero.org/users/6254983/items/EZC5Z4IX"],"itemData":{"id":674,"type":"article-journal","container-title":"Vector-Borne and Zoonotic Diseases","DOI":"10.1089/vbz.2011.0902","ISSN":"1530-3667, 1557-7759","issue":"10","journalAbbreviation":"Vector-Borne and Zoonotic Diseases","language":"en","license":"https://www.liebertpub.com/nv/resources-tools/text-and-data-mining-policy/121/","page":"877-885","source":"DOI.org (Crossref)","title":"Implications of Spatial Patterns of Roosting and Movements of American Robins for West Nile Virus Transmission","volume":"12","author":[{"family":"Benson","given":"Thomas J."},{"family":"Ward","given":"Michael P."},{"family":"Lampman","given":"Richard L."},{"family":"Raim","given":"Arlo"},{"family":"Weatherhead","given":"Patrick J."}],"issued":{"date-parts":[["2012",10]]}}}],"schema":"https://github.com/citation-style-language/schema/raw/master/csl-citation.json"}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Benson et al., 2012)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It is worth noting that this condition does not suffice to drive the evolution of the behaviour itself in a species, but instead affect the frequency of the behaviour, which may hinder ability to detect it, which would ultimately impact the outcome of my model. In my model, CRB was classified as a binary response variable (0,1), however, as data becomes more available, it would be interesting to test biological (and ecological) variables against the frequency of CRB (as a percentage). Yet again, this information is not currently available for the vast majority of species.</w:t>
      </w:r>
    </w:p>
    <w:p w14:paraId="3B191786" w14:textId="77777777" w:rsidR="00F7140F" w:rsidRPr="00AD0CC1" w:rsidRDefault="00F7140F" w:rsidP="00E047A5">
      <w:pPr>
        <w:pStyle w:val="ListParagraph"/>
        <w:spacing w:line="360" w:lineRule="auto"/>
        <w:ind w:left="0"/>
        <w:jc w:val="both"/>
        <w:rPr>
          <w:rFonts w:ascii="Times New Roman" w:hAnsi="Times New Roman" w:cs="Times New Roman"/>
          <w:sz w:val="24"/>
          <w:szCs w:val="24"/>
        </w:rPr>
      </w:pPr>
    </w:p>
    <w:p w14:paraId="4CA8398F" w14:textId="3C8EC606" w:rsidR="00F7140F" w:rsidRPr="00AD0CC1" w:rsidRDefault="00E5171E" w:rsidP="00443FA4">
      <w:pPr>
        <w:pStyle w:val="Heading3"/>
        <w:spacing w:line="360" w:lineRule="auto"/>
        <w:rPr>
          <w:rStyle w:val="Heading5Char"/>
          <w:rFonts w:ascii="Times New Roman" w:eastAsia="SimSun" w:hAnsi="Times New Roman"/>
          <w:bCs w:val="0"/>
          <w:iCs w:val="0"/>
          <w:color w:val="auto"/>
          <w:szCs w:val="28"/>
        </w:rPr>
      </w:pPr>
      <w:bookmarkStart w:id="204" w:name="_Toc199480642"/>
      <w:r w:rsidRPr="00AD0CC1">
        <w:rPr>
          <w:rStyle w:val="Heading5Char"/>
          <w:rFonts w:ascii="Times New Roman" w:eastAsia="SimSun" w:hAnsi="Times New Roman"/>
          <w:bCs w:val="0"/>
          <w:iCs w:val="0"/>
          <w:color w:val="auto"/>
          <w:szCs w:val="28"/>
        </w:rPr>
        <w:t xml:space="preserve">2.4.7 </w:t>
      </w:r>
      <w:r w:rsidR="00F7140F" w:rsidRPr="00AD0CC1">
        <w:rPr>
          <w:rStyle w:val="Heading5Char"/>
          <w:rFonts w:ascii="Times New Roman" w:eastAsia="SimSun" w:hAnsi="Times New Roman"/>
          <w:bCs w:val="0"/>
          <w:iCs w:val="0"/>
          <w:color w:val="auto"/>
          <w:szCs w:val="28"/>
        </w:rPr>
        <w:t>Future work</w:t>
      </w:r>
      <w:bookmarkEnd w:id="204"/>
    </w:p>
    <w:p w14:paraId="6CB50088" w14:textId="77777777" w:rsidR="00F7140F" w:rsidRPr="00AD0CC1" w:rsidRDefault="00F7140F" w:rsidP="00E13E13">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One of the major limitations of this study is the available information on communal roosting for several bird species. A large volume of research is conducted on a handful few species only. Conducting more field observations on understudied species may help to bridge that information gap. Another approach to do so would be the use of weather radar data (e.g.,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{"citationID":"RhjGOVnm","properties":{"formattedCitation":"(Cheng et al., 2020)","plainCitation":"(Cheng et al., 2020)","dontUpdate":true,"noteIndex":0},"citationItems":[{"id":659,"uris":["http://zotero.org/users/6254983/items/J756325D"],"itemData":{"id":659,"type":"article-journal","abstract":"The US weather radar archive holds detailed information about biological phenomena in the atmosphere over the last 20 years. Communally roosting birds congregate in large numbers at nighttime roosting locations, and their morning exodus from the roost is often visible as a distinctive pattern in radar images. This paper describes a machine learning system to detect and track roost signatures in weather radar data. A significant challenge is that labels were collected opportunistically from previous research studies and there are systematic differences in labeling style. We contribute a latent-variable model and EM algorithm to learn a detection model together with models of labeling styles for individual annotators. By properly accounting for these variations we learn a significantly more accurate detector. The resulting system detects previously unknown roosting locations and provides comprehensive spatio-temporal data about roosts across the US. This data will provide biologists important information about the poorly understood phenomena of broad-scale habitat use and movements of communally roosting birds during the non-breeding season.","container-title":"Proceedings of the AAAI Conference on Artificial Intelligence","DOI":"10.1609/aaai.v34i01.5373","ISSN":"2374-3468, 2159-5399","issue":"01","journalAbbreviation":"AAAI","license":"https://www.aaai.org","page":"378-385","source":"DOI.org (Crossref)","title":"Detecting and Tracking Communal Bird Roosts in Weather Radar Data","volume":"34","author":[{"family":"Cheng","given":"Zezhou"},{"family":"Gabriel","given":"Saadia"},{"family":"Bhambhani","given":"Pankaj"},{"family":"Sheldon","given":"Daniel"},{"family":"Maji","given":"Subhransu"},{"family":"Laughlin","given":"Andrew"},{"family":"Winkler","given":"David"}],"issued":{"date-parts":[["2020",4,3]]}}}],"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Cheng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but this approach is limited to where weather radars are available. </w:t>
      </w:r>
    </w:p>
    <w:p w14:paraId="76E25C96" w14:textId="77777777" w:rsidR="00F7140F" w:rsidRPr="00AD0CC1" w:rsidRDefault="00F7140F" w:rsidP="00D70E63">
      <w:pPr>
        <w:spacing w:line="360" w:lineRule="auto"/>
        <w:jc w:val="both"/>
        <w:rPr>
          <w:rFonts w:ascii="Times New Roman" w:hAnsi="Times New Roman" w:cs="Times New Roman"/>
          <w:sz w:val="24"/>
          <w:szCs w:val="24"/>
        </w:rPr>
      </w:pPr>
    </w:p>
    <w:p w14:paraId="6506D802" w14:textId="77777777" w:rsidR="00F7140F" w:rsidRPr="00AD0CC1" w:rsidRDefault="00F7140F"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Additionally, whilst the current research shed light on relevant drivers of CRB, further examination of the proposed variables should be tested to increase the accuracy of the predictions and better understand the biological processes behind the correlation. For instance, we acknowledge that the proxy used for memory is a limiting factor. Assessing the same correlation with other measures of memory (e.g., hippocampus size) may provide more accurate results. Furthermore, testing these models with empirical data from a random sample of species may also help to validate the models proposed. Significant work has been done on corvids and parrots, but other species remain underrepresented in the study of memory. </w:t>
      </w:r>
    </w:p>
    <w:p w14:paraId="5299A5C2" w14:textId="77777777" w:rsidR="00F7140F" w:rsidRPr="00AD0CC1" w:rsidRDefault="00F7140F" w:rsidP="00D70E63">
      <w:pPr>
        <w:spacing w:line="360" w:lineRule="auto"/>
        <w:jc w:val="both"/>
        <w:rPr>
          <w:rFonts w:ascii="Times New Roman" w:hAnsi="Times New Roman" w:cs="Times New Roman"/>
          <w:sz w:val="24"/>
          <w:szCs w:val="24"/>
        </w:rPr>
      </w:pPr>
    </w:p>
    <w:p w14:paraId="6B78E5EE" w14:textId="77777777" w:rsidR="00F7140F" w:rsidRPr="00AD0CC1" w:rsidRDefault="00F7140F" w:rsidP="00CC0C76">
      <w:pPr>
        <w:pStyle w:val="ListParagraph"/>
        <w:spacing w:line="360" w:lineRule="auto"/>
        <w:ind w:left="0" w:firstLine="720"/>
        <w:jc w:val="both"/>
        <w:rPr>
          <w:rFonts w:ascii="Times New Roman" w:hAnsi="Times New Roman" w:cs="Times New Roman"/>
          <w:sz w:val="24"/>
        </w:rPr>
      </w:pPr>
      <w:r w:rsidRPr="00AD0CC1">
        <w:rPr>
          <w:rFonts w:ascii="Times New Roman" w:hAnsi="Times New Roman" w:cs="Times New Roman"/>
          <w:sz w:val="24"/>
        </w:rPr>
        <w:t>Testing the effects of ecological drivers (e.g., food abundance and predictability) is also a relevant task. Although terrestrial productivity at a global scale can be measured through NDVI and this measure can act as a proxy for abundance of food sources, that measure is seldom useful for the current research since several species exist on a vast geographic range with contrasting productivities. For instance, Peregrine falcons (</w:t>
      </w:r>
      <w:r w:rsidRPr="00AD0CC1">
        <w:rPr>
          <w:rFonts w:ascii="Times New Roman" w:hAnsi="Times New Roman" w:cs="Times New Roman"/>
          <w:i/>
          <w:iCs/>
          <w:sz w:val="24"/>
        </w:rPr>
        <w:t>Falco peregrinus</w:t>
      </w:r>
      <w:r w:rsidRPr="00AD0CC1">
        <w:rPr>
          <w:rFonts w:ascii="Times New Roman" w:hAnsi="Times New Roman" w:cs="Times New Roman"/>
          <w:sz w:val="24"/>
        </w:rPr>
        <w:t>) exist in every continent except Antarctica (Birdlife International, 2021). This makes it impossible to model their associated habitat productivity without oversimplifying the model. Thus, adopting a conservative approach, this variable was not considered here. However, doing a more detailed analysis at a local scale could take this into consideration. Moreover, coupled with weather, productivity of habitats has changed over time, often at geological scales. Hence, using current productivity might not be representable to determine the evolution of CRB. Even if we establish a correlation, causation could not be concluded.</w:t>
      </w:r>
    </w:p>
    <w:p w14:paraId="1819CF3A" w14:textId="77777777" w:rsidR="00F7140F" w:rsidRPr="00AD0CC1" w:rsidRDefault="00F7140F" w:rsidP="00E047A5">
      <w:pPr>
        <w:pStyle w:val="ListParagraph"/>
        <w:spacing w:line="360" w:lineRule="auto"/>
        <w:ind w:left="0"/>
        <w:jc w:val="both"/>
        <w:rPr>
          <w:rFonts w:ascii="Times New Roman" w:hAnsi="Times New Roman" w:cs="Times New Roman"/>
          <w:sz w:val="24"/>
        </w:rPr>
      </w:pPr>
    </w:p>
    <w:p w14:paraId="312FAFF9" w14:textId="77777777" w:rsidR="00F7140F" w:rsidRPr="00AD0CC1" w:rsidRDefault="00F7140F" w:rsidP="00CC0C76">
      <w:pPr>
        <w:pStyle w:val="ListParagraph"/>
        <w:spacing w:line="360" w:lineRule="auto"/>
        <w:ind w:left="0" w:firstLine="720"/>
        <w:jc w:val="both"/>
        <w:rPr>
          <w:rFonts w:ascii="Times New Roman" w:hAnsi="Times New Roman" w:cs="Times New Roman"/>
          <w:sz w:val="24"/>
        </w:rPr>
      </w:pPr>
      <w:r w:rsidRPr="00AD0CC1">
        <w:rPr>
          <w:rFonts w:ascii="Times New Roman" w:hAnsi="Times New Roman" w:cs="Times New Roman"/>
          <w:sz w:val="24"/>
        </w:rPr>
        <w:t xml:space="preserve">Abundance of food sources has another challenge: number or resources and dietary breadth. A question arises of whether resource abundance of number of different items is more important. For instance, is it more important for Great-Horned Owls to have more mice or different prey sources despite low numbers of each? In addition, measuring dietary breadth poses its own challenges given that the level at which we group the diet items has a direct impact on the estimation of dietary breadth. Take, for example, a seed eater. Are seeds an item in the diet, or are each type of seed important? Although from a nutritional point of view these are important </w:t>
      </w:r>
      <w:r w:rsidRPr="00AD0CC1">
        <w:rPr>
          <w:rFonts w:ascii="Times New Roman" w:hAnsi="Times New Roman" w:cs="Times New Roman"/>
          <w:sz w:val="24"/>
        </w:rPr>
        <w:lastRenderedPageBreak/>
        <w:t>questions to consider, that is beyond the scope of the current research. From a conceptual and empirical point of view, this measurement is not feasible at a global scale.</w:t>
      </w:r>
    </w:p>
    <w:p w14:paraId="0D7EBD60" w14:textId="77777777" w:rsidR="00F7140F" w:rsidRPr="00AD0CC1" w:rsidRDefault="00F7140F" w:rsidP="00E047A5">
      <w:pPr>
        <w:pStyle w:val="ListParagraph"/>
        <w:spacing w:line="360" w:lineRule="auto"/>
        <w:ind w:left="0"/>
        <w:jc w:val="both"/>
        <w:rPr>
          <w:rFonts w:ascii="Times New Roman" w:hAnsi="Times New Roman" w:cs="Times New Roman"/>
          <w:sz w:val="24"/>
        </w:rPr>
      </w:pPr>
    </w:p>
    <w:p w14:paraId="5233BE27" w14:textId="77777777" w:rsidR="00F7140F" w:rsidRPr="00AD0CC1" w:rsidRDefault="00F7140F"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Finally, testing the idea that species exhibiting communal roosting behaviour are more efficient at finding food sources would provide valuable information to expand the current research. This can be feasibly done with movement data using ballistic length scales as a proxy for foraging efficiency, or experimental designs placing feeding stations in the landscape coupled with movement data. </w:t>
      </w:r>
    </w:p>
    <w:p w14:paraId="2612B370" w14:textId="77777777" w:rsidR="00F7140F" w:rsidRPr="00AD0CC1" w:rsidRDefault="00F7140F" w:rsidP="00E047A5">
      <w:pPr>
        <w:pStyle w:val="ListParagraph"/>
        <w:spacing w:line="360" w:lineRule="auto"/>
        <w:ind w:left="0" w:firstLine="720"/>
        <w:jc w:val="both"/>
        <w:rPr>
          <w:rFonts w:ascii="Times New Roman" w:eastAsia="Times New Roman" w:hAnsi="Times New Roman" w:cs="Times New Roman"/>
          <w:sz w:val="24"/>
          <w:szCs w:val="24"/>
          <w:u w:val="single"/>
        </w:rPr>
      </w:pPr>
    </w:p>
    <w:p w14:paraId="5A9204D2" w14:textId="77777777" w:rsidR="00F7140F" w:rsidRPr="00AD0CC1" w:rsidRDefault="00F7140F" w:rsidP="00D70E63">
      <w:pPr>
        <w:spacing w:line="360" w:lineRule="auto"/>
        <w:jc w:val="both"/>
        <w:rPr>
          <w:rFonts w:ascii="Times New Roman" w:eastAsia="Times New Roman" w:hAnsi="Times New Roman" w:cs="Times New Roman"/>
          <w:sz w:val="24"/>
          <w:szCs w:val="24"/>
          <w:u w:val="single"/>
        </w:rPr>
      </w:pPr>
    </w:p>
    <w:p w14:paraId="0D76821E" w14:textId="77777777" w:rsidR="001E3EC6" w:rsidRPr="00AD0CC1" w:rsidRDefault="001E3EC6" w:rsidP="00E047A5">
      <w:pPr>
        <w:spacing w:line="360" w:lineRule="auto"/>
        <w:jc w:val="both"/>
        <w:rPr>
          <w:rFonts w:ascii="Times New Roman" w:eastAsia="Times New Roman" w:hAnsi="Times New Roman" w:cs="Times New Roman"/>
          <w:sz w:val="24"/>
          <w:szCs w:val="24"/>
          <w:u w:val="single"/>
        </w:rPr>
      </w:pPr>
    </w:p>
    <w:p w14:paraId="71E8DDA9" w14:textId="77777777" w:rsidR="00084648" w:rsidRPr="00AD0CC1" w:rsidRDefault="00084648" w:rsidP="00E047A5">
      <w:pPr>
        <w:pStyle w:val="Heading1"/>
        <w:spacing w:line="360" w:lineRule="auto"/>
        <w:jc w:val="center"/>
        <w:rPr>
          <w:rFonts w:ascii="Times New Roman" w:hAnsi="Times New Roman" w:cs="Times New Roman"/>
          <w:b/>
          <w:bCs/>
          <w:color w:val="auto"/>
          <w:sz w:val="28"/>
          <w:szCs w:val="28"/>
        </w:rPr>
      </w:pPr>
      <w:bookmarkStart w:id="205" w:name="_Toc199480643"/>
      <w:bookmarkStart w:id="206" w:name="_Toc149126634"/>
      <w:r w:rsidRPr="00AD0CC1">
        <w:rPr>
          <w:rFonts w:ascii="Times New Roman" w:hAnsi="Times New Roman" w:cs="Times New Roman"/>
          <w:b/>
          <w:bCs/>
          <w:color w:val="auto"/>
          <w:sz w:val="28"/>
          <w:szCs w:val="28"/>
        </w:rPr>
        <w:t>Chapter 3: The need for ecological studies in social species</w:t>
      </w:r>
      <w:bookmarkEnd w:id="205"/>
    </w:p>
    <w:bookmarkEnd w:id="206"/>
    <w:p w14:paraId="0D8C83B9" w14:textId="77777777" w:rsidR="00084648" w:rsidRPr="00AD0CC1" w:rsidRDefault="00084648" w:rsidP="00D70E63">
      <w:pPr>
        <w:spacing w:line="360" w:lineRule="auto"/>
        <w:jc w:val="both"/>
        <w:rPr>
          <w:rFonts w:ascii="Times New Roman" w:hAnsi="Times New Roman" w:cs="Times New Roman"/>
          <w:b/>
          <w:bCs/>
          <w:sz w:val="24"/>
          <w:szCs w:val="24"/>
        </w:rPr>
      </w:pPr>
    </w:p>
    <w:p w14:paraId="62A61643" w14:textId="157049D0" w:rsidR="00084648" w:rsidRPr="00AD0CC1" w:rsidRDefault="00E5171E" w:rsidP="00E047A5">
      <w:pPr>
        <w:pStyle w:val="Heading2"/>
        <w:spacing w:line="360" w:lineRule="auto"/>
        <w:jc w:val="both"/>
        <w:rPr>
          <w:rFonts w:ascii="Times New Roman" w:hAnsi="Times New Roman" w:cs="Times New Roman"/>
          <w:b/>
          <w:bCs/>
          <w:color w:val="auto"/>
          <w:sz w:val="24"/>
          <w:szCs w:val="24"/>
        </w:rPr>
      </w:pPr>
      <w:bookmarkStart w:id="207" w:name="_Toc199480644"/>
      <w:r w:rsidRPr="00AD0CC1">
        <w:rPr>
          <w:rFonts w:ascii="Times New Roman" w:hAnsi="Times New Roman" w:cs="Times New Roman"/>
          <w:b/>
          <w:bCs/>
          <w:color w:val="auto"/>
          <w:sz w:val="24"/>
          <w:szCs w:val="24"/>
        </w:rPr>
        <w:t xml:space="preserve">3.1 </w:t>
      </w:r>
      <w:r w:rsidR="00084648" w:rsidRPr="00AD0CC1">
        <w:rPr>
          <w:rFonts w:ascii="Times New Roman" w:hAnsi="Times New Roman" w:cs="Times New Roman"/>
          <w:b/>
          <w:bCs/>
          <w:color w:val="auto"/>
          <w:sz w:val="24"/>
          <w:szCs w:val="24"/>
        </w:rPr>
        <w:t>Introduction</w:t>
      </w:r>
      <w:bookmarkEnd w:id="207"/>
    </w:p>
    <w:p w14:paraId="18B1022D" w14:textId="2332255D" w:rsidR="00084648" w:rsidRPr="00AD0CC1" w:rsidRDefault="00084648" w:rsidP="00294ABB">
      <w:pPr>
        <w:spacing w:line="360" w:lineRule="auto"/>
        <w:jc w:val="both"/>
        <w:rPr>
          <w:rFonts w:ascii="Times New Roman" w:eastAsia="Times New Roman" w:hAnsi="Times New Roman" w:cs="Times New Roman"/>
          <w:sz w:val="24"/>
          <w:szCs w:val="24"/>
        </w:rPr>
      </w:pPr>
      <w:r w:rsidRPr="00AD0CC1">
        <w:rPr>
          <w:rFonts w:ascii="Times New Roman" w:hAnsi="Times New Roman" w:cs="Times New Roman"/>
          <w:sz w:val="24"/>
          <w:szCs w:val="24"/>
        </w:rPr>
        <w:t xml:space="preserve">Sociality is widely observed in the animal kingdom, and it has been documented that social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enhances learning </w:t>
      </w:r>
      <w:r w:rsidRPr="00AD0CC1">
        <w:rPr>
          <w:rFonts w:ascii="Times New Roman" w:eastAsia="Times New Roman" w:hAnsi="Times New Roman" w:cs="Times New Roman"/>
          <w:sz w:val="24"/>
          <w:szCs w:val="24"/>
        </w:rPr>
        <w:t xml:space="preserve">(Aikens et al. 2022). From migration to mating and chick-rearing, sociality seems to bring benefits to all individuals in the group. While the role of sociality in grouping is still not fully understood, is increasingly recognized that many birds and mammals live in social systems that are structured by long-term affiliative and agonistic relations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{"citationID":"xTEFIuOx","properties":{"formattedCitation":"(Kappeler, 2019; Massen, 2018)","plainCitation":"(Kappeler, 2019; Massen, 2018)","noteIndex":0},"citationItems":[{"id":782,"uris":["http://zotero.org/users/6254983/items/Y3LQ92D9"],"itemData":{"id":782,"type":"article-journal","container-title":"Behavioral Ecology and Sociobiology","DOI":"10.1007/s00265-018-2601-8","ISSN":"0340-5443, 1432-0762","issue":"1","journalAbbreviation":"Behav Ecol Sociobiol","language":"en","page":"13","source":"DOI.org (Crossref)","title":"A framework for studying social complexity","volume":"73","author":[{"family":"Kappeler","given":"Peter M."}],"issued":{"date-parts":[["2019",1]]}}},{"id":781,"uris":["http://zotero.org/users/6254983/items/JGZVNT2H"],"itemData":{"id":781,"type":"chapter","container-title":"Encyclopedia of Animal Cognition and Behavior","event-place":"Cham","ISBN":"978-3-319-47829-6","language":"en","note":"DOI: 10.1007/978-3-319-47829-6_1899-1","page":"1-6","publisher":"Springer International Publishing","publisher-place":"Cham","source":"DOI.org (Crossref)","title":"Friendships in Animals","URL":"http://link.springer.com/10.1007/978-3-319-47829-6_1899-1","editor":[{"family":"Vonk","given":"Jennifer"},{"family":"Shackelford","given":"Todd"}],"author":[{"family":"Massen","given":"Jorg J.M."}],"accessed":{"date-parts":[["2025",5,3]]},"issued":{"date-parts":[["2018"]]}}}],"schema":"https://github.com/citation-style-language/schema/raw/master/csl-citation.json"}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(Kappeler, 2019; Massen, 2018)</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Feeding in groups is a foraging strategy that brings numerous benefits to group members, such as increasing the likelihood of locating food and enhancing vigilance for predator detection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{"citationID":"e9frlXGe","properties":{"formattedCitation":"(Marinero et al., 2018)","plainCitation":"(Marinero et al., 2018)","noteIndex":0},"citationItems":[{"id":187,"uris":["http://zotero.org/users/6254983/items/USXYPI2G"],"itemData":{"id":187,"type":"article-journal","container-title":"PLOS ONE","DOI":"10.1371/journal.pone.0205197","ISSN":"1932-6203","issue":"10","journalAbbreviation":"PLoS ONE","language":"en","page":"e0205197","source":"DOI.org (Crossref)","title":"Pigmentation and not only sex and age of individuals affects despotism in the Andean condor","volume":"13","author":[{"family":"Marinero","given":"Nancy V."},{"family":"Cailly-Arnulphi","given":"Verónica B."},{"family":"Lambertucci","given":"Sergio A."},{"family":"Borghi","given":"Carlos E."}],"editor":[{"family":"Margalida","given":"Antoni"}],"issued":{"date-parts":[["2018",10,24]]}}}],"schema":"https://github.com/citation-style-language/schema/raw/master/csl-citation.json"}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(Marinero et al., 2018)</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These benefits may increase survival of individuals and overall fitness. </w:t>
      </w:r>
    </w:p>
    <w:p w14:paraId="59AD3929" w14:textId="698E7920" w:rsidR="00084648" w:rsidRPr="00AD0CC1" w:rsidRDefault="00084648"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Among animals, social grouping has been mainly studied in mammals. Conversely, in birds, these studies are somewhat limited. Among birds, most studies have been conducted in corvids given their notably sociality and cognitive skills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{"citationID":"TY4n4uwi","properties":{"formattedCitation":"(Emery et al., 2007; Emery &amp; Clayton, 2004)","plainCitation":"(Emery et al., 2007; Emery &amp; Clayton, 2004)","noteIndex":0},"citationItems":[{"id":779,"uris":["http://zotero.org/users/6254983/items/S9V2YQ66"],"itemData":{"id":779,"type":"article-journal","abstract":"The ‘social intelligence hypothesis’ was originally conceived to explain how primates may have evolved their superior intellect and large brains when compared with other animals. Although some birds such as corvids may be intellectually comparable to apes, the same relationship between sociality and brain size seen in primates has not been found for birds, possibly suggesting a role for other non-social factors. But bird sociality is different from primate sociality. Most monkeys and apes form stable groups, whereas most birds are monogamous, and only form large flocks outside of the breeding season. Some birds form lifelong pair bonds and these species tend to have the largest brains relative to body size. Some of these species are known for their intellectual abilities (e.g. corvids and parrots), while others are not (e.g. geese and albatrosses). Although socio-ecological factors may explain some of the differences in brain size and intelligence between corvids/parrots and geese/albatrosses, we predict that the type and quality of the bonded relationship is also critical. Indeed, we present empirical evidence that rook and jackdaw partnerships resemble primate and dolphin alliances. Although social interactions within a pair may seem simple on the surface, we argue that cognition may play an important role in the maintenance of long-term relationships, something we name as ‘relationship intelligence’.","container-title":"Philosophical Transactions of the Royal Society B: Biological Sciences","DOI":"10.1098/rstb.2006.1991","ISSN":"0962-8436, 1471-2970","issue":"1480","journalAbbreviation":"Phil. Trans. R. Soc. B","language":"en","license":"https://royalsociety.org/journals/ethics-policies/data-sharing-mining/","page":"489-505","source":"DOI.org (Crossref)","title":"Cognitive adaptations of social bonding in birds","volume":"362","author":[{"family":"Emery","given":"Nathan J"},{"family":"Seed","given":"Amanda M"},{"family":"Von Bayern","given":"Auguste M.P"},{"family":"Clayton","given":"Nicola S"}],"issued":{"date-parts":[["2007",4,29]]}}},{"id":778,"uris":["http://zotero.org/users/6254983/items/8S9TQ7DR"],"itemData":{"id":778,"type":"article-journal","abstract":"Discussions of the evolution of intelligence have focused on monkeys and apes because of their close evolutionary relationship to humans. Other large-brained social animals, such as corvids, also understand their physical and social worlds. Here we review recent studies of tool manufacture, mental time travel, and social cognition in corvids, and suggest that complex cognition depends on a “tool kit” consisting of causal reasoning, flexibility, imagination, and prospection. Because corvids and apes share these cognitive tools, we argue that complex cognitive abilities evolved multiple times in distantly related species with vastly different brain structures in order to solve similar socioecological problems.","container-title":"Science","DOI":"10.1126/science.1098410","ISSN":"0036-8075, 1095-9203","issue":"5703","journalAbbreviation":"Science","language":"en","page":"1903-1907","source":"DOI.org (Crossref)","title":"The Mentality of Crows: Convergent Evolution of Intelligence in Corvids and Apes","title-short":"The Mentality of Crows","volume":"306","author":[{"family":"Emery","given":"Nathan J."},{"family":"Clayton","given":"Nicola S."}],"issued":{"date-parts":[["2004",12,10]]}}}],"schema":"https://github.com/citation-style-language/schema/raw/master/csl-citation.json"}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(Emery et al., 2007; Emery &amp; Clayton, 2004)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Corvids establish strong social relationships and social hierarchies, and they show </w:t>
      </w:r>
      <w:r w:rsidRPr="00AD0CC1">
        <w:rPr>
          <w:rFonts w:ascii="Times New Roman" w:hAnsi="Times New Roman" w:cs="Times New Roman"/>
          <w:sz w:val="24"/>
          <w:szCs w:val="24"/>
        </w:rPr>
        <w:lastRenderedPageBreak/>
        <w:t>sophisticated reasoning and problem-solving abilities. These fascinating features, however, have not been studied in other bird species.</w:t>
      </w:r>
    </w:p>
    <w:p w14:paraId="6576B84D" w14:textId="77777777" w:rsidR="00084648" w:rsidRPr="00AD0CC1" w:rsidRDefault="00084648" w:rsidP="00D70E63">
      <w:pPr>
        <w:spacing w:line="360" w:lineRule="auto"/>
        <w:jc w:val="both"/>
        <w:rPr>
          <w:rFonts w:ascii="Times New Roman" w:hAnsi="Times New Roman" w:cs="Times New Roman"/>
          <w:sz w:val="24"/>
          <w:szCs w:val="24"/>
        </w:rPr>
      </w:pPr>
    </w:p>
    <w:p w14:paraId="16895D15" w14:textId="1946BFC9" w:rsidR="00084648" w:rsidRPr="00AD0CC1" w:rsidRDefault="00084648"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Vultures, just like corvids, are scavengers. Similarly, vultures are also highly social species. Among this group, several species have been documented using communal roosts where several individuals gather for the resting period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{"citationID":"MpJ75Ka2","properties":{"formattedCitation":"(Campbell, 2015; Van Overveld, Gangoso, et al., 2020)","plainCitation":"(Campbell, 2015; Van Overveld, Gangoso, et al., 2020)","noteIndex":0},"citationItems":[{"id":777,"uris":["http://zotero.org/users/6254983/items/RP385XV6"],"itemData":{"id":777,"type":"book","edition":"0","ISBN":"978-0-429-16158-2","language":"en","note":"DOI: 10.1201/b18638","publisher":"CRC Press","source":"DOI.org (Crossref)","title":"Vultures: Their Evolution, Ecology and Conservation","title-short":"Vultures","URL":"https://www.taylorfrancis.com/books/9781482223620","author":[{"family":"Campbell","given":"Michael O'Neal"}],"accessed":{"date-parts":[["2025",5,3]]},"issued":{"date-parts":[["2015",6,26]]}}},{"id":750,"uris":["http://zotero.org/users/6254983/items/SMQ9JW5Q"],"itemData":{"id":750,"type":"article-journal","container-title":"Behavioral Ecology and Sociobiology","DOI":"10.1007/s00265-020-2807-4","ISSN":"0340-5443, 1432-0762","issue":"2","journalAbbreviation":"Behav Ecol Sociobiol","language":"en","license":"http://www.springer.com/tdm","note":"publisher: Springer Science and Business Media LLC","source":"Crossref","title":"Seasonal grouping dynamics in a territorial vulture: ecological drivers and social consequences","title-short":"Seasonal grouping dynamics in a territorial vulture","URL":"http://link.springer.com/10.1007/s00265-020-2807-4","volume":"74","author":[{"family":"Van Overveld","given":"Thijs"},{"family":"Gangoso","given":"Laura"},{"family":"García-Alfonso","given":"Marina"},{"family":"Bouten","given":"Willem"},{"family":"De La Riva","given":"Manuel"},{"family":"Donázar","given":"José Antonio"}],"accessed":{"date-parts":[["2025",5,1]]},"issued":{"date-parts":[["2020",2]]}}}],"schema":"https://github.com/citation-style-language/schema/raw/master/csl-citation.json"}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(Campbell, 2015; Van Overveld, Gangoso,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as well as individuals gathering around carcasses when foraging. Beyond this example of sociality, there is also research done in despotic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and hierarchies within and across species. For instance, a study conducted in East Africa with seven types of scavenger species showed that there</w:t>
      </w:r>
      <w:r w:rsidR="00193919" w:rsidRPr="00AD0CC1">
        <w:rPr>
          <w:rFonts w:ascii="Times New Roman" w:hAnsi="Times New Roman" w:cs="Times New Roman"/>
          <w:sz w:val="24"/>
          <w:szCs w:val="24"/>
        </w:rPr>
        <w:t xml:space="preserve"> i</w:t>
      </w:r>
      <w:r w:rsidRPr="00AD0CC1">
        <w:rPr>
          <w:rFonts w:ascii="Times New Roman" w:hAnsi="Times New Roman" w:cs="Times New Roman"/>
          <w:sz w:val="24"/>
          <w:szCs w:val="24"/>
        </w:rPr>
        <w:t xml:space="preserve">s niche partitioning between the species in the study system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{"citationID":"xuWSdJRR","properties":{"formattedCitation":"(Kendall, 2013)","plainCitation":"(Kendall, 2013)","noteIndex":0},"citationItems":[{"id":749,"uris":["http://zotero.org/users/6254983/items/REA7PVQC"],"itemData":{"id":749,"type":"article-journal","container-title":"Behavioral Ecology and Sociobiology","DOI":"10.1007/s00265-012-1458-5","ISSN":"0340-5443, 1432-0762","issue":"3","journalAbbreviation":"Behav Ecol Sociobiol","language":"en","license":"http://www.springer.com/tdm","note":"publisher: Springer Science and Business Media LLC","page":"383-393","source":"Crossref","title":"Alternative strategies in avian scavengers: how subordinate species foil the despotic distribution","title-short":"Alternative strategies in avian scavengers","volume":"67","author":[{"family":"Kendall","given":"Corinne J."}],"issued":{"date-parts":[["2013",3]]}}}],"schema":"https://github.com/citation-style-language/schema/raw/master/csl-citation.json"}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(Kendall, 2013)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In concrete, the author found that species that have greatest search efficiency or greater sociality (e.g. Bateleurs, Ruppell’s, Lappet-faced, and White-backed vultures) had access to patches of better quality than their counterparts, hence establishing dominance. Likewise, a study done on Andean Condors (</w:t>
      </w:r>
      <w:r w:rsidRPr="00AD0CC1">
        <w:rPr>
          <w:rFonts w:ascii="Times New Roman" w:hAnsi="Times New Roman" w:cs="Times New Roman"/>
          <w:i/>
          <w:iCs/>
          <w:sz w:val="24"/>
          <w:szCs w:val="24"/>
        </w:rPr>
        <w:t>Vultur gryphus</w:t>
      </w:r>
      <w:r w:rsidRPr="00AD0CC1">
        <w:rPr>
          <w:rFonts w:ascii="Times New Roman" w:hAnsi="Times New Roman" w:cs="Times New Roman"/>
          <w:sz w:val="24"/>
          <w:szCs w:val="24"/>
        </w:rPr>
        <w:t xml:space="preserve">) shows that sex, age and pigmentation drive hierarchy in this highly despotic species. As seen above, while sociality may benefit individuals in a group, it may also increase competition in the group for food resources, which is particularly important when resources are limited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{"citationID":"i5O7wIJQ","properties":{"formattedCitation":"(Moreno-Opo et al., 2020)","plainCitation":"(Moreno-Opo et al., 2020)","noteIndex":0},"citationItems":[{"id":755,"uris":["http://zotero.org/users/6254983/items/VZJFBCEF"],"itemData":{"id":755,"type":"article-journal","abstract":"AbstractCompetition for limiting natural resources generates complex networks of relationships between individuals, both at the intra- and interspecific levels, establishing hierarchical scenarios among different population groups. Within obligate scavengers, and especially in vultures, the coevolutionary mechanisms operating during carrion exploitation are highly specialized and determined in part by agonistic behavior resulting in intra-guild hierarchies. This paper revisits the behavioral and hierarchical organization within the guild of European vultures, on the basis of their agonistic activities during carrion exploitation. We used a dataset distilled from high-quality videorecordings of competitive interactions among the four European vulture species during feeding events. We found a despotic dominance gradient from the larger species to smaller ones, and from the adults to subadults and juveniles, following an age and body size-based linear pattern. The four studied species, and to some extent age classes, show despotic dominance and organization of their guild exerting differential selection to different parts of the carrion. The abundance of these parts could ultimately condition the level of agonistic interactions. We discuss the behavioral organization and the relationship of hierarchies according to the feeding behavior and prey selection, by comparing with other scavenger guilds.","container-title":"Scientific Reports","DOI":"10.1038/s41598-020-59387-4","ISSN":"2045-2322","issue":"1","journalAbbreviation":"Sci Rep","language":"en","license":"https://creativecommons.org/licenses/by/4.0","note":"publisher: Springer Science and Business Media LLC","source":"Crossref","title":"Larger size and older age confer competitive advantage: dominance hierarchy within European vulture guild","title-short":"Larger size and older age confer competitive advantage","URL":"https://www.nature.com/articles/s41598-020-59387-4","volume":"10","author":[{"family":"Moreno-Opo","given":"Rubén"},{"family":"Trujillano","given":"Ana"},{"family":"Margalida","given":"Antoni"}],"accessed":{"date-parts":[["2025",5,1]]},"issued":{"date-parts":[["2020",2,12]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(Moreno-Opo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w:t>
      </w:r>
    </w:p>
    <w:p w14:paraId="2EC4B2D1" w14:textId="77777777" w:rsidR="00084648" w:rsidRPr="00AD0CC1" w:rsidRDefault="00084648" w:rsidP="00D70E63">
      <w:pPr>
        <w:spacing w:line="360" w:lineRule="auto"/>
        <w:jc w:val="both"/>
        <w:rPr>
          <w:rFonts w:ascii="Times New Roman" w:hAnsi="Times New Roman" w:cs="Times New Roman"/>
          <w:b/>
          <w:bCs/>
          <w:sz w:val="24"/>
          <w:szCs w:val="24"/>
        </w:rPr>
      </w:pPr>
    </w:p>
    <w:p w14:paraId="4B0CBAA4" w14:textId="57B92B62" w:rsidR="00084648" w:rsidRPr="00AD0CC1" w:rsidRDefault="00E5171E" w:rsidP="00E047A5">
      <w:pPr>
        <w:pStyle w:val="Heading2"/>
        <w:spacing w:line="360" w:lineRule="auto"/>
        <w:jc w:val="both"/>
        <w:rPr>
          <w:rFonts w:ascii="Times New Roman" w:hAnsi="Times New Roman" w:cs="Times New Roman"/>
          <w:b/>
          <w:bCs/>
          <w:color w:val="auto"/>
          <w:sz w:val="24"/>
          <w:szCs w:val="24"/>
        </w:rPr>
      </w:pPr>
      <w:bookmarkStart w:id="208" w:name="_Toc199480645"/>
      <w:r w:rsidRPr="00AD0CC1">
        <w:rPr>
          <w:rFonts w:ascii="Times New Roman" w:hAnsi="Times New Roman" w:cs="Times New Roman"/>
          <w:b/>
          <w:bCs/>
          <w:color w:val="auto"/>
          <w:sz w:val="24"/>
          <w:szCs w:val="24"/>
        </w:rPr>
        <w:t xml:space="preserve">3.2 </w:t>
      </w:r>
      <w:r w:rsidR="00084648" w:rsidRPr="00AD0CC1">
        <w:rPr>
          <w:rFonts w:ascii="Times New Roman" w:hAnsi="Times New Roman" w:cs="Times New Roman"/>
          <w:b/>
          <w:bCs/>
          <w:color w:val="auto"/>
          <w:sz w:val="24"/>
          <w:szCs w:val="24"/>
        </w:rPr>
        <w:t>Why vultures?</w:t>
      </w:r>
      <w:bookmarkEnd w:id="208"/>
    </w:p>
    <w:p w14:paraId="426100B1" w14:textId="060B63B9" w:rsidR="00084648" w:rsidRPr="00AD0CC1" w:rsidRDefault="00084648" w:rsidP="00294ABB">
      <w:pPr>
        <w:spacing w:line="360" w:lineRule="auto"/>
        <w:jc w:val="both"/>
        <w:rPr>
          <w:rFonts w:ascii="Times New Roman" w:eastAsia="Times New Roman" w:hAnsi="Times New Roman" w:cs="Times New Roman"/>
          <w:sz w:val="24"/>
          <w:szCs w:val="24"/>
        </w:rPr>
      </w:pPr>
      <w:r w:rsidRPr="00AD0CC1">
        <w:rPr>
          <w:rFonts w:ascii="Times New Roman" w:hAnsi="Times New Roman" w:cs="Times New Roman"/>
          <w:sz w:val="24"/>
          <w:szCs w:val="24"/>
        </w:rPr>
        <w:t xml:space="preserve">Vultures, unlike corvids, are obligate scavengers. This means that they depend entirely on carrion for their energy supply. Carrion is an ephemeral resource heterogeneously distributed and often limited in space and time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{"citationID":"j0rGmPPj","properties":{"formattedCitation":"(Barton et al., 2013; DeVault et al., 2003; Ostfeld &amp; Keesing, 2000)","plainCitation":"(Barton et al., 2013; DeVault et al., 2003; Ostfeld &amp; Keesing, 2000)","noteIndex":0},"citationItems":[{"id":758,"uris":["http://zotero.org/users/6254983/items/CAZWQMBM"],"itemData":{"id":758,"type":"article-journal","container-title":"Oecologia","DOI":"10.1007/s00442-012-2460-3","ISSN":"0029-8549, 1432-1939","issue":"4","language":"en","license":"http://www.springer.com/tdm","note":"publisher: Springer Science and Business Media LLC","page":"761-772","source":"Crossref","title":"The role of carrion in maintaining biodiversity and ecological processes in terrestrial ecosystems","volume":"171","author":[{"family":"Barton","given":"Philip S."},{"family":"Cunningham","given":"Saul A."},{"family":"Lindenmayer","given":"David B."},{"family":"Manning","given":"Adrian D."}],"issued":{"date-parts":[["2013",4]]}}},{"id":754,"uris":["http://zotero.org/users/6254983/items/B2HB4G39"],"itemData":{"id":754,"type":"article-journal","abstract":"Carrion use by terrestrial vertebrates is much more prevalent than conventional theory implies, and, rather than a curiosity of animal behavior, is a key ecological process that must be accounted for. Human aversion to rotted substances and difficulties associated with identifying scavenged material in studies of food habits have contributed to the relative lack of information concerning scavenging behavior in vertebrates. Several lines of evidence, however, suggest that carrion resources are more extensively used by vertebrates than has been widely assumed: 1) a substantial number of animals die from causes other than predation and become available to scavengers, 2) a wide variety of vertebrate scavengers, rather than microbes or arthropods, consume most available carcasses, and 3) intense competition exists between vertebrate scavengers and decomposers, especially in warm climates. Although vultures are best adapted to use carrion, nearly all vertebrate predators are also scavengers to some extent. The costs and benefits associated with carrion use influences the evolution of scavenging behavior in vertebrates, resulting in a continuum of facultative scavengers that use carrion to varying degrees. The realized usage of carrion by a vertebrate species is influenced by the speed and efficiency with which it forages, its visual and olfactory abilities, and its capacity for detoxifying products of decomposition. A deeper understanding of carrion use by facultative scavengers will improve our knowledge of community and ecosystem processes, especially the flow of energy through food webs.","container-title":"Oikos","DOI":"10.1034/j.1600-0706.2003.12378.x","ISSN":"0030-1299, 1600-0706","issue":"2","language":"en","license":"http://onlinelibrary.wiley.com/termsAndConditions#vor","note":"publisher: Wiley","page":"225-234","source":"Crossref","title":"Scavenging by vertebrates: behavioral, ecological, and evolutionary perspectives on an important energy transfer pathway in terrestrial ecosystems","title-short":"Scavenging by vertebrates","volume":"102","author":[{"family":"DeVault","given":"Travis L."},{"family":"Rhodes, Jr.","given":"Olin E."},{"family":"Shivik","given":"John A."}],"issued":{"date-parts":[["2003",8]]}}},{"id":757,"uris":["http://zotero.org/users/6254983/items/MTCKQGZZ"],"itemData":{"id":757,"type":"article-journal","container-title":"Trends in Ecology &amp; Evolution","DOI":"10.1016/s0169-5347(00)01862-0","ISSN":"0169-5347","issue":"6","language":"en","license":"https://www.elsevier.com/tdm/userlicense/1.0/","note":"publisher: Elsevier BV","page":"232-237","source":"Crossref","title":"Pulsed resources and community dynamics of consumers in terrestrial ecosystems","volume":"15","author":[{"family":"Ostfeld","given":"Richard S."},{"family":"Keesing","given":"Felicia"}],"issued":{"date-parts":[["2000",6]]}}}],"schema":"https://github.com/citation-style-language/schema/raw/master/csl-citation.json"}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(Barton et al., 2013; DeVault et al., 2003; Ostfeld &amp; Keesing, 2000)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Because of its scattered and unpredictable nature, competition at these feeding sites is high with agonistic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and hierarchies established. Interestingly, this high competition has in turn led to the evolution of specific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s to reduce competition for resources such that the community finds balance. Such mechanisms include niche segregation among the different species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{"citationID":"Yhpd155V","properties":{"formattedCitation":"(Savolainen et al., 1988; Schuette et al., 2013)","plainCitation":"(Savolainen et al., 1988; Schuette et al., 2013)","noteIndex":0},"citationItems":[{"id":774,"uris":["http://zotero.org/users/6254983/items/AFBNJD4Z"],"itemData":{"id":774,"type":"article-journal","container-title":"Oikos","DOI":"10.2307/3565636","ISSN":"00301299","issue":"2","journalAbbreviation":"Oikos","page":"135","source":"DOI.org (Crossref)","title":"A Competition Hierarchy among Boreal Ants: Impact on Resource Partitioning and Community Structure","title-short":"A Competition Hierarchy among Boreal Ants","volume":"51","author":[{"family":"Savolainen","given":"Riitta"},{"family":"Vepsäläinen","given":"Kari"},{"family":"Vepsalainen","given":"Kari"}],"issued":{"date-parts":[["1988",2]]}}},{"id":775,"uris":["http://zotero.org/users/6254983/items/Y2T6IWLC"],"itemData":{"id":775,"type":"article-journal","container-title":"Biological Conservation","DOI":"10.1016/j.biocon.2012.08.008","ISSN":"00063207","journalAbbreviation":"Biological Conservation","language":"en","license":"https://www.elsevier.com/tdm/userlicense/1.0/","page":"301-312","source":"DOI.org (Crossref)","title":"Occupancy patterns and niche partitioning within a diverse carnivore community exposed to anthropogenic pressures","volume":"158","author":[{"family":"Schuette","given":"Paul"},{"family":"Wagner","given":"Aaron P."},{"family":"Wagner","given":"Meredith E."},{"family":"Creel","given":"Scott"}],"issued":{"date-parts":[["2013",2]]}}}],"schema":"https://github.com/citation-style-language/schema/raw/master/csl-citation.json"}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(Savolainen et al., 1988; Schuette et al., 2013)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Albeit, when dominance is established in individuals of the same species, niche partitioning becomes less likely. From a conservation point of view, this is important two reasons. First, if resources are limited, population may select in favor of adult individuals, which may decrease juvenile recruitment thereby impacting the population </w:t>
      </w:r>
      <w:r w:rsidRPr="00AD0CC1">
        <w:rPr>
          <w:rFonts w:ascii="Times New Roman" w:hAnsi="Times New Roman" w:cs="Times New Roman"/>
          <w:sz w:val="24"/>
          <w:szCs w:val="24"/>
        </w:rPr>
        <w:lastRenderedPageBreak/>
        <w:t xml:space="preserve">fitness. Second, if resource partitioning does not occur within a species or a guild and individuals are forced to gather around one resource, a significant portion of the population may be </w:t>
      </w:r>
      <w:r w:rsidRPr="00AD0CC1">
        <w:rPr>
          <w:rFonts w:ascii="Times New Roman" w:eastAsia="Times New Roman" w:hAnsi="Times New Roman" w:cs="Times New Roman"/>
          <w:sz w:val="24"/>
          <w:szCs w:val="24"/>
        </w:rPr>
        <w:t>prone to threats while feeding.</w:t>
      </w:r>
    </w:p>
    <w:p w14:paraId="1E645B59" w14:textId="77777777" w:rsidR="00084648" w:rsidRPr="00AD0CC1" w:rsidRDefault="00084648" w:rsidP="00D70E63">
      <w:pPr>
        <w:spacing w:line="360" w:lineRule="auto"/>
        <w:jc w:val="both"/>
        <w:rPr>
          <w:rFonts w:ascii="Times New Roman" w:hAnsi="Times New Roman" w:cs="Times New Roman"/>
          <w:b/>
          <w:bCs/>
          <w:sz w:val="24"/>
          <w:szCs w:val="24"/>
        </w:rPr>
      </w:pPr>
    </w:p>
    <w:p w14:paraId="2E886634" w14:textId="77777777" w:rsidR="00C13CCF" w:rsidRPr="00AD0CC1" w:rsidRDefault="00C13CCF" w:rsidP="00C13CCF">
      <w:pPr>
        <w:spacing w:line="360" w:lineRule="auto"/>
        <w:ind w:firstLine="720"/>
        <w:jc w:val="both"/>
        <w:rPr>
          <w:rFonts w:ascii="Times New Roman" w:eastAsia="Times New Roman" w:hAnsi="Times New Roman" w:cs="Times New Roman"/>
          <w:sz w:val="24"/>
          <w:szCs w:val="24"/>
        </w:rPr>
      </w:pPr>
      <w:commentRangeStart w:id="209"/>
      <w:r w:rsidRPr="00AD0CC1">
        <w:rPr>
          <w:rFonts w:ascii="Times New Roman" w:eastAsia="Times New Roman" w:hAnsi="Times New Roman" w:cs="Times New Roman"/>
          <w:sz w:val="24"/>
          <w:szCs w:val="24"/>
          <w:highlight w:val="yellow"/>
        </w:rPr>
        <w:t>Here, vultures are an interesting system for several reasons. First, their unique feeding habits, since they are the only terrestrial vertebrate that is an obligate carrion consumer (</w:t>
      </w:r>
      <w:r w:rsidRPr="00AD0CC1">
        <w:rPr>
          <w:rFonts w:ascii="Times New Roman" w:hAnsi="Times New Roman" w:cs="Times New Roman"/>
          <w:sz w:val="24"/>
          <w:szCs w:val="24"/>
          <w:highlight w:val="yellow"/>
        </w:rPr>
        <w:t>van Overveld et al. 2020)</w:t>
      </w:r>
      <w:r w:rsidRPr="00AD0CC1">
        <w:rPr>
          <w:rFonts w:ascii="Times New Roman" w:eastAsia="Times New Roman" w:hAnsi="Times New Roman" w:cs="Times New Roman"/>
          <w:sz w:val="24"/>
          <w:szCs w:val="24"/>
          <w:highlight w:val="yellow"/>
        </w:rPr>
        <w:t>, second, because both New World Vultures and Old World Vultures – two independent lineages- converged to similar foraging habits (Van Overveld et al. 2022), and third, most- if not all- vulture species present some degree of social behaviour with shared communal roosts among individuals.</w:t>
      </w:r>
      <w:r w:rsidRPr="00AD0CC1">
        <w:rPr>
          <w:rFonts w:ascii="Times New Roman" w:eastAsia="Times New Roman" w:hAnsi="Times New Roman" w:cs="Times New Roman"/>
          <w:sz w:val="24"/>
          <w:szCs w:val="24"/>
        </w:rPr>
        <w:t xml:space="preserve"> </w:t>
      </w:r>
      <w:commentRangeEnd w:id="209"/>
      <w:r w:rsidRPr="00AD0CC1">
        <w:rPr>
          <w:rStyle w:val="CommentReference"/>
        </w:rPr>
        <w:commentReference w:id="209"/>
      </w:r>
    </w:p>
    <w:p w14:paraId="6EB3F4F6" w14:textId="4BF759F3" w:rsidR="00C13CCF" w:rsidRPr="00AD0CC1" w:rsidRDefault="00EB5434" w:rsidP="00D70E63">
      <w:pPr>
        <w:spacing w:line="360" w:lineRule="auto"/>
        <w:jc w:val="both"/>
        <w:rPr>
          <w:rFonts w:ascii="Times New Roman" w:hAnsi="Times New Roman" w:cs="Times New Roman"/>
          <w:b/>
          <w:bCs/>
          <w:sz w:val="24"/>
          <w:szCs w:val="24"/>
          <w:highlight w:val="yellow"/>
        </w:rPr>
      </w:pPr>
      <w:r w:rsidRPr="00AD0CC1">
        <w:rPr>
          <w:rFonts w:ascii="Times New Roman" w:hAnsi="Times New Roman" w:cs="Times New Roman"/>
          <w:b/>
          <w:bCs/>
          <w:sz w:val="24"/>
          <w:szCs w:val="24"/>
          <w:highlight w:val="yellow"/>
        </w:rPr>
        <w:t>ALSO USE THIS PAPER:</w:t>
      </w:r>
    </w:p>
    <w:p w14:paraId="7634E0D7" w14:textId="7EF4D060" w:rsidR="00EB5434" w:rsidRPr="00AD0CC1" w:rsidRDefault="00FE6915" w:rsidP="00D70E63">
      <w:pPr>
        <w:spacing w:line="360" w:lineRule="auto"/>
        <w:jc w:val="both"/>
        <w:rPr>
          <w:rFonts w:ascii="Times New Roman" w:hAnsi="Times New Roman" w:cs="Times New Roman"/>
          <w:b/>
          <w:bCs/>
          <w:sz w:val="24"/>
          <w:szCs w:val="24"/>
        </w:rPr>
      </w:pPr>
      <w:hyperlink r:id="rId19" w:history="1">
        <w:r w:rsidR="00EB5434" w:rsidRPr="00AD0CC1">
          <w:rPr>
            <w:rStyle w:val="Hyperlink"/>
            <w:rFonts w:ascii="Times New Roman" w:hAnsi="Times New Roman" w:cs="Times New Roman"/>
            <w:b/>
            <w:bCs/>
            <w:sz w:val="24"/>
            <w:szCs w:val="24"/>
            <w:highlight w:val="yellow"/>
          </w:rPr>
          <w:t>https://onlinelibrary.wiley.com/doi/full/10.1111/brv.13089</w:t>
        </w:r>
      </w:hyperlink>
      <w:r w:rsidR="00EB5434" w:rsidRPr="00AD0CC1">
        <w:rPr>
          <w:rFonts w:ascii="Times New Roman" w:hAnsi="Times New Roman" w:cs="Times New Roman"/>
          <w:b/>
          <w:bCs/>
          <w:sz w:val="24"/>
          <w:szCs w:val="24"/>
        </w:rPr>
        <w:t xml:space="preserve"> </w:t>
      </w:r>
    </w:p>
    <w:p w14:paraId="0B111F08" w14:textId="79CBE9F6" w:rsidR="00084648" w:rsidRPr="00AD0CC1" w:rsidRDefault="00E5171E" w:rsidP="00E047A5">
      <w:pPr>
        <w:pStyle w:val="Heading2"/>
        <w:spacing w:line="360" w:lineRule="auto"/>
        <w:jc w:val="both"/>
        <w:rPr>
          <w:rFonts w:ascii="Times New Roman" w:hAnsi="Times New Roman" w:cs="Times New Roman"/>
          <w:b/>
          <w:bCs/>
          <w:color w:val="auto"/>
          <w:sz w:val="24"/>
          <w:szCs w:val="24"/>
        </w:rPr>
      </w:pPr>
      <w:bookmarkStart w:id="210" w:name="_Toc199480646"/>
      <w:r w:rsidRPr="00AD0CC1">
        <w:rPr>
          <w:rFonts w:ascii="Times New Roman" w:hAnsi="Times New Roman" w:cs="Times New Roman"/>
          <w:b/>
          <w:bCs/>
          <w:color w:val="auto"/>
          <w:sz w:val="24"/>
          <w:szCs w:val="24"/>
        </w:rPr>
        <w:t xml:space="preserve">3.3 </w:t>
      </w:r>
      <w:r w:rsidR="00084648" w:rsidRPr="00AD0CC1">
        <w:rPr>
          <w:rFonts w:ascii="Times New Roman" w:hAnsi="Times New Roman" w:cs="Times New Roman"/>
          <w:b/>
          <w:bCs/>
          <w:color w:val="auto"/>
          <w:sz w:val="24"/>
          <w:szCs w:val="24"/>
        </w:rPr>
        <w:t>A note on the Information Center Hypothesis</w:t>
      </w:r>
      <w:bookmarkEnd w:id="210"/>
    </w:p>
    <w:p w14:paraId="73D72F53" w14:textId="7ACB8A05" w:rsidR="00084648" w:rsidRPr="00AD0CC1" w:rsidRDefault="00084648" w:rsidP="003F571A">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 xml:space="preserve">In Chapter </w:t>
      </w:r>
      <w:r w:rsidR="00833658" w:rsidRPr="00AD0CC1">
        <w:rPr>
          <w:rFonts w:ascii="Times New Roman" w:hAnsi="Times New Roman" w:cs="Times New Roman"/>
          <w:sz w:val="24"/>
          <w:szCs w:val="24"/>
        </w:rPr>
        <w:t>2,</w:t>
      </w:r>
      <w:r w:rsidR="00DE0C17" w:rsidRPr="00AD0CC1">
        <w:rPr>
          <w:rFonts w:ascii="Times New Roman" w:hAnsi="Times New Roman" w:cs="Times New Roman"/>
          <w:sz w:val="24"/>
          <w:szCs w:val="24"/>
        </w:rPr>
        <w:t xml:space="preserve"> I </w:t>
      </w:r>
      <w:r w:rsidRPr="00AD0CC1">
        <w:rPr>
          <w:rFonts w:ascii="Times New Roman" w:hAnsi="Times New Roman" w:cs="Times New Roman"/>
          <w:sz w:val="24"/>
          <w:szCs w:val="24"/>
        </w:rPr>
        <w:t xml:space="preserve">highlighted the importance of communal roosts as a place where individuals gain access to location of food sources, as explained by the Information Center Hypothesis. It is important to say that the information transfer is usually unintentional. This is relevant because transferring information about a food source location does not inform about the quality of the resource itself. If individuals are foraging on suboptimal food sources and other individuals in the roost follow, this could have a severe impact at a population level. Several roosts for vultures are located near anthropogenic food sources like garbage dumps given their greater predictability such that it is less energetically costly to access food, despite its poor quality. Noteworthy, vultures are among the most threatened group of birds in the world, most species showing steep declines in their population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{"citationID":"jNZaWXBO","properties":{"formattedCitation":"(McClure et al., 2018)","plainCitation":"(McClure et al., 2018)","noteIndex":0},"citationItems":[{"id":759,"uris":["http://zotero.org/users/6254983/items/NJUG2ZYB"],"itemData":{"id":759,"type":"article-journal","container-title":"Biological Conservation","DOI":"10.1016/j.biocon.2018.08.012","ISSN":"00063207","journalAbbreviation":"Biological Conservation","language":"en","page":"390-402","source":"DOI.org (Crossref)","title":"State of the world's raptors: Distributions, threats, and conservation recommendations","title-short":"State of the world's raptors","volume":"227","author":[{"family":"McClure","given":"Christopher J.W."},{"family":"Westrip","given":"James R.S."},{"family":"Johnson","given":"Jeff A."},{"family":"Schulwitz","given":"Sarah E."},{"family":"Virani","given":"Munir Z."},{"family":"Davies","given":"Robert"},{"family":"Symes","given":"Andrew"},{"family":"Wheatley","given":"Hannah"},{"family":"Thorstrom","given":"Russell"},{"family":"Amar","given":"Arjun"},{"family":"Buij","given":"Ralph"},{"family":"Jones","given":"Victoria R."},{"family":"Williams","given":"Nick P."},{"family":"Buechley","given":"Evan R."},{"family":"Butchart","given":"Stuart H.M."}],"issued":{"date-parts":[["2018",11]]}}}],"schema":"https://github.com/citation-style-language/schema/raw/master/csl-citation.json"}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(McClure et al., 2018)</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Notably, these declines are exacerbated due to their gregarious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When individuals follow others and forage together at a single carcass, it amplifies the risk of mass mortality when the carcass is poisoned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{"citationID":"uWg5tqto","properties":{"formattedCitation":"(D. Ogada et al., 2016; D. L. Ogada, 2014; Santangeli et al., 2016)","plainCitation":"(D. Ogada et al., 2016; D. L. Ogada, 2014; Santangeli et al., 2016)","noteIndex":0},"citationItems":[{"id":770,"uris":["http://zotero.org/users/6254983/items/FG7FJQC4"],"itemData":{"id":770,"type":"article-journal","abstract":"Poisons have long been used to kill wildlife throughout the world. An evolution has occurred from the use of plant‐ and animal‐based toxins to synthetic pesticides to kill wildlife, a method that is silent, cheap, easy, and effective. The use of pesticides to poison wildlife began in southern Africa, and predator populations were widely targeted and eliminated. A steep increase has recently been observed in the intensity of wildlife poisonings, with corresponding population declines. However, the majority of poisonings go unreported. Under national laws, it is illegal to hunt wildlife using poisons in 83% of African countries. Pesticide regulations are inadequate, and enforcement of existing legislation is poor. Few countries have forensic field protocols, and most lack storage and testing facilities. Methods used to poison wildlife include baiting carcasses, soaking grains in pesticide solution, mixing pesticides to form salt licks, and tainting waterholes. Carbofuran is the most widely abused pesticide in Africa. Common reasons for poisoning are control of damage‐causing animals, harvesting fish and bushmeat, harvesting animals for traditional medicine, poaching for wildlife products, and killing wildlife sentinels (e.g., vultures because their aerial circling alerts authorities to poachers’ activities). Populations of scavengers, particularly vultures, have been decimated by poisoning. Recommendations include banning pesticides, improving pesticide regulations and controlling distribution, better enforcement and stiffer penalties for offenders, increasing international support and awareness, and developing regional pesticide centers.","container-title":"Annals of the New York Academy of Sciences","DOI":"10.1111/nyas.12405","ISSN":"0077-8923, 1749-6632","issue":"1","journalAbbreviation":"Annals of the New York Academy of Sciences","language":"en","license":"http://onlinelibrary.wiley.com/termsAndConditions#vor","page":"1-20","source":"DOI.org (Crossref)","title":"The power of poison: pesticide poisoning of Africa's wildlife","title-short":"The power of poison","volume":"1322","author":[{"family":"Ogada","given":"Darcy L."}],"issued":{"date-parts":[["2014",8]]}}},{"id":771,"uris":["http://zotero.org/users/6254983/items/K4UW35QW"],"itemData":{"id":771,"type":"article-journal","abstract":"Abstract\n            \n              Four species of African vultures have been recategorized as Critically Endangered, and two as Endangered, on the IUCN Red List. Their declining status is attributed partly to the impacts of widespread poisoning. Prior to 2012 poisoning of vultures was mostly associated with illegal predator control by livestock farmers, in which vultures were typically unintended victims. More recently, ivory poachers have been using poisons to kill elephants\n              Loxodonta africana\n              or to contaminate their carcasses specifically to eliminate vultures, whose overhead circling might otherwise reveal the poachers’ presence. Between 2012 and 2014 we recorded 11 poaching-related incidents in seven African countries, in which 155 elephants and 2,044 vultures were killed. In at least two incidents the harvesting of vulture body parts (for fetish) may have provided an additional motive. We show that vulture mortality associated with ivory poaching has increased more rapidly than that associated with other poisoning incidents, and now accounts for one-third of all vulture poisonings recorded since 1970. This recent surge in the illegal use of poisons exposes weaknesses in the regulations, for which we propose measures aimed primarily at retail controls. However, because ivory poachers already operate outside any legal framework, African governments require international support in applying more punitive sentencing against mass wildlife poisoning.","container-title":"Oryx","DOI":"10.1017/S0030605315001209","ISSN":"0030-6053, 1365-3008","issue":"4","journalAbbreviation":"Oryx","language":"en","license":"https://www.cambridge.org/core/terms","page":"593-596","source":"DOI.org (Crossref)","title":"Ivory poachers and poison: drivers of Africa's declining vulture populations","title-short":"Ivory poachers and poison","volume":"50","author":[{"family":"Ogada","given":"Darcy"},{"family":"Botha","given":"André"},{"family":"Shaw","given":"Phil"}],"issued":{"date-parts":[["2016",10]]}}},{"id":773,"uris":["http://zotero.org/users/6254983/items/DRCYZXXE"],"itemData":{"id":773,"type":"article-journal","container-title":"Biological Conservation","DOI":"10.1016/j.biocon.2016.10.018","ISSN":"00063207","journalAbbreviation":"Biological Conservation","language":"en","page":"205-211","source":"DOI.org (Crossref)","title":"Understanding, quantifying and mapping the use of poison by commercial farmers in Namibia – Implications for scavengers' conservation and ecosystem health","volume":"204","author":[{"family":"Santangeli","given":"Andrea"},{"family":"Arkumarev","given":"Volen"},{"family":"Rust","given":"Niki"},{"family":"Girardello","given":"Marco"}],"issued":{"date-parts":[["2016",12]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(D. Ogada et al., 2016; D. L. Ogada, 2014; Santangeli et al., 2016)</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Thus, the use of social information when feeding may become an ecological trap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{"citationID":"WREoYNGn","properties":{"formattedCitation":"(Curk et al., 2025)","plainCitation":"(Curk et al., 2025)","noteIndex":0},"citationItems":[{"id":765,"uris":["http://zotero.org/users/6254983/items/VBVZP4UF"],"itemData":{"id":765,"type":"article-journal","container-title":"Ecological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(Curk et al., 2025)</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with cascading effects.</w:t>
      </w:r>
    </w:p>
    <w:p w14:paraId="213F707A" w14:textId="77777777" w:rsidR="00084648" w:rsidRPr="00AD0CC1" w:rsidRDefault="00084648" w:rsidP="00D70E63">
      <w:pPr>
        <w:spacing w:line="360" w:lineRule="auto"/>
        <w:jc w:val="both"/>
        <w:rPr>
          <w:rFonts w:ascii="Times New Roman" w:hAnsi="Times New Roman" w:cs="Times New Roman"/>
          <w:b/>
          <w:bCs/>
          <w:sz w:val="24"/>
          <w:szCs w:val="24"/>
        </w:rPr>
      </w:pPr>
    </w:p>
    <w:p w14:paraId="19CAAC66" w14:textId="0F7E4C5B" w:rsidR="00084648" w:rsidRPr="00AD0CC1" w:rsidRDefault="00EA42AC" w:rsidP="00E047A5">
      <w:pPr>
        <w:pStyle w:val="Heading2"/>
        <w:spacing w:line="360" w:lineRule="auto"/>
        <w:jc w:val="both"/>
        <w:rPr>
          <w:rFonts w:ascii="Times New Roman" w:hAnsi="Times New Roman" w:cs="Times New Roman"/>
          <w:b/>
          <w:bCs/>
          <w:color w:val="auto"/>
          <w:sz w:val="24"/>
          <w:szCs w:val="24"/>
        </w:rPr>
      </w:pPr>
      <w:bookmarkStart w:id="211" w:name="_Toc199480647"/>
      <w:r w:rsidRPr="00AD0CC1">
        <w:rPr>
          <w:rFonts w:ascii="Times New Roman" w:hAnsi="Times New Roman" w:cs="Times New Roman"/>
          <w:b/>
          <w:bCs/>
          <w:color w:val="auto"/>
          <w:sz w:val="24"/>
          <w:szCs w:val="24"/>
        </w:rPr>
        <w:lastRenderedPageBreak/>
        <w:t xml:space="preserve">3.4 </w:t>
      </w:r>
      <w:r w:rsidR="00084648" w:rsidRPr="00AD0CC1">
        <w:rPr>
          <w:rFonts w:ascii="Times New Roman" w:hAnsi="Times New Roman" w:cs="Times New Roman"/>
          <w:b/>
          <w:bCs/>
          <w:color w:val="auto"/>
          <w:sz w:val="24"/>
          <w:szCs w:val="24"/>
        </w:rPr>
        <w:t>Size matters: The Andean Condor – A peculiar case study</w:t>
      </w:r>
      <w:bookmarkEnd w:id="211"/>
      <w:r w:rsidR="00084648" w:rsidRPr="00AD0CC1">
        <w:rPr>
          <w:rFonts w:ascii="Times New Roman" w:hAnsi="Times New Roman" w:cs="Times New Roman"/>
          <w:b/>
          <w:bCs/>
          <w:color w:val="auto"/>
          <w:sz w:val="24"/>
          <w:szCs w:val="24"/>
        </w:rPr>
        <w:t xml:space="preserve"> </w:t>
      </w:r>
    </w:p>
    <w:p w14:paraId="293BB674" w14:textId="77777777" w:rsidR="00D96559" w:rsidRPr="00AD0CC1" w:rsidRDefault="00D96559" w:rsidP="00D96559">
      <w:pPr>
        <w:spacing w:line="360" w:lineRule="auto"/>
        <w:ind w:firstLine="720"/>
        <w:jc w:val="both"/>
        <w:rPr>
          <w:rFonts w:ascii="Times New Roman" w:eastAsia="Times New Roman" w:hAnsi="Times New Roman" w:cs="Times New Roman"/>
          <w:sz w:val="24"/>
          <w:szCs w:val="24"/>
          <w:highlight w:val="yellow"/>
        </w:rPr>
      </w:pPr>
    </w:p>
    <w:p w14:paraId="302FEF5E" w14:textId="48496EDE" w:rsidR="00D96559" w:rsidRPr="00AD0CC1" w:rsidRDefault="00D96559" w:rsidP="00D96559">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highlight w:val="yellow"/>
        </w:rPr>
        <w:t>Yet, regardless of its specific origins, t</w:t>
      </w:r>
      <w:commentRangeStart w:id="212"/>
      <w:r w:rsidRPr="00AD0CC1">
        <w:rPr>
          <w:rFonts w:ascii="Times New Roman" w:eastAsia="Times New Roman" w:hAnsi="Times New Roman" w:cs="Times New Roman"/>
          <w:sz w:val="24"/>
          <w:szCs w:val="24"/>
          <w:highlight w:val="yellow"/>
        </w:rPr>
        <w:t>here is</w:t>
      </w:r>
      <w:commentRangeEnd w:id="212"/>
      <w:r w:rsidRPr="00AD0CC1">
        <w:rPr>
          <w:rStyle w:val="CommentReference"/>
          <w:highlight w:val="yellow"/>
        </w:rPr>
        <w:commentReference w:id="212"/>
      </w:r>
      <w:r w:rsidRPr="00AD0CC1">
        <w:rPr>
          <w:rFonts w:ascii="Times New Roman" w:eastAsia="Times New Roman" w:hAnsi="Times New Roman" w:cs="Times New Roman"/>
          <w:sz w:val="24"/>
          <w:szCs w:val="24"/>
          <w:highlight w:val="yellow"/>
        </w:rPr>
        <w:t xml:space="preserve"> evidence that sociality plays an important role in shaping learning, and that this learning can create local cultures in a population </w:t>
      </w:r>
      <w:r w:rsidRPr="00AD0CC1">
        <w:rPr>
          <w:rFonts w:ascii="Times New Roman" w:eastAsia="Times New Roman" w:hAnsi="Times New Roman" w:cs="Times New Roman"/>
          <w:sz w:val="24"/>
          <w:szCs w:val="24"/>
          <w:highlight w:val="yellow"/>
        </w:rPr>
        <w:fldChar w:fldCharType="begin"/>
      </w:r>
      <w:r w:rsidRPr="00AD0CC1">
        <w:rPr>
          <w:rFonts w:ascii="Times New Roman" w:eastAsia="Times New Roman" w:hAnsi="Times New Roman" w:cs="Times New Roman"/>
          <w:sz w:val="24"/>
          <w:szCs w:val="24"/>
          <w:highlight w:val="yellow"/>
        </w:rPr>
        <w:instrText xml:space="preserve"> ADDIN ZOTERO_ITEM CSL_CITATION {"citationID":"SlLrJHw3","properties":{"formattedCitation":"(Aplin, 2019)","plainCitation":"(Aplin, 2019)","noteIndex":0},"citationItems":[{"id":825,"uris":["http://zotero.org/users/6254983/items/6HUISTNJ"],"itemData":{"id":825,"type":"article-journal","container-title":"Animal Behaviour","DOI":"10.1016/j.anbehav.2018.05.001","ISSN":"00033472","journalAbbreviation":"Animal Behaviour","language":"en","page":"179-187","source":"DOI.org (Crossref)","title":"Culture and cultural evolution in birds: a review of the evidence","title-short":"Culture and cultural evolution in birds","volume":"147","author":[{"family":"Aplin","given":"Lucy M."}],"issued":{"date-parts":[["2019",1]]}}}],"schema":"https://github.com/citation-style-language/schema/raw/master/csl-citation.json"} </w:instrText>
      </w:r>
      <w:r w:rsidRPr="00AD0CC1">
        <w:rPr>
          <w:rFonts w:ascii="Times New Roman" w:eastAsia="Times New Roman" w:hAnsi="Times New Roman" w:cs="Times New Roman"/>
          <w:sz w:val="24"/>
          <w:szCs w:val="24"/>
          <w:highlight w:val="yellow"/>
        </w:rPr>
        <w:fldChar w:fldCharType="separate"/>
      </w:r>
      <w:r w:rsidR="00DF6B32" w:rsidRPr="00AD0CC1">
        <w:rPr>
          <w:rFonts w:ascii="Times New Roman" w:hAnsi="Times New Roman" w:cs="Times New Roman"/>
          <w:sz w:val="24"/>
          <w:highlight w:val="yellow"/>
        </w:rPr>
        <w:t>(Aplin, 2019)</w:t>
      </w:r>
      <w:r w:rsidRPr="00AD0CC1">
        <w:rPr>
          <w:rFonts w:ascii="Times New Roman" w:eastAsia="Times New Roman" w:hAnsi="Times New Roman" w:cs="Times New Roman"/>
          <w:sz w:val="24"/>
          <w:szCs w:val="24"/>
          <w:highlight w:val="yellow"/>
        </w:rPr>
        <w:fldChar w:fldCharType="end"/>
      </w:r>
      <w:r w:rsidRPr="00AD0CC1">
        <w:rPr>
          <w:rFonts w:ascii="Times New Roman" w:eastAsia="Times New Roman" w:hAnsi="Times New Roman" w:cs="Times New Roman"/>
          <w:sz w:val="24"/>
          <w:szCs w:val="24"/>
          <w:highlight w:val="yellow"/>
        </w:rPr>
        <w:t xml:space="preserve"> , with behaviours that may persist several hundreds of years (e.g. evidence of stone tool use in chimpanzees, </w:t>
      </w:r>
      <w:r w:rsidRPr="00AD0CC1">
        <w:rPr>
          <w:rFonts w:ascii="Times New Roman" w:eastAsia="Times New Roman" w:hAnsi="Times New Roman" w:cs="Times New Roman"/>
          <w:i/>
          <w:iCs/>
          <w:sz w:val="24"/>
          <w:szCs w:val="24"/>
          <w:highlight w:val="yellow"/>
        </w:rPr>
        <w:t>Pan troglodytes</w:t>
      </w:r>
      <w:r w:rsidRPr="00AD0CC1">
        <w:rPr>
          <w:rFonts w:ascii="Times New Roman" w:eastAsia="Times New Roman" w:hAnsi="Times New Roman" w:cs="Times New Roman"/>
          <w:sz w:val="24"/>
          <w:szCs w:val="24"/>
          <w:highlight w:val="yellow"/>
        </w:rPr>
        <w:t xml:space="preserve"> </w:t>
      </w:r>
      <w:r w:rsidRPr="00AD0CC1">
        <w:rPr>
          <w:rFonts w:ascii="Times New Roman" w:eastAsia="Times New Roman" w:hAnsi="Times New Roman" w:cs="Times New Roman"/>
          <w:sz w:val="24"/>
          <w:szCs w:val="24"/>
          <w:highlight w:val="yellow"/>
        </w:rPr>
        <w:fldChar w:fldCharType="begin"/>
      </w:r>
      <w:r w:rsidRPr="00AD0CC1">
        <w:rPr>
          <w:rFonts w:ascii="Times New Roman" w:eastAsia="Times New Roman" w:hAnsi="Times New Roman" w:cs="Times New Roman"/>
          <w:sz w:val="24"/>
          <w:szCs w:val="24"/>
          <w:highlight w:val="yellow"/>
        </w:rPr>
        <w:instrText xml:space="preserve"> ADDIN ZOTERO_ITEM CSL_CITATION {"citationID":"CbGymmeO","properties":{"formattedCitation":"(Haslam et al., 2009; Luncz et al., 2015; Mercader et al., 2007)","plainCitation":"(Haslam et al., 2009; Luncz et al., 2015; Mercader et al., 2007)","noteIndex":0},"citationItems":[{"id":826,"uris":["http://zotero.org/users/6254983/items/6J9CETBZ"],"itemData":{"id":826,"type":"article-journal","container-title":"Nature","DOI":"10.1038/nature08188","ISSN":"0028-0836, 1476-4687","issue":"7253","journalAbbreviation":"Nature","language":"en","license":"http://www.springer.com/tdm","page":"339-344","source":"DOI.org (Crossref)","title":"Primate archaeology","volume":"460","author":[{"family":"Haslam","given":"Michael"},{"family":"Hernandez-Aguilar","given":"Adriana"},{"family":"Ling","given":"Victoria"},{"family":"Carvalho","given":"Susana"},{"family":"De La Torre","given":"Ignacio"},{"family":"DeStefano","given":"April"},{"family":"Du","given":"Andrew"},{"family":"Hardy","given":"Bruce"},{"family":"Harris","given":"Jack"},{"family":"Marchant","given":"Linda"},{"family":"Matsuzawa","given":"Tetsuro"},{"family":"McGrew","given":"William"},{"family":"Mercader","given":"Julio"},{"family":"Mora","given":"Rafael"},{"family":"Petraglia","given":"Michael"},{"family":"Roche","given":"Hélène"},{"family":"Visalberghi","given":"Elisabetta"},{"family":"Warren","given":"Rebecca"}],"issued":{"date-parts":[["2009",7]]}}},{"id":827,"uris":["http://zotero.org/users/6254983/items/WWCJDIYK"],"itemData":{"id":827,"type":"article-journal","abstract":"Recovering evidence of past human activities enables us to recreate behaviour where direct observations are missing. Here, we apply archaeological methods to further investigate cultural transmission processes in percussive tool use among neighbouring chimpanzee communities in the Taï National Park, Côte d'Ivoire, West Africa. Differences in the selection of nut-cracking tools between neighbouring groups are maintained over time, despite frequent female transfer, which leads to persistent cultural diversity between chimpanzee groups. Through the recovery of used tools in the suggested natal territory of immigrants, we have been able to reconstruct the tool material selection of females prior to migration. In combination with direct observations of tool selection of local residents and immigrants after migration, we uncovered temporal changes in tool selection for immigrating females. After controlling for ecological differences between territories of immigrants and residents our data suggest that immigrants abandoned their previous tool preference and adopted the pattern of their new community, despite previous personal proficiency of the same foraging task. Our study adds to the growing body of knowledge on the importance of conformist tendencies in animals.","container-title":"Philosophical Transactions of the Royal Society B: Biological Sciences","DOI":"10.1098/rstb.2014.0348","ISSN":"0962-8436, 1471-2970","issue":"1682","journalAbbreviation":"Phil. Trans. R. Soc. B","language":"en","page":"20140348","source":"DOI.org (Crossref)","title":"Primate archaeology reveals cultural transmission in wild chimpanzees ( &lt;i&gt;Pan troglodytes verus&lt;/i&gt; )","volume":"370","author":[{"family":"Luncz","given":"Lydia V."},{"family":"Wittig","given":"Roman M."},{"family":"Boesch","given":"Christophe"}],"issued":{"date-parts":[["2015",11,19]]}}},{"id":829,"uris":["http://zotero.org/users/6254983/items/P4U4Z8I3"],"itemData":{"id":829,"type":"article-journal","abstract":"Archaeological research in the African rainforest reveals unexpected results in the search for the origins of hominoid technology. The ancient Panin sites from Côte d'Ivoire constitute the only evidence of prehistoric ape behavior known to date anywhere in the world. Recent archaeological work has yielded behaviorally modified stones, dated by chronometric means to 4,300 years of age, lodging starch residue suggestive of prehistoric dietary practices by ancient chimpanzees. The “Chimpanzee Stone Age” pre-dates the advent of settled farming villages in this part of the African rainforest and suggests that percussive material culture could have been inherited from an common human–chimpanzee clade, rather than invented by hominins, or have arisen by imitation, or resulted from independent technological convergence.","container-title":"Proceedings of the National Academy of Sciences","DOI":"10.1073/pnas.0607909104","ISSN":"0027-8424, 1091-6490","issue":"9","journalAbbreviation":"Proc. Natl. Acad. Sci. U.S.A.","language":"en","page":"3043-3048","source":"DOI.org (Crossref)","title":"4,300-Year-old chimpanzee sites and the origins of percussive stone technology","volume":"104","author":[{"family":"Mercader","given":"Julio"},{"family":"Barton","given":"Huw"},{"family":"Gillespie","given":"Jason"},{"family":"Harris","given":"Jack"},{"family":"Kuhn","given":"Steven"},{"family":"Tyler","given":"Robert"},{"family":"Boesch","given":"Christophe"}],"issued":{"date-parts":[["2007",2,27]]}}}],"schema":"https://github.com/citation-style-language/schema/raw/master/csl-citation.json"} </w:instrText>
      </w:r>
      <w:r w:rsidRPr="00AD0CC1">
        <w:rPr>
          <w:rFonts w:ascii="Times New Roman" w:eastAsia="Times New Roman" w:hAnsi="Times New Roman" w:cs="Times New Roman"/>
          <w:sz w:val="24"/>
          <w:szCs w:val="24"/>
          <w:highlight w:val="yellow"/>
        </w:rPr>
        <w:fldChar w:fldCharType="separate"/>
      </w:r>
      <w:r w:rsidR="00DF6B32" w:rsidRPr="00AD0CC1">
        <w:rPr>
          <w:rFonts w:ascii="Times New Roman" w:hAnsi="Times New Roman" w:cs="Times New Roman"/>
          <w:sz w:val="24"/>
          <w:highlight w:val="yellow"/>
        </w:rPr>
        <w:t>(Haslam et al., 2009; Luncz et al., 2015; Mercader et al., 2007)</w:t>
      </w:r>
      <w:r w:rsidRPr="00AD0CC1">
        <w:rPr>
          <w:rFonts w:ascii="Times New Roman" w:eastAsia="Times New Roman" w:hAnsi="Times New Roman" w:cs="Times New Roman"/>
          <w:sz w:val="24"/>
          <w:szCs w:val="24"/>
          <w:highlight w:val="yellow"/>
        </w:rPr>
        <w:fldChar w:fldCharType="end"/>
      </w:r>
      <w:r w:rsidRPr="00AD0CC1">
        <w:rPr>
          <w:rFonts w:ascii="Times New Roman" w:eastAsia="Times New Roman" w:hAnsi="Times New Roman" w:cs="Times New Roman"/>
          <w:sz w:val="24"/>
          <w:szCs w:val="24"/>
          <w:highlight w:val="yellow"/>
        </w:rPr>
        <w:t>.</w:t>
      </w:r>
      <w:commentRangeStart w:id="213"/>
      <w:commentRangeEnd w:id="213"/>
      <w:r w:rsidRPr="00AD0CC1">
        <w:rPr>
          <w:rStyle w:val="CommentReference"/>
          <w:highlight w:val="yellow"/>
        </w:rPr>
        <w:commentReference w:id="213"/>
      </w:r>
    </w:p>
    <w:p w14:paraId="65EB0747" w14:textId="12A3B110" w:rsidR="00D96559" w:rsidRPr="00AD0CC1" w:rsidRDefault="00D96559" w:rsidP="00EF07F2">
      <w:r w:rsidRPr="00AD0CC1">
        <w:rPr>
          <w:highlight w:val="yellow"/>
        </w:rPr>
        <w:t>USEFUL TO SAY THAT ROOSTS ALSO FORM PART OF LEARNING TO NAVIGATE THE LANDSCAPE USING THERMALS TO FORAGING AREAS</w:t>
      </w:r>
    </w:p>
    <w:p w14:paraId="0F4481C0" w14:textId="5D9D1C1E" w:rsidR="00084648" w:rsidRPr="00AD0CC1" w:rsidRDefault="00084648" w:rsidP="00294ABB">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 xml:space="preserve">Given their obligate scavenging nature, old and new world vultures rely highly on communal roosting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In black vultures, for instance, individuals may roost up to 200 individuals together. These large roosts provide several opportunities to access foraging sites by increasing accuracy of the food location by following more knowledgeable individuals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{"citationID":"8klkdFRQ","properties":{"formattedCitation":"(Sassi et al., 2024)","plainCitation":"(Sassi et al., 2024)","noteIndex":0},"citationItems":[{"id":763,"uris":["http://zotero.org/users/6254983/items/5GQ83I4K"],"itemData":{"id":763,"type":"article-journal","abstract":"Animals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(Sassi et al., 2024)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leading to more cost-efficient movement </w:t>
      </w:r>
      <w:r w:rsidRPr="00AD0CC1">
        <w:rPr>
          <w:rFonts w:ascii="Times New Roman" w:hAnsi="Times New Roman" w:cs="Times New Roman"/>
          <w:sz w:val="24"/>
          <w:szCs w:val="24"/>
        </w:rPr>
        <w:fldChar w:fldCharType="begin"/>
      </w:r>
      <w:r w:rsidR="00E07EC9" w:rsidRPr="00AD0CC1">
        <w:rPr>
          <w:rFonts w:ascii="Times New Roman" w:hAnsi="Times New Roman" w:cs="Times New Roman"/>
          <w:sz w:val="24"/>
          <w:szCs w:val="24"/>
        </w:rPr>
        <w:instrText xml:space="preserve"> ADDIN ZOTERO_ITEM CSL_CITATION {"citationID":"IyfSRfxz","properties":{"formattedCitation":"(Rafacz &amp; Templeton, 2003; H. J. Williams &amp; Safi, 2021)","plainCitation":"(Rafacz &amp; Templeton, 2003; H. J. Williams &amp; Safi, 2021)","noteIndex":0},"citationItems":[{"id":768,"uris":["http://zotero.org/users/6254983/items/5VX7G3QS"],"itemData":{"id":768,"type":"article-journal","abstract":"Abstract\n            \n              Environmental and behavioral cues are useful sources of information that allow group foraging individuals to improve their foraging success. Few studies to date, however, have examined how varying degrees of environmental unpredictability may affect when and how individuals use the social information they obtain in foraging groups. In this experiment, European starlings (\n              Sturnus vulgaris\n              ) were tested to determine in which type of environment, predictable or unpredictable, social information would be the most valuable. Subjects were placed under one of four conditions: an unpredictable environment with either (1) an informing demonstrator bird or (2) an uninforming demonstrator; or a predictable environment with either (3) an informing demonstrator or (4) an uninforming demonstrator. Environmental predictability was manipulated by altering the meaning of available color cues. Subjects in the unpredictable environment that had an informing demonstrator performed significantly better than subjects in an unpredictable environment with an uninforming demonstrator, although only on the second day of testing. Subjects in both the predictable conditions performed similarly to each other. The results suggest that social information is more valuable to individuals in an unpredictable environment than it is in a predictable environment; however, there appears to be a time lag in the ability of the birds to recognize the value of this information.","container-title":"Ethology","DOI":"10.1046/j.0179-1613.2003.00935.x","ISSN":"0179-1613, 1439-0310","issue":"12","journalAbbreviation":"Ethology","language":"en","license":"http://onlinelibrary.wiley.com/termsAndConditions#vor","page":"951-960","source":"DOI.org (Crossref)","title":"Environmental Unpredictability and the Value of Social Information for Foraging Starlings","volume":"109","author":[{"family":"Rafacz","given":"Michelle"},{"family":"Templeton","given":"Jennifer J."}],"issued":{"date-parts":[["2003",12]]}}},{"id":340,"uris":["http://zotero.org/users/6254983/items/H9APDVUK"],"itemData":{"id":340,"type":"article-journal","container-title":"Trends in Ecology &amp; Evolution","DOI":"10.1016/j.tree.2021.06.013","ISSN":"01695347","issue":"11","journalAbbreviation":"Trends in Ecology &amp; Evolution","language":"en","page":"990-999","source":"DOI.org (Crossref)","title":"Certainty and integration of options in animal movement","volume":"36","author":[{"family":"Williams","given":"Hannah J."},{"family":"Safi","given":"Kamran"}],"issued":{"date-parts":[["2021",11]]}}}],"schema":"https://github.com/citation-style-language/schema/raw/master/csl-citation.json"}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(Rafacz &amp; Templeton, 2003; H. J. Williams &amp; Safi, 2021)</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Evidently, the larger the size of the roost, the greater probabilities to find communal food sources. In the wild, however, these opportunities are constrained by population sizes of the species in question.</w:t>
      </w:r>
    </w:p>
    <w:p w14:paraId="52325B2C" w14:textId="77777777" w:rsidR="00084648" w:rsidRPr="00AD0CC1" w:rsidRDefault="00084648" w:rsidP="00D70E63">
      <w:pPr>
        <w:spacing w:line="360" w:lineRule="auto"/>
        <w:jc w:val="both"/>
        <w:rPr>
          <w:rFonts w:ascii="Times New Roman" w:hAnsi="Times New Roman" w:cs="Times New Roman"/>
          <w:sz w:val="24"/>
          <w:szCs w:val="24"/>
        </w:rPr>
      </w:pPr>
    </w:p>
    <w:p w14:paraId="70E07834" w14:textId="77777777" w:rsidR="00084648" w:rsidRPr="00AD0CC1" w:rsidRDefault="00084648"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With a wingspan of 320 cm, females weighting up to 11 kg and males up to 15 kg (Houston et al. 2020), the Andean Condor (</w:t>
      </w:r>
      <w:r w:rsidRPr="00AD0CC1">
        <w:rPr>
          <w:rFonts w:ascii="Times New Roman" w:hAnsi="Times New Roman" w:cs="Times New Roman"/>
          <w:i/>
          <w:sz w:val="24"/>
          <w:szCs w:val="24"/>
        </w:rPr>
        <w:t>Vultur gryphus</w:t>
      </w:r>
      <w:r w:rsidRPr="00AD0CC1">
        <w:rPr>
          <w:rFonts w:ascii="Times New Roman" w:hAnsi="Times New Roman" w:cs="Times New Roman"/>
          <w:sz w:val="24"/>
          <w:szCs w:val="24"/>
        </w:rPr>
        <w:t xml:space="preserve">) is the heaviest extant soaring bird. It is an obligate scavenger, and a highly social species (Donázar et al. 1999), that uses communal roosts when they are not breeding, with aggregations adding up to 50 individuals. Despite their widespread distribution, large portions of the population are concentrated in specific locations, where these communal roosts exist. </w:t>
      </w:r>
    </w:p>
    <w:p w14:paraId="6E705F32" w14:textId="77777777" w:rsidR="00084648" w:rsidRPr="00AD0CC1" w:rsidRDefault="00084648" w:rsidP="00D70E63">
      <w:pPr>
        <w:spacing w:line="360" w:lineRule="auto"/>
        <w:jc w:val="both"/>
        <w:rPr>
          <w:rFonts w:ascii="Times New Roman" w:hAnsi="Times New Roman" w:cs="Times New Roman"/>
          <w:sz w:val="24"/>
          <w:szCs w:val="24"/>
        </w:rPr>
      </w:pPr>
    </w:p>
    <w:p w14:paraId="6800E830" w14:textId="11EE7BCE" w:rsidR="00084648" w:rsidRPr="00AD0CC1" w:rsidRDefault="00084648"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Like other vultures, Andean Condors are also obligate soarers. This means they rely on thermal updrafts to search for carcasses. When foraging, these birds gain altitude by riding a thermal updraft (hot air masses created as a consequence of heated surface that rises), and they use it to move in the landscape in search for food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{"citationID":"Qyg6AkPq","properties":{"formattedCitation":"(Sassi et al., 2024)","plainCitation":"(Sassi et al., 2024)","noteIndex":0},"citationItems":[{"id":763,"uris":["http://zotero.org/users/6254983/items/5GQ83I4K"],"itemData":{"id":763,"type":"article-journal","abstract":"Animals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(Sassi et al., 2024)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This remarkably energy-efficient flight mode allows them to reduce energy expenditure. Given their size and feeding guild, Andean </w:t>
      </w:r>
      <w:r w:rsidRPr="00AD0CC1">
        <w:rPr>
          <w:rFonts w:ascii="Times New Roman" w:hAnsi="Times New Roman" w:cs="Times New Roman"/>
          <w:sz w:val="24"/>
          <w:szCs w:val="24"/>
        </w:rPr>
        <w:lastRenderedPageBreak/>
        <w:t xml:space="preserve">Condors highly benefit from this flight strategy. Some geographical features promote the occurrence of thermals like cliffs and slope inclination and aspect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{"citationID":"l4BCDBdA","properties":{"formattedCitation":"(Scacco et al., 2019)","plainCitation":"(Scacco et al., 2019)","noteIndex":0},"citationItems":[{"id":225,"uris":["http://zotero.org/users/6254983/items/W77HBJFK"],"itemData":{"id":225,"type":"article-journal","abstract":"Soaring flight is a remarkable adaptation to reduce movement costs by taking advantage of atmospheric uplifts. The movement pattern of soaring birds is shaped by the spatial and temporal availability and intensity of uplifts, which result from an interaction of local weather conditions with the underlying landscape structure. We used soaring flight locations and vertical speeds of an obligate soaring species, the white stork (\n              Ciconia ciconia\n              ), as proxies for uplift availability and intensity. We then tested if static landscape features such as topography and land cover, instead of the commonly used weather information, could predict and map the occurrence and intensity of uplifts across Europe. We found that storks encountering fewer uplifts along their routes, as determined by static landscape features, suffered higher energy expenditures, approximated by their overall body dynamic acceleration. This result validates the use of static features as uplift predictors and suggests the existence of a direct link between energy expenditure and static landscape structure, thus far largely unquantified for flying animals. Our uplift availability map represents a computationally efficient proxy of the distribution of movement costs for soaring birds across the world's landscapes. It thus provides a base to explore the effects of changes in the landscape structure on the energy expenditure of soaring birds, identify low-cost movement corridors and ultimately inform the planning of anthropogenic developments.","container-title":"Royal Society Open Science","DOI":"10.1098/rsos.181440","ISSN":"2054-5703","issue":"1","journalAbbreviation":"R. Soc. open sci.","language":"en","page":"181440","source":"DOI.org (Crossref)","title":"Static landscape features predict uplift locations for soaring birds across Europe","volume":"6","author":[{"family":"Scacco","given":"Martina"},{"family":"Flack","given":"Andrea"},{"family":"Duriez","given":"Olivier"},{"family":"Wikelski","given":"Martin"},{"family":"Safi","given":"Kamran"}],"issued":{"date-parts":[["2019",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(Scacco et al., 2019)</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It is likely that when selecting a communal roosting site, they select roosts that will allow them to exploit these thermals to commute to and from foraging grounds. In fact, a study by Sassi et. al (2024) shows that vultures movement decisions relied highly on social information.</w:t>
      </w:r>
    </w:p>
    <w:p w14:paraId="05D8705A" w14:textId="77777777" w:rsidR="00084648" w:rsidRPr="00AD0CC1" w:rsidRDefault="00084648" w:rsidP="00D70E63">
      <w:pPr>
        <w:spacing w:line="360" w:lineRule="auto"/>
        <w:jc w:val="both"/>
        <w:rPr>
          <w:rFonts w:ascii="Times New Roman" w:hAnsi="Times New Roman" w:cs="Times New Roman"/>
          <w:sz w:val="24"/>
          <w:szCs w:val="24"/>
        </w:rPr>
      </w:pPr>
    </w:p>
    <w:p w14:paraId="5B5AEA49" w14:textId="7C3BF118" w:rsidR="00084648" w:rsidRPr="00AD0CC1" w:rsidRDefault="00084648"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Collectively, all of these lines of evidence suggest that communal roosting sites are crucial for the population structure and dynamics in Andean Condors. Much has been hypothesized about the importance of communal roosts for information sharing and feeding resources. Nonetheless, more research is needed to understand how the information transfer operates in these roosts, and how valuable each connection is for information transfer. As concluded by</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{"citationID":"cxHxJEpr","properties":{"formattedCitation":"(Curk et al., 2025)","plainCitation":"(Curk et al., 2025)","noteIndex":0},"citationItems":[{"id":765,"uris":["http://zotero.org/users/6254983/items/VBVZP4UF"],"itemData":{"id":765,"type":"article-journal","container-title":"Ecological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(Curk et al., 2025)</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the value of social information was only evident with a large number of vultures in the area. These findings stress the need to have healthy populations that can self-sustain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{"citationID":"h1LZB4Mn","properties":{"formattedCitation":"(Van Overveld, Blanco, et al., 2020)","plainCitation":"(Van Overveld, Blanco, et al., 2020)","noteIndex":0},"citationItems":[{"id":769,"uris":["http://zotero.org/users/6254983/items/AXM6B8SY"],"itemData":{"id":769,"type":"article-journal","abstract":"Abstract\n            Vultures are one of the most threatened bird groups globally. Although many of the threats faced by vultures have been identified, the impact of human activities on the social life of vultures has received little attention. In this paper, we emphasize the need to integrate vulture sociality into conservation practice. First, we summarize current knowledge on vulture social behavior, and the evolutionary and ecological roots of their breeding systems. We describe the existence of contrasting gradients in social foraging strategies and hierarchical social structures among colonial and territorial breeders associated with species (and population) reliance on carrion differing in size and predictability. We also highlight the potential role of vulture gatherings in maintaining population-level social structures and for mate-finding given high mate-selectivity. Next, based on this social framework, we discuss the impact of human activities on social foraging, territory structures, resource partitioning processes, and mating dynamics. However, little is known about how disruptions of social habits may have contributed to vulture population declines and/or may impede their recovery. Lastly, we provide directions for future research on vulture socio-ecology that may improve current conservation efforts. We encourage researchers and wildlife managers to pay more attention to natural carrion diversity underlying vulture social system diversity, especially when implementing supplementary feeding programs, and to consider the complex mating and settlement dynamics in reintroduction programs. Overall, we stress that understanding the complex social life of vultures is critical to harmonize their conservation with anthropogenic activities.","container-title":"The Condor","DOI":"10.1093/condor/duaa035","ISSN":"0010-5422, 1938-5129","issue":"4","language":"en","license":"https://academic.oup.com/journals/pages/open_access/funder_policies/chorus/standard_publication_model","page":"duaa035","source":"DOI.org (Crossref)","title":"Integrating vulture social behavior into conservation practice","volume":"122","author":[{"family":"Van Overveld","given":"Thijs"},{"family":"Blanco","given":"Guillermo"},{"family":"Moleón","given":"Marcos"},{"family":"Margalida","given":"Antoni"},{"family":"Sánchez-Zapata","given":"José Antonio"},{"family":"De La Riva","given":"Manuel"},{"family":"Donázar","given":"José Antonio"}],"issued":{"date-parts":[["2020",12,31]]}}}],"schema":"https://github.com/citation-style-language/schema/raw/master/csl-citation.json"}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(Van Overveld, Blanco,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especially as natural food becomes more limited.</w:t>
      </w:r>
    </w:p>
    <w:p w14:paraId="49DAD832" w14:textId="77777777" w:rsidR="00084648" w:rsidRPr="00AD0CC1" w:rsidRDefault="00084648" w:rsidP="00D70E63">
      <w:pPr>
        <w:spacing w:line="360" w:lineRule="auto"/>
        <w:jc w:val="both"/>
        <w:rPr>
          <w:rFonts w:ascii="Times New Roman" w:hAnsi="Times New Roman" w:cs="Times New Roman"/>
          <w:sz w:val="24"/>
          <w:szCs w:val="24"/>
        </w:rPr>
      </w:pPr>
    </w:p>
    <w:p w14:paraId="6BA4E2A8" w14:textId="55B5D2A6" w:rsidR="00084648" w:rsidRPr="00AD0CC1" w:rsidRDefault="00084648"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Undoubtedly, communal roosts are areas of high conservation priority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{"citationID":"cOZAlNwH","properties":{"formattedCitation":"(Dermody et al., 2011)","plainCitation":"(Dermody et al., 2011)","noteIndex":0},"citationItems":[{"id":32,"uris":["http://zotero.org/users/6254983/items/IKVRAV38"],"itemData":{"id":32,"type":"article-journal","container-title":"PLoS ONE","DOI":"10.1371/journal.pone.0024635","ISSN":"1932-6203","issue":"9","journalAbbreviation":"PLoS ONE","language":"en","page":"e24635","source":"DOI.org (Crossref)","title":"The Evolutionary Pathway to Obligate Scavenging in Gyps Vultures","volume":"6","author":[{"family":"Dermody","given":"Brian J."},{"family":"Tanner","given":"Colby J."},{"family":"Jackson","given":"Andrew L."}],"editor":[{"family":"DeSalle","given":"Robert"}],"issued":{"date-parts":[["2011",9,8]]}}}],"schema":"https://github.com/citation-style-language/schema/raw/master/csl-citation.json"}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(Dermody et al., 2011)</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As with many other vultures, Andean Condor populations are decreasing throughout its range, with all major threats being anthropogenic. In particular, habitat loss, poisoning due to human-wildlife conflict and wind power development are of greater concern, which frequently act synergistically. Because of their size, ecology (e.g., long lifespan, low reproductive rates, obligate soaring species – which requires longer learning periods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{"citationID":"AnP9TR2t","properties":{"formattedCitation":"(Hertel et al., 2023)","plainCitation":"(Hertel et al., 2023)","noteIndex":0},"citationItems":[{"id":193,"uris":["http://zotero.org/users/6254983/items/5BBER7AL"],"itemData":{"id":193,"type":"article-journal","abstract":"During early development, juvenile animals need to acquire a diverse behavioural repertoire to interact with their environment. The ontogeny of animal behaviour, is paced by the motivation to improve, e.g. internal clocks, and limited by external constraints, e.g. weather conditions. We here evaluate how naive Egyptian vultures (\n              Neophron percnopterus\n              ) improve in locomotor performance, measured as daily maximum displacement, prior to their first migration under three different time constraint regimes: we compared wild hatched vultures, migrating one month after fledging, with captive-hatched vultures, released in spring four months or in winter nine months before migration. We found that the time until migration paced the development of movement behaviour: wild birds rapidly increased displacement distances within the first two weeks after fledging, while spring and winter released vultures delayed movement increases by two and four months, respectively. Under relaxed time constraints captive-hatched vultures displayed diverse functional forms of performance enhancements and therefore great variability in individual ontogeny of movement behaviour. While weather conditions in winter could limit flight movements, some birds indeed moved immediately after their release, indicating that weather may not be limiting. Our findings promote the idea that relaxed ecological constraints could uncover hidden phenotypic flexibility in ontogeny, which could present a greater potential for adaptability under environmental change than currently expected.","container-title":"Proceedings of the Royal Society B: Biological Sciences","DOI":"10.1098/rspb.2022.2429","ISSN":"0962-8452, 1471-2954","issue":"1996","journalAbbreviation":"Proc. R. Soc. B.","language":"en","page":"20222429","source":"DOI.org (Crossref)","title":"Time constraints may pace the ontogeny of movement behaviour","volume":"290","author":[{"family":"Hertel","given":"Anne G."},{"family":"Efrat","given":"Ron"},{"family":"Reznikov","given":"Korin"},{"family":"Sapir","given":"Nir"},{"family":"Berger-Tal","given":"Oded"},{"family":"Mueller","given":"Thomas"}],"issued":{"date-parts":[["2023",4,12]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(Hertel et al., 2023)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scavengers),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(social species), and conservation status (globally Vulnerable), this emblematic Andean species is a peculiar study system and good model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{"citationID":"JsLP4ZTL","properties":{"formattedCitation":"(Poessel et al., 2018)","plainCitation":"(Poessel et al., 2018)","noteIndex":0},"citationItems":[{"id":188,"uris":["http://zotero.org/users/6254983/items/T885DM2U"],"itemData":{"id":188,"type":"article-journal","container-title":"Ibis","DOI":"10.1111/ibi.12531","ISSN":"00191019","issue":"1","journalAbbreviation":"Ibis","language":"en","page":"36-53","source":"DOI.org (Crossref)","title":"Meteorological and environmental variables affect flight behaviour and decision-making of an obligate soaring bird, the California Condor &lt;i&gt;Gymnogyps californianus&lt;/i&gt;","volume":"160","author":[{"family":"Poessel","given":"Sharon A."},{"family":"Brandt","given":"Joseph"},{"family":"Miller","given":"Tricia A."},{"family":"Katzner","given":"Todd E."}],"issued":{"date-parts":[["2018",1]]}}}],"schema":"https://github.com/citation-style-language/schema/raw/master/csl-citation.json"}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(Poessel et al., 2018)</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to test the hypotheses on the effects of sociality on foraging efficiency as they represent an extreme in the spectrum of extant flying birds. </w:t>
      </w:r>
    </w:p>
    <w:p w14:paraId="3423AD37" w14:textId="77777777" w:rsidR="00F7140F" w:rsidRPr="00AD0CC1" w:rsidRDefault="00F7140F" w:rsidP="00D70E63">
      <w:pPr>
        <w:spacing w:line="360" w:lineRule="auto"/>
        <w:jc w:val="both"/>
        <w:rPr>
          <w:rFonts w:ascii="Times New Roman" w:hAnsi="Times New Roman" w:cs="Times New Roman"/>
          <w:sz w:val="24"/>
          <w:szCs w:val="24"/>
        </w:rPr>
      </w:pPr>
    </w:p>
    <w:p w14:paraId="6F0D9EB4" w14:textId="77777777" w:rsidR="000E3BC3" w:rsidRPr="00AD0CC1" w:rsidRDefault="000E3BC3" w:rsidP="00D70E63">
      <w:pPr>
        <w:spacing w:line="360" w:lineRule="auto"/>
        <w:jc w:val="both"/>
        <w:rPr>
          <w:rFonts w:ascii="Times New Roman" w:hAnsi="Times New Roman" w:cs="Times New Roman"/>
          <w:sz w:val="24"/>
          <w:szCs w:val="24"/>
        </w:rPr>
      </w:pPr>
    </w:p>
    <w:p w14:paraId="591C0F1F" w14:textId="45DF53FA" w:rsidR="00F75407" w:rsidRPr="00AD0CC1" w:rsidRDefault="00F75407" w:rsidP="00E047A5">
      <w:pPr>
        <w:pStyle w:val="Heading1"/>
        <w:spacing w:line="360" w:lineRule="auto"/>
        <w:jc w:val="both"/>
        <w:rPr>
          <w:rFonts w:ascii="Times New Roman" w:hAnsi="Times New Roman" w:cs="Times New Roman"/>
          <w:b/>
          <w:bCs/>
          <w:color w:val="auto"/>
          <w:sz w:val="28"/>
          <w:szCs w:val="28"/>
        </w:rPr>
      </w:pPr>
      <w:bookmarkStart w:id="214" w:name="_Toc199480648"/>
      <w:bookmarkStart w:id="215" w:name="_Hlk148867961"/>
      <w:r w:rsidRPr="00AD0CC1">
        <w:rPr>
          <w:rFonts w:ascii="Times New Roman" w:hAnsi="Times New Roman" w:cs="Times New Roman"/>
          <w:b/>
          <w:bCs/>
          <w:color w:val="auto"/>
          <w:sz w:val="28"/>
          <w:szCs w:val="28"/>
        </w:rPr>
        <w:lastRenderedPageBreak/>
        <w:t>Bibliography</w:t>
      </w:r>
      <w:bookmarkEnd w:id="214"/>
    </w:p>
    <w:p w14:paraId="0980D7F2" w14:textId="19C89FEE" w:rsidR="0032563F" w:rsidRPr="00AD0CC1" w:rsidRDefault="0032563F" w:rsidP="00E047A5">
      <w:pPr>
        <w:pStyle w:val="CommentText"/>
        <w:spacing w:line="360" w:lineRule="auto"/>
        <w:jc w:val="both"/>
        <w:rPr>
          <w:rFonts w:ascii="Times New Roman" w:hAnsi="Times New Roman" w:cs="Times New Roman"/>
          <w:sz w:val="21"/>
          <w:szCs w:val="21"/>
          <w:shd w:val="clear" w:color="auto" w:fill="FFFFFF"/>
        </w:rPr>
      </w:pPr>
    </w:p>
    <w:p w14:paraId="21F922CE" w14:textId="7777777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Abrahms, B., Hazen, E. L., Aikens, E. O., Savoca, M. S., Goldbogen, J. A., Bograd, S. J., ... &amp; Mate, B. R. (2019). Memory and resource tracking drive blue whale migrations. Proceedings of the National Academy of Sciences, 116(12), 5582-5587.</w:t>
      </w:r>
    </w:p>
    <w:p w14:paraId="6DB8F3E1" w14:textId="2B620FF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Aikens, E. O., Bontekoe, I. D., Blumenstiel, L., Schlicksupp, A., &amp; Flack, A. (2022). Viewing animal migration through a social lens. </w:t>
      </w:r>
      <w:r w:rsidRPr="00AD0CC1">
        <w:rPr>
          <w:rFonts w:ascii="Times New Roman" w:hAnsi="Times New Roman" w:cs="Times New Roman"/>
          <w:i/>
          <w:iCs/>
          <w:sz w:val="24"/>
          <w:szCs w:val="24"/>
        </w:rPr>
        <w:t>Trends in Ecology &amp; Evolution</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37</w:t>
      </w:r>
      <w:r w:rsidRPr="00AD0CC1">
        <w:rPr>
          <w:rFonts w:ascii="Times New Roman" w:hAnsi="Times New Roman" w:cs="Times New Roman"/>
          <w:sz w:val="24"/>
          <w:szCs w:val="24"/>
        </w:rPr>
        <w:t xml:space="preserve">(11), 985–996. </w:t>
      </w:r>
    </w:p>
    <w:p w14:paraId="4190133B" w14:textId="40857FE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Beauchamp, G. (1999). The evolution of communal roosting in birds: Origin and secondary losses. </w:t>
      </w:r>
      <w:r w:rsidR="00193919" w:rsidRPr="00AD0CC1">
        <w:rPr>
          <w:rFonts w:ascii="Times New Roman" w:hAnsi="Times New Roman" w:cs="Times New Roman"/>
          <w:i/>
          <w:iCs/>
          <w:sz w:val="24"/>
          <w:szCs w:val="24"/>
        </w:rPr>
        <w:t>Behaviour</w:t>
      </w:r>
      <w:r w:rsidRPr="00AD0CC1">
        <w:rPr>
          <w:rFonts w:ascii="Times New Roman" w:hAnsi="Times New Roman" w:cs="Times New Roman"/>
          <w:i/>
          <w:iCs/>
          <w:sz w:val="24"/>
          <w:szCs w:val="24"/>
        </w:rPr>
        <w:t>al 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10</w:t>
      </w:r>
      <w:r w:rsidRPr="00AD0CC1">
        <w:rPr>
          <w:rFonts w:ascii="Times New Roman" w:hAnsi="Times New Roman" w:cs="Times New Roman"/>
          <w:sz w:val="24"/>
          <w:szCs w:val="24"/>
        </w:rPr>
        <w:t xml:space="preserve">(6), 675–687. </w:t>
      </w:r>
    </w:p>
    <w:p w14:paraId="2EAC8F61" w14:textId="2D01422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Benhamou, S. (2014). Of scales and stationarity in animal movements. </w:t>
      </w:r>
      <w:r w:rsidRPr="00AD0CC1">
        <w:rPr>
          <w:rFonts w:ascii="Times New Roman" w:hAnsi="Times New Roman" w:cs="Times New Roman"/>
          <w:i/>
          <w:iCs/>
          <w:sz w:val="24"/>
          <w:szCs w:val="24"/>
        </w:rPr>
        <w:t>Ecology Letters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17</w:t>
      </w:r>
      <w:r w:rsidRPr="00AD0CC1">
        <w:rPr>
          <w:rFonts w:ascii="Times New Roman" w:hAnsi="Times New Roman" w:cs="Times New Roman"/>
          <w:sz w:val="24"/>
          <w:szCs w:val="24"/>
        </w:rPr>
        <w:t xml:space="preserve">(3), 261–272. </w:t>
      </w:r>
    </w:p>
    <w:p w14:paraId="2D0550D5" w14:textId="1FA68122"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Berberi, I., Miller, E. T., &amp; Dakin, R. (2023). The effect of sociality on competitive interactions among birds. </w:t>
      </w:r>
      <w:r w:rsidRPr="00AD0CC1">
        <w:rPr>
          <w:rFonts w:ascii="Times New Roman" w:hAnsi="Times New Roman" w:cs="Times New Roman"/>
          <w:i/>
          <w:iCs/>
          <w:sz w:val="24"/>
          <w:szCs w:val="24"/>
        </w:rPr>
        <w:t>Proceedings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290</w:t>
      </w:r>
      <w:r w:rsidRPr="00AD0CC1">
        <w:rPr>
          <w:rFonts w:ascii="Times New Roman" w:hAnsi="Times New Roman" w:cs="Times New Roman"/>
          <w:sz w:val="24"/>
          <w:szCs w:val="24"/>
        </w:rPr>
        <w:t xml:space="preserve">(1994), 20221894. </w:t>
      </w:r>
    </w:p>
    <w:p w14:paraId="66ABB2F9" w14:textId="631CEA3F" w:rsidR="000664F4" w:rsidRPr="00AD0CC1" w:rsidRDefault="000664F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Brusatte, S. L., O’Connor, J. K., &amp; Jarvis, E. D. (2015). The Origin and Diversification of Birds. </w:t>
      </w:r>
      <w:r w:rsidRPr="00AD0CC1">
        <w:rPr>
          <w:rFonts w:ascii="Times New Roman" w:hAnsi="Times New Roman" w:cs="Times New Roman"/>
          <w:i/>
          <w:iCs/>
          <w:sz w:val="24"/>
          <w:szCs w:val="24"/>
        </w:rPr>
        <w:t>Current Biology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25</w:t>
      </w:r>
      <w:r w:rsidRPr="00AD0CC1">
        <w:rPr>
          <w:rFonts w:ascii="Times New Roman" w:hAnsi="Times New Roman" w:cs="Times New Roman"/>
          <w:sz w:val="24"/>
          <w:szCs w:val="24"/>
        </w:rPr>
        <w:t xml:space="preserve">(19), R888–R898. </w:t>
      </w:r>
    </w:p>
    <w:p w14:paraId="63D6BD32" w14:textId="5C889C8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Buckley, N. J. (1997). Experimental tests of the information-center hypothesis with black vultures (Coragyps atratus) and turkey vultures (</w:t>
      </w:r>
      <w:r w:rsidRPr="00AD0CC1">
        <w:rPr>
          <w:rFonts w:ascii="Times New Roman" w:hAnsi="Times New Roman" w:cs="Times New Roman"/>
          <w:i/>
          <w:iCs/>
          <w:sz w:val="24"/>
          <w:szCs w:val="24"/>
        </w:rPr>
        <w:t>Cathartes aura</w:t>
      </w:r>
      <w:r w:rsidRPr="00AD0CC1">
        <w:rPr>
          <w:rFonts w:ascii="Times New Roman" w:hAnsi="Times New Roman" w:cs="Times New Roman"/>
          <w:sz w:val="24"/>
          <w:szCs w:val="24"/>
        </w:rPr>
        <w:t xml:space="preserve">). </w:t>
      </w:r>
      <w:r w:rsidR="00193919" w:rsidRPr="00AD0CC1">
        <w:rPr>
          <w:rFonts w:ascii="Times New Roman" w:hAnsi="Times New Roman" w:cs="Times New Roman"/>
          <w:i/>
          <w:iCs/>
          <w:sz w:val="24"/>
          <w:szCs w:val="24"/>
        </w:rPr>
        <w:t>Behaviour</w:t>
      </w:r>
      <w:r w:rsidRPr="00AD0CC1">
        <w:rPr>
          <w:rFonts w:ascii="Times New Roman" w:hAnsi="Times New Roman" w:cs="Times New Roman"/>
          <w:i/>
          <w:iCs/>
          <w:sz w:val="24"/>
          <w:szCs w:val="24"/>
        </w:rPr>
        <w:t>al Ecology and Sociobiology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41</w:t>
      </w:r>
      <w:r w:rsidRPr="00AD0CC1">
        <w:rPr>
          <w:rFonts w:ascii="Times New Roman" w:hAnsi="Times New Roman" w:cs="Times New Roman"/>
          <w:sz w:val="24"/>
          <w:szCs w:val="24"/>
        </w:rPr>
        <w:t xml:space="preserve">(4), 267–279. </w:t>
      </w:r>
    </w:p>
    <w:p w14:paraId="40250A12" w14:textId="04B5AA96"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Burt, W. H. (1943). Territoriality and Home Range Concepts as Applied to Mammals. </w:t>
      </w:r>
      <w:r w:rsidRPr="00AD0CC1">
        <w:rPr>
          <w:rFonts w:ascii="Times New Roman" w:hAnsi="Times New Roman" w:cs="Times New Roman"/>
          <w:i/>
          <w:iCs/>
          <w:sz w:val="24"/>
          <w:szCs w:val="24"/>
        </w:rPr>
        <w:t>Journal of Mammalogy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24</w:t>
      </w:r>
      <w:r w:rsidRPr="00AD0CC1">
        <w:rPr>
          <w:rFonts w:ascii="Times New Roman" w:hAnsi="Times New Roman" w:cs="Times New Roman"/>
          <w:sz w:val="24"/>
          <w:szCs w:val="24"/>
        </w:rPr>
        <w:t xml:space="preserve">(3), 346. </w:t>
      </w:r>
    </w:p>
    <w:p w14:paraId="5157CEBD" w14:textId="77777777" w:rsidR="0091459C" w:rsidRPr="00AD0CC1" w:rsidRDefault="0091459C"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Clough S, Ladle M. 1997. Diel migrations and site fidelity in a stream dwelling cyprinid, Leuciscus leuciscus. J Fish Biol. 50:1117–1119.</w:t>
      </w:r>
    </w:p>
    <w:p w14:paraId="3C97532A" w14:textId="43DBE60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Dermody, B. J., Tanner, C. J., &amp; Jackson, A. L. (2011). The Evolutionary Pathway to Obligate Scavenging in Gyps Vultures. </w:t>
      </w:r>
      <w:r w:rsidRPr="00AD0CC1">
        <w:rPr>
          <w:rFonts w:ascii="Times New Roman" w:hAnsi="Times New Roman" w:cs="Times New Roman"/>
          <w:i/>
          <w:iCs/>
          <w:sz w:val="24"/>
          <w:szCs w:val="24"/>
        </w:rPr>
        <w:t>PLoS ONE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6</w:t>
      </w:r>
      <w:r w:rsidRPr="00AD0CC1">
        <w:rPr>
          <w:rFonts w:ascii="Times New Roman" w:hAnsi="Times New Roman" w:cs="Times New Roman"/>
          <w:sz w:val="24"/>
          <w:szCs w:val="24"/>
        </w:rPr>
        <w:t xml:space="preserve">(9), e24635. </w:t>
      </w:r>
    </w:p>
    <w:p w14:paraId="7A6ADBAA" w14:textId="15B33944"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Dukas, R. (2017). Cognitive innovations and the evolutionary biology of expertise. </w:t>
      </w:r>
      <w:r w:rsidRPr="00AD0CC1">
        <w:rPr>
          <w:rFonts w:ascii="Times New Roman" w:hAnsi="Times New Roman" w:cs="Times New Roman"/>
          <w:i/>
          <w:iCs/>
          <w:sz w:val="24"/>
          <w:szCs w:val="24"/>
        </w:rPr>
        <w:t>Philosophical Transactions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372</w:t>
      </w:r>
      <w:r w:rsidRPr="00AD0CC1">
        <w:rPr>
          <w:rFonts w:ascii="Times New Roman" w:hAnsi="Times New Roman" w:cs="Times New Roman"/>
          <w:sz w:val="24"/>
          <w:szCs w:val="24"/>
        </w:rPr>
        <w:t xml:space="preserve">(1735), 20160427. </w:t>
      </w:r>
    </w:p>
    <w:p w14:paraId="00AA2163" w14:textId="7FEAD30A" w:rsidR="00014D11" w:rsidRPr="00AD0CC1" w:rsidRDefault="00014D11"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bookmarkStart w:id="216" w:name="_Hlk149046381"/>
      <w:r w:rsidRPr="00AD0CC1">
        <w:rPr>
          <w:rFonts w:ascii="Times New Roman" w:hAnsi="Times New Roman" w:cs="Times New Roman"/>
          <w:sz w:val="24"/>
          <w:szCs w:val="24"/>
        </w:rPr>
        <w:t xml:space="preserve">Eiserer, L. A. (1984). Communal roosting in birds. Bird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5(2-3), 61–80.</w:t>
      </w:r>
    </w:p>
    <w:bookmarkEnd w:id="216"/>
    <w:p w14:paraId="1A0A55F8" w14:textId="77777777" w:rsidR="001F34F4" w:rsidRPr="00AD0CC1" w:rsidRDefault="00C82B38" w:rsidP="00E047A5">
      <w:pPr>
        <w:spacing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Felsenstein, J. (1985). Phylogenies and the Comparative Method. The American Naturalist, 125(1), 1–15. </w:t>
      </w:r>
      <w:r w:rsidR="00E17324" w:rsidRPr="00AD0CC1">
        <w:rPr>
          <w:rFonts w:ascii="Times New Roman" w:eastAsia="Times New Roman" w:hAnsi="Times New Roman" w:cs="Times New Roman"/>
          <w:sz w:val="24"/>
          <w:szCs w:val="24"/>
        </w:rPr>
        <w:t xml:space="preserve">Fisher, J.B. (1954). Evolution and bird sociality. </w:t>
      </w:r>
      <w:r w:rsidR="00E17324" w:rsidRPr="00AD0CC1">
        <w:rPr>
          <w:rFonts w:ascii="Times New Roman" w:eastAsia="Times New Roman" w:hAnsi="Times New Roman" w:cs="Times New Roman"/>
          <w:i/>
          <w:iCs/>
          <w:sz w:val="24"/>
          <w:szCs w:val="24"/>
        </w:rPr>
        <w:t>Evolution as a Process</w:t>
      </w:r>
      <w:r w:rsidR="00E17324" w:rsidRPr="00AD0CC1">
        <w:rPr>
          <w:rFonts w:ascii="Times New Roman" w:eastAsia="Times New Roman" w:hAnsi="Times New Roman" w:cs="Times New Roman"/>
          <w:sz w:val="24"/>
          <w:szCs w:val="24"/>
        </w:rPr>
        <w:t>, 71-83.</w:t>
      </w:r>
    </w:p>
    <w:p w14:paraId="4E009FBE" w14:textId="5907C480" w:rsidR="008F69A4" w:rsidRPr="00AD0CC1" w:rsidRDefault="008F69A4" w:rsidP="00E047A5">
      <w:pPr>
        <w:spacing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lastRenderedPageBreak/>
        <w:t xml:space="preserve">Flack, A., Fiedler, W., Blas, J., Pokrovsky, I., Kaatz, M., Mitropolsky, M., Aghababyan, K., Fakriadis, I., Makrigianni, E., Jerzak, L., Azafzaf, H., Feltrup-Azafzaf, C., Rotics, S., Mokotjomela, T. M., Nathan, R., &amp; Wikelski, M. (2016). Costs of migratory decisions: A comparison across eight white stork populations. </w:t>
      </w:r>
      <w:r w:rsidRPr="00AD0CC1">
        <w:rPr>
          <w:rFonts w:ascii="Times New Roman" w:hAnsi="Times New Roman" w:cs="Times New Roman"/>
          <w:i/>
          <w:iCs/>
          <w:sz w:val="24"/>
          <w:szCs w:val="24"/>
        </w:rPr>
        <w:t>Science Advances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w:t>
      </w:r>
      <w:r w:rsidRPr="00AD0CC1">
        <w:rPr>
          <w:rFonts w:ascii="Times New Roman" w:hAnsi="Times New Roman" w:cs="Times New Roman"/>
          <w:sz w:val="24"/>
          <w:szCs w:val="24"/>
        </w:rPr>
        <w:t xml:space="preserve">(1), e1500931. </w:t>
      </w:r>
    </w:p>
    <w:p w14:paraId="6EA18373" w14:textId="6EAF3691"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Fortin, D., Beyer, H. L., Boyce, M. S., Smith, D. W., Duchesne, T., &amp; Mao, J. S. (2005). </w:t>
      </w:r>
      <w:r w:rsidR="00441F7D" w:rsidRPr="00AD0CC1">
        <w:rPr>
          <w:rFonts w:ascii="Times New Roman" w:hAnsi="Times New Roman" w:cs="Times New Roman"/>
          <w:sz w:val="24"/>
          <w:szCs w:val="24"/>
        </w:rPr>
        <w:t xml:space="preserve">Wolves influence elk movements: </w:t>
      </w:r>
      <w:r w:rsidR="00193919" w:rsidRPr="00AD0CC1">
        <w:rPr>
          <w:rFonts w:ascii="Times New Roman" w:hAnsi="Times New Roman" w:cs="Times New Roman"/>
          <w:sz w:val="24"/>
          <w:szCs w:val="24"/>
        </w:rPr>
        <w:t>behaviour</w:t>
      </w:r>
      <w:r w:rsidR="00441F7D" w:rsidRPr="00AD0CC1">
        <w:rPr>
          <w:rFonts w:ascii="Times New Roman" w:hAnsi="Times New Roman" w:cs="Times New Roman"/>
          <w:sz w:val="24"/>
          <w:szCs w:val="24"/>
        </w:rPr>
        <w:t xml:space="preserve"> shapes a trophic cascade in Yellowstone </w:t>
      </w:r>
      <w:r w:rsidR="001F34F4" w:rsidRPr="00AD0CC1">
        <w:rPr>
          <w:rFonts w:ascii="Times New Roman" w:hAnsi="Times New Roman" w:cs="Times New Roman"/>
          <w:sz w:val="24"/>
          <w:szCs w:val="24"/>
        </w:rPr>
        <w:t>P</w:t>
      </w:r>
      <w:r w:rsidR="00441F7D" w:rsidRPr="00AD0CC1">
        <w:rPr>
          <w:rFonts w:ascii="Times New Roman" w:hAnsi="Times New Roman" w:cs="Times New Roman"/>
          <w:sz w:val="24"/>
          <w:szCs w:val="24"/>
        </w:rPr>
        <w:t xml:space="preserve">ational </w:t>
      </w:r>
      <w:r w:rsidR="001F34F4" w:rsidRPr="00AD0CC1">
        <w:rPr>
          <w:rFonts w:ascii="Times New Roman" w:hAnsi="Times New Roman" w:cs="Times New Roman"/>
          <w:sz w:val="24"/>
          <w:szCs w:val="24"/>
        </w:rPr>
        <w:t>P</w:t>
      </w:r>
      <w:r w:rsidR="00441F7D" w:rsidRPr="00AD0CC1">
        <w:rPr>
          <w:rFonts w:ascii="Times New Roman" w:hAnsi="Times New Roman" w:cs="Times New Roman"/>
          <w:sz w:val="24"/>
          <w:szCs w:val="24"/>
        </w:rPr>
        <w:t>ark</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86</w:t>
      </w:r>
      <w:r w:rsidRPr="00AD0CC1">
        <w:rPr>
          <w:rFonts w:ascii="Times New Roman" w:hAnsi="Times New Roman" w:cs="Times New Roman"/>
          <w:sz w:val="24"/>
          <w:szCs w:val="24"/>
        </w:rPr>
        <w:t xml:space="preserve">(5), 1320–1330. </w:t>
      </w:r>
    </w:p>
    <w:p w14:paraId="23752237" w14:textId="6F761EC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Grant, J. W. A. (1993). Whether or not to defend? The influence of resource distribution. </w:t>
      </w:r>
      <w:r w:rsidRPr="00AD0CC1">
        <w:rPr>
          <w:rFonts w:ascii="Times New Roman" w:hAnsi="Times New Roman" w:cs="Times New Roman"/>
          <w:i/>
          <w:iCs/>
          <w:sz w:val="24"/>
          <w:szCs w:val="24"/>
        </w:rPr>
        <w:t>Marine Behaviour and Physiology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23</w:t>
      </w:r>
      <w:r w:rsidRPr="00AD0CC1">
        <w:rPr>
          <w:rFonts w:ascii="Times New Roman" w:hAnsi="Times New Roman" w:cs="Times New Roman"/>
          <w:sz w:val="24"/>
          <w:szCs w:val="24"/>
        </w:rPr>
        <w:t xml:space="preserve">(1–4), 137–153. </w:t>
      </w:r>
    </w:p>
    <w:p w14:paraId="5FAE6EF8" w14:textId="218897C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Gregory, S. C., Haegen, W. M. V., Chang, W. Y., &amp; West, S. D. (2010). Nest Site Selection by Western Gray Squirrels at Their Northern Range Terminus. </w:t>
      </w:r>
      <w:r w:rsidRPr="00AD0CC1">
        <w:rPr>
          <w:rFonts w:ascii="Times New Roman" w:hAnsi="Times New Roman" w:cs="Times New Roman"/>
          <w:i/>
          <w:iCs/>
          <w:sz w:val="24"/>
          <w:szCs w:val="24"/>
        </w:rPr>
        <w:t>The Journal of Wildlife Management</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74</w:t>
      </w:r>
      <w:r w:rsidRPr="00AD0CC1">
        <w:rPr>
          <w:rFonts w:ascii="Times New Roman" w:hAnsi="Times New Roman" w:cs="Times New Roman"/>
          <w:sz w:val="24"/>
          <w:szCs w:val="24"/>
        </w:rPr>
        <w:t xml:space="preserve">(1), 18–25. </w:t>
      </w:r>
    </w:p>
    <w:p w14:paraId="28439D00" w14:textId="7E545F30"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Guigueno, M. F., Shoji, A., Elliott, K. H., &amp; Aris-Brosou, S. (2019). Flight costs in volant vertebrates: A phylogenetically-controlled meta-analysis of birds and bats. </w:t>
      </w:r>
      <w:r w:rsidRPr="00AD0CC1">
        <w:rPr>
          <w:rFonts w:ascii="Times New Roman" w:hAnsi="Times New Roman" w:cs="Times New Roman"/>
          <w:i/>
          <w:iCs/>
          <w:sz w:val="24"/>
          <w:szCs w:val="24"/>
        </w:rPr>
        <w:t>Comparative Biochemistry and Physiology Part A: Molecular &amp; Integrative Physiology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235</w:t>
      </w:r>
      <w:r w:rsidRPr="00AD0CC1">
        <w:rPr>
          <w:rFonts w:ascii="Times New Roman" w:hAnsi="Times New Roman" w:cs="Times New Roman"/>
          <w:sz w:val="24"/>
          <w:szCs w:val="24"/>
        </w:rPr>
        <w:t xml:space="preserve">, 193–201. </w:t>
      </w:r>
    </w:p>
    <w:p w14:paraId="755C3FE2" w14:textId="5FF108A3"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Harel, R., Spiegel, O., Getz, W. M., &amp; Nathan, R. (2017). Social foraging and individual consistency in following behaviour: Testing the information centre hypothesis in free-ranging vultures. </w:t>
      </w:r>
      <w:r w:rsidRPr="00AD0CC1">
        <w:rPr>
          <w:rFonts w:ascii="Times New Roman" w:hAnsi="Times New Roman" w:cs="Times New Roman"/>
          <w:i/>
          <w:iCs/>
          <w:sz w:val="24"/>
          <w:szCs w:val="24"/>
        </w:rPr>
        <w:t>Proceedings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284</w:t>
      </w:r>
      <w:r w:rsidRPr="00AD0CC1">
        <w:rPr>
          <w:rFonts w:ascii="Times New Roman" w:hAnsi="Times New Roman" w:cs="Times New Roman"/>
          <w:sz w:val="24"/>
          <w:szCs w:val="24"/>
        </w:rPr>
        <w:t xml:space="preserve">(1852), 20162654. </w:t>
      </w:r>
    </w:p>
    <w:p w14:paraId="2D044D20" w14:textId="3CE5416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Hayward, M. W., &amp; Slotow, R. (2009). Temporal Partitioning of Activity in Large African Carnivores: Tests of Multiple Hypotheses. </w:t>
      </w:r>
      <w:r w:rsidRPr="00AD0CC1">
        <w:rPr>
          <w:rFonts w:ascii="Times New Roman" w:hAnsi="Times New Roman" w:cs="Times New Roman"/>
          <w:i/>
          <w:iCs/>
          <w:sz w:val="24"/>
          <w:szCs w:val="24"/>
        </w:rPr>
        <w:t>South African Journal of Wildlife Research</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39</w:t>
      </w:r>
      <w:r w:rsidRPr="00AD0CC1">
        <w:rPr>
          <w:rFonts w:ascii="Times New Roman" w:hAnsi="Times New Roman" w:cs="Times New Roman"/>
          <w:sz w:val="24"/>
          <w:szCs w:val="24"/>
        </w:rPr>
        <w:t xml:space="preserve">(2), 109–125. </w:t>
      </w:r>
    </w:p>
    <w:p w14:paraId="03E0B3B4" w14:textId="420B3E13"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Hengeveld, G. M. (2007). </w:t>
      </w:r>
      <w:r w:rsidRPr="00AD0CC1">
        <w:rPr>
          <w:rFonts w:ascii="Times New Roman" w:hAnsi="Times New Roman" w:cs="Times New Roman"/>
          <w:i/>
          <w:iCs/>
          <w:sz w:val="24"/>
          <w:szCs w:val="24"/>
        </w:rPr>
        <w:t>Moving to eat: Animal foraging movements in a heterogeneous environment</w:t>
      </w:r>
      <w:r w:rsidRPr="00AD0CC1">
        <w:rPr>
          <w:rFonts w:ascii="Times New Roman" w:hAnsi="Times New Roman" w:cs="Times New Roman"/>
          <w:sz w:val="24"/>
          <w:szCs w:val="24"/>
        </w:rPr>
        <w:t xml:space="preserve">. </w:t>
      </w:r>
    </w:p>
    <w:p w14:paraId="5E5ABC1B" w14:textId="44592C14"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Hernández-Montero, J. R., Reusch, C., Simon, R., Schöner, C. R., &amp; Kerth, G. (2020). Free-ranging bats combine three different cognitive processes for roost localization. </w:t>
      </w:r>
      <w:r w:rsidRPr="00AD0CC1">
        <w:rPr>
          <w:rFonts w:ascii="Times New Roman" w:hAnsi="Times New Roman" w:cs="Times New Roman"/>
          <w:i/>
          <w:iCs/>
          <w:sz w:val="24"/>
          <w:szCs w:val="24"/>
        </w:rPr>
        <w:t>Oecologia</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192</w:t>
      </w:r>
      <w:r w:rsidRPr="00AD0CC1">
        <w:rPr>
          <w:rFonts w:ascii="Times New Roman" w:hAnsi="Times New Roman" w:cs="Times New Roman"/>
          <w:sz w:val="24"/>
          <w:szCs w:val="24"/>
        </w:rPr>
        <w:t xml:space="preserve">(4), 979–988. </w:t>
      </w:r>
    </w:p>
    <w:p w14:paraId="59EF4F18" w14:textId="2BFCD88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Hertel, A. G., Efrat, R., Reznikov, K., Sapir, N., Berger-Tal, O., &amp; Mueller, T. (2023). Time constraints may pace the ontogeny of movement behaviour. </w:t>
      </w:r>
      <w:r w:rsidRPr="00AD0CC1">
        <w:rPr>
          <w:rFonts w:ascii="Times New Roman" w:hAnsi="Times New Roman" w:cs="Times New Roman"/>
          <w:i/>
          <w:iCs/>
          <w:sz w:val="24"/>
          <w:szCs w:val="24"/>
        </w:rPr>
        <w:t>Proceedings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290</w:t>
      </w:r>
      <w:r w:rsidRPr="00AD0CC1">
        <w:rPr>
          <w:rFonts w:ascii="Times New Roman" w:hAnsi="Times New Roman" w:cs="Times New Roman"/>
          <w:sz w:val="24"/>
          <w:szCs w:val="24"/>
        </w:rPr>
        <w:t xml:space="preserve">(1996), 20222429. </w:t>
      </w:r>
    </w:p>
    <w:p w14:paraId="18B662DB" w14:textId="5F78D50B" w:rsidR="00E17324" w:rsidRPr="00AD0CC1" w:rsidRDefault="00E1732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Horn, H. S. (1968). The Adaptive Significance of Colonial Nesting in the Brewer’s Blackbird </w:t>
      </w:r>
      <w:r w:rsidRPr="00AD0CC1">
        <w:rPr>
          <w:rFonts w:ascii="Times New Roman" w:hAnsi="Times New Roman" w:cs="Times New Roman"/>
          <w:sz w:val="24"/>
          <w:szCs w:val="24"/>
        </w:rPr>
        <w:lastRenderedPageBreak/>
        <w:t xml:space="preserve">(Euphagus Cyanocephalus). </w:t>
      </w:r>
      <w:r w:rsidRPr="00AD0CC1">
        <w:rPr>
          <w:rFonts w:ascii="Times New Roman" w:hAnsi="Times New Roman" w:cs="Times New Roman"/>
          <w:i/>
          <w:iCs/>
          <w:sz w:val="24"/>
          <w:szCs w:val="24"/>
        </w:rPr>
        <w:t>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49</w:t>
      </w:r>
      <w:r w:rsidRPr="00AD0CC1">
        <w:rPr>
          <w:rFonts w:ascii="Times New Roman" w:hAnsi="Times New Roman" w:cs="Times New Roman"/>
          <w:sz w:val="24"/>
          <w:szCs w:val="24"/>
        </w:rPr>
        <w:t xml:space="preserve">(4), 682–694. </w:t>
      </w:r>
    </w:p>
    <w:p w14:paraId="63F81212" w14:textId="3991E675" w:rsidR="00D91073" w:rsidRPr="00AD0CC1" w:rsidRDefault="00D91073"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bookmarkStart w:id="217" w:name="_Hlk149069378"/>
      <w:r w:rsidRPr="00AD0CC1">
        <w:rPr>
          <w:rFonts w:ascii="Times New Roman" w:hAnsi="Times New Roman" w:cs="Times New Roman"/>
          <w:sz w:val="24"/>
          <w:szCs w:val="24"/>
        </w:rPr>
        <w:t>Houston, D., G. M. Kirwan, D. A. Christie, and C. J. Sharpe (2020). Andean Condor (</w:t>
      </w:r>
      <w:r w:rsidRPr="00AD0CC1">
        <w:rPr>
          <w:rFonts w:ascii="Times New Roman" w:hAnsi="Times New Roman" w:cs="Times New Roman"/>
          <w:i/>
          <w:iCs/>
          <w:sz w:val="24"/>
          <w:szCs w:val="24"/>
        </w:rPr>
        <w:t>Vultur gryphus</w:t>
      </w:r>
      <w:r w:rsidRPr="00AD0CC1">
        <w:rPr>
          <w:rFonts w:ascii="Times New Roman" w:hAnsi="Times New Roman" w:cs="Times New Roman"/>
          <w:sz w:val="24"/>
          <w:szCs w:val="24"/>
        </w:rPr>
        <w:t xml:space="preserve">). Version 1.0. In Birds of the World (J. del Hoyo, A. Elliott, J. Sargatal, D. A. Christie, and E. de Juana, Editors). Cornell Lab of Ornithology, Ithaca, NY, USA. </w:t>
      </w:r>
    </w:p>
    <w:bookmarkEnd w:id="217"/>
    <w:p w14:paraId="3A9C0388" w14:textId="7777777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Johnson DH (1980) The comparison of usage and availability measurements for evaluating resource preference. Ecology 61:65–71</w:t>
      </w:r>
    </w:p>
    <w:p w14:paraId="0E40413D" w14:textId="2D42D9B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Johnson, M. D. (2007). Measuring Habitat Quality: A Review. </w:t>
      </w:r>
      <w:r w:rsidRPr="00AD0CC1">
        <w:rPr>
          <w:rFonts w:ascii="Times New Roman" w:hAnsi="Times New Roman" w:cs="Times New Roman"/>
          <w:i/>
          <w:iCs/>
          <w:sz w:val="24"/>
          <w:szCs w:val="24"/>
        </w:rPr>
        <w:t>The Condor</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109</w:t>
      </w:r>
      <w:r w:rsidRPr="00AD0CC1">
        <w:rPr>
          <w:rFonts w:ascii="Times New Roman" w:hAnsi="Times New Roman" w:cs="Times New Roman"/>
          <w:sz w:val="24"/>
          <w:szCs w:val="24"/>
        </w:rPr>
        <w:t xml:space="preserve">(3), 489–504. </w:t>
      </w:r>
    </w:p>
    <w:p w14:paraId="529EBE28" w14:textId="3D6B4EF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0E4017">
        <w:rPr>
          <w:rFonts w:ascii="Times New Roman" w:hAnsi="Times New Roman" w:cs="Times New Roman"/>
          <w:sz w:val="24"/>
          <w:szCs w:val="24"/>
          <w:lang w:val="es-ES"/>
        </w:rPr>
        <w:t xml:space="preserve">Kano, F., Sasaki, T., &amp; Biro, D. (2021). </w:t>
      </w:r>
      <w:r w:rsidRPr="00AD0CC1">
        <w:rPr>
          <w:rFonts w:ascii="Times New Roman" w:hAnsi="Times New Roman" w:cs="Times New Roman"/>
          <w:sz w:val="24"/>
          <w:szCs w:val="24"/>
        </w:rPr>
        <w:t xml:space="preserve">Collective attention in navigating homing pigeons: Group size effect and individual differences. </w:t>
      </w:r>
      <w:r w:rsidRPr="00AD0CC1">
        <w:rPr>
          <w:rFonts w:ascii="Times New Roman" w:hAnsi="Times New Roman" w:cs="Times New Roman"/>
          <w:i/>
          <w:iCs/>
          <w:sz w:val="24"/>
          <w:szCs w:val="24"/>
        </w:rPr>
        <w:t>Animal Behaviour</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180</w:t>
      </w:r>
      <w:r w:rsidRPr="00AD0CC1">
        <w:rPr>
          <w:rFonts w:ascii="Times New Roman" w:hAnsi="Times New Roman" w:cs="Times New Roman"/>
          <w:sz w:val="24"/>
          <w:szCs w:val="24"/>
        </w:rPr>
        <w:t xml:space="preserve">, 63–80. </w:t>
      </w:r>
    </w:p>
    <w:p w14:paraId="12AFD45F" w14:textId="27F2BCFA"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Kays, R., Crofoot, M. C., Jetz, W., &amp; Wikelski, M. (2015). Terrestrial animal tracking as an eye on life and planet. </w:t>
      </w:r>
      <w:r w:rsidRPr="00AD0CC1">
        <w:rPr>
          <w:rFonts w:ascii="Times New Roman" w:hAnsi="Times New Roman" w:cs="Times New Roman"/>
          <w:i/>
          <w:iCs/>
          <w:sz w:val="24"/>
          <w:szCs w:val="24"/>
        </w:rPr>
        <w:t>Science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348</w:t>
      </w:r>
      <w:r w:rsidRPr="00AD0CC1">
        <w:rPr>
          <w:rFonts w:ascii="Times New Roman" w:hAnsi="Times New Roman" w:cs="Times New Roman"/>
          <w:sz w:val="24"/>
          <w:szCs w:val="24"/>
        </w:rPr>
        <w:t xml:space="preserve">(6240), aaa2478. </w:t>
      </w:r>
    </w:p>
    <w:p w14:paraId="468232DC" w14:textId="77777777" w:rsidR="003B792C" w:rsidRPr="00AD0CC1" w:rsidRDefault="003B792C"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Kunz T, H. (1982). Roosting ecology of bats. In: Kunz TH, editor. Ecology of bats. New York: Plenum Press. p. 1–55.</w:t>
      </w:r>
    </w:p>
    <w:p w14:paraId="56B9D2A8" w14:textId="2A75C5E2" w:rsidR="00C82B38" w:rsidRPr="00AD0CC1" w:rsidRDefault="00C82B3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Laughlin, A. J., Sheldon, D. R., Winkler, D. W., &amp; Taylor, C. M. (2014).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al drivers of communal roosting in a songbird: A combined theoretical and empirical approach. </w:t>
      </w:r>
      <w:r w:rsidR="00193919" w:rsidRPr="00AD0CC1">
        <w:rPr>
          <w:rFonts w:ascii="Times New Roman" w:hAnsi="Times New Roman" w:cs="Times New Roman"/>
          <w:i/>
          <w:iCs/>
          <w:sz w:val="24"/>
          <w:szCs w:val="24"/>
        </w:rPr>
        <w:t>Behaviour</w:t>
      </w:r>
      <w:r w:rsidRPr="00AD0CC1">
        <w:rPr>
          <w:rFonts w:ascii="Times New Roman" w:hAnsi="Times New Roman" w:cs="Times New Roman"/>
          <w:i/>
          <w:iCs/>
          <w:sz w:val="24"/>
          <w:szCs w:val="24"/>
        </w:rPr>
        <w:t>al 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25</w:t>
      </w:r>
      <w:r w:rsidRPr="00AD0CC1">
        <w:rPr>
          <w:rFonts w:ascii="Times New Roman" w:hAnsi="Times New Roman" w:cs="Times New Roman"/>
          <w:sz w:val="24"/>
          <w:szCs w:val="24"/>
        </w:rPr>
        <w:t xml:space="preserve">(4), 734–743. </w:t>
      </w:r>
    </w:p>
    <w:p w14:paraId="658F87B0" w14:textId="1F76CA7F"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Mallon, J. M., Tucker, M. A., Beard, A., Bierregaard, R. O., Bildstein, K. L., Böhning‐Gaese, K., Brzorad, J. N., Buechley, E. R., Bustamante, J., Carrapato, C., Castillo‐Guerrero, J. A., Clingham, E., Desholm, M., DeSorbo, C. R., Domenech, R., Douglas, H., Duriez, O., Enggist, P., Farwig, N., … Fagan, W. F. (2020). Diurnal timing of nonmigratory movement by birds: The importance of foraging spatial scales. </w:t>
      </w:r>
      <w:r w:rsidRPr="00AD0CC1">
        <w:rPr>
          <w:rFonts w:ascii="Times New Roman" w:hAnsi="Times New Roman" w:cs="Times New Roman"/>
          <w:i/>
          <w:iCs/>
          <w:sz w:val="24"/>
          <w:szCs w:val="24"/>
        </w:rPr>
        <w:t>Journal of Avian Biology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51</w:t>
      </w:r>
      <w:r w:rsidRPr="00AD0CC1">
        <w:rPr>
          <w:rFonts w:ascii="Times New Roman" w:hAnsi="Times New Roman" w:cs="Times New Roman"/>
          <w:sz w:val="24"/>
          <w:szCs w:val="24"/>
        </w:rPr>
        <w:t xml:space="preserve">(12), jav.02612. </w:t>
      </w:r>
    </w:p>
    <w:p w14:paraId="5B1871F8" w14:textId="01C1C1A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Mock, D. W., Lamey, T. C., &amp; Thompson, D. B. A. (1988). Falsifiability and the Information Centre Hypothesis. </w:t>
      </w:r>
      <w:r w:rsidRPr="00AD0CC1">
        <w:rPr>
          <w:rFonts w:ascii="Times New Roman" w:hAnsi="Times New Roman" w:cs="Times New Roman"/>
          <w:i/>
          <w:iCs/>
          <w:sz w:val="24"/>
          <w:szCs w:val="24"/>
        </w:rPr>
        <w:t>Ornis Scandinavica</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19</w:t>
      </w:r>
      <w:r w:rsidRPr="00AD0CC1">
        <w:rPr>
          <w:rFonts w:ascii="Times New Roman" w:hAnsi="Times New Roman" w:cs="Times New Roman"/>
          <w:sz w:val="24"/>
          <w:szCs w:val="24"/>
        </w:rPr>
        <w:t xml:space="preserve">(3), 231. </w:t>
      </w:r>
    </w:p>
    <w:p w14:paraId="7339653B" w14:textId="03354220" w:rsidR="00801E4A" w:rsidRPr="00AD0CC1" w:rsidRDefault="00801E4A"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Mueller, T., &amp; Fagan, W. F. (2008). Search and navigation in dynamic environments – from individual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s to population distributions. </w:t>
      </w:r>
      <w:r w:rsidRPr="00AD0CC1">
        <w:rPr>
          <w:rFonts w:ascii="Times New Roman" w:hAnsi="Times New Roman" w:cs="Times New Roman"/>
          <w:i/>
          <w:iCs/>
          <w:sz w:val="24"/>
          <w:szCs w:val="24"/>
        </w:rPr>
        <w:t>Oikos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117</w:t>
      </w:r>
      <w:r w:rsidRPr="00AD0CC1">
        <w:rPr>
          <w:rFonts w:ascii="Times New Roman" w:hAnsi="Times New Roman" w:cs="Times New Roman"/>
          <w:sz w:val="24"/>
          <w:szCs w:val="24"/>
        </w:rPr>
        <w:t xml:space="preserve">(5), 654–664. </w:t>
      </w:r>
    </w:p>
    <w:p w14:paraId="4C03749F" w14:textId="1E25FA5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Nathan, R., Getz, W. M., Revilla, E., Holyoak, M., Kadmon, R., Saltz, D., &amp; Smouse, P. E. (2008). A movement ecology paradigm for unifying organismal movement research. </w:t>
      </w:r>
      <w:r w:rsidRPr="00AD0CC1">
        <w:rPr>
          <w:rFonts w:ascii="Times New Roman" w:hAnsi="Times New Roman" w:cs="Times New Roman"/>
          <w:i/>
          <w:iCs/>
          <w:sz w:val="24"/>
          <w:szCs w:val="24"/>
        </w:rPr>
        <w:t>Proceedings of the National Academy of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105</w:t>
      </w:r>
      <w:r w:rsidRPr="00AD0CC1">
        <w:rPr>
          <w:rFonts w:ascii="Times New Roman" w:hAnsi="Times New Roman" w:cs="Times New Roman"/>
          <w:sz w:val="24"/>
          <w:szCs w:val="24"/>
        </w:rPr>
        <w:t xml:space="preserve">(49), 19052–19059. </w:t>
      </w:r>
    </w:p>
    <w:p w14:paraId="317EA71C" w14:textId="03C81FE0"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Nauta, J., Khaluf, Y., &amp; Simoens, P. (2020). Hybrid foraging in patchy environments using spatial memory. </w:t>
      </w:r>
      <w:r w:rsidRPr="00AD0CC1">
        <w:rPr>
          <w:rFonts w:ascii="Times New Roman" w:hAnsi="Times New Roman" w:cs="Times New Roman"/>
          <w:i/>
          <w:iCs/>
          <w:sz w:val="24"/>
          <w:szCs w:val="24"/>
        </w:rPr>
        <w:t>Journal of The Royal Society Interface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17</w:t>
      </w:r>
      <w:r w:rsidRPr="00AD0CC1">
        <w:rPr>
          <w:rFonts w:ascii="Times New Roman" w:hAnsi="Times New Roman" w:cs="Times New Roman"/>
          <w:sz w:val="24"/>
          <w:szCs w:val="24"/>
        </w:rPr>
        <w:t xml:space="preserve">(166), 20200026. </w:t>
      </w:r>
    </w:p>
    <w:p w14:paraId="62DDA10E" w14:textId="2F7B893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lastRenderedPageBreak/>
        <w:t xml:space="preserve">Nonacs, P., &amp; Dill, L. M. (1993). Is Satisficing an Alternative to Optimal Foraging Theory? </w:t>
      </w:r>
      <w:r w:rsidRPr="00AD0CC1">
        <w:rPr>
          <w:rFonts w:ascii="Times New Roman" w:hAnsi="Times New Roman" w:cs="Times New Roman"/>
          <w:i/>
          <w:iCs/>
          <w:sz w:val="24"/>
          <w:szCs w:val="24"/>
        </w:rPr>
        <w:t>Oikos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67</w:t>
      </w:r>
      <w:r w:rsidRPr="00AD0CC1">
        <w:rPr>
          <w:rFonts w:ascii="Times New Roman" w:hAnsi="Times New Roman" w:cs="Times New Roman"/>
          <w:sz w:val="24"/>
          <w:szCs w:val="24"/>
        </w:rPr>
        <w:t xml:space="preserve">(2), 371. </w:t>
      </w:r>
    </w:p>
    <w:p w14:paraId="6B7885A7" w14:textId="2D3682F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Noonan, M. J., Martinez-Garcia, R., Fleming, C. H., De Figueiredo, B. G., Ali, A. H., Attias, N., Belant, J. L., Beyer, D. E., Berteaux, D., Bidner, L. R., Boone, R., Boutin, S., Brito, J., Brown, M., Carter, A., Castellanos, A., Castellanos, F. X., Chitwood, C., Darlington, S., … Calabrese, J. M. (2023). </w:t>
      </w:r>
      <w:r w:rsidRPr="00AD0CC1">
        <w:rPr>
          <w:rFonts w:ascii="Times New Roman" w:hAnsi="Times New Roman" w:cs="Times New Roman"/>
          <w:i/>
          <w:iCs/>
          <w:sz w:val="24"/>
          <w:szCs w:val="24"/>
        </w:rPr>
        <w:t xml:space="preserve">The search </w:t>
      </w:r>
      <w:r w:rsidR="00193919" w:rsidRPr="00AD0CC1">
        <w:rPr>
          <w:rFonts w:ascii="Times New Roman" w:hAnsi="Times New Roman" w:cs="Times New Roman"/>
          <w:i/>
          <w:iCs/>
          <w:sz w:val="24"/>
          <w:szCs w:val="24"/>
        </w:rPr>
        <w:t>behaviour</w:t>
      </w:r>
      <w:r w:rsidRPr="00AD0CC1">
        <w:rPr>
          <w:rFonts w:ascii="Times New Roman" w:hAnsi="Times New Roman" w:cs="Times New Roman"/>
          <w:i/>
          <w:iCs/>
          <w:sz w:val="24"/>
          <w:szCs w:val="24"/>
        </w:rPr>
        <w:t xml:space="preserve"> of terrestrial mammals</w:t>
      </w:r>
      <w:r w:rsidRPr="00AD0CC1">
        <w:rPr>
          <w:rFonts w:ascii="Times New Roman" w:hAnsi="Times New Roman" w:cs="Times New Roman"/>
          <w:sz w:val="24"/>
          <w:szCs w:val="24"/>
        </w:rPr>
        <w:t xml:space="preserve"> [Preprint]. Ecology</w:t>
      </w:r>
    </w:p>
    <w:p w14:paraId="09AC4345" w14:textId="736AFE9B"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Nussbaumer, R., Schmid, B., Bauer, S., &amp; Liechti, F. (2022). Favorable winds speed up bird migration in spring but not in autumn. </w:t>
      </w:r>
      <w:r w:rsidRPr="00AD0CC1">
        <w:rPr>
          <w:rFonts w:ascii="Times New Roman" w:hAnsi="Times New Roman" w:cs="Times New Roman"/>
          <w:i/>
          <w:iCs/>
          <w:sz w:val="24"/>
          <w:szCs w:val="24"/>
        </w:rPr>
        <w:t>Ecology and Evolution</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12</w:t>
      </w:r>
      <w:r w:rsidRPr="00AD0CC1">
        <w:rPr>
          <w:rFonts w:ascii="Times New Roman" w:hAnsi="Times New Roman" w:cs="Times New Roman"/>
          <w:sz w:val="24"/>
          <w:szCs w:val="24"/>
        </w:rPr>
        <w:t xml:space="preserve">(8). </w:t>
      </w:r>
    </w:p>
    <w:p w14:paraId="309D5B40" w14:textId="6AB67E0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Ord, T. J. (2021). Costs of territoriality: A review of hypotheses, meta-analysis, and field study. </w:t>
      </w:r>
      <w:r w:rsidRPr="00AD0CC1">
        <w:rPr>
          <w:rFonts w:ascii="Times New Roman" w:hAnsi="Times New Roman" w:cs="Times New Roman"/>
          <w:i/>
          <w:iCs/>
          <w:sz w:val="24"/>
          <w:szCs w:val="24"/>
        </w:rPr>
        <w:t>Oecologia</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197</w:t>
      </w:r>
      <w:r w:rsidRPr="00AD0CC1">
        <w:rPr>
          <w:rFonts w:ascii="Times New Roman" w:hAnsi="Times New Roman" w:cs="Times New Roman"/>
          <w:sz w:val="24"/>
          <w:szCs w:val="24"/>
        </w:rPr>
        <w:t xml:space="preserve">(3), 615–631. </w:t>
      </w:r>
    </w:p>
    <w:p w14:paraId="1FC26E09" w14:textId="760E17A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Owen-Smith, N., Goodall, V., &amp; Fatti, P. (2012). Applying mixture models to derive activity states of large herbivores from movement rates obtained using GPS telemetry. </w:t>
      </w:r>
      <w:r w:rsidRPr="00AD0CC1">
        <w:rPr>
          <w:rFonts w:ascii="Times New Roman" w:hAnsi="Times New Roman" w:cs="Times New Roman"/>
          <w:i/>
          <w:iCs/>
          <w:sz w:val="24"/>
          <w:szCs w:val="24"/>
        </w:rPr>
        <w:t>Wildlife Research</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39</w:t>
      </w:r>
      <w:r w:rsidRPr="00AD0CC1">
        <w:rPr>
          <w:rFonts w:ascii="Times New Roman" w:hAnsi="Times New Roman" w:cs="Times New Roman"/>
          <w:sz w:val="24"/>
          <w:szCs w:val="24"/>
        </w:rPr>
        <w:t xml:space="preserve">(5), 452. </w:t>
      </w:r>
    </w:p>
    <w:p w14:paraId="7529332E" w14:textId="7FD39365"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Perrig, P. L., Lambertucci, S. A., Cruz, J., Alarcón, P. A. E., Plaza, P. I., Middleton, A. D., Blanco, G., Sánchez-Zapata, J. A., Donázar, J. A., &amp; Pauli, J. N. (2020). Identifying conservation priority areas for the Andean condor in southern South America. </w:t>
      </w:r>
      <w:r w:rsidRPr="00AD0CC1">
        <w:rPr>
          <w:rFonts w:ascii="Times New Roman" w:hAnsi="Times New Roman" w:cs="Times New Roman"/>
          <w:i/>
          <w:iCs/>
          <w:sz w:val="24"/>
          <w:szCs w:val="24"/>
        </w:rPr>
        <w:t>Biological Conservation</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243</w:t>
      </w:r>
      <w:r w:rsidRPr="00AD0CC1">
        <w:rPr>
          <w:rFonts w:ascii="Times New Roman" w:hAnsi="Times New Roman" w:cs="Times New Roman"/>
          <w:sz w:val="24"/>
          <w:szCs w:val="24"/>
        </w:rPr>
        <w:t xml:space="preserve">, 108494. </w:t>
      </w:r>
    </w:p>
    <w:p w14:paraId="5CE8C889" w14:textId="41DD25FA" w:rsidR="000664F4" w:rsidRPr="00AD0CC1" w:rsidRDefault="000664F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Pekarsky, S., Shohami, D., Horvitz, N., Bowie, R. C. K., Kamath, P. L., Markin, Y., Getz, W. M., &amp; Nathan, R. (2023). </w:t>
      </w:r>
      <w:r w:rsidRPr="00AD0CC1">
        <w:rPr>
          <w:rFonts w:ascii="Times New Roman" w:hAnsi="Times New Roman" w:cs="Times New Roman"/>
          <w:i/>
          <w:iCs/>
          <w:sz w:val="24"/>
          <w:szCs w:val="24"/>
        </w:rPr>
        <w:t>Cranes soar on thermal updrafts behind cold fronts as they migrate across the sea</w:t>
      </w:r>
      <w:r w:rsidRPr="00AD0CC1">
        <w:rPr>
          <w:rFonts w:ascii="Times New Roman" w:hAnsi="Times New Roman" w:cs="Times New Roman"/>
          <w:sz w:val="24"/>
          <w:szCs w:val="24"/>
        </w:rPr>
        <w:t xml:space="preserve"> [Preprint]. Ecology. </w:t>
      </w:r>
    </w:p>
    <w:p w14:paraId="489D6E0C" w14:textId="5C06BD63" w:rsidR="008F69A4" w:rsidRPr="00AD0CC1" w:rsidRDefault="00D91073"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bookmarkStart w:id="218" w:name="_Hlk149069114"/>
      <w:r w:rsidRPr="00AD0CC1">
        <w:rPr>
          <w:rFonts w:ascii="Times New Roman" w:hAnsi="Times New Roman" w:cs="Times New Roman"/>
          <w:sz w:val="24"/>
          <w:szCs w:val="24"/>
        </w:rPr>
        <w:t>Pennycuick, C. J. (2008). Modelling the flying bird. Elsevier.</w:t>
      </w:r>
      <w:bookmarkEnd w:id="218"/>
      <w:r w:rsidR="008F69A4" w:rsidRPr="00AD0CC1">
        <w:rPr>
          <w:rFonts w:ascii="Times New Roman" w:hAnsi="Times New Roman" w:cs="Times New Roman"/>
          <w:sz w:val="24"/>
          <w:szCs w:val="24"/>
        </w:rPr>
        <w:t xml:space="preserve">Poessel, S. A., Brandt, J., Miller, T. A., &amp; Katzner, T. E. (2018). Meteorological and environmental variables affect flight behaviour and decision-making of an obligate soaring bird, the California Condor </w:t>
      </w:r>
      <w:r w:rsidR="008F69A4" w:rsidRPr="00AD0CC1">
        <w:rPr>
          <w:rFonts w:ascii="Times New Roman" w:hAnsi="Times New Roman" w:cs="Times New Roman"/>
          <w:i/>
          <w:iCs/>
          <w:sz w:val="24"/>
          <w:szCs w:val="24"/>
        </w:rPr>
        <w:t>Gymnogyps californianus</w:t>
      </w:r>
      <w:r w:rsidR="008F69A4" w:rsidRPr="00AD0CC1">
        <w:rPr>
          <w:rFonts w:ascii="Times New Roman" w:hAnsi="Times New Roman" w:cs="Times New Roman"/>
          <w:sz w:val="24"/>
          <w:szCs w:val="24"/>
        </w:rPr>
        <w:t xml:space="preserve">. </w:t>
      </w:r>
      <w:r w:rsidR="008F69A4" w:rsidRPr="00AD0CC1">
        <w:rPr>
          <w:rFonts w:ascii="Times New Roman" w:hAnsi="Times New Roman" w:cs="Times New Roman"/>
          <w:i/>
          <w:iCs/>
          <w:sz w:val="24"/>
          <w:szCs w:val="24"/>
        </w:rPr>
        <w:t>Ibis</w:t>
      </w:r>
      <w:r w:rsidR="008F69A4" w:rsidRPr="00AD0CC1">
        <w:rPr>
          <w:rFonts w:ascii="Times New Roman" w:hAnsi="Times New Roman" w:cs="Times New Roman"/>
          <w:sz w:val="24"/>
          <w:szCs w:val="24"/>
        </w:rPr>
        <w:t xml:space="preserve">, </w:t>
      </w:r>
      <w:r w:rsidR="008F69A4" w:rsidRPr="00AD0CC1">
        <w:rPr>
          <w:rFonts w:ascii="Times New Roman" w:hAnsi="Times New Roman" w:cs="Times New Roman"/>
          <w:i/>
          <w:iCs/>
          <w:sz w:val="24"/>
          <w:szCs w:val="24"/>
        </w:rPr>
        <w:t>160</w:t>
      </w:r>
      <w:r w:rsidR="008F69A4" w:rsidRPr="00AD0CC1">
        <w:rPr>
          <w:rFonts w:ascii="Times New Roman" w:hAnsi="Times New Roman" w:cs="Times New Roman"/>
          <w:sz w:val="24"/>
          <w:szCs w:val="24"/>
        </w:rPr>
        <w:t xml:space="preserve">(1), 36–53. </w:t>
      </w:r>
    </w:p>
    <w:p w14:paraId="79BE81B6" w14:textId="137E1790"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Rolls, E. T. (2014). Emotion and decision-making explained: A précis. </w:t>
      </w:r>
      <w:r w:rsidRPr="00AD0CC1">
        <w:rPr>
          <w:rFonts w:ascii="Times New Roman" w:hAnsi="Times New Roman" w:cs="Times New Roman"/>
          <w:i/>
          <w:iCs/>
          <w:sz w:val="24"/>
          <w:szCs w:val="24"/>
        </w:rPr>
        <w:t>Cortex</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59</w:t>
      </w:r>
      <w:r w:rsidRPr="00AD0CC1">
        <w:rPr>
          <w:rFonts w:ascii="Times New Roman" w:hAnsi="Times New Roman" w:cs="Times New Roman"/>
          <w:sz w:val="24"/>
          <w:szCs w:val="24"/>
        </w:rPr>
        <w:t xml:space="preserve">, 185–193. </w:t>
      </w:r>
    </w:p>
    <w:p w14:paraId="6C3FA5EF" w14:textId="4971419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Shipley, L. A., Spalinger, D. E., Gross, J. E., Hobbs, N. T., &amp; Wunder, B. A. (1996). The Dynamics and Scaling of Foraging Velocity and Encounter Rate in Mammalian Herbivores. </w:t>
      </w:r>
      <w:r w:rsidRPr="00AD0CC1">
        <w:rPr>
          <w:rFonts w:ascii="Times New Roman" w:hAnsi="Times New Roman" w:cs="Times New Roman"/>
          <w:i/>
          <w:iCs/>
          <w:sz w:val="24"/>
          <w:szCs w:val="24"/>
        </w:rPr>
        <w:t>Functional 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10</w:t>
      </w:r>
      <w:r w:rsidRPr="00AD0CC1">
        <w:rPr>
          <w:rFonts w:ascii="Times New Roman" w:hAnsi="Times New Roman" w:cs="Times New Roman"/>
          <w:sz w:val="24"/>
          <w:szCs w:val="24"/>
        </w:rPr>
        <w:t xml:space="preserve">(2), 234. </w:t>
      </w:r>
    </w:p>
    <w:p w14:paraId="4C7A67AD" w14:textId="13DF4F88"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Smith, B. J., MacNulty, D. R., Stahler, D. R., Smith, D. W., &amp; Avgar, T. (2023). Density‐dependent habitat selection alters drivers of population distribution in northern </w:t>
      </w:r>
      <w:r w:rsidRPr="00AD0CC1">
        <w:rPr>
          <w:rFonts w:ascii="Times New Roman" w:hAnsi="Times New Roman" w:cs="Times New Roman"/>
          <w:sz w:val="24"/>
          <w:szCs w:val="24"/>
        </w:rPr>
        <w:lastRenderedPageBreak/>
        <w:t xml:space="preserve">Yellowstone elk. </w:t>
      </w:r>
      <w:r w:rsidRPr="00AD0CC1">
        <w:rPr>
          <w:rFonts w:ascii="Times New Roman" w:hAnsi="Times New Roman" w:cs="Times New Roman"/>
          <w:i/>
          <w:iCs/>
          <w:sz w:val="24"/>
          <w:szCs w:val="24"/>
        </w:rPr>
        <w:t>Ecology Letters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26</w:t>
      </w:r>
      <w:r w:rsidRPr="00AD0CC1">
        <w:rPr>
          <w:rFonts w:ascii="Times New Roman" w:hAnsi="Times New Roman" w:cs="Times New Roman"/>
          <w:sz w:val="24"/>
          <w:szCs w:val="24"/>
        </w:rPr>
        <w:t xml:space="preserve">(2), 245–256. </w:t>
      </w:r>
    </w:p>
    <w:p w14:paraId="0EE84180" w14:textId="78FAC974"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Smith, R. V., Stafford, J. D., Yetter, A. P., Horath, M. M., Hine, C. S., &amp; Hoover, J. P. (2012). Foraging Ecology of Fall-Migrating Shorebirds in the Illinois River Valley. </w:t>
      </w:r>
      <w:r w:rsidRPr="00AD0CC1">
        <w:rPr>
          <w:rFonts w:ascii="Times New Roman" w:hAnsi="Times New Roman" w:cs="Times New Roman"/>
          <w:i/>
          <w:iCs/>
          <w:sz w:val="24"/>
          <w:szCs w:val="24"/>
        </w:rPr>
        <w:t>PLoS ONE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7</w:t>
      </w:r>
      <w:r w:rsidRPr="00AD0CC1">
        <w:rPr>
          <w:rFonts w:ascii="Times New Roman" w:hAnsi="Times New Roman" w:cs="Times New Roman"/>
          <w:sz w:val="24"/>
          <w:szCs w:val="24"/>
        </w:rPr>
        <w:t xml:space="preserve">(9), e45121. </w:t>
      </w:r>
    </w:p>
    <w:p w14:paraId="5D2BC6FD" w14:textId="3BC72725"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Southwood, T. R. E. (1977). Habitat, the Templet for Ecological Strategies? </w:t>
      </w:r>
      <w:r w:rsidRPr="00AD0CC1">
        <w:rPr>
          <w:rFonts w:ascii="Times New Roman" w:hAnsi="Times New Roman" w:cs="Times New Roman"/>
          <w:i/>
          <w:iCs/>
          <w:sz w:val="24"/>
          <w:szCs w:val="24"/>
        </w:rPr>
        <w:t>The Journal of Animal 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46</w:t>
      </w:r>
      <w:r w:rsidRPr="00AD0CC1">
        <w:rPr>
          <w:rFonts w:ascii="Times New Roman" w:hAnsi="Times New Roman" w:cs="Times New Roman"/>
          <w:sz w:val="24"/>
          <w:szCs w:val="24"/>
        </w:rPr>
        <w:t xml:space="preserve">(2), 336. </w:t>
      </w:r>
    </w:p>
    <w:p w14:paraId="3C74323E" w14:textId="399CC678"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Sutherland, W. J., Newton, I., &amp; Green, R. (2004). </w:t>
      </w:r>
      <w:r w:rsidRPr="00AD0CC1">
        <w:rPr>
          <w:rFonts w:ascii="Times New Roman" w:hAnsi="Times New Roman" w:cs="Times New Roman"/>
          <w:i/>
          <w:iCs/>
          <w:sz w:val="24"/>
          <w:szCs w:val="24"/>
        </w:rPr>
        <w:t>Bird Ecology and Conservation</w:t>
      </w:r>
      <w:r w:rsidRPr="00AD0CC1">
        <w:rPr>
          <w:rFonts w:ascii="Times New Roman" w:hAnsi="Times New Roman" w:cs="Times New Roman"/>
          <w:sz w:val="24"/>
          <w:szCs w:val="24"/>
        </w:rPr>
        <w:t xml:space="preserve">. Oxford University Press. </w:t>
      </w:r>
    </w:p>
    <w:p w14:paraId="69588BDB" w14:textId="353E152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Tobalske, B. W., Hedrick, T. L., Dial, K. P., &amp; Biewener, A. A. (2003). Comparative power curves in bird flight. </w:t>
      </w:r>
      <w:r w:rsidRPr="00AD0CC1">
        <w:rPr>
          <w:rFonts w:ascii="Times New Roman" w:hAnsi="Times New Roman" w:cs="Times New Roman"/>
          <w:i/>
          <w:iCs/>
          <w:sz w:val="24"/>
          <w:szCs w:val="24"/>
        </w:rPr>
        <w:t>Nature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421</w:t>
      </w:r>
      <w:r w:rsidRPr="00AD0CC1">
        <w:rPr>
          <w:rFonts w:ascii="Times New Roman" w:hAnsi="Times New Roman" w:cs="Times New Roman"/>
          <w:sz w:val="24"/>
          <w:szCs w:val="24"/>
        </w:rPr>
        <w:t xml:space="preserve">(6921), 363–366. </w:t>
      </w:r>
    </w:p>
    <w:p w14:paraId="04FA4EAB" w14:textId="7777777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Tucker, M. A., Alexandrou, O., Bierregaard Jr, R. O., Bildstein, K. L., Böhning‐Gaese, K., Bracis, C., ... &amp; Mueller, T. (2019). Large birds travel farther in homogeneous environments. Global Ecology and Biogeography, 28(5), 576-587.</w:t>
      </w:r>
    </w:p>
    <w:p w14:paraId="0CC7580B" w14:textId="4A9DA82A" w:rsidR="008F69A4" w:rsidRPr="000E4017"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lang w:val="es-ES"/>
        </w:rPr>
      </w:pPr>
      <w:r w:rsidRPr="00AD0CC1">
        <w:rPr>
          <w:rFonts w:ascii="Times New Roman" w:hAnsi="Times New Roman" w:cs="Times New Roman"/>
          <w:sz w:val="24"/>
          <w:szCs w:val="24"/>
        </w:rPr>
        <w:t xml:space="preserve">van Overveld T, Blanco G, Moleón M, Margalida A, Sanchez-Zapata JA, De la Riva M, Donázar JA (2020) Integration vulture sociality into conservation practice. </w:t>
      </w:r>
      <w:r w:rsidRPr="000E4017">
        <w:rPr>
          <w:rFonts w:ascii="Times New Roman" w:hAnsi="Times New Roman" w:cs="Times New Roman"/>
          <w:sz w:val="24"/>
          <w:szCs w:val="24"/>
          <w:lang w:val="es-ES"/>
        </w:rPr>
        <w:t>Condor 122:duaa035</w:t>
      </w:r>
    </w:p>
    <w:p w14:paraId="1E844507" w14:textId="7D984C65" w:rsidR="00BD3DA0" w:rsidRPr="00AD0CC1" w:rsidRDefault="00BD3DA0"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0E4017">
        <w:rPr>
          <w:rFonts w:ascii="Times New Roman" w:hAnsi="Times New Roman" w:cs="Times New Roman"/>
          <w:sz w:val="24"/>
          <w:szCs w:val="24"/>
          <w:lang w:val="es-ES"/>
        </w:rPr>
        <w:t xml:space="preserve">Van Overveld, T., Sol, D., Blanco, G., Margalida, A., De La Riva, M., &amp; Donázar, J. A. (2022). </w:t>
      </w:r>
      <w:r w:rsidRPr="00AD0CC1">
        <w:rPr>
          <w:rFonts w:ascii="Times New Roman" w:hAnsi="Times New Roman" w:cs="Times New Roman"/>
          <w:sz w:val="24"/>
          <w:szCs w:val="24"/>
        </w:rPr>
        <w:t xml:space="preserve">Vultures as an overlooked model in cognitive ecology. </w:t>
      </w:r>
      <w:r w:rsidRPr="00AD0CC1">
        <w:rPr>
          <w:rFonts w:ascii="Times New Roman" w:hAnsi="Times New Roman" w:cs="Times New Roman"/>
          <w:i/>
          <w:iCs/>
          <w:sz w:val="24"/>
          <w:szCs w:val="24"/>
        </w:rPr>
        <w:t>Animal Cognition</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25</w:t>
      </w:r>
      <w:r w:rsidRPr="00AD0CC1">
        <w:rPr>
          <w:rFonts w:ascii="Times New Roman" w:hAnsi="Times New Roman" w:cs="Times New Roman"/>
          <w:sz w:val="24"/>
          <w:szCs w:val="24"/>
        </w:rPr>
        <w:t xml:space="preserve">(3), 495–507. </w:t>
      </w:r>
    </w:p>
    <w:p w14:paraId="48C29C27" w14:textId="54ED12E0"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Ward, P., &amp; Zahavi, A. (1973). </w:t>
      </w:r>
      <w:r w:rsidR="000E4D48" w:rsidRPr="00AD0CC1">
        <w:rPr>
          <w:rFonts w:ascii="Times New Roman" w:hAnsi="Times New Roman" w:cs="Times New Roman"/>
          <w:sz w:val="24"/>
          <w:szCs w:val="24"/>
        </w:rPr>
        <w:t>The importance of certain assemblages of birds as “information-centres” for food-finding</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Ibis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115</w:t>
      </w:r>
      <w:r w:rsidRPr="00AD0CC1">
        <w:rPr>
          <w:rFonts w:ascii="Times New Roman" w:hAnsi="Times New Roman" w:cs="Times New Roman"/>
          <w:sz w:val="24"/>
          <w:szCs w:val="24"/>
        </w:rPr>
        <w:t xml:space="preserve">(4), 517–534. </w:t>
      </w:r>
    </w:p>
    <w:p w14:paraId="6833D04B" w14:textId="6AAAA4CA" w:rsidR="008F69A4" w:rsidRPr="000E4017"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lang w:val="es-ES"/>
        </w:rPr>
      </w:pPr>
      <w:r w:rsidRPr="00AD0CC1">
        <w:rPr>
          <w:rFonts w:ascii="Times New Roman" w:hAnsi="Times New Roman" w:cs="Times New Roman"/>
          <w:sz w:val="24"/>
          <w:szCs w:val="24"/>
        </w:rPr>
        <w:t xml:space="preserve">Wright, J., Stone, R. E., &amp; Brown, N. (2003). Communal roosts as structured information centres in the raven, Corvus corax. </w:t>
      </w:r>
      <w:r w:rsidRPr="000E4017">
        <w:rPr>
          <w:rFonts w:ascii="Times New Roman" w:hAnsi="Times New Roman" w:cs="Times New Roman"/>
          <w:i/>
          <w:iCs/>
          <w:sz w:val="24"/>
          <w:szCs w:val="24"/>
          <w:lang w:val="es-ES"/>
        </w:rPr>
        <w:t>Journal of Animal Ecology</w:t>
      </w:r>
      <w:r w:rsidRPr="000E4017">
        <w:rPr>
          <w:rFonts w:ascii="Times New Roman" w:hAnsi="Times New Roman" w:cs="Times New Roman"/>
          <w:sz w:val="24"/>
          <w:szCs w:val="24"/>
          <w:lang w:val="es-ES"/>
        </w:rPr>
        <w:t xml:space="preserve">, </w:t>
      </w:r>
      <w:r w:rsidRPr="000E4017">
        <w:rPr>
          <w:rFonts w:ascii="Times New Roman" w:hAnsi="Times New Roman" w:cs="Times New Roman"/>
          <w:i/>
          <w:iCs/>
          <w:sz w:val="24"/>
          <w:szCs w:val="24"/>
          <w:lang w:val="es-ES"/>
        </w:rPr>
        <w:t>72</w:t>
      </w:r>
      <w:r w:rsidRPr="000E4017">
        <w:rPr>
          <w:rFonts w:ascii="Times New Roman" w:hAnsi="Times New Roman" w:cs="Times New Roman"/>
          <w:sz w:val="24"/>
          <w:szCs w:val="24"/>
          <w:lang w:val="es-ES"/>
        </w:rPr>
        <w:t xml:space="preserve">(6), 1003–1014. </w:t>
      </w:r>
    </w:p>
    <w:p w14:paraId="2511C590" w14:textId="0C9F82DF" w:rsidR="003F0266" w:rsidRPr="00AD0CC1" w:rsidRDefault="008F69A4" w:rsidP="00D70E63">
      <w:pPr>
        <w:spacing w:line="360" w:lineRule="auto"/>
        <w:ind w:left="720" w:hanging="720"/>
        <w:jc w:val="both"/>
        <w:rPr>
          <w:rFonts w:ascii="Times New Roman" w:hAnsi="Times New Roman" w:cs="Times New Roman"/>
          <w:sz w:val="24"/>
          <w:szCs w:val="24"/>
        </w:rPr>
      </w:pPr>
      <w:r w:rsidRPr="000E4017">
        <w:rPr>
          <w:rFonts w:ascii="Times New Roman" w:hAnsi="Times New Roman" w:cs="Times New Roman"/>
          <w:sz w:val="24"/>
          <w:szCs w:val="24"/>
          <w:lang w:val="es-ES"/>
        </w:rPr>
        <w:t xml:space="preserve">Zuberogoitia, I., González-Oreja, J. A., Martínez, J. E., Zabala, J., Gómez, I., &amp; López-López, P. (2013). </w:t>
      </w:r>
      <w:r w:rsidRPr="00AD0CC1">
        <w:rPr>
          <w:rFonts w:ascii="Times New Roman" w:hAnsi="Times New Roman" w:cs="Times New Roman"/>
          <w:sz w:val="24"/>
          <w:szCs w:val="24"/>
        </w:rPr>
        <w:t xml:space="preserve">Foraging movements of Eurasian griffon vultures (Gyps fulvus): Implications for supplementary feeding management. </w:t>
      </w:r>
      <w:r w:rsidRPr="00AD0CC1">
        <w:rPr>
          <w:rFonts w:ascii="Times New Roman" w:hAnsi="Times New Roman" w:cs="Times New Roman"/>
          <w:i/>
          <w:iCs/>
          <w:sz w:val="24"/>
          <w:szCs w:val="24"/>
        </w:rPr>
        <w:t>European Journal of Wildlife Research</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59</w:t>
      </w:r>
      <w:r w:rsidRPr="00AD0CC1">
        <w:rPr>
          <w:rFonts w:ascii="Times New Roman" w:hAnsi="Times New Roman" w:cs="Times New Roman"/>
          <w:sz w:val="24"/>
          <w:szCs w:val="24"/>
        </w:rPr>
        <w:t xml:space="preserve">(3), 421–429. </w:t>
      </w:r>
      <w:bookmarkEnd w:id="215"/>
    </w:p>
    <w:p w14:paraId="6D65D7C0" w14:textId="77777777" w:rsidR="00A04226" w:rsidRDefault="00F7140F" w:rsidP="00A04226">
      <w:pPr>
        <w:pStyle w:val="Bibliography"/>
      </w:pPr>
      <w:r w:rsidRPr="00AD0CC1">
        <w:rPr>
          <w:sz w:val="24"/>
          <w:szCs w:val="24"/>
        </w:rPr>
        <w:fldChar w:fldCharType="begin"/>
      </w:r>
      <w:r w:rsidR="00DF6B32" w:rsidRPr="006656AE">
        <w:rPr>
          <w:sz w:val="24"/>
          <w:szCs w:val="24"/>
          <w:lang w:val="es-ES"/>
        </w:rPr>
        <w:instrText xml:space="preserve"> ADDIN ZOTERO_BIBL {"uncited":[],"omitted":[],"custom":[]} CSL_BIBLIOGRAPHY </w:instrText>
      </w:r>
      <w:r w:rsidRPr="00AD0CC1">
        <w:rPr>
          <w:sz w:val="24"/>
          <w:szCs w:val="24"/>
        </w:rPr>
        <w:fldChar w:fldCharType="separate"/>
      </w:r>
      <w:r w:rsidR="00A04226" w:rsidRPr="00BA29F4">
        <w:rPr>
          <w:lang w:val="es-ES"/>
          <w:rPrChange w:id="219" w:author="sandra cuadros" w:date="2025-06-21T18:18:00Z">
            <w:rPr/>
          </w:rPrChange>
        </w:rPr>
        <w:t xml:space="preserve">Aguilera-Alcalá, N., Morales-Reyes, Z., Martín-López, B., Moleón, M., &amp; Sánchez-Zapata, J. A. (2020). </w:t>
      </w:r>
      <w:r w:rsidR="00A04226">
        <w:t xml:space="preserve">Role of scavengers in providing non-material contributions to people. </w:t>
      </w:r>
      <w:r w:rsidR="00A04226">
        <w:rPr>
          <w:i/>
          <w:iCs/>
        </w:rPr>
        <w:t>Ecological Indicators</w:t>
      </w:r>
      <w:r w:rsidR="00A04226">
        <w:t xml:space="preserve">, </w:t>
      </w:r>
      <w:r w:rsidR="00A04226">
        <w:rPr>
          <w:i/>
          <w:iCs/>
        </w:rPr>
        <w:t>117</w:t>
      </w:r>
      <w:r w:rsidR="00A04226">
        <w:t>, 106643. https://doi.org/10.1016/j.ecolind.2020.106643</w:t>
      </w:r>
    </w:p>
    <w:p w14:paraId="7712D303" w14:textId="77777777" w:rsidR="00A04226" w:rsidRDefault="00A04226" w:rsidP="00A04226">
      <w:pPr>
        <w:pStyle w:val="Bibliography"/>
      </w:pPr>
      <w:r>
        <w:lastRenderedPageBreak/>
        <w:t xml:space="preserve">Alley, R., &amp; Agustsdottir, A. (2005). The 8k event: Cause and consequences of a major Holocene abrupt climate change. </w:t>
      </w:r>
      <w:r>
        <w:rPr>
          <w:i/>
          <w:iCs/>
        </w:rPr>
        <w:t>Quaternary Science Reviews</w:t>
      </w:r>
      <w:r>
        <w:t xml:space="preserve">, </w:t>
      </w:r>
      <w:r>
        <w:rPr>
          <w:i/>
          <w:iCs/>
        </w:rPr>
        <w:t>24</w:t>
      </w:r>
      <w:r>
        <w:t>(10–11), 1123–1149. https://doi.org/10.1016/j.quascirev.2004.12.004</w:t>
      </w:r>
    </w:p>
    <w:p w14:paraId="28361A72" w14:textId="77777777" w:rsidR="00A04226" w:rsidRDefault="00A04226" w:rsidP="00A04226">
      <w:pPr>
        <w:pStyle w:val="Bibliography"/>
      </w:pPr>
      <w:r>
        <w:t xml:space="preserve">Anderson, J. R. (1998). Sleep, sleeping sites, and sleep-related activities: Awakening to their significance. </w:t>
      </w:r>
      <w:r>
        <w:rPr>
          <w:i/>
          <w:iCs/>
        </w:rPr>
        <w:t>American Journal of Primatology</w:t>
      </w:r>
      <w:r>
        <w:t xml:space="preserve">, </w:t>
      </w:r>
      <w:r>
        <w:rPr>
          <w:i/>
          <w:iCs/>
        </w:rPr>
        <w:t>46</w:t>
      </w:r>
      <w:r>
        <w:t>(1), 63–75. https://doi.org/10.1002/(SICI)1098-2345(1998)46:1&lt;63::AID-AJP5&gt;3.0.CO;2-T</w:t>
      </w:r>
    </w:p>
    <w:p w14:paraId="3EA140BC" w14:textId="77777777" w:rsidR="00A04226" w:rsidRDefault="00A04226" w:rsidP="00A04226">
      <w:pPr>
        <w:pStyle w:val="Bibliography"/>
      </w:pPr>
      <w:r>
        <w:t xml:space="preserve">Aplin, L. M. (2019). Culture and cultural evolution in birds: A review of the evidence. </w:t>
      </w:r>
      <w:r>
        <w:rPr>
          <w:i/>
          <w:iCs/>
        </w:rPr>
        <w:t>Animal Behaviour</w:t>
      </w:r>
      <w:r>
        <w:t xml:space="preserve">, </w:t>
      </w:r>
      <w:r>
        <w:rPr>
          <w:i/>
          <w:iCs/>
        </w:rPr>
        <w:t>147</w:t>
      </w:r>
      <w:r>
        <w:t>, 179–187. https://doi.org/10.1016/j.anbehav.2018.05.001</w:t>
      </w:r>
    </w:p>
    <w:p w14:paraId="4B3D446A" w14:textId="77777777" w:rsidR="00A04226" w:rsidRDefault="00A04226" w:rsidP="00A04226">
      <w:pPr>
        <w:pStyle w:val="Bibliography"/>
      </w:pPr>
      <w:r>
        <w:t xml:space="preserve">Arango, A., Pinto-Ledezma, J., Rojas-Soto, O., Lindsay, A. M., Mendenhall, C. D., &amp; Villalobos, F. (2022). Hand-Wing Index as a surrogate for dispersal ability: The case of the Emberizoidea (Aves: Passeriformes) radiation. </w:t>
      </w:r>
      <w:r>
        <w:rPr>
          <w:i/>
          <w:iCs/>
        </w:rPr>
        <w:t>Biological Journal of the Linnean Society</w:t>
      </w:r>
      <w:r>
        <w:t xml:space="preserve">, </w:t>
      </w:r>
      <w:r>
        <w:rPr>
          <w:i/>
          <w:iCs/>
        </w:rPr>
        <w:t>137</w:t>
      </w:r>
      <w:r>
        <w:t>(1), 137–144. https://doi.org/10.1093/biolinnean/blac071</w:t>
      </w:r>
    </w:p>
    <w:p w14:paraId="0876615D" w14:textId="77777777" w:rsidR="00A04226" w:rsidRDefault="00A04226" w:rsidP="00A04226">
      <w:pPr>
        <w:pStyle w:val="Bibliography"/>
      </w:pPr>
      <w:r>
        <w:t xml:space="preserve">Ashmole, N. P. (1963). THE REGULATION OF NUMBERS OF TROPICAL OCEANIC BIRDS. </w:t>
      </w:r>
      <w:r>
        <w:rPr>
          <w:i/>
          <w:iCs/>
        </w:rPr>
        <w:t>Ibis</w:t>
      </w:r>
      <w:r>
        <w:t xml:space="preserve">, </w:t>
      </w:r>
      <w:r>
        <w:rPr>
          <w:i/>
          <w:iCs/>
        </w:rPr>
        <w:t>103b</w:t>
      </w:r>
      <w:r>
        <w:t>(3), 458–473. https://doi.org/10.1111/j.1474-919X.1963.tb06766.x</w:t>
      </w:r>
    </w:p>
    <w:p w14:paraId="4081F1DF" w14:textId="77777777" w:rsidR="00A04226" w:rsidRDefault="00A04226" w:rsidP="00A04226">
      <w:pPr>
        <w:pStyle w:val="Bibliography"/>
      </w:pPr>
      <w:r>
        <w:t xml:space="preserve">Bairos-Novak, K. R., Crook, K. A., &amp; Davoren, G. K. (2015). Relative importance of local enhancement as a search strategy for breeding seabirds: An experimental approach. </w:t>
      </w:r>
      <w:r>
        <w:rPr>
          <w:i/>
          <w:iCs/>
        </w:rPr>
        <w:t>Animal Behaviour</w:t>
      </w:r>
      <w:r>
        <w:t xml:space="preserve">, </w:t>
      </w:r>
      <w:r>
        <w:rPr>
          <w:i/>
          <w:iCs/>
        </w:rPr>
        <w:t>106</w:t>
      </w:r>
      <w:r>
        <w:t>, 71–78. https://doi.org/10.1016/j.anbehav.2015.05.002</w:t>
      </w:r>
    </w:p>
    <w:p w14:paraId="5428BD9F" w14:textId="77777777" w:rsidR="00A04226" w:rsidRDefault="00A04226" w:rsidP="00A04226">
      <w:pPr>
        <w:pStyle w:val="Bibliography"/>
      </w:pPr>
      <w:r>
        <w:t xml:space="preserve">Barta, Z. (2001). Breeding colonies as information centers: A reappraisal of information-based hypotheses using the producer--scrounger game. </w:t>
      </w:r>
      <w:r>
        <w:rPr>
          <w:i/>
          <w:iCs/>
        </w:rPr>
        <w:t>Behavioral Ecology</w:t>
      </w:r>
      <w:r>
        <w:t xml:space="preserve">, </w:t>
      </w:r>
      <w:r>
        <w:rPr>
          <w:i/>
          <w:iCs/>
        </w:rPr>
        <w:t>12</w:t>
      </w:r>
      <w:r>
        <w:t>(2), 121–127. https://doi.org/10.1093/beheco/12.2.121</w:t>
      </w:r>
    </w:p>
    <w:p w14:paraId="39FF4CC9" w14:textId="77777777" w:rsidR="00A04226" w:rsidRDefault="00A04226" w:rsidP="00A04226">
      <w:pPr>
        <w:pStyle w:val="Bibliography"/>
      </w:pPr>
      <w:r>
        <w:t xml:space="preserve">Barton, P. S., Cunningham, S. A., Lindenmayer, D. B., &amp; Manning, A. D. (2013). The role of carrion in maintaining biodiversity and ecological processes in terrestrial ecosystems. </w:t>
      </w:r>
      <w:r>
        <w:rPr>
          <w:i/>
          <w:iCs/>
        </w:rPr>
        <w:t>Oecologia</w:t>
      </w:r>
      <w:r>
        <w:t xml:space="preserve">, </w:t>
      </w:r>
      <w:r>
        <w:rPr>
          <w:i/>
          <w:iCs/>
        </w:rPr>
        <w:t>171</w:t>
      </w:r>
      <w:r>
        <w:t>(4), 761–772. https://doi.org/10.1007/s00442-012-2460-3</w:t>
      </w:r>
    </w:p>
    <w:p w14:paraId="12319490" w14:textId="77777777" w:rsidR="00A04226" w:rsidRDefault="00A04226" w:rsidP="00A04226">
      <w:pPr>
        <w:pStyle w:val="Bibliography"/>
      </w:pPr>
      <w:r>
        <w:lastRenderedPageBreak/>
        <w:t xml:space="preserve">Beauchamp, G. (1999). The evolution of communal roosting in birds: Origin and secondary losses. </w:t>
      </w:r>
      <w:r>
        <w:rPr>
          <w:i/>
          <w:iCs/>
        </w:rPr>
        <w:t>Behavioral Ecology</w:t>
      </w:r>
      <w:r>
        <w:t xml:space="preserve">, </w:t>
      </w:r>
      <w:r>
        <w:rPr>
          <w:i/>
          <w:iCs/>
        </w:rPr>
        <w:t>10</w:t>
      </w:r>
      <w:r>
        <w:t>(6), 675–687. https://doi.org/10.1093/beheco/10.6.675</w:t>
      </w:r>
    </w:p>
    <w:p w14:paraId="131D0E1D" w14:textId="77777777" w:rsidR="00A04226" w:rsidRDefault="00A04226" w:rsidP="00A04226">
      <w:pPr>
        <w:pStyle w:val="Bibliography"/>
      </w:pPr>
      <w:r>
        <w:t xml:space="preserve">Beauchamp, G. (2010). Relaxed predation risk reduces but does not eliminate sociality in birds. </w:t>
      </w:r>
      <w:r>
        <w:rPr>
          <w:i/>
          <w:iCs/>
        </w:rPr>
        <w:t>Biology Letters</w:t>
      </w:r>
      <w:r>
        <w:t xml:space="preserve">, </w:t>
      </w:r>
      <w:r>
        <w:rPr>
          <w:i/>
          <w:iCs/>
        </w:rPr>
        <w:t>6</w:t>
      </w:r>
      <w:r>
        <w:t>(4), 472–474. https://doi.org/10.1098/rsbl.2009.1063</w:t>
      </w:r>
    </w:p>
    <w:p w14:paraId="5CB3320B" w14:textId="77777777" w:rsidR="00A04226" w:rsidRDefault="00A04226" w:rsidP="00A04226">
      <w:pPr>
        <w:pStyle w:val="Bibliography"/>
      </w:pPr>
      <w:r>
        <w:t xml:space="preserve">Béchet, A., Giroux, J.-F., Gauthier, G., &amp; Bélisle, M. (2010). Why Roost at the Same Place? Exploring Short-Term Fidelity in Staging Snow Geese. </w:t>
      </w:r>
      <w:r>
        <w:rPr>
          <w:i/>
          <w:iCs/>
        </w:rPr>
        <w:t>The Condor</w:t>
      </w:r>
      <w:r>
        <w:t xml:space="preserve">, </w:t>
      </w:r>
      <w:r>
        <w:rPr>
          <w:i/>
          <w:iCs/>
        </w:rPr>
        <w:t>112</w:t>
      </w:r>
      <w:r>
        <w:t>(2), 294–303. https://doi.org/10.1525/cond.2010.090050</w:t>
      </w:r>
    </w:p>
    <w:p w14:paraId="6193C316" w14:textId="77777777" w:rsidR="00A04226" w:rsidRDefault="00A04226" w:rsidP="00A04226">
      <w:pPr>
        <w:pStyle w:val="Bibliography"/>
      </w:pPr>
      <w:r>
        <w:t xml:space="preserve">Benson, T. J., Ward, M. P., Lampman, R. L., Raim, A., &amp; Weatherhead, P. J. (2012). Implications of Spatial Patterns of Roosting and Movements of American Robins for West Nile Virus Transmission. </w:t>
      </w:r>
      <w:r>
        <w:rPr>
          <w:i/>
          <w:iCs/>
        </w:rPr>
        <w:t>Vector-Borne and Zoonotic Diseases</w:t>
      </w:r>
      <w:r>
        <w:t xml:space="preserve">, </w:t>
      </w:r>
      <w:r>
        <w:rPr>
          <w:i/>
          <w:iCs/>
        </w:rPr>
        <w:t>12</w:t>
      </w:r>
      <w:r>
        <w:t>(10), 877–885. https://doi.org/10.1089/vbz.2011.0902</w:t>
      </w:r>
    </w:p>
    <w:p w14:paraId="7CAFFCD4" w14:textId="77777777" w:rsidR="00A04226" w:rsidRDefault="00A04226" w:rsidP="00A04226">
      <w:pPr>
        <w:pStyle w:val="Bibliography"/>
      </w:pPr>
      <w:r>
        <w:t xml:space="preserve">Bijleveld, A. I., Egas, M., van Gils, J. A., &amp; Piersma, T. (2010). Beyond the information centre hypothesis: Communal roosting for information on food, predators, travel companions and mates? </w:t>
      </w:r>
      <w:r>
        <w:rPr>
          <w:i/>
          <w:iCs/>
        </w:rPr>
        <w:t>Oikos</w:t>
      </w:r>
      <w:r>
        <w:t xml:space="preserve">, </w:t>
      </w:r>
      <w:r>
        <w:rPr>
          <w:i/>
          <w:iCs/>
        </w:rPr>
        <w:t>119</w:t>
      </w:r>
      <w:r>
        <w:t>(2), 277–285. https://doi.org/10.1111/j.1600-0706.2009.17892.x</w:t>
      </w:r>
    </w:p>
    <w:p w14:paraId="0683490E" w14:textId="77777777" w:rsidR="00A04226" w:rsidRDefault="00A04226" w:rsidP="00A04226">
      <w:pPr>
        <w:pStyle w:val="Bibliography"/>
      </w:pPr>
      <w:r>
        <w:t xml:space="preserve">Blumstein, D. T., &amp; Møller, A. P. (2008). Is sociality associated with high longevity in North American birds? </w:t>
      </w:r>
      <w:r>
        <w:rPr>
          <w:i/>
          <w:iCs/>
        </w:rPr>
        <w:t>Biology Letters</w:t>
      </w:r>
      <w:r>
        <w:t xml:space="preserve">, </w:t>
      </w:r>
      <w:r>
        <w:rPr>
          <w:i/>
          <w:iCs/>
        </w:rPr>
        <w:t>4</w:t>
      </w:r>
      <w:r>
        <w:t>(2), 146–148. https://doi.org/10.1098/rsbl.2007.0606</w:t>
      </w:r>
    </w:p>
    <w:p w14:paraId="75965142" w14:textId="77777777" w:rsidR="00A04226" w:rsidRDefault="00A04226" w:rsidP="00A04226">
      <w:pPr>
        <w:pStyle w:val="Bibliography"/>
      </w:pPr>
      <w:r>
        <w:t xml:space="preserve">Boeckle, M., &amp; Bugnyar, T. (2012). Long-Term Memory for Affiliates in Ravens. </w:t>
      </w:r>
      <w:r>
        <w:rPr>
          <w:i/>
          <w:iCs/>
        </w:rPr>
        <w:t>Current Biology</w:t>
      </w:r>
      <w:r>
        <w:t xml:space="preserve">, </w:t>
      </w:r>
      <w:r>
        <w:rPr>
          <w:i/>
          <w:iCs/>
        </w:rPr>
        <w:t>22</w:t>
      </w:r>
      <w:r>
        <w:t>(9), 801–806. https://doi.org/10.1016/j.cub.2012.03.023</w:t>
      </w:r>
    </w:p>
    <w:p w14:paraId="22B85381" w14:textId="77777777" w:rsidR="00A04226" w:rsidRDefault="00A04226" w:rsidP="00A04226">
      <w:pPr>
        <w:pStyle w:val="Bibliography"/>
      </w:pPr>
      <w:r>
        <w:t xml:space="preserve">Bonter, D. N., Zuckerberg, B., Sedgwick, C. W., &amp; Hochachka, W. M. (2013). Daily foraging patterns in free-living birds: Exploring the predation–starvation trade-off. </w:t>
      </w:r>
      <w:r>
        <w:rPr>
          <w:i/>
          <w:iCs/>
        </w:rPr>
        <w:t>Proceedings of the Royal Society B: Biological Sciences</w:t>
      </w:r>
      <w:r>
        <w:t xml:space="preserve">, </w:t>
      </w:r>
      <w:r>
        <w:rPr>
          <w:i/>
          <w:iCs/>
        </w:rPr>
        <w:t>280</w:t>
      </w:r>
      <w:r>
        <w:t>(1760), 20123087. https://doi.org/10.1098/rspb.2012.3087</w:t>
      </w:r>
    </w:p>
    <w:p w14:paraId="14683F87" w14:textId="77777777" w:rsidR="00A04226" w:rsidRDefault="00A04226" w:rsidP="00A04226">
      <w:pPr>
        <w:pStyle w:val="Bibliography"/>
      </w:pPr>
      <w:r>
        <w:t xml:space="preserve">Brodbeck, D. R. (1994). Memory for spatial and local cues: A comparison of a storing and a nonstoring species. </w:t>
      </w:r>
      <w:r>
        <w:rPr>
          <w:i/>
          <w:iCs/>
        </w:rPr>
        <w:t>Animal Learning &amp; Behavior</w:t>
      </w:r>
      <w:r>
        <w:t xml:space="preserve">, </w:t>
      </w:r>
      <w:r>
        <w:rPr>
          <w:i/>
          <w:iCs/>
        </w:rPr>
        <w:t>22</w:t>
      </w:r>
      <w:r>
        <w:t>(2), 119–133. https://doi.org/10.3758/BF03199912</w:t>
      </w:r>
    </w:p>
    <w:p w14:paraId="7E59D257" w14:textId="77777777" w:rsidR="00A04226" w:rsidRDefault="00A04226" w:rsidP="00A04226">
      <w:pPr>
        <w:pStyle w:val="Bibliography"/>
      </w:pPr>
      <w:r>
        <w:lastRenderedPageBreak/>
        <w:t xml:space="preserve">Buckley, N. J. (1997). Spatial‐Concentration Effects and the Importance of Local Enhancement in the Evolution of Colonial Breeding in Seabirds. </w:t>
      </w:r>
      <w:r>
        <w:rPr>
          <w:i/>
          <w:iCs/>
        </w:rPr>
        <w:t>The American Naturalist</w:t>
      </w:r>
      <w:r>
        <w:t xml:space="preserve">, </w:t>
      </w:r>
      <w:r>
        <w:rPr>
          <w:i/>
          <w:iCs/>
        </w:rPr>
        <w:t>149</w:t>
      </w:r>
      <w:r>
        <w:t>(6), 1091–1112. https://doi.org/10.1086/286040</w:t>
      </w:r>
    </w:p>
    <w:p w14:paraId="56E74B91" w14:textId="77777777" w:rsidR="00A04226" w:rsidRDefault="00A04226" w:rsidP="00A04226">
      <w:pPr>
        <w:pStyle w:val="Bibliography"/>
      </w:pPr>
      <w:r>
        <w:t xml:space="preserve">Caccamise, D. F., &amp; Morrison, D. W. (1986). Avian Communal Roosting: Implications of Diurnal Activity Centers. </w:t>
      </w:r>
      <w:r>
        <w:rPr>
          <w:i/>
          <w:iCs/>
        </w:rPr>
        <w:t>The American Naturalist</w:t>
      </w:r>
      <w:r>
        <w:t xml:space="preserve">, </w:t>
      </w:r>
      <w:r>
        <w:rPr>
          <w:i/>
          <w:iCs/>
        </w:rPr>
        <w:t>128</w:t>
      </w:r>
      <w:r>
        <w:t>(2), 191–198. https://doi.org/10.1086/284553</w:t>
      </w:r>
    </w:p>
    <w:p w14:paraId="024ACC2D" w14:textId="77777777" w:rsidR="00A04226" w:rsidRDefault="00A04226" w:rsidP="00A04226">
      <w:pPr>
        <w:pStyle w:val="Bibliography"/>
      </w:pPr>
      <w:r>
        <w:t xml:space="preserve">Campbell, M. O. (2015). </w:t>
      </w:r>
      <w:r>
        <w:rPr>
          <w:i/>
          <w:iCs/>
        </w:rPr>
        <w:t>Vultures: Their Evolution, Ecology and Conservation</w:t>
      </w:r>
      <w:r>
        <w:t xml:space="preserve"> (0 ed.). CRC Press. https://doi.org/10.1201/b18638</w:t>
      </w:r>
    </w:p>
    <w:p w14:paraId="0A878D4D" w14:textId="77777777" w:rsidR="00A04226" w:rsidRDefault="00A04226" w:rsidP="00A04226">
      <w:pPr>
        <w:pStyle w:val="Bibliography"/>
      </w:pPr>
      <w:r>
        <w:t xml:space="preserve">Carrascal, L. M., &amp; Polo, V. (2006). Effects of wing area reduction on winter body mass and foraging behaviour in coal tits: Field and aviary experiments. </w:t>
      </w:r>
      <w:r>
        <w:rPr>
          <w:i/>
          <w:iCs/>
        </w:rPr>
        <w:t>Animal Behaviour</w:t>
      </w:r>
      <w:r>
        <w:t xml:space="preserve">, </w:t>
      </w:r>
      <w:r>
        <w:rPr>
          <w:i/>
          <w:iCs/>
        </w:rPr>
        <w:t>72</w:t>
      </w:r>
      <w:r>
        <w:t>(3), 663–672. https://doi.org/10.1016/j.anbehav.2005.11.027</w:t>
      </w:r>
    </w:p>
    <w:p w14:paraId="0D448A3C" w14:textId="77777777" w:rsidR="00A04226" w:rsidRDefault="00A04226" w:rsidP="00A04226">
      <w:pPr>
        <w:pStyle w:val="Bibliography"/>
      </w:pPr>
      <w:r>
        <w:t xml:space="preserve">Cheng, Z., Gabriel, S., Bhambhani, P., Sheldon, D., Maji, S., Laughlin, A., &amp; Winkler, D. (2020). Detecting and Tracking Communal Bird Roosts in Weather Radar Data. </w:t>
      </w:r>
      <w:r>
        <w:rPr>
          <w:i/>
          <w:iCs/>
        </w:rPr>
        <w:t>Proceedings of the AAAI Conference on Artificial Intelligence</w:t>
      </w:r>
      <w:r>
        <w:t xml:space="preserve">, </w:t>
      </w:r>
      <w:r>
        <w:rPr>
          <w:i/>
          <w:iCs/>
        </w:rPr>
        <w:t>34</w:t>
      </w:r>
      <w:r>
        <w:t>(01), 378–385. https://doi.org/10.1609/aaai.v34i01.5373</w:t>
      </w:r>
    </w:p>
    <w:p w14:paraId="1977E04E" w14:textId="77777777" w:rsidR="00A04226" w:rsidRDefault="00A04226" w:rsidP="00A04226">
      <w:pPr>
        <w:pStyle w:val="Bibliography"/>
      </w:pPr>
      <w:r>
        <w:t xml:space="preserve">Conklin, J. R., &amp; Colwell, M. A. (2007). Diurnal and Nocturnal Roost Site Fidelity of Dunlin (Calidris Alpina Pacifica) at Humboldt Bay, California. </w:t>
      </w:r>
      <w:r>
        <w:rPr>
          <w:i/>
          <w:iCs/>
        </w:rPr>
        <w:t>The Auk</w:t>
      </w:r>
      <w:r>
        <w:t xml:space="preserve">, </w:t>
      </w:r>
      <w:r>
        <w:rPr>
          <w:i/>
          <w:iCs/>
        </w:rPr>
        <w:t>124</w:t>
      </w:r>
      <w:r>
        <w:t>(2), 677–689. https://doi.org/10.1093/auk/124.2.677</w:t>
      </w:r>
    </w:p>
    <w:p w14:paraId="26E4C39E" w14:textId="77777777" w:rsidR="00A04226" w:rsidRDefault="00A04226" w:rsidP="00A04226">
      <w:pPr>
        <w:pStyle w:val="Bibliography"/>
      </w:pPr>
      <w:r>
        <w:t xml:space="preserve">Cortés-Avizanda, A., Jovani, R., Donázar, J. A., &amp; Grimm, V. (2014). Bird sky networks: How do avian scavengers use social information to find carrion? </w:t>
      </w:r>
      <w:r>
        <w:rPr>
          <w:i/>
          <w:iCs/>
        </w:rPr>
        <w:t>Ecology</w:t>
      </w:r>
      <w:r>
        <w:t xml:space="preserve">, </w:t>
      </w:r>
      <w:r>
        <w:rPr>
          <w:i/>
          <w:iCs/>
        </w:rPr>
        <w:t>95</w:t>
      </w:r>
      <w:r>
        <w:t>(7), 1799–1808. https://doi.org/10.1890/13-0574.1</w:t>
      </w:r>
    </w:p>
    <w:p w14:paraId="31314896" w14:textId="77777777" w:rsidR="00A04226" w:rsidRDefault="00A04226" w:rsidP="00A04226">
      <w:pPr>
        <w:pStyle w:val="Bibliography"/>
      </w:pPr>
      <w:r>
        <w:t xml:space="preserve">Curk, Te., Rast, W., Portas, R., Kohles, J., Shatumbu, G., Cloete, C., Curk, Ti., Radchuk, V., Aschenborn, O., &amp; Melzheimer, J. (2025). Advantages and disadvantages of using social information for carcass detection–A case study using white-backed vultures. </w:t>
      </w:r>
      <w:r>
        <w:rPr>
          <w:i/>
          <w:iCs/>
        </w:rPr>
        <w:t>Ecological Modelling</w:t>
      </w:r>
      <w:r>
        <w:t xml:space="preserve">, </w:t>
      </w:r>
      <w:r>
        <w:rPr>
          <w:i/>
          <w:iCs/>
        </w:rPr>
        <w:t>499</w:t>
      </w:r>
      <w:r>
        <w:t>, 110941. https://doi.org/10.1016/j.ecolmodel.2024.110941</w:t>
      </w:r>
    </w:p>
    <w:p w14:paraId="4ABA6135" w14:textId="77777777" w:rsidR="00A04226" w:rsidRDefault="00A04226" w:rsidP="00A04226">
      <w:pPr>
        <w:pStyle w:val="Bibliography"/>
      </w:pPr>
      <w:r>
        <w:lastRenderedPageBreak/>
        <w:t xml:space="preserve">Day, D. E., &amp; Bartness, T. J. (2003). Fasting-induced increases in food hoarding are dependent on the foraging-effort level. </w:t>
      </w:r>
      <w:r>
        <w:rPr>
          <w:i/>
          <w:iCs/>
        </w:rPr>
        <w:t>Physiology &amp; Behavior</w:t>
      </w:r>
      <w:r>
        <w:t xml:space="preserve">, </w:t>
      </w:r>
      <w:r>
        <w:rPr>
          <w:i/>
          <w:iCs/>
        </w:rPr>
        <w:t>78</w:t>
      </w:r>
      <w:r>
        <w:t>(4–5), 655–668. https://doi.org/10.1016/S0031-9384(03)00052-0</w:t>
      </w:r>
    </w:p>
    <w:p w14:paraId="6B30095D" w14:textId="77777777" w:rsidR="00A04226" w:rsidRDefault="00A04226" w:rsidP="00A04226">
      <w:pPr>
        <w:pStyle w:val="Bibliography"/>
      </w:pPr>
      <w:r>
        <w:t xml:space="preserve">Dermody, B. J., Tanner, C. J., &amp; Jackson, A. L. (2011). The Evolutionary Pathway to Obligate Scavenging in Gyps Vultures. </w:t>
      </w:r>
      <w:r>
        <w:rPr>
          <w:i/>
          <w:iCs/>
        </w:rPr>
        <w:t>PLoS ONE</w:t>
      </w:r>
      <w:r>
        <w:t xml:space="preserve">, </w:t>
      </w:r>
      <w:r>
        <w:rPr>
          <w:i/>
          <w:iCs/>
        </w:rPr>
        <w:t>6</w:t>
      </w:r>
      <w:r>
        <w:t>(9), e24635. https://doi.org/10.1371/journal.pone.0024635</w:t>
      </w:r>
    </w:p>
    <w:p w14:paraId="2CE43032" w14:textId="77777777" w:rsidR="00A04226" w:rsidRDefault="00A04226" w:rsidP="00A04226">
      <w:pPr>
        <w:pStyle w:val="Bibliography"/>
      </w:pPr>
      <w:r>
        <w:t xml:space="preserve">DeVault, T. L., Rhodes, Jr., O. E., &amp; Shivik, J. A. (2003). Scavenging by vertebrates: Behavioral, ecological, and evolutionary perspectives on an important energy transfer pathway in terrestrial ecosystems. </w:t>
      </w:r>
      <w:r>
        <w:rPr>
          <w:i/>
          <w:iCs/>
        </w:rPr>
        <w:t>Oikos</w:t>
      </w:r>
      <w:r>
        <w:t xml:space="preserve">, </w:t>
      </w:r>
      <w:r>
        <w:rPr>
          <w:i/>
          <w:iCs/>
        </w:rPr>
        <w:t>102</w:t>
      </w:r>
      <w:r>
        <w:t>(2), 225–234. https://doi.org/10.1034/j.1600-0706.2003.12378.x</w:t>
      </w:r>
    </w:p>
    <w:p w14:paraId="4919A7EF" w14:textId="77777777" w:rsidR="00A04226" w:rsidRDefault="00A04226" w:rsidP="00A04226">
      <w:pPr>
        <w:pStyle w:val="Bibliography"/>
      </w:pPr>
      <w:r>
        <w:t xml:space="preserve">Dieckmann, U., O’Hara, B., &amp; Weisser, W. (1999). The evolutionary ecology of dispersal. </w:t>
      </w:r>
      <w:r>
        <w:rPr>
          <w:i/>
          <w:iCs/>
        </w:rPr>
        <w:t>Trends in Ecology &amp; Evolution</w:t>
      </w:r>
      <w:r>
        <w:t xml:space="preserve">, </w:t>
      </w:r>
      <w:r>
        <w:rPr>
          <w:i/>
          <w:iCs/>
        </w:rPr>
        <w:t>14</w:t>
      </w:r>
      <w:r>
        <w:t>(3), 88–90. https://doi.org/10.1016/S0169-5347(98)01571-7</w:t>
      </w:r>
    </w:p>
    <w:p w14:paraId="784C5762" w14:textId="77777777" w:rsidR="00A04226" w:rsidRDefault="00A04226" w:rsidP="00A04226">
      <w:pPr>
        <w:pStyle w:val="Bibliography"/>
      </w:pPr>
      <w:r>
        <w:t xml:space="preserve">Donázar, J. A., &amp; Feijóo, J. E. (2002). Social Structure of Andean Condor Roosts: Influence of Sex, Age, and Season. </w:t>
      </w:r>
      <w:r>
        <w:rPr>
          <w:i/>
          <w:iCs/>
        </w:rPr>
        <w:t>The Condor</w:t>
      </w:r>
      <w:r>
        <w:t xml:space="preserve">, </w:t>
      </w:r>
      <w:r>
        <w:rPr>
          <w:i/>
          <w:iCs/>
        </w:rPr>
        <w:t>104</w:t>
      </w:r>
      <w:r>
        <w:t>(4), 832–837. https://doi.org/10.1093/condor/104.4.832</w:t>
      </w:r>
    </w:p>
    <w:p w14:paraId="23C14975" w14:textId="77777777" w:rsidR="00A04226" w:rsidRDefault="00A04226" w:rsidP="00A04226">
      <w:pPr>
        <w:pStyle w:val="Bibliography"/>
      </w:pPr>
      <w:r>
        <w:t xml:space="preserve">Emery, N. J., &amp; Clayton, N. S. (2004). The Mentality of Crows: Convergent Evolution of Intelligence in Corvids and Apes. </w:t>
      </w:r>
      <w:r>
        <w:rPr>
          <w:i/>
          <w:iCs/>
        </w:rPr>
        <w:t>Science</w:t>
      </w:r>
      <w:r>
        <w:t xml:space="preserve">, </w:t>
      </w:r>
      <w:r>
        <w:rPr>
          <w:i/>
          <w:iCs/>
        </w:rPr>
        <w:t>306</w:t>
      </w:r>
      <w:r>
        <w:t>(5703), 1903–1907. https://doi.org/10.1126/science.1098410</w:t>
      </w:r>
    </w:p>
    <w:p w14:paraId="492BD4E9" w14:textId="77777777" w:rsidR="00A04226" w:rsidRDefault="00A04226" w:rsidP="00A04226">
      <w:pPr>
        <w:pStyle w:val="Bibliography"/>
      </w:pPr>
      <w:r>
        <w:t xml:space="preserve">Emery, N. J., Seed, A. M., Von Bayern, A. M. P., &amp; Clayton, N. S. (2007). Cognitive adaptations of social bonding in birds. </w:t>
      </w:r>
      <w:r>
        <w:rPr>
          <w:i/>
          <w:iCs/>
        </w:rPr>
        <w:t>Philosophical Transactions of the Royal Society B: Biological Sciences</w:t>
      </w:r>
      <w:r>
        <w:t xml:space="preserve">, </w:t>
      </w:r>
      <w:r>
        <w:rPr>
          <w:i/>
          <w:iCs/>
        </w:rPr>
        <w:t>362</w:t>
      </w:r>
      <w:r>
        <w:t>(1480), 489–505. https://doi.org/10.1098/rstb.2006.1991</w:t>
      </w:r>
    </w:p>
    <w:p w14:paraId="3193CC75" w14:textId="77777777" w:rsidR="00A04226" w:rsidRDefault="00A04226" w:rsidP="00A04226">
      <w:pPr>
        <w:pStyle w:val="Bibliography"/>
      </w:pPr>
      <w:r>
        <w:t xml:space="preserve">Everding, S. E., &amp; Jones, D. N. (2006). Communal roosting in a suburban population of Torresian crows (Corvus orru). </w:t>
      </w:r>
      <w:r>
        <w:rPr>
          <w:i/>
          <w:iCs/>
        </w:rPr>
        <w:t>Landscape and Urban Planning</w:t>
      </w:r>
      <w:r>
        <w:t xml:space="preserve">, </w:t>
      </w:r>
      <w:r>
        <w:rPr>
          <w:i/>
          <w:iCs/>
        </w:rPr>
        <w:t>74</w:t>
      </w:r>
      <w:r>
        <w:t>(1), 21–33. https://doi.org/10.1016/j.landurbplan.2004.09.024</w:t>
      </w:r>
    </w:p>
    <w:p w14:paraId="0E1767DE" w14:textId="77777777" w:rsidR="00A04226" w:rsidRDefault="00A04226" w:rsidP="00A04226">
      <w:pPr>
        <w:pStyle w:val="Bibliography"/>
      </w:pPr>
      <w:r>
        <w:t xml:space="preserve">Farquhar, M. L., Morin, A., &amp; Nocera, J. J. (2018). High ambient temperatures induce aggregations of chimney swifts </w:t>
      </w:r>
      <w:r>
        <w:rPr>
          <w:i/>
          <w:iCs/>
        </w:rPr>
        <w:t>Chaetura pelagica</w:t>
      </w:r>
      <w:r>
        <w:t xml:space="preserve"> inside a roost. </w:t>
      </w:r>
      <w:r>
        <w:rPr>
          <w:i/>
          <w:iCs/>
        </w:rPr>
        <w:t>Journal of Avian Biology</w:t>
      </w:r>
      <w:r>
        <w:t xml:space="preserve">, </w:t>
      </w:r>
      <w:r>
        <w:rPr>
          <w:i/>
          <w:iCs/>
        </w:rPr>
        <w:t>49</w:t>
      </w:r>
      <w:r>
        <w:t>(8), e01754. https://doi.org/10.1111/jav.01754</w:t>
      </w:r>
    </w:p>
    <w:p w14:paraId="32F86E71" w14:textId="77777777" w:rsidR="00A04226" w:rsidRDefault="00A04226" w:rsidP="00A04226">
      <w:pPr>
        <w:pStyle w:val="Bibliography"/>
      </w:pPr>
      <w:r>
        <w:lastRenderedPageBreak/>
        <w:t>Fern</w:t>
      </w:r>
      <w:r>
        <w:rPr>
          <w:rFonts w:ascii="Calibri" w:hAnsi="Calibri" w:cs="Calibri"/>
        </w:rPr>
        <w:t>�</w:t>
      </w:r>
      <w:r>
        <w:t xml:space="preserve">ndez-Juricic, E., &amp; Kacelnik, A. (2004). Information transfer and gain in flocks: The effects of quality and quantity of social information at different neighbour distances. </w:t>
      </w:r>
      <w:r>
        <w:rPr>
          <w:i/>
          <w:iCs/>
        </w:rPr>
        <w:t>Behavioral Ecology and Sociobiology</w:t>
      </w:r>
      <w:r>
        <w:t xml:space="preserve">, </w:t>
      </w:r>
      <w:r>
        <w:rPr>
          <w:i/>
          <w:iCs/>
        </w:rPr>
        <w:t>55</w:t>
      </w:r>
      <w:r>
        <w:t>(5), 502–511. https://doi.org/10.1007/s00265-003-0698-9</w:t>
      </w:r>
    </w:p>
    <w:p w14:paraId="7FB1A0C4" w14:textId="77777777" w:rsidR="00A04226" w:rsidRDefault="00A04226" w:rsidP="00A04226">
      <w:pPr>
        <w:pStyle w:val="Bibliography"/>
      </w:pPr>
      <w:r>
        <w:t xml:space="preserve">Franklin, D. C., Garnett, S. T., Luck, G. W., Gutierrez-Ibanez, C., &amp; Iwaniuk, A. N. (2014). Relative brain size in Australian birds. </w:t>
      </w:r>
      <w:r>
        <w:rPr>
          <w:i/>
          <w:iCs/>
        </w:rPr>
        <w:t>Emu</w:t>
      </w:r>
      <w:r>
        <w:t>. https://doi.org/10.1071/MU13034</w:t>
      </w:r>
    </w:p>
    <w:p w14:paraId="5C71767D" w14:textId="77777777" w:rsidR="00A04226" w:rsidRDefault="00A04226" w:rsidP="00A04226">
      <w:pPr>
        <w:pStyle w:val="Bibliography"/>
      </w:pPr>
      <w:r>
        <w:t xml:space="preserve">Gilbert, C., McCafferty, D., Le Maho, Y., Martrette, J., Giroud, S., Blanc, S., &amp; Ancel, A. (2010). One for all and all for one: The energetic benefits of huddling in endotherms. </w:t>
      </w:r>
      <w:r>
        <w:rPr>
          <w:i/>
          <w:iCs/>
        </w:rPr>
        <w:t>Biological Reviews</w:t>
      </w:r>
      <w:r>
        <w:t xml:space="preserve">, </w:t>
      </w:r>
      <w:r>
        <w:rPr>
          <w:i/>
          <w:iCs/>
        </w:rPr>
        <w:t>85</w:t>
      </w:r>
      <w:r>
        <w:t>(3), 545–569. https://doi.org/10.1111/j.1469-185X.2009.00115.x</w:t>
      </w:r>
    </w:p>
    <w:p w14:paraId="07DB79D9" w14:textId="77777777" w:rsidR="00A04226" w:rsidRDefault="00A04226" w:rsidP="00A04226">
      <w:pPr>
        <w:pStyle w:val="Bibliography"/>
      </w:pPr>
      <w:r>
        <w:t xml:space="preserve">Gillooly, J. F., Brown, J. H., West, G. B., Savage, V. M., &amp; Charnov, E. L. (2001). Effects of Size and Temperature on Metabolic Rate. </w:t>
      </w:r>
      <w:r>
        <w:rPr>
          <w:i/>
          <w:iCs/>
        </w:rPr>
        <w:t>Science</w:t>
      </w:r>
      <w:r>
        <w:t xml:space="preserve">, </w:t>
      </w:r>
      <w:r>
        <w:rPr>
          <w:i/>
          <w:iCs/>
        </w:rPr>
        <w:t>293</w:t>
      </w:r>
      <w:r>
        <w:t>(5538), 2248–2251. https://doi.org/10.1126/science.1061967</w:t>
      </w:r>
    </w:p>
    <w:p w14:paraId="09DE248B" w14:textId="77777777" w:rsidR="00A04226" w:rsidRDefault="00A04226" w:rsidP="00A04226">
      <w:pPr>
        <w:pStyle w:val="Bibliography"/>
      </w:pPr>
      <w:r>
        <w:t xml:space="preserve">Golley, F. B. (1960). Energy Dynamics of a Food Chain of an Old‐Field Community. </w:t>
      </w:r>
      <w:r>
        <w:rPr>
          <w:i/>
          <w:iCs/>
        </w:rPr>
        <w:t>Ecological Monographs</w:t>
      </w:r>
      <w:r>
        <w:t xml:space="preserve">, </w:t>
      </w:r>
      <w:r>
        <w:rPr>
          <w:i/>
          <w:iCs/>
        </w:rPr>
        <w:t>30</w:t>
      </w:r>
      <w:r>
        <w:t>(2), 187–206. https://doi.org/10.2307/1948551</w:t>
      </w:r>
    </w:p>
    <w:p w14:paraId="2A2CB081" w14:textId="77777777" w:rsidR="00A04226" w:rsidRDefault="00A04226" w:rsidP="00A04226">
      <w:pPr>
        <w:pStyle w:val="Bibliography"/>
      </w:pPr>
      <w:r>
        <w:t xml:space="preserve">Guay, P.-J., &amp; Iwaniuk, A. N. (2008). CAPTIVE BREEDING REDUCES BRAIN VOLUME IN WATERFOWL (ANSERIFORMES). </w:t>
      </w:r>
      <w:r>
        <w:rPr>
          <w:i/>
          <w:iCs/>
        </w:rPr>
        <w:t>The Condor</w:t>
      </w:r>
      <w:r>
        <w:t xml:space="preserve">, </w:t>
      </w:r>
      <w:r>
        <w:rPr>
          <w:i/>
          <w:iCs/>
        </w:rPr>
        <w:t>110</w:t>
      </w:r>
      <w:r>
        <w:t>(2), 276–284. https://doi.org/10.1525/cond.2008.8424</w:t>
      </w:r>
    </w:p>
    <w:p w14:paraId="0F7C0DB2" w14:textId="77777777" w:rsidR="00A04226" w:rsidRDefault="00A04226" w:rsidP="00A04226">
      <w:pPr>
        <w:pStyle w:val="Bibliography"/>
      </w:pPr>
      <w:r>
        <w:t xml:space="preserve">Gyllin, R., Källander, H., &amp; Sylvén, M. (1977). THE MICROCLIMATE EXPLANATION OF TOWN CENTRE ROOSTS OF JACKDAWS </w:t>
      </w:r>
      <w:r>
        <w:rPr>
          <w:i/>
          <w:iCs/>
        </w:rPr>
        <w:t>CORVUS MONEDULA</w:t>
      </w:r>
      <w:r>
        <w:t xml:space="preserve">. </w:t>
      </w:r>
      <w:r>
        <w:rPr>
          <w:i/>
          <w:iCs/>
        </w:rPr>
        <w:t>Ibis</w:t>
      </w:r>
      <w:r>
        <w:t xml:space="preserve">, </w:t>
      </w:r>
      <w:r>
        <w:rPr>
          <w:i/>
          <w:iCs/>
        </w:rPr>
        <w:t>119</w:t>
      </w:r>
      <w:r>
        <w:t>(3), 358–361. https://doi.org/10.1111/j.1474-919X.1977.tb08255.x</w:t>
      </w:r>
    </w:p>
    <w:p w14:paraId="25262E6C" w14:textId="77777777" w:rsidR="00A04226" w:rsidRDefault="00A04226" w:rsidP="00A04226">
      <w:pPr>
        <w:pStyle w:val="Bibliography"/>
      </w:pPr>
      <w:r>
        <w:t xml:space="preserve">Harel, R., Spiegel, O., Getz, W. M., &amp; Nathan, R. (2017). Social foraging and individual consistency in following behaviour: Testing the information centre hypothesis in free-ranging vultures. </w:t>
      </w:r>
      <w:r>
        <w:rPr>
          <w:i/>
          <w:iCs/>
        </w:rPr>
        <w:t>Proceedings of the Royal Society B: Biological Sciences</w:t>
      </w:r>
      <w:r>
        <w:t xml:space="preserve">, </w:t>
      </w:r>
      <w:r>
        <w:rPr>
          <w:i/>
          <w:iCs/>
        </w:rPr>
        <w:t>284</w:t>
      </w:r>
      <w:r>
        <w:t>(1852), 20162654. https://doi.org/10.1098/rspb.2016.2654</w:t>
      </w:r>
    </w:p>
    <w:p w14:paraId="44CFA705" w14:textId="77777777" w:rsidR="00A04226" w:rsidRDefault="00A04226" w:rsidP="00A04226">
      <w:pPr>
        <w:pStyle w:val="Bibliography"/>
      </w:pPr>
      <w:r>
        <w:t xml:space="preserve">Haslam, M., Hernandez-Aguilar, A., Ling, V., Carvalho, S., De La Torre, I., DeStefano, A., Du, A., Hardy, B., Harris, J., Marchant, L., Matsuzawa, T., McGrew, W., Mercader, J., Mora, R., Petraglia, M., </w:t>
      </w:r>
      <w:r>
        <w:lastRenderedPageBreak/>
        <w:t xml:space="preserve">Roche, H., Visalberghi, E., &amp; Warren, R. (2009). Primate archaeology. </w:t>
      </w:r>
      <w:r>
        <w:rPr>
          <w:i/>
          <w:iCs/>
        </w:rPr>
        <w:t>Nature</w:t>
      </w:r>
      <w:r>
        <w:t xml:space="preserve">, </w:t>
      </w:r>
      <w:r>
        <w:rPr>
          <w:i/>
          <w:iCs/>
        </w:rPr>
        <w:t>460</w:t>
      </w:r>
      <w:r>
        <w:t>(7253), 339–344. https://doi.org/10.1038/nature08188</w:t>
      </w:r>
    </w:p>
    <w:p w14:paraId="6D475716" w14:textId="77777777" w:rsidR="00A04226" w:rsidRDefault="00A04226" w:rsidP="00A04226">
      <w:pPr>
        <w:pStyle w:val="Bibliography"/>
      </w:pPr>
      <w:r>
        <w:t xml:space="preserve">Healy, K., Guillerme, T., Finlay, S., Kane, A., Kelly, S. B. A., McClean, D., Kelly, D. J., Donohue, I., Jackson, A. L., &amp; Cooper, N. (2014). Ecology and mode-of-life explain lifespan variation in birds and mammals. </w:t>
      </w:r>
      <w:r>
        <w:rPr>
          <w:i/>
          <w:iCs/>
        </w:rPr>
        <w:t>Proceedings of the Royal Society B: Biological Sciences</w:t>
      </w:r>
      <w:r>
        <w:t xml:space="preserve">, </w:t>
      </w:r>
      <w:r>
        <w:rPr>
          <w:i/>
          <w:iCs/>
        </w:rPr>
        <w:t>281</w:t>
      </w:r>
      <w:r>
        <w:t>(1784), 20140298. https://doi.org/10.1098/rspb.2014.0298</w:t>
      </w:r>
    </w:p>
    <w:p w14:paraId="64E4D2E3" w14:textId="77777777" w:rsidR="00A04226" w:rsidRPr="00BA29F4" w:rsidRDefault="00A04226" w:rsidP="00A04226">
      <w:pPr>
        <w:pStyle w:val="Bibliography"/>
        <w:rPr>
          <w:lang w:val="es-ES"/>
          <w:rPrChange w:id="220" w:author="sandra cuadros" w:date="2025-06-21T18:18:00Z">
            <w:rPr/>
          </w:rPrChange>
        </w:rPr>
      </w:pPr>
      <w:r>
        <w:t xml:space="preserve">Hernández-Montero, J. R., Reusch, C., Simon, R., Schöner, C. R., &amp; Kerth, G. (2020). Free-ranging bats combine three different cognitive processes for roost localization. </w:t>
      </w:r>
      <w:r w:rsidRPr="00BA29F4">
        <w:rPr>
          <w:i/>
          <w:iCs/>
          <w:lang w:val="es-ES"/>
          <w:rPrChange w:id="221" w:author="sandra cuadros" w:date="2025-06-21T18:18:00Z">
            <w:rPr>
              <w:i/>
              <w:iCs/>
            </w:rPr>
          </w:rPrChange>
        </w:rPr>
        <w:t>Oecologia</w:t>
      </w:r>
      <w:r w:rsidRPr="00BA29F4">
        <w:rPr>
          <w:lang w:val="es-ES"/>
          <w:rPrChange w:id="222" w:author="sandra cuadros" w:date="2025-06-21T18:18:00Z">
            <w:rPr/>
          </w:rPrChange>
        </w:rPr>
        <w:t xml:space="preserve">, </w:t>
      </w:r>
      <w:r w:rsidRPr="00BA29F4">
        <w:rPr>
          <w:i/>
          <w:iCs/>
          <w:lang w:val="es-ES"/>
          <w:rPrChange w:id="223" w:author="sandra cuadros" w:date="2025-06-21T18:18:00Z">
            <w:rPr>
              <w:i/>
              <w:iCs/>
            </w:rPr>
          </w:rPrChange>
        </w:rPr>
        <w:t>192</w:t>
      </w:r>
      <w:r w:rsidRPr="00BA29F4">
        <w:rPr>
          <w:lang w:val="es-ES"/>
          <w:rPrChange w:id="224" w:author="sandra cuadros" w:date="2025-06-21T18:18:00Z">
            <w:rPr/>
          </w:rPrChange>
        </w:rPr>
        <w:t>(4), 979–988. https://doi.org/10.1007/s00442-020-04634-8</w:t>
      </w:r>
    </w:p>
    <w:p w14:paraId="397B3DE2" w14:textId="77777777" w:rsidR="00A04226" w:rsidRDefault="00A04226" w:rsidP="00A04226">
      <w:pPr>
        <w:pStyle w:val="Bibliography"/>
      </w:pPr>
      <w:r w:rsidRPr="00BA29F4">
        <w:rPr>
          <w:lang w:val="es-ES"/>
          <w:rPrChange w:id="225" w:author="sandra cuadros" w:date="2025-06-21T18:18:00Z">
            <w:rPr/>
          </w:rPrChange>
        </w:rPr>
        <w:t xml:space="preserve">Hertel, A. G., Efrat, R., Reznikov, K., Sapir, N., Berger-Tal, O., &amp; Mueller, T. (2023). </w:t>
      </w:r>
      <w:r>
        <w:t xml:space="preserve">Time constraints may pace the ontogeny of movement behaviour. </w:t>
      </w:r>
      <w:r>
        <w:rPr>
          <w:i/>
          <w:iCs/>
        </w:rPr>
        <w:t>Proceedings of the Royal Society B: Biological Sciences</w:t>
      </w:r>
      <w:r>
        <w:t xml:space="preserve">, </w:t>
      </w:r>
      <w:r>
        <w:rPr>
          <w:i/>
          <w:iCs/>
        </w:rPr>
        <w:t>290</w:t>
      </w:r>
      <w:r>
        <w:t>(1996), 20222429. https://doi.org/10.1098/rspb.2022.2429</w:t>
      </w:r>
    </w:p>
    <w:p w14:paraId="4801E4C3" w14:textId="77777777" w:rsidR="00A04226" w:rsidRDefault="00A04226" w:rsidP="00A04226">
      <w:pPr>
        <w:pStyle w:val="Bibliography"/>
      </w:pPr>
      <w:r>
        <w:t xml:space="preserve">Houston, A. (1985). Central-Place Foraging: Some Aspects of Prey Choice for Multiple-Prey Loaders. </w:t>
      </w:r>
      <w:r>
        <w:rPr>
          <w:i/>
          <w:iCs/>
        </w:rPr>
        <w:t>The American Naturalist</w:t>
      </w:r>
      <w:r>
        <w:t xml:space="preserve">, </w:t>
      </w:r>
      <w:r>
        <w:rPr>
          <w:i/>
          <w:iCs/>
        </w:rPr>
        <w:t>125</w:t>
      </w:r>
      <w:r>
        <w:t>(6), 811–826. https://doi.org/10.1086/284381</w:t>
      </w:r>
    </w:p>
    <w:p w14:paraId="0BB1E8A1" w14:textId="77777777" w:rsidR="00A04226" w:rsidRDefault="00A04226" w:rsidP="00A04226">
      <w:pPr>
        <w:pStyle w:val="Bibliography"/>
      </w:pPr>
      <w:r>
        <w:t xml:space="preserve">Hudson, L. N., Isaac, N. J. B., &amp; Reuman, D. C. (2013). The relationship between body mass and field metabolic rate among individual birds and mammals. </w:t>
      </w:r>
      <w:r>
        <w:rPr>
          <w:i/>
          <w:iCs/>
        </w:rPr>
        <w:t>Journal of Animal Ecology</w:t>
      </w:r>
      <w:r>
        <w:t xml:space="preserve">, </w:t>
      </w:r>
      <w:r>
        <w:rPr>
          <w:i/>
          <w:iCs/>
        </w:rPr>
        <w:t>82</w:t>
      </w:r>
      <w:r>
        <w:t>(5), 1009–1020. https://doi.org/10.1111/1365-2656.12086</w:t>
      </w:r>
    </w:p>
    <w:p w14:paraId="43362F85" w14:textId="77777777" w:rsidR="00A04226" w:rsidRDefault="00A04226" w:rsidP="00A04226">
      <w:pPr>
        <w:pStyle w:val="Bibliography"/>
      </w:pPr>
      <w:r>
        <w:t xml:space="preserve">Jaggard, A. K., Smith, N., Torpy, F. R., &amp; Munro, U. (2015). Rules of the roost: Characteristics of nocturnal communal roosts of rainbow lorikeets (Trichoglossus haematodus, Psittacidae) in an urban environment. </w:t>
      </w:r>
      <w:r>
        <w:rPr>
          <w:i/>
          <w:iCs/>
        </w:rPr>
        <w:t>Urban Ecosystems</w:t>
      </w:r>
      <w:r>
        <w:t xml:space="preserve">, </w:t>
      </w:r>
      <w:r>
        <w:rPr>
          <w:i/>
          <w:iCs/>
        </w:rPr>
        <w:t>18</w:t>
      </w:r>
      <w:r>
        <w:t>(2), 489–502. https://doi.org/10.1007/s11252-014-0416-6</w:t>
      </w:r>
    </w:p>
    <w:p w14:paraId="10C9E2A7" w14:textId="77777777" w:rsidR="00A04226" w:rsidRDefault="00A04226" w:rsidP="00A04226">
      <w:pPr>
        <w:pStyle w:val="Bibliography"/>
      </w:pPr>
      <w:r>
        <w:t xml:space="preserve">Jetz, W., Thomas, G. H., Joy, J. B., Hartmann, K., &amp; Mooers, A. O. (2012). The global diversity of birds in space and time. </w:t>
      </w:r>
      <w:r>
        <w:rPr>
          <w:i/>
          <w:iCs/>
        </w:rPr>
        <w:t>Nature</w:t>
      </w:r>
      <w:r>
        <w:t xml:space="preserve">, </w:t>
      </w:r>
      <w:r>
        <w:rPr>
          <w:i/>
          <w:iCs/>
        </w:rPr>
        <w:t>491</w:t>
      </w:r>
      <w:r>
        <w:t>(7424), 444–448. https://doi.org/10.1038/nature11631</w:t>
      </w:r>
    </w:p>
    <w:p w14:paraId="2C08D246" w14:textId="77777777" w:rsidR="00A04226" w:rsidRPr="00BA29F4" w:rsidRDefault="00A04226" w:rsidP="00A04226">
      <w:pPr>
        <w:pStyle w:val="Bibliography"/>
        <w:rPr>
          <w:lang w:val="es-ES"/>
          <w:rPrChange w:id="226" w:author="sandra cuadros" w:date="2025-06-21T18:18:00Z">
            <w:rPr/>
          </w:rPrChange>
        </w:rPr>
      </w:pPr>
      <w:r w:rsidRPr="00BA29F4">
        <w:rPr>
          <w:lang w:val="es-ES"/>
          <w:rPrChange w:id="227" w:author="sandra cuadros" w:date="2025-06-21T18:18:00Z">
            <w:rPr/>
          </w:rPrChange>
        </w:rPr>
        <w:lastRenderedPageBreak/>
        <w:t xml:space="preserve">Johnston‐González, R., &amp; Abril, E. (2019). </w:t>
      </w:r>
      <w:r>
        <w:t xml:space="preserve">Predation risk and resource availability explain roost locations of Whimbrel </w:t>
      </w:r>
      <w:r>
        <w:rPr>
          <w:i/>
          <w:iCs/>
        </w:rPr>
        <w:t>Numenius phaeopus</w:t>
      </w:r>
      <w:r>
        <w:t xml:space="preserve"> in a tropical mangrove delta. </w:t>
      </w:r>
      <w:r w:rsidRPr="00BA29F4">
        <w:rPr>
          <w:i/>
          <w:iCs/>
          <w:lang w:val="es-ES"/>
          <w:rPrChange w:id="228" w:author="sandra cuadros" w:date="2025-06-21T18:18:00Z">
            <w:rPr>
              <w:i/>
              <w:iCs/>
            </w:rPr>
          </w:rPrChange>
        </w:rPr>
        <w:t>Ibis</w:t>
      </w:r>
      <w:r w:rsidRPr="00BA29F4">
        <w:rPr>
          <w:lang w:val="es-ES"/>
          <w:rPrChange w:id="229" w:author="sandra cuadros" w:date="2025-06-21T18:18:00Z">
            <w:rPr/>
          </w:rPrChange>
        </w:rPr>
        <w:t xml:space="preserve">, </w:t>
      </w:r>
      <w:r w:rsidRPr="00BA29F4">
        <w:rPr>
          <w:i/>
          <w:iCs/>
          <w:lang w:val="es-ES"/>
          <w:rPrChange w:id="230" w:author="sandra cuadros" w:date="2025-06-21T18:18:00Z">
            <w:rPr>
              <w:i/>
              <w:iCs/>
            </w:rPr>
          </w:rPrChange>
        </w:rPr>
        <w:t>161</w:t>
      </w:r>
      <w:r w:rsidRPr="00BA29F4">
        <w:rPr>
          <w:lang w:val="es-ES"/>
          <w:rPrChange w:id="231" w:author="sandra cuadros" w:date="2025-06-21T18:18:00Z">
            <w:rPr/>
          </w:rPrChange>
        </w:rPr>
        <w:t>(4), 839–853. https://doi.org/10.1111/ibi.12678</w:t>
      </w:r>
    </w:p>
    <w:p w14:paraId="69778458" w14:textId="77777777" w:rsidR="00A04226" w:rsidRDefault="00A04226" w:rsidP="00A04226">
      <w:pPr>
        <w:pStyle w:val="Bibliography"/>
      </w:pPr>
      <w:r w:rsidRPr="00BA29F4">
        <w:rPr>
          <w:lang w:val="es-ES"/>
          <w:rPrChange w:id="232" w:author="sandra cuadros" w:date="2025-06-21T18:18:00Z">
            <w:rPr/>
          </w:rPrChange>
        </w:rPr>
        <w:t xml:space="preserve">Kano, F., Sasaki, T., &amp; Biro, D. (2021). </w:t>
      </w:r>
      <w:r>
        <w:t xml:space="preserve">Collective attention in navigating homing pigeons: Group size effect and individual differences. </w:t>
      </w:r>
      <w:r>
        <w:rPr>
          <w:i/>
          <w:iCs/>
        </w:rPr>
        <w:t>Animal Behaviour</w:t>
      </w:r>
      <w:r>
        <w:t xml:space="preserve">, </w:t>
      </w:r>
      <w:r>
        <w:rPr>
          <w:i/>
          <w:iCs/>
        </w:rPr>
        <w:t>180</w:t>
      </w:r>
      <w:r>
        <w:t>, 63–80. https://doi.org/10.1016/j.anbehav.2021.08.004</w:t>
      </w:r>
    </w:p>
    <w:p w14:paraId="291D17A9" w14:textId="77777777" w:rsidR="00A04226" w:rsidRDefault="00A04226" w:rsidP="00A04226">
      <w:pPr>
        <w:pStyle w:val="Bibliography"/>
      </w:pPr>
      <w:r>
        <w:t xml:space="preserve">Kappeler, P. M. (2019). A framework for studying social complexity. </w:t>
      </w:r>
      <w:r>
        <w:rPr>
          <w:i/>
          <w:iCs/>
        </w:rPr>
        <w:t>Behavioral Ecology and Sociobiology</w:t>
      </w:r>
      <w:r>
        <w:t xml:space="preserve">, </w:t>
      </w:r>
      <w:r>
        <w:rPr>
          <w:i/>
          <w:iCs/>
        </w:rPr>
        <w:t>73</w:t>
      </w:r>
      <w:r>
        <w:t>(1), 13. https://doi.org/10.1007/s00265-018-2601-8</w:t>
      </w:r>
    </w:p>
    <w:p w14:paraId="5C217341" w14:textId="77777777" w:rsidR="00A04226" w:rsidRPr="00BA29F4" w:rsidRDefault="00A04226" w:rsidP="00A04226">
      <w:pPr>
        <w:pStyle w:val="Bibliography"/>
        <w:rPr>
          <w:lang w:val="fr-FR"/>
          <w:rPrChange w:id="233" w:author="sandra cuadros" w:date="2025-06-21T18:18:00Z">
            <w:rPr/>
          </w:rPrChange>
        </w:rPr>
      </w:pPr>
      <w:r>
        <w:t xml:space="preserve">Kays, R., Crofoot, M. C., Jetz, W., &amp; Wikelski, M. (2015). Terrestrial animal tracking as an eye on life and planet. </w:t>
      </w:r>
      <w:r w:rsidRPr="00BA29F4">
        <w:rPr>
          <w:i/>
          <w:iCs/>
          <w:lang w:val="fr-FR"/>
          <w:rPrChange w:id="234" w:author="sandra cuadros" w:date="2025-06-21T18:18:00Z">
            <w:rPr>
              <w:i/>
              <w:iCs/>
            </w:rPr>
          </w:rPrChange>
        </w:rPr>
        <w:t>Science</w:t>
      </w:r>
      <w:r w:rsidRPr="00BA29F4">
        <w:rPr>
          <w:lang w:val="fr-FR"/>
          <w:rPrChange w:id="235" w:author="sandra cuadros" w:date="2025-06-21T18:18:00Z">
            <w:rPr/>
          </w:rPrChange>
        </w:rPr>
        <w:t xml:space="preserve">, </w:t>
      </w:r>
      <w:r w:rsidRPr="00BA29F4">
        <w:rPr>
          <w:i/>
          <w:iCs/>
          <w:lang w:val="fr-FR"/>
          <w:rPrChange w:id="236" w:author="sandra cuadros" w:date="2025-06-21T18:18:00Z">
            <w:rPr>
              <w:i/>
              <w:iCs/>
            </w:rPr>
          </w:rPrChange>
        </w:rPr>
        <w:t>348</w:t>
      </w:r>
      <w:r w:rsidRPr="00BA29F4">
        <w:rPr>
          <w:lang w:val="fr-FR"/>
          <w:rPrChange w:id="237" w:author="sandra cuadros" w:date="2025-06-21T18:18:00Z">
            <w:rPr/>
          </w:rPrChange>
        </w:rPr>
        <w:t>(6240), aaa2478. https://doi.org/10.1126/science.aaa2478</w:t>
      </w:r>
    </w:p>
    <w:p w14:paraId="0A4F5BAF" w14:textId="77777777" w:rsidR="00A04226" w:rsidRDefault="00A04226" w:rsidP="00A04226">
      <w:pPr>
        <w:pStyle w:val="Bibliography"/>
      </w:pPr>
      <w:r w:rsidRPr="00BA29F4">
        <w:rPr>
          <w:lang w:val="fr-FR"/>
          <w:rPrChange w:id="238" w:author="sandra cuadros" w:date="2025-06-21T18:18:00Z">
            <w:rPr/>
          </w:rPrChange>
        </w:rPr>
        <w:t xml:space="preserve">Kendall, C. J. (2013). </w:t>
      </w:r>
      <w:r>
        <w:t xml:space="preserve">Alternative strategies in avian scavengers: How subordinate species foil the despotic distribution. </w:t>
      </w:r>
      <w:r>
        <w:rPr>
          <w:i/>
          <w:iCs/>
        </w:rPr>
        <w:t>Behavioral Ecology and Sociobiology</w:t>
      </w:r>
      <w:r>
        <w:t xml:space="preserve">, </w:t>
      </w:r>
      <w:r>
        <w:rPr>
          <w:i/>
          <w:iCs/>
        </w:rPr>
        <w:t>67</w:t>
      </w:r>
      <w:r>
        <w:t>(3), 383–393. https://doi.org/10.1007/s00265-012-1458-5</w:t>
      </w:r>
    </w:p>
    <w:p w14:paraId="217CFE9A" w14:textId="77777777" w:rsidR="00A04226" w:rsidRDefault="00A04226" w:rsidP="00A04226">
      <w:pPr>
        <w:pStyle w:val="Bibliography"/>
      </w:pPr>
      <w:r>
        <w:t xml:space="preserve">Killen, S. S., Fu, C., Wu, Q., Wang, Y., &amp; Fu, S. (2016). The relationship between metabolic rate and sociability is altered by food deprivation. </w:t>
      </w:r>
      <w:r>
        <w:rPr>
          <w:i/>
          <w:iCs/>
        </w:rPr>
        <w:t>Functional Ecology</w:t>
      </w:r>
      <w:r>
        <w:t xml:space="preserve">, </w:t>
      </w:r>
      <w:r>
        <w:rPr>
          <w:i/>
          <w:iCs/>
        </w:rPr>
        <w:t>30</w:t>
      </w:r>
      <w:r>
        <w:t>(8), 1358–1365. https://doi.org/10.1111/1365-2435.12634</w:t>
      </w:r>
    </w:p>
    <w:p w14:paraId="53400BFF" w14:textId="77777777" w:rsidR="00A04226" w:rsidRDefault="00A04226" w:rsidP="00A04226">
      <w:pPr>
        <w:pStyle w:val="Bibliography"/>
      </w:pPr>
      <w:r>
        <w:t xml:space="preserve">Kohles, J. E., O’Mara, M. T., &amp; Dechmann, D. K. N. (2022). A conceptual framework to predict social information use based on food ephemerality and individual resource requirements. </w:t>
      </w:r>
      <w:r>
        <w:rPr>
          <w:i/>
          <w:iCs/>
        </w:rPr>
        <w:t>Biological Reviews</w:t>
      </w:r>
      <w:r>
        <w:t xml:space="preserve">, </w:t>
      </w:r>
      <w:r>
        <w:rPr>
          <w:i/>
          <w:iCs/>
        </w:rPr>
        <w:t>97</w:t>
      </w:r>
      <w:r>
        <w:t>(6), 2039–2056. https://doi.org/10.1111/brv.12881</w:t>
      </w:r>
    </w:p>
    <w:p w14:paraId="5B191C5D" w14:textId="77777777" w:rsidR="00A04226" w:rsidRDefault="00A04226" w:rsidP="00A04226">
      <w:pPr>
        <w:pStyle w:val="Bibliography"/>
      </w:pPr>
      <w:r>
        <w:t xml:space="preserve">Kunz, T. H. (Ed.). (1982). </w:t>
      </w:r>
      <w:r>
        <w:rPr>
          <w:i/>
          <w:iCs/>
        </w:rPr>
        <w:t>Ecology of Bats</w:t>
      </w:r>
      <w:r>
        <w:t>. Springer US. https://doi.org/10.1007/978-1-4613-3421-7</w:t>
      </w:r>
    </w:p>
    <w:p w14:paraId="6D61F6BF" w14:textId="77777777" w:rsidR="00A04226" w:rsidRDefault="00A04226" w:rsidP="00A04226">
      <w:pPr>
        <w:pStyle w:val="Bibliography"/>
      </w:pPr>
      <w:r>
        <w:t xml:space="preserve">Laland, K. N. (2004). Social learning strategies. </w:t>
      </w:r>
      <w:r>
        <w:rPr>
          <w:i/>
          <w:iCs/>
        </w:rPr>
        <w:t>Learning &amp; Behavior</w:t>
      </w:r>
      <w:r>
        <w:t xml:space="preserve">, </w:t>
      </w:r>
      <w:r>
        <w:rPr>
          <w:i/>
          <w:iCs/>
        </w:rPr>
        <w:t>32</w:t>
      </w:r>
      <w:r>
        <w:t>(1), 4–14. https://doi.org/10.3758/BF03196002</w:t>
      </w:r>
    </w:p>
    <w:p w14:paraId="6243EADB" w14:textId="77777777" w:rsidR="00A04226" w:rsidRDefault="00A04226" w:rsidP="00A04226">
      <w:pPr>
        <w:pStyle w:val="Bibliography"/>
      </w:pPr>
      <w:r w:rsidRPr="00BA29F4">
        <w:rPr>
          <w:lang w:val="fr-FR"/>
          <w:rPrChange w:id="239" w:author="sandra cuadros" w:date="2025-06-21T18:18:00Z">
            <w:rPr/>
          </w:rPrChange>
        </w:rPr>
        <w:lastRenderedPageBreak/>
        <w:t xml:space="preserve">Lapointe, F.-J., &amp; Cucumel, G. (1997). </w:t>
      </w:r>
      <w:r>
        <w:t xml:space="preserve">The Average Consensus Procedure: Combination of Weighted Trees Containing Identical or Overlapping Sets of Taxa. </w:t>
      </w:r>
      <w:r>
        <w:rPr>
          <w:i/>
          <w:iCs/>
        </w:rPr>
        <w:t>Systematic Biology</w:t>
      </w:r>
      <w:r>
        <w:t xml:space="preserve">, </w:t>
      </w:r>
      <w:r>
        <w:rPr>
          <w:i/>
          <w:iCs/>
        </w:rPr>
        <w:t>46</w:t>
      </w:r>
      <w:r>
        <w:t>(2), 306–312. https://doi.org/10.1093/sysbio/46.2.306</w:t>
      </w:r>
    </w:p>
    <w:p w14:paraId="6295BBEF" w14:textId="77777777" w:rsidR="00A04226" w:rsidRDefault="00A04226" w:rsidP="00A04226">
      <w:pPr>
        <w:pStyle w:val="Bibliography"/>
      </w:pPr>
      <w:r>
        <w:t xml:space="preserve">Laughlin, A. J., Sheldon, D. R., Winkler, D. W., &amp; Taylor, C. M. (2014). Behavioral drivers of communal roosting in a songbird: A combined theoretical and empirical approach. </w:t>
      </w:r>
      <w:r>
        <w:rPr>
          <w:i/>
          <w:iCs/>
        </w:rPr>
        <w:t>Behavioral Ecology</w:t>
      </w:r>
      <w:r>
        <w:t xml:space="preserve">, </w:t>
      </w:r>
      <w:r>
        <w:rPr>
          <w:i/>
          <w:iCs/>
        </w:rPr>
        <w:t>25</w:t>
      </w:r>
      <w:r>
        <w:t>(4), 734–743. https://doi.org/10.1093/beheco/aru044</w:t>
      </w:r>
    </w:p>
    <w:p w14:paraId="25579AA4" w14:textId="77777777" w:rsidR="00A04226" w:rsidRDefault="00A04226" w:rsidP="00A04226">
      <w:pPr>
        <w:pStyle w:val="Bibliography"/>
      </w:pPr>
      <w:r>
        <w:t xml:space="preserve">Lepage, D., Vaidya, G., &amp; Guralnick, R. (2014). Avibase – a database system for managing and organizing taxonomic concepts. </w:t>
      </w:r>
      <w:r>
        <w:rPr>
          <w:i/>
          <w:iCs/>
        </w:rPr>
        <w:t>ZooKeys</w:t>
      </w:r>
      <w:r>
        <w:t xml:space="preserve">, </w:t>
      </w:r>
      <w:r>
        <w:rPr>
          <w:i/>
          <w:iCs/>
        </w:rPr>
        <w:t>420</w:t>
      </w:r>
      <w:r>
        <w:t>, 117–135. https://doi.org/10.3897/zookeys.420.7089</w:t>
      </w:r>
    </w:p>
    <w:p w14:paraId="2CD43EC0" w14:textId="77777777" w:rsidR="00A04226" w:rsidRDefault="00A04226" w:rsidP="00A04226">
      <w:pPr>
        <w:pStyle w:val="Bibliography"/>
      </w:pPr>
      <w:r>
        <w:t xml:space="preserve">Lewis, S. E. (1995). Roost Fidelity of Bats: A Review. </w:t>
      </w:r>
      <w:r>
        <w:rPr>
          <w:i/>
          <w:iCs/>
        </w:rPr>
        <w:t>Journal of Mammalogy</w:t>
      </w:r>
      <w:r>
        <w:t xml:space="preserve">, </w:t>
      </w:r>
      <w:r>
        <w:rPr>
          <w:i/>
          <w:iCs/>
        </w:rPr>
        <w:t>76</w:t>
      </w:r>
      <w:r>
        <w:t>(2), 481–496. https://doi.org/10.2307/1382357</w:t>
      </w:r>
    </w:p>
    <w:p w14:paraId="657815ED" w14:textId="77777777" w:rsidR="00A04226" w:rsidRDefault="00A04226" w:rsidP="00A04226">
      <w:pPr>
        <w:pStyle w:val="Bibliography"/>
      </w:pPr>
      <w:r w:rsidRPr="00BA29F4">
        <w:rPr>
          <w:lang w:val="es-ES"/>
          <w:rPrChange w:id="240" w:author="sandra cuadros" w:date="2025-06-21T18:18:00Z">
            <w:rPr/>
          </w:rPrChange>
        </w:rPr>
        <w:t xml:space="preserve">Leyrer, J., Spaans, B., Camara, M., &amp; Piersma, T. (2006). </w:t>
      </w:r>
      <w:r>
        <w:t xml:space="preserve">Small home ranges and high site fidelity in red knots (Calidris c. Canutus) wintering on the Banc d’Arguin, Mauritania. </w:t>
      </w:r>
      <w:r>
        <w:rPr>
          <w:i/>
          <w:iCs/>
        </w:rPr>
        <w:t>Journal of Ornithology</w:t>
      </w:r>
      <w:r>
        <w:t xml:space="preserve">, </w:t>
      </w:r>
      <w:r>
        <w:rPr>
          <w:i/>
          <w:iCs/>
        </w:rPr>
        <w:t>147</w:t>
      </w:r>
      <w:r>
        <w:t>(2), 376–384. https://doi.org/10.1007/s10336-005-0030-8</w:t>
      </w:r>
    </w:p>
    <w:p w14:paraId="4AEE1E8E" w14:textId="77777777" w:rsidR="00A04226" w:rsidRDefault="00A04226" w:rsidP="00A04226">
      <w:pPr>
        <w:pStyle w:val="Bibliography"/>
      </w:pPr>
      <w:r>
        <w:t xml:space="preserve">Liem, K. F. (1990). Aquatic </w:t>
      </w:r>
      <w:r>
        <w:rPr>
          <w:i/>
          <w:iCs/>
        </w:rPr>
        <w:t>Versus</w:t>
      </w:r>
      <w:r>
        <w:t xml:space="preserve"> Terrestrial Feeding Modes: Possible Impacts on the Trophic Ecology of Vertebrates. </w:t>
      </w:r>
      <w:r>
        <w:rPr>
          <w:i/>
          <w:iCs/>
        </w:rPr>
        <w:t>American Zoologist</w:t>
      </w:r>
      <w:r>
        <w:t xml:space="preserve">, </w:t>
      </w:r>
      <w:r>
        <w:rPr>
          <w:i/>
          <w:iCs/>
        </w:rPr>
        <w:t>30</w:t>
      </w:r>
      <w:r>
        <w:t>(1), 209–221. https://doi.org/10.1093/icb/30.1.209</w:t>
      </w:r>
    </w:p>
    <w:p w14:paraId="2C171849" w14:textId="77777777" w:rsidR="00A04226" w:rsidRDefault="00A04226" w:rsidP="00A04226">
      <w:pPr>
        <w:pStyle w:val="Bibliography"/>
      </w:pPr>
      <w:r>
        <w:t xml:space="preserve">Lourie, E., Shamay, T., Toledo, S., &amp; Nathan, R. (2024). Spatial memory obviates following behaviour in an information centre of wild fruit bats. </w:t>
      </w:r>
      <w:r>
        <w:rPr>
          <w:i/>
          <w:iCs/>
        </w:rPr>
        <w:t>Philosophical Transactions of the Royal Society B: Biological Sciences</w:t>
      </w:r>
      <w:r>
        <w:t xml:space="preserve">, </w:t>
      </w:r>
      <w:r>
        <w:rPr>
          <w:i/>
          <w:iCs/>
        </w:rPr>
        <w:t>379</w:t>
      </w:r>
      <w:r>
        <w:t>(1912), 20240060. https://doi.org/10.1098/rstb.2024.0060</w:t>
      </w:r>
    </w:p>
    <w:p w14:paraId="0D0B752D" w14:textId="77777777" w:rsidR="00A04226" w:rsidRDefault="00A04226" w:rsidP="00A04226">
      <w:pPr>
        <w:pStyle w:val="Bibliography"/>
      </w:pPr>
      <w:r>
        <w:t xml:space="preserve">Lubbe, N., Czenze, Z. J., Noakes, M. J., &amp; McKechnie, A. E. (2018). The energetic significance of communal roosting and insulated roost nests in a small arid-zone passerine. </w:t>
      </w:r>
      <w:r>
        <w:rPr>
          <w:i/>
          <w:iCs/>
        </w:rPr>
        <w:t>Ostrich</w:t>
      </w:r>
      <w:r>
        <w:t xml:space="preserve">, </w:t>
      </w:r>
      <w:r>
        <w:rPr>
          <w:i/>
          <w:iCs/>
        </w:rPr>
        <w:t>89</w:t>
      </w:r>
      <w:r>
        <w:t>(4), 347–354. https://doi.org/10.2989/00306525.2018.1538061</w:t>
      </w:r>
    </w:p>
    <w:p w14:paraId="0B9AEBDC" w14:textId="77777777" w:rsidR="00A04226" w:rsidRDefault="00A04226" w:rsidP="00A04226">
      <w:pPr>
        <w:pStyle w:val="Bibliography"/>
      </w:pPr>
      <w:r>
        <w:t xml:space="preserve">Luncz, L. V., Wittig, R. M., &amp; Boesch, C. (2015). Primate archaeology reveals cultural transmission in wild chimpanzees ( </w:t>
      </w:r>
      <w:r>
        <w:rPr>
          <w:i/>
          <w:iCs/>
        </w:rPr>
        <w:t>Pan troglodytes verus</w:t>
      </w:r>
      <w:r>
        <w:t xml:space="preserve"> ). </w:t>
      </w:r>
      <w:r>
        <w:rPr>
          <w:i/>
          <w:iCs/>
        </w:rPr>
        <w:t>Philosophical Transactions of the Royal Society B: Biological Sciences</w:t>
      </w:r>
      <w:r>
        <w:t xml:space="preserve">, </w:t>
      </w:r>
      <w:r>
        <w:rPr>
          <w:i/>
          <w:iCs/>
        </w:rPr>
        <w:t>370</w:t>
      </w:r>
      <w:r>
        <w:t>(1682), 20140348. https://doi.org/10.1098/rstb.2014.0348</w:t>
      </w:r>
    </w:p>
    <w:p w14:paraId="5157065A" w14:textId="77777777" w:rsidR="00A04226" w:rsidRDefault="00A04226" w:rsidP="00A04226">
      <w:pPr>
        <w:pStyle w:val="Bibliography"/>
      </w:pPr>
      <w:r>
        <w:lastRenderedPageBreak/>
        <w:t xml:space="preserve">Marinero, N. V., Cailly-Arnulphi, V. B., Lambertucci, S. A., &amp; Borghi, C. E. (2018). Pigmentation and not only sex and age of individuals affects despotism in the Andean condor. </w:t>
      </w:r>
      <w:r>
        <w:rPr>
          <w:i/>
          <w:iCs/>
        </w:rPr>
        <w:t>PLOS ONE</w:t>
      </w:r>
      <w:r>
        <w:t xml:space="preserve">, </w:t>
      </w:r>
      <w:r>
        <w:rPr>
          <w:i/>
          <w:iCs/>
        </w:rPr>
        <w:t>13</w:t>
      </w:r>
      <w:r>
        <w:t>(10), e0205197. https://doi.org/10.1371/journal.pone.0205197</w:t>
      </w:r>
    </w:p>
    <w:p w14:paraId="129B83B7" w14:textId="77777777" w:rsidR="00A04226" w:rsidRDefault="00A04226" w:rsidP="00A04226">
      <w:pPr>
        <w:pStyle w:val="Bibliography"/>
      </w:pPr>
      <w:r>
        <w:t xml:space="preserve">Marzluff, J. M. (with Balda, R. P.). (2010). </w:t>
      </w:r>
      <w:r>
        <w:rPr>
          <w:i/>
          <w:iCs/>
        </w:rPr>
        <w:t>The Pinyon Jay: Behavioral Ecology of a Colonial and Cooperative Corvid</w:t>
      </w:r>
      <w:r>
        <w:t>. Bloomsbury Publishing Plc.</w:t>
      </w:r>
    </w:p>
    <w:p w14:paraId="7318AEDC" w14:textId="77777777" w:rsidR="00A04226" w:rsidRDefault="00A04226" w:rsidP="00A04226">
      <w:pPr>
        <w:pStyle w:val="Bibliography"/>
      </w:pPr>
      <w:r>
        <w:t xml:space="preserve">Massen, J. J. M. (2018). Friendships in Animals. In J. Vonk &amp; T. Shackelford (Eds.), </w:t>
      </w:r>
      <w:r>
        <w:rPr>
          <w:i/>
          <w:iCs/>
        </w:rPr>
        <w:t>Encyclopedia of Animal Cognition and Behavior</w:t>
      </w:r>
      <w:r>
        <w:t xml:space="preserve"> (pp. 1–6). Springer International Publishing. https://doi.org/10.1007/978-3-319-47829-6_1899-1</w:t>
      </w:r>
    </w:p>
    <w:p w14:paraId="14F934A5" w14:textId="77777777" w:rsidR="00A04226" w:rsidRDefault="00A04226" w:rsidP="00A04226">
      <w:pPr>
        <w:pStyle w:val="Bibliography"/>
      </w:pPr>
      <w:r>
        <w:t xml:space="preserve">McClure, C. J. W., Westrip, J. R. S., Johnson, J. A., Schulwitz, S. E., Virani, M. Z., Davies, R., Symes, A., Wheatley, H., Thorstrom, R., Amar, A., Buij, R., Jones, V. R., Williams, N. P., Buechley, E. R., &amp; Butchart, S. H. M. (2018). State of the world’s raptors: Distributions, threats, and conservation recommendations. </w:t>
      </w:r>
      <w:r>
        <w:rPr>
          <w:i/>
          <w:iCs/>
        </w:rPr>
        <w:t>Biological Conservation</w:t>
      </w:r>
      <w:r>
        <w:t xml:space="preserve">, </w:t>
      </w:r>
      <w:r>
        <w:rPr>
          <w:i/>
          <w:iCs/>
        </w:rPr>
        <w:t>227</w:t>
      </w:r>
      <w:r>
        <w:t>, 390–402. https://doi.org/10.1016/j.biocon.2018.08.012</w:t>
      </w:r>
    </w:p>
    <w:p w14:paraId="37656832" w14:textId="77777777" w:rsidR="00A04226" w:rsidRDefault="00A04226" w:rsidP="00A04226">
      <w:pPr>
        <w:pStyle w:val="Bibliography"/>
      </w:pPr>
      <w:r>
        <w:t xml:space="preserve">McGowan, A., Sharp, S. P., Simeoni, M., &amp; Hatchwell, B. J. (2006). Competing for position in the communal roosts of long-tailed tits. </w:t>
      </w:r>
      <w:r>
        <w:rPr>
          <w:i/>
          <w:iCs/>
        </w:rPr>
        <w:t>Animal Behaviour</w:t>
      </w:r>
      <w:r>
        <w:t xml:space="preserve">, </w:t>
      </w:r>
      <w:r>
        <w:rPr>
          <w:i/>
          <w:iCs/>
        </w:rPr>
        <w:t>72</w:t>
      </w:r>
      <w:r>
        <w:t>(5), 1035–1043. https://doi.org/10.1016/j.anbehav.2006.02.020</w:t>
      </w:r>
    </w:p>
    <w:p w14:paraId="485B203A" w14:textId="77777777" w:rsidR="00A04226" w:rsidRDefault="00A04226" w:rsidP="00A04226">
      <w:pPr>
        <w:pStyle w:val="Bibliography"/>
      </w:pPr>
      <w:r>
        <w:t xml:space="preserve">McGREGOR, A., &amp; Healy, S. D. (1999). Spatial accuracy in food-storing and nonstoring birds. </w:t>
      </w:r>
      <w:r>
        <w:rPr>
          <w:i/>
          <w:iCs/>
        </w:rPr>
        <w:t>Animal Behaviour</w:t>
      </w:r>
      <w:r>
        <w:t xml:space="preserve">, </w:t>
      </w:r>
      <w:r>
        <w:rPr>
          <w:i/>
          <w:iCs/>
        </w:rPr>
        <w:t>58</w:t>
      </w:r>
      <w:r>
        <w:t>(4), 727–734. https://doi.org/10.1006/anbe.1999.1190</w:t>
      </w:r>
    </w:p>
    <w:p w14:paraId="6AF037A5" w14:textId="77777777" w:rsidR="00A04226" w:rsidRDefault="00A04226" w:rsidP="00A04226">
      <w:pPr>
        <w:pStyle w:val="Bibliography"/>
      </w:pPr>
      <w:r>
        <w:t xml:space="preserve">Mercader, J., Barton, H., Gillespie, J., Harris, J., Kuhn, S., Tyler, R., &amp; Boesch, C. (2007). 4,300-Year-old chimpanzee sites and the origins of percussive stone technology. </w:t>
      </w:r>
      <w:r>
        <w:rPr>
          <w:i/>
          <w:iCs/>
        </w:rPr>
        <w:t>Proceedings of the National Academy of Sciences</w:t>
      </w:r>
      <w:r>
        <w:t xml:space="preserve">, </w:t>
      </w:r>
      <w:r>
        <w:rPr>
          <w:i/>
          <w:iCs/>
        </w:rPr>
        <w:t>104</w:t>
      </w:r>
      <w:r>
        <w:t>(9), 3043–3048. https://doi.org/10.1073/pnas.0607909104</w:t>
      </w:r>
    </w:p>
    <w:p w14:paraId="1C93A855" w14:textId="77777777" w:rsidR="00A04226" w:rsidRPr="00BA29F4" w:rsidRDefault="00A04226" w:rsidP="00A04226">
      <w:pPr>
        <w:pStyle w:val="Bibliography"/>
        <w:rPr>
          <w:lang w:val="es-ES"/>
          <w:rPrChange w:id="241" w:author="sandra cuadros" w:date="2025-06-21T18:18:00Z">
            <w:rPr/>
          </w:rPrChange>
        </w:rPr>
      </w:pPr>
      <w:r>
        <w:t xml:space="preserve">Mock, D. W., Lamey, T. C., &amp; Thompson, D. B. A. (1988). Falsifiability and the Information Centre Hypothesis. </w:t>
      </w:r>
      <w:r w:rsidRPr="00BA29F4">
        <w:rPr>
          <w:i/>
          <w:iCs/>
          <w:lang w:val="es-ES"/>
          <w:rPrChange w:id="242" w:author="sandra cuadros" w:date="2025-06-21T18:18:00Z">
            <w:rPr>
              <w:i/>
              <w:iCs/>
            </w:rPr>
          </w:rPrChange>
        </w:rPr>
        <w:t>Ornis Scandinavica</w:t>
      </w:r>
      <w:r w:rsidRPr="00BA29F4">
        <w:rPr>
          <w:lang w:val="es-ES"/>
          <w:rPrChange w:id="243" w:author="sandra cuadros" w:date="2025-06-21T18:18:00Z">
            <w:rPr/>
          </w:rPrChange>
        </w:rPr>
        <w:t xml:space="preserve">, </w:t>
      </w:r>
      <w:r w:rsidRPr="00BA29F4">
        <w:rPr>
          <w:i/>
          <w:iCs/>
          <w:lang w:val="es-ES"/>
          <w:rPrChange w:id="244" w:author="sandra cuadros" w:date="2025-06-21T18:18:00Z">
            <w:rPr>
              <w:i/>
              <w:iCs/>
            </w:rPr>
          </w:rPrChange>
        </w:rPr>
        <w:t>19</w:t>
      </w:r>
      <w:r w:rsidRPr="00BA29F4">
        <w:rPr>
          <w:lang w:val="es-ES"/>
          <w:rPrChange w:id="245" w:author="sandra cuadros" w:date="2025-06-21T18:18:00Z">
            <w:rPr/>
          </w:rPrChange>
        </w:rPr>
        <w:t>(3), 231. https://doi.org/10.2307/3676564</w:t>
      </w:r>
    </w:p>
    <w:p w14:paraId="67AD943A" w14:textId="77777777" w:rsidR="00A04226" w:rsidRDefault="00A04226" w:rsidP="00A04226">
      <w:pPr>
        <w:pStyle w:val="Bibliography"/>
      </w:pPr>
      <w:r w:rsidRPr="00BA29F4">
        <w:rPr>
          <w:lang w:val="es-ES"/>
          <w:rPrChange w:id="246" w:author="sandra cuadros" w:date="2025-06-21T18:18:00Z">
            <w:rPr/>
          </w:rPrChange>
        </w:rPr>
        <w:lastRenderedPageBreak/>
        <w:t xml:space="preserve">Moleón, M., Bautista, J., &amp; Madero, A. (2011). </w:t>
      </w:r>
      <w:r>
        <w:t xml:space="preserve">Communal Roosting in Young Bonelli’s Eagles (A </w:t>
      </w:r>
      <w:r>
        <w:rPr>
          <w:smallCaps/>
        </w:rPr>
        <w:t>quila fasciata</w:t>
      </w:r>
      <w:r>
        <w:t xml:space="preserve"> ). </w:t>
      </w:r>
      <w:r>
        <w:rPr>
          <w:i/>
          <w:iCs/>
        </w:rPr>
        <w:t>Journal of Raptor Research</w:t>
      </w:r>
      <w:r>
        <w:t xml:space="preserve">, </w:t>
      </w:r>
      <w:r>
        <w:rPr>
          <w:i/>
          <w:iCs/>
        </w:rPr>
        <w:t>45</w:t>
      </w:r>
      <w:r>
        <w:t>(4), 353–356. https://doi.org/10.3356/JRR-11-30.1</w:t>
      </w:r>
    </w:p>
    <w:p w14:paraId="091C5CA0" w14:textId="77777777" w:rsidR="00A04226" w:rsidRDefault="00A04226" w:rsidP="00A04226">
      <w:pPr>
        <w:pStyle w:val="Bibliography"/>
      </w:pPr>
      <w:r>
        <w:t xml:space="preserve">Monier, S. A. (2024). Social interactions and information use by foraging seabirds. </w:t>
      </w:r>
      <w:r>
        <w:rPr>
          <w:i/>
          <w:iCs/>
        </w:rPr>
        <w:t>Biological Reviews</w:t>
      </w:r>
      <w:r>
        <w:t xml:space="preserve">, </w:t>
      </w:r>
      <w:r>
        <w:rPr>
          <w:i/>
          <w:iCs/>
        </w:rPr>
        <w:t>99</w:t>
      </w:r>
      <w:r>
        <w:t>(5), 1717–1735. https://doi.org/10.1111/brv.13089</w:t>
      </w:r>
    </w:p>
    <w:p w14:paraId="201A1AA7" w14:textId="77777777" w:rsidR="00A04226" w:rsidRDefault="00A04226" w:rsidP="00A04226">
      <w:pPr>
        <w:pStyle w:val="Bibliography"/>
      </w:pPr>
      <w:r>
        <w:t xml:space="preserve">Moreno-Opo, R., Trujillano, A., &amp; Margalida, A. (2020). Larger size and older age confer competitive advantage: Dominance hierarchy within European vulture guild. </w:t>
      </w:r>
      <w:r>
        <w:rPr>
          <w:i/>
          <w:iCs/>
        </w:rPr>
        <w:t>Scientific Reports</w:t>
      </w:r>
      <w:r>
        <w:t xml:space="preserve">, </w:t>
      </w:r>
      <w:r>
        <w:rPr>
          <w:i/>
          <w:iCs/>
        </w:rPr>
        <w:t>10</w:t>
      </w:r>
      <w:r>
        <w:t>(1). https://doi.org/10.1038/s41598-020-59387-4</w:t>
      </w:r>
    </w:p>
    <w:p w14:paraId="247D38CF" w14:textId="77777777" w:rsidR="00A04226" w:rsidRDefault="00A04226" w:rsidP="00A04226">
      <w:pPr>
        <w:pStyle w:val="Bibliography"/>
      </w:pPr>
      <w:r>
        <w:t xml:space="preserve">Munshi-South, J., &amp; Wilkinson, G. S. (2006). Diet Influences Life Span in Parrots (Psittaciformes). </w:t>
      </w:r>
      <w:r>
        <w:rPr>
          <w:i/>
          <w:iCs/>
        </w:rPr>
        <w:t>The Auk</w:t>
      </w:r>
      <w:r>
        <w:t xml:space="preserve">, </w:t>
      </w:r>
      <w:r>
        <w:rPr>
          <w:i/>
          <w:iCs/>
        </w:rPr>
        <w:t>123</w:t>
      </w:r>
      <w:r>
        <w:t>(1), 108–118. https://doi.org/10.1093/auk/123.1.108</w:t>
      </w:r>
    </w:p>
    <w:p w14:paraId="72F92341" w14:textId="77777777" w:rsidR="00A04226" w:rsidRDefault="00A04226" w:rsidP="00A04226">
      <w:pPr>
        <w:pStyle w:val="Bibliography"/>
      </w:pPr>
      <w:r>
        <w:t xml:space="preserve">Nagy, K. A., Girard, I. A., &amp; Brown, T. K. (1999). ENERGETICS OF FREE-RANGING MAMMALS, REPTILES, AND BIRDS. </w:t>
      </w:r>
      <w:r>
        <w:rPr>
          <w:i/>
          <w:iCs/>
        </w:rPr>
        <w:t>Annual Review of Nutrition</w:t>
      </w:r>
      <w:r>
        <w:t xml:space="preserve">, </w:t>
      </w:r>
      <w:r>
        <w:rPr>
          <w:i/>
          <w:iCs/>
        </w:rPr>
        <w:t>19</w:t>
      </w:r>
      <w:r>
        <w:t>(1), 247–277. https://doi.org/10.1146/annurev.nutr.19.1.247</w:t>
      </w:r>
    </w:p>
    <w:p w14:paraId="5ACA6E72" w14:textId="77777777" w:rsidR="00A04226" w:rsidRDefault="00A04226" w:rsidP="00A04226">
      <w:pPr>
        <w:pStyle w:val="Bibliography"/>
      </w:pPr>
      <w:r>
        <w:t xml:space="preserve">Németh, Z., &amp; Moore, F. R. (2014). </w:t>
      </w:r>
      <w:r w:rsidRPr="00BA29F4">
        <w:rPr>
          <w:lang w:val="fr-FR"/>
          <w:rPrChange w:id="247" w:author="sandra cuadros" w:date="2025-06-21T18:18:00Z">
            <w:rPr/>
          </w:rPrChange>
        </w:rPr>
        <w:t xml:space="preserve">Information acquisition during migration: A social perspective. </w:t>
      </w:r>
      <w:r>
        <w:rPr>
          <w:i/>
          <w:iCs/>
        </w:rPr>
        <w:t>The Auk</w:t>
      </w:r>
      <w:r>
        <w:t xml:space="preserve">, </w:t>
      </w:r>
      <w:r>
        <w:rPr>
          <w:i/>
          <w:iCs/>
        </w:rPr>
        <w:t>131</w:t>
      </w:r>
      <w:r>
        <w:t>(2), 186–194. https://doi.org/10.1642/AUK-13-195.1</w:t>
      </w:r>
    </w:p>
    <w:p w14:paraId="22FBF2BE" w14:textId="77777777" w:rsidR="00A04226" w:rsidRDefault="00A04226" w:rsidP="00A04226">
      <w:pPr>
        <w:pStyle w:val="Bibliography"/>
      </w:pPr>
      <w:r>
        <w:t xml:space="preserve">Novaes, W. G., &amp; Cintra, R. (2013). Factors influencing the selection of communal roost sites by the Black Vulture Coragyps atratus (Aves: Cathartidae) in an urban area in Central Amazon. </w:t>
      </w:r>
      <w:r>
        <w:rPr>
          <w:i/>
          <w:iCs/>
        </w:rPr>
        <w:t>Zoologia (Curitiba)</w:t>
      </w:r>
      <w:r>
        <w:t xml:space="preserve">, </w:t>
      </w:r>
      <w:r>
        <w:rPr>
          <w:i/>
          <w:iCs/>
        </w:rPr>
        <w:t>30</w:t>
      </w:r>
      <w:r>
        <w:t>(6), 607–614. https://doi.org/10.1590/S1984-46702013005000014</w:t>
      </w:r>
    </w:p>
    <w:p w14:paraId="369C2902" w14:textId="77777777" w:rsidR="00A04226" w:rsidRDefault="00A04226" w:rsidP="00A04226">
      <w:pPr>
        <w:pStyle w:val="Bibliography"/>
      </w:pPr>
      <w:r>
        <w:t xml:space="preserve">Nowlin, W. H., Vanni, M. J., &amp; Yang, L. H. (2008). COMPARING RESOURCE PULSES IN AQUATIC AND TERRESTRIAL ECOSYSTEMS. </w:t>
      </w:r>
      <w:r>
        <w:rPr>
          <w:i/>
          <w:iCs/>
        </w:rPr>
        <w:t>Ecology</w:t>
      </w:r>
      <w:r>
        <w:t xml:space="preserve">, </w:t>
      </w:r>
      <w:r>
        <w:rPr>
          <w:i/>
          <w:iCs/>
        </w:rPr>
        <w:t>89</w:t>
      </w:r>
      <w:r>
        <w:t>(3), 647–659. https://doi.org/10.1890/07-0303.1</w:t>
      </w:r>
    </w:p>
    <w:p w14:paraId="1FDDFE3B" w14:textId="77777777" w:rsidR="00A04226" w:rsidRDefault="00A04226" w:rsidP="00A04226">
      <w:pPr>
        <w:pStyle w:val="Bibliography"/>
      </w:pPr>
      <w:r>
        <w:t xml:space="preserve">Ogada, D., Botha, A., &amp; Shaw, P. (2016). Ivory poachers and poison: Drivers of Africa’s declining vulture populations. </w:t>
      </w:r>
      <w:r>
        <w:rPr>
          <w:i/>
          <w:iCs/>
        </w:rPr>
        <w:t>Oryx</w:t>
      </w:r>
      <w:r>
        <w:t xml:space="preserve">, </w:t>
      </w:r>
      <w:r>
        <w:rPr>
          <w:i/>
          <w:iCs/>
        </w:rPr>
        <w:t>50</w:t>
      </w:r>
      <w:r>
        <w:t>(4), 593–596. https://doi.org/10.1017/S0030605315001209</w:t>
      </w:r>
    </w:p>
    <w:p w14:paraId="226EE25F" w14:textId="77777777" w:rsidR="00A04226" w:rsidRDefault="00A04226" w:rsidP="00A04226">
      <w:pPr>
        <w:pStyle w:val="Bibliography"/>
      </w:pPr>
      <w:r>
        <w:t xml:space="preserve">Ogada, D. L. (2014). The power of poison: Pesticide poisoning of Africa’s wildlife. </w:t>
      </w:r>
      <w:r>
        <w:rPr>
          <w:i/>
          <w:iCs/>
        </w:rPr>
        <w:t>Annals of the New York Academy of Sciences</w:t>
      </w:r>
      <w:r>
        <w:t xml:space="preserve">, </w:t>
      </w:r>
      <w:r>
        <w:rPr>
          <w:i/>
          <w:iCs/>
        </w:rPr>
        <w:t>1322</w:t>
      </w:r>
      <w:r>
        <w:t>(1), 1–20. https://doi.org/10.1111/nyas.12405</w:t>
      </w:r>
    </w:p>
    <w:p w14:paraId="12EF0E30" w14:textId="77777777" w:rsidR="00A04226" w:rsidRDefault="00A04226" w:rsidP="00A04226">
      <w:pPr>
        <w:pStyle w:val="Bibliography"/>
      </w:pPr>
      <w:r>
        <w:lastRenderedPageBreak/>
        <w:t xml:space="preserve">Ostfeld, R. S., &amp; Keesing, F. (2000). Pulsed resources and community dynamics of consumers in terrestrial ecosystems. </w:t>
      </w:r>
      <w:r>
        <w:rPr>
          <w:i/>
          <w:iCs/>
        </w:rPr>
        <w:t>Trends in Ecology &amp; Evolution</w:t>
      </w:r>
      <w:r>
        <w:t xml:space="preserve">, </w:t>
      </w:r>
      <w:r>
        <w:rPr>
          <w:i/>
          <w:iCs/>
        </w:rPr>
        <w:t>15</w:t>
      </w:r>
      <w:r>
        <w:t>(6), 232–237. https://doi.org/10.1016/s0169-5347(00)01862-0</w:t>
      </w:r>
    </w:p>
    <w:p w14:paraId="77FFF956" w14:textId="77777777" w:rsidR="00A04226" w:rsidRDefault="00A04226" w:rsidP="00A04226">
      <w:pPr>
        <w:pStyle w:val="Bibliography"/>
      </w:pPr>
      <w:r>
        <w:t xml:space="preserve">Papageorgiou, D., Cherono, W., Gall, G., Nyaguthii, B., &amp; Farine, D. R. (2024). Testing the information centre hypothesis in a multilevel society. </w:t>
      </w:r>
      <w:r>
        <w:rPr>
          <w:i/>
          <w:iCs/>
        </w:rPr>
        <w:t>Journal of Animal Ecology</w:t>
      </w:r>
      <w:r>
        <w:t xml:space="preserve">, </w:t>
      </w:r>
      <w:r>
        <w:rPr>
          <w:i/>
          <w:iCs/>
        </w:rPr>
        <w:t>93</w:t>
      </w:r>
      <w:r>
        <w:t>(8), 1147–1159. https://doi.org/10.1111/1365-2656.14131</w:t>
      </w:r>
    </w:p>
    <w:p w14:paraId="320D5766" w14:textId="77777777" w:rsidR="00A04226" w:rsidRDefault="00A04226" w:rsidP="00A04226">
      <w:pPr>
        <w:pStyle w:val="Bibliography"/>
      </w:pPr>
      <w:r>
        <w:t xml:space="preserve">Penndorf, J., Farine, D. R., Martin, J. M., &amp; Aplin, L. M. (2023). </w:t>
      </w:r>
      <w:r>
        <w:rPr>
          <w:i/>
          <w:iCs/>
        </w:rPr>
        <w:t>Parrot politics: Social decision-making in wild parrots relies on both individual recognition and intrinsic markers</w:t>
      </w:r>
      <w:r>
        <w:t>. https://doi.org/10.1101/2023.10.02.560599</w:t>
      </w:r>
    </w:p>
    <w:p w14:paraId="44DEA0F9" w14:textId="77777777" w:rsidR="00A04226" w:rsidRDefault="00A04226" w:rsidP="00A04226">
      <w:pPr>
        <w:pStyle w:val="Bibliography"/>
      </w:pPr>
      <w:r>
        <w:t xml:space="preserve">Peters, R. H. (1983). </w:t>
      </w:r>
      <w:r>
        <w:rPr>
          <w:i/>
          <w:iCs/>
        </w:rPr>
        <w:t>The Ecological Implications of Body Size</w:t>
      </w:r>
      <w:r>
        <w:t xml:space="preserve"> (1st ed.). Cambridge University Press. https://doi.org/10.1017/CBO9780511608551</w:t>
      </w:r>
    </w:p>
    <w:p w14:paraId="2BD23DC9" w14:textId="77777777" w:rsidR="00A04226" w:rsidRDefault="00A04226" w:rsidP="00A04226">
      <w:pPr>
        <w:pStyle w:val="Bibliography"/>
      </w:pPr>
      <w:r>
        <w:t xml:space="preserve">Poessel, S. A., Brandt, J., Miller, T. A., &amp; Katzner, T. E. (2018). Meteorological and environmental variables affect flight behaviour and decision-making of an obligate soaring bird, the California Condor </w:t>
      </w:r>
      <w:r>
        <w:rPr>
          <w:i/>
          <w:iCs/>
        </w:rPr>
        <w:t>Gymnogyps californianus</w:t>
      </w:r>
      <w:r>
        <w:t xml:space="preserve">. </w:t>
      </w:r>
      <w:r>
        <w:rPr>
          <w:i/>
          <w:iCs/>
        </w:rPr>
        <w:t>Ibis</w:t>
      </w:r>
      <w:r>
        <w:t xml:space="preserve">, </w:t>
      </w:r>
      <w:r>
        <w:rPr>
          <w:i/>
          <w:iCs/>
        </w:rPr>
        <w:t>160</w:t>
      </w:r>
      <w:r>
        <w:t>(1), 36–53. https://doi.org/10.1111/ibi.12531</w:t>
      </w:r>
    </w:p>
    <w:p w14:paraId="3B990CE1" w14:textId="77777777" w:rsidR="00A04226" w:rsidRDefault="00A04226" w:rsidP="00A04226">
      <w:pPr>
        <w:pStyle w:val="Bibliography"/>
      </w:pPr>
      <w:r>
        <w:t xml:space="preserve">Preston, M. I. (2005). FACTORS AFFECTING WINTER ROOST DISPERSAL AND DAILY BEHAVIOUR OF COMMON RAVENS (CORVUS CORAX) IN SOUTHWESTERN ALBERTA. </w:t>
      </w:r>
      <w:r>
        <w:rPr>
          <w:i/>
          <w:iCs/>
        </w:rPr>
        <w:t>Northwestern Naturalist</w:t>
      </w:r>
      <w:r>
        <w:t xml:space="preserve">, </w:t>
      </w:r>
      <w:r>
        <w:rPr>
          <w:i/>
          <w:iCs/>
        </w:rPr>
        <w:t>86</w:t>
      </w:r>
      <w:r>
        <w:t>(3), 123–130. https://doi.org/10.1898/1051-1733(2005)086[0123:FAWRDA]2.0.CO;2</w:t>
      </w:r>
    </w:p>
    <w:p w14:paraId="798FEACD" w14:textId="77777777" w:rsidR="00A04226" w:rsidRDefault="00A04226" w:rsidP="00A04226">
      <w:pPr>
        <w:pStyle w:val="Bibliography"/>
      </w:pPr>
      <w:r>
        <w:t xml:space="preserve">Rafacz, M., &amp; Templeton, J. J. (2003). Environmental Unpredictability and the Value of Social Information for Foraging Starlings. </w:t>
      </w:r>
      <w:r>
        <w:rPr>
          <w:i/>
          <w:iCs/>
        </w:rPr>
        <w:t>Ethology</w:t>
      </w:r>
      <w:r>
        <w:t xml:space="preserve">, </w:t>
      </w:r>
      <w:r>
        <w:rPr>
          <w:i/>
          <w:iCs/>
        </w:rPr>
        <w:t>109</w:t>
      </w:r>
      <w:r>
        <w:t>(12), 951–960. https://doi.org/10.1046/j.0179-1613.2003.00935.x</w:t>
      </w:r>
    </w:p>
    <w:p w14:paraId="212FBD3A" w14:textId="77777777" w:rsidR="00A04226" w:rsidRDefault="00A04226" w:rsidP="00A04226">
      <w:pPr>
        <w:pStyle w:val="Bibliography"/>
      </w:pPr>
      <w:r>
        <w:t xml:space="preserve">Revell, L. J. (2012). phytools: An R package for phylogenetic comparative biology (and other things). </w:t>
      </w:r>
      <w:r>
        <w:rPr>
          <w:i/>
          <w:iCs/>
        </w:rPr>
        <w:t>Methods in Ecology and Evolution</w:t>
      </w:r>
      <w:r>
        <w:t xml:space="preserve">, </w:t>
      </w:r>
      <w:r>
        <w:rPr>
          <w:i/>
          <w:iCs/>
        </w:rPr>
        <w:t>3</w:t>
      </w:r>
      <w:r>
        <w:t>(2), 217–223. https://doi.org/10.1111/j.2041-210X.2011.00169.x</w:t>
      </w:r>
    </w:p>
    <w:p w14:paraId="3F7B0C33" w14:textId="77777777" w:rsidR="00A04226" w:rsidRDefault="00A04226" w:rsidP="00A04226">
      <w:pPr>
        <w:pStyle w:val="Bibliography"/>
      </w:pPr>
      <w:r>
        <w:lastRenderedPageBreak/>
        <w:t xml:space="preserve">Robinson, B., &amp; Davis, C. (2014). A Communal Roosting of the Great Horned Owl ( </w:t>
      </w:r>
      <w:r>
        <w:rPr>
          <w:i/>
          <w:iCs/>
        </w:rPr>
        <w:t>Bubo virginianus</w:t>
      </w:r>
      <w:r>
        <w:t xml:space="preserve"> ). </w:t>
      </w:r>
      <w:r>
        <w:rPr>
          <w:i/>
          <w:iCs/>
        </w:rPr>
        <w:t>Journal of Raptor Research</w:t>
      </w:r>
      <w:r>
        <w:t xml:space="preserve">, </w:t>
      </w:r>
      <w:r>
        <w:rPr>
          <w:i/>
          <w:iCs/>
        </w:rPr>
        <w:t>48</w:t>
      </w:r>
      <w:r>
        <w:t>(1), 88–89. https://doi.org/10.3356/JRR-13-47.1</w:t>
      </w:r>
    </w:p>
    <w:p w14:paraId="6E8FC7DB" w14:textId="77777777" w:rsidR="00A04226" w:rsidRDefault="00A04226" w:rsidP="00A04226">
      <w:pPr>
        <w:pStyle w:val="Bibliography"/>
      </w:pPr>
      <w:r>
        <w:t xml:space="preserve">Rosa, S., Encarnação, A. L., Granadeiro, J. P., &amp; Palmeirim, J. M. (2006). High water roost selection by waders: Maximizing feeding opportunities or avoiding predation? </w:t>
      </w:r>
      <w:r>
        <w:rPr>
          <w:i/>
          <w:iCs/>
        </w:rPr>
        <w:t>Ibis</w:t>
      </w:r>
      <w:r>
        <w:t xml:space="preserve">, </w:t>
      </w:r>
      <w:r>
        <w:rPr>
          <w:i/>
          <w:iCs/>
        </w:rPr>
        <w:t>148</w:t>
      </w:r>
      <w:r>
        <w:t>(1), 88–97. https://doi.org/10.1111/j.1474-919X.2006.00497.x</w:t>
      </w:r>
    </w:p>
    <w:p w14:paraId="1CF319C4" w14:textId="77777777" w:rsidR="00A04226" w:rsidRDefault="00A04226" w:rsidP="00A04226">
      <w:pPr>
        <w:pStyle w:val="Bibliography"/>
      </w:pPr>
      <w:r>
        <w:t xml:space="preserve">Saldanha, S., Taylor, P. D., Imlay, T. L., &amp; Leonard, M. L. (2019). Biological and environmental factors related to communal roosting behavior of breeding Bank Swallow (Riparia riparia). </w:t>
      </w:r>
      <w:r>
        <w:rPr>
          <w:i/>
          <w:iCs/>
        </w:rPr>
        <w:t>Avian Conservation and Ecology</w:t>
      </w:r>
      <w:r>
        <w:t xml:space="preserve">, </w:t>
      </w:r>
      <w:r>
        <w:rPr>
          <w:i/>
          <w:iCs/>
        </w:rPr>
        <w:t>14</w:t>
      </w:r>
      <w:r>
        <w:t>(2), art21. https://doi.org/10.5751/ACE-01490-140221</w:t>
      </w:r>
    </w:p>
    <w:p w14:paraId="35303BC3" w14:textId="77777777" w:rsidR="00A04226" w:rsidRDefault="00A04226" w:rsidP="00A04226">
      <w:pPr>
        <w:pStyle w:val="Bibliography"/>
      </w:pPr>
      <w:r>
        <w:t xml:space="preserve">Santangeli, A., Arkumarev, V., Rust, N., &amp; Girardello, M. (2016). Understanding, quantifying and mapping the use of poison by commercial farmers in Namibia – Implications for scavengers’ conservation and ecosystem health. </w:t>
      </w:r>
      <w:r>
        <w:rPr>
          <w:i/>
          <w:iCs/>
        </w:rPr>
        <w:t>Biological Conservation</w:t>
      </w:r>
      <w:r>
        <w:t xml:space="preserve">, </w:t>
      </w:r>
      <w:r>
        <w:rPr>
          <w:i/>
          <w:iCs/>
        </w:rPr>
        <w:t>204</w:t>
      </w:r>
      <w:r>
        <w:t>, 205–211. https://doi.org/10.1016/j.biocon.2016.10.018</w:t>
      </w:r>
    </w:p>
    <w:p w14:paraId="16716D3A" w14:textId="77777777" w:rsidR="00A04226" w:rsidRDefault="00A04226" w:rsidP="00A04226">
      <w:pPr>
        <w:pStyle w:val="Bibliography"/>
      </w:pPr>
      <w:r>
        <w:t xml:space="preserve">Sassi, Y., Nouzières, B., Scacco, M., Tremblay, Y., Duriez, O., &amp; Robira, B. (2024). The use of social information in vulture flight decisions. </w:t>
      </w:r>
      <w:r>
        <w:rPr>
          <w:i/>
          <w:iCs/>
        </w:rPr>
        <w:t>Proceedings of the Royal Society B: Biological Sciences</w:t>
      </w:r>
      <w:r>
        <w:t xml:space="preserve">, </w:t>
      </w:r>
      <w:r>
        <w:rPr>
          <w:i/>
          <w:iCs/>
        </w:rPr>
        <w:t>291</w:t>
      </w:r>
      <w:r>
        <w:t>(2018), 20231729. https://doi.org/10.1098/rspb.2023.1729</w:t>
      </w:r>
    </w:p>
    <w:p w14:paraId="18780531" w14:textId="77777777" w:rsidR="00A04226" w:rsidRDefault="00A04226" w:rsidP="00A04226">
      <w:pPr>
        <w:pStyle w:val="Bibliography"/>
      </w:pPr>
      <w:r w:rsidRPr="00BA29F4">
        <w:rPr>
          <w:lang w:val="fr-FR"/>
          <w:rPrChange w:id="248" w:author="sandra cuadros" w:date="2025-06-21T18:18:00Z">
            <w:rPr/>
          </w:rPrChange>
        </w:rPr>
        <w:t xml:space="preserve">Savolainen, R., Vepsäläinen, K., &amp; Vepsalainen, K. (1988). </w:t>
      </w:r>
      <w:r>
        <w:t xml:space="preserve">A Competition Hierarchy among Boreal Ants: Impact on Resource Partitioning and Community Structure. </w:t>
      </w:r>
      <w:r>
        <w:rPr>
          <w:i/>
          <w:iCs/>
        </w:rPr>
        <w:t>Oikos</w:t>
      </w:r>
      <w:r>
        <w:t xml:space="preserve">, </w:t>
      </w:r>
      <w:r>
        <w:rPr>
          <w:i/>
          <w:iCs/>
        </w:rPr>
        <w:t>51</w:t>
      </w:r>
      <w:r>
        <w:t>(2), 135. https://doi.org/10.2307/3565636</w:t>
      </w:r>
    </w:p>
    <w:p w14:paraId="4F6BE857" w14:textId="77777777" w:rsidR="00A04226" w:rsidRDefault="00A04226" w:rsidP="00A04226">
      <w:pPr>
        <w:pStyle w:val="Bibliography"/>
      </w:pPr>
      <w:r>
        <w:t xml:space="preserve">Scacco, M., Flack, A., Duriez, O., Wikelski, M., &amp; Safi, K. (2019). Static landscape features predict uplift locations for soaring birds across Europe. </w:t>
      </w:r>
      <w:r>
        <w:rPr>
          <w:i/>
          <w:iCs/>
        </w:rPr>
        <w:t>Royal Society Open Science</w:t>
      </w:r>
      <w:r>
        <w:t xml:space="preserve">, </w:t>
      </w:r>
      <w:r>
        <w:rPr>
          <w:i/>
          <w:iCs/>
        </w:rPr>
        <w:t>6</w:t>
      </w:r>
      <w:r>
        <w:t>(1), 181440. https://doi.org/10.1098/rsos.181440</w:t>
      </w:r>
    </w:p>
    <w:p w14:paraId="79BD2CA4" w14:textId="77777777" w:rsidR="00A04226" w:rsidRDefault="00A04226" w:rsidP="00A04226">
      <w:pPr>
        <w:pStyle w:val="Bibliography"/>
      </w:pPr>
      <w:r>
        <w:t xml:space="preserve">Schuette, P., Wagner, A. P., Wagner, M. E., &amp; Creel, S. (2013). Occupancy patterns and niche partitioning within a diverse carnivore community exposed to anthropogenic pressures. </w:t>
      </w:r>
      <w:r>
        <w:rPr>
          <w:i/>
          <w:iCs/>
        </w:rPr>
        <w:t>Biological Conservation</w:t>
      </w:r>
      <w:r>
        <w:t xml:space="preserve">, </w:t>
      </w:r>
      <w:r>
        <w:rPr>
          <w:i/>
          <w:iCs/>
        </w:rPr>
        <w:t>158</w:t>
      </w:r>
      <w:r>
        <w:t>, 301–312. https://doi.org/10.1016/j.biocon.2012.08.008</w:t>
      </w:r>
    </w:p>
    <w:p w14:paraId="69668404" w14:textId="77777777" w:rsidR="00A04226" w:rsidRDefault="00A04226" w:rsidP="00A04226">
      <w:pPr>
        <w:pStyle w:val="Bibliography"/>
      </w:pPr>
      <w:r>
        <w:lastRenderedPageBreak/>
        <w:t xml:space="preserve">Seixas, G. H. F., &amp; Mourão, G. (2018). Communal roosts of the Blue-fronted Amazons (Amazona aestiva) in a large tropical wetland: Are they of different types? </w:t>
      </w:r>
      <w:r>
        <w:rPr>
          <w:i/>
          <w:iCs/>
        </w:rPr>
        <w:t>PLOS ONE</w:t>
      </w:r>
      <w:r>
        <w:t xml:space="preserve">, </w:t>
      </w:r>
      <w:r>
        <w:rPr>
          <w:i/>
          <w:iCs/>
        </w:rPr>
        <w:t>13</w:t>
      </w:r>
      <w:r>
        <w:t>(10), e0204824. https://doi.org/10.1371/journal.pone.0204824</w:t>
      </w:r>
    </w:p>
    <w:p w14:paraId="1CE371C9" w14:textId="77777777" w:rsidR="00A04226" w:rsidRDefault="00A04226" w:rsidP="00A04226">
      <w:pPr>
        <w:pStyle w:val="Bibliography"/>
      </w:pPr>
      <w:r>
        <w:t xml:space="preserve">Sheard, C., Neate-Clegg, M. H. C., Alioravainen, N., Jones, S. E. I., Vincent, C., MacGregor, H. E. A., Bregman, T. P., Claramunt, S., &amp; Tobias, J. A. (2020). Ecological drivers of global gradients in avian dispersal inferred from wing morphology. </w:t>
      </w:r>
      <w:r>
        <w:rPr>
          <w:i/>
          <w:iCs/>
        </w:rPr>
        <w:t>Nature Communications</w:t>
      </w:r>
      <w:r>
        <w:t xml:space="preserve">, </w:t>
      </w:r>
      <w:r>
        <w:rPr>
          <w:i/>
          <w:iCs/>
        </w:rPr>
        <w:t>11</w:t>
      </w:r>
      <w:r>
        <w:t>(1), 2463. https://doi.org/10.1038/s41467-020-16313-6</w:t>
      </w:r>
    </w:p>
    <w:p w14:paraId="5C90E7D0" w14:textId="77777777" w:rsidR="00A04226" w:rsidRDefault="00A04226" w:rsidP="00A04226">
      <w:pPr>
        <w:pStyle w:val="Bibliography"/>
      </w:pPr>
      <w:r>
        <w:t xml:space="preserve">Sonerud, G., Hansen, H., &amp; Smedshaug, C. (2002). Individual roosting strategies in a flock-living bird: Movement and social cohesion of hooded crows ( Corvus corone cornix ) from pre-roost gatherings to roost sites. </w:t>
      </w:r>
      <w:r>
        <w:rPr>
          <w:i/>
          <w:iCs/>
        </w:rPr>
        <w:t>Behavioral Ecology and Sociobiology</w:t>
      </w:r>
      <w:r>
        <w:t xml:space="preserve">, </w:t>
      </w:r>
      <w:r>
        <w:rPr>
          <w:i/>
          <w:iCs/>
        </w:rPr>
        <w:t>51</w:t>
      </w:r>
      <w:r>
        <w:t>(4), 309–318. https://doi.org/10.1007/s00265-001-0440-4</w:t>
      </w:r>
    </w:p>
    <w:p w14:paraId="3E19EE74" w14:textId="77777777" w:rsidR="00A04226" w:rsidRDefault="00A04226" w:rsidP="00A04226">
      <w:pPr>
        <w:pStyle w:val="Bibliography"/>
      </w:pPr>
      <w:r>
        <w:t xml:space="preserve">Suarez, R. K., &amp; Gass, C. L. (2002). Hummingbird foraging and the relation between bioenergetics and behaviour. </w:t>
      </w:r>
      <w:r>
        <w:rPr>
          <w:i/>
          <w:iCs/>
        </w:rPr>
        <w:t>Comparative Biochemistry and Physiology Part A: Molecular &amp; Integrative Physiology</w:t>
      </w:r>
      <w:r>
        <w:t xml:space="preserve">, </w:t>
      </w:r>
      <w:r>
        <w:rPr>
          <w:i/>
          <w:iCs/>
        </w:rPr>
        <w:t>133</w:t>
      </w:r>
      <w:r>
        <w:t>(2), 335–343. https://doi.org/10.1016/S1095-6433(02)00165-4</w:t>
      </w:r>
    </w:p>
    <w:p w14:paraId="03DDB475" w14:textId="77777777" w:rsidR="00A04226" w:rsidRDefault="00A04226" w:rsidP="00A04226">
      <w:pPr>
        <w:pStyle w:val="Bibliography"/>
      </w:pPr>
      <w:r>
        <w:t xml:space="preserve">Thiebault, A., Mullers, R. H. E., Pistorius, P. A., &amp; Tremblay, Y. (2014). Local enhancement in a seabird: Reaction distances and foraging consequence of predator aggregations. </w:t>
      </w:r>
      <w:r>
        <w:rPr>
          <w:i/>
          <w:iCs/>
        </w:rPr>
        <w:t>Behavioral Ecology</w:t>
      </w:r>
      <w:r>
        <w:t xml:space="preserve">, </w:t>
      </w:r>
      <w:r>
        <w:rPr>
          <w:i/>
          <w:iCs/>
        </w:rPr>
        <w:t>25</w:t>
      </w:r>
      <w:r>
        <w:t>(6), 1302–1310. https://doi.org/10.1093/beheco/aru132</w:t>
      </w:r>
    </w:p>
    <w:p w14:paraId="6B609796" w14:textId="77777777" w:rsidR="00A04226" w:rsidRDefault="00A04226" w:rsidP="00A04226">
      <w:pPr>
        <w:pStyle w:val="Bibliography"/>
      </w:pPr>
      <w:r>
        <w:t xml:space="preserve">Thiebault, A., Mullers, R., Pistorius, P., Meza-Torres, M. A., Dubroca, L., Green, D., &amp; Tremblay, Y. (2014). From colony to first patch: Processes of prey searching and social information in Cape Gannets. </w:t>
      </w:r>
      <w:r>
        <w:rPr>
          <w:i/>
          <w:iCs/>
        </w:rPr>
        <w:t>The Auk</w:t>
      </w:r>
      <w:r>
        <w:t xml:space="preserve">, </w:t>
      </w:r>
      <w:r>
        <w:rPr>
          <w:i/>
          <w:iCs/>
        </w:rPr>
        <w:t>131</w:t>
      </w:r>
      <w:r>
        <w:t>(4), 595–609. https://doi.org/10.1642/AUK-13-209.1</w:t>
      </w:r>
    </w:p>
    <w:p w14:paraId="73A44056" w14:textId="77777777" w:rsidR="00A04226" w:rsidRPr="00BA29F4" w:rsidRDefault="00A04226" w:rsidP="00A04226">
      <w:pPr>
        <w:pStyle w:val="Bibliography"/>
        <w:rPr>
          <w:lang w:val="es-ES"/>
          <w:rPrChange w:id="249" w:author="sandra cuadros" w:date="2025-06-21T18:18:00Z">
            <w:rPr/>
          </w:rPrChange>
        </w:rPr>
      </w:pPr>
      <w:r>
        <w:t xml:space="preserve">Twining, C. W., Brenna, J. T., Lawrence, P., Winkler, D. W., Flecker, A. S., &amp; Hairston, N. G. (2019). Aquatic and terrestrial resources are not nutritionally reciprocal for consumers. </w:t>
      </w:r>
      <w:r w:rsidRPr="00BA29F4">
        <w:rPr>
          <w:i/>
          <w:iCs/>
          <w:lang w:val="es-ES"/>
          <w:rPrChange w:id="250" w:author="sandra cuadros" w:date="2025-06-21T18:18:00Z">
            <w:rPr>
              <w:i/>
              <w:iCs/>
            </w:rPr>
          </w:rPrChange>
        </w:rPr>
        <w:t>Functional Ecology</w:t>
      </w:r>
      <w:r w:rsidRPr="00BA29F4">
        <w:rPr>
          <w:lang w:val="es-ES"/>
          <w:rPrChange w:id="251" w:author="sandra cuadros" w:date="2025-06-21T18:18:00Z">
            <w:rPr/>
          </w:rPrChange>
        </w:rPr>
        <w:t xml:space="preserve">, </w:t>
      </w:r>
      <w:r w:rsidRPr="00BA29F4">
        <w:rPr>
          <w:i/>
          <w:iCs/>
          <w:lang w:val="es-ES"/>
          <w:rPrChange w:id="252" w:author="sandra cuadros" w:date="2025-06-21T18:18:00Z">
            <w:rPr>
              <w:i/>
              <w:iCs/>
            </w:rPr>
          </w:rPrChange>
        </w:rPr>
        <w:t>33</w:t>
      </w:r>
      <w:r w:rsidRPr="00BA29F4">
        <w:rPr>
          <w:lang w:val="es-ES"/>
          <w:rPrChange w:id="253" w:author="sandra cuadros" w:date="2025-06-21T18:18:00Z">
            <w:rPr/>
          </w:rPrChange>
        </w:rPr>
        <w:t>(10), 2042–2052. https://doi.org/10.1111/1365-2435.13401</w:t>
      </w:r>
    </w:p>
    <w:p w14:paraId="7F452457" w14:textId="77777777" w:rsidR="00A04226" w:rsidRDefault="00A04226" w:rsidP="00A04226">
      <w:pPr>
        <w:pStyle w:val="Bibliography"/>
      </w:pPr>
      <w:r w:rsidRPr="00BA29F4">
        <w:rPr>
          <w:lang w:val="es-ES"/>
          <w:rPrChange w:id="254" w:author="sandra cuadros" w:date="2025-06-21T18:18:00Z">
            <w:rPr/>
          </w:rPrChange>
        </w:rPr>
        <w:lastRenderedPageBreak/>
        <w:t xml:space="preserve">Van Overveld, T., Blanco, G., Moleón, M., Margalida, A., Sánchez-Zapata, J. A., De La Riva, M., &amp; Donázar, J. A. (2020). </w:t>
      </w:r>
      <w:r>
        <w:t xml:space="preserve">Integrating vulture social behavior into conservation practice. </w:t>
      </w:r>
      <w:r>
        <w:rPr>
          <w:i/>
          <w:iCs/>
        </w:rPr>
        <w:t>The Condor</w:t>
      </w:r>
      <w:r>
        <w:t xml:space="preserve">, </w:t>
      </w:r>
      <w:r>
        <w:rPr>
          <w:i/>
          <w:iCs/>
        </w:rPr>
        <w:t>122</w:t>
      </w:r>
      <w:r>
        <w:t>(4), duaa035. https://doi.org/10.1093/condor/duaa035</w:t>
      </w:r>
    </w:p>
    <w:p w14:paraId="1A901C9D" w14:textId="77777777" w:rsidR="00A04226" w:rsidRDefault="00A04226" w:rsidP="00A04226">
      <w:pPr>
        <w:pStyle w:val="Bibliography"/>
      </w:pPr>
      <w:r w:rsidRPr="00BA29F4">
        <w:rPr>
          <w:lang w:val="es-ES"/>
          <w:rPrChange w:id="255" w:author="sandra cuadros" w:date="2025-06-21T18:18:00Z">
            <w:rPr/>
          </w:rPrChange>
        </w:rPr>
        <w:t xml:space="preserve">Van Overveld, T., Gangoso, L., García-Alfonso, M., Bouten, W., De La Riva, M., &amp; Donázar, J. A. (2020). </w:t>
      </w:r>
      <w:r>
        <w:t xml:space="preserve">Seasonal grouping dynamics in a territorial vulture: Ecological drivers and social consequences. </w:t>
      </w:r>
      <w:r>
        <w:rPr>
          <w:i/>
          <w:iCs/>
        </w:rPr>
        <w:t>Behavioral Ecology and Sociobiology</w:t>
      </w:r>
      <w:r>
        <w:t xml:space="preserve">, </w:t>
      </w:r>
      <w:r>
        <w:rPr>
          <w:i/>
          <w:iCs/>
        </w:rPr>
        <w:t>74</w:t>
      </w:r>
      <w:r>
        <w:t>(2). https://doi.org/10.1007/s00265-020-2807-4</w:t>
      </w:r>
    </w:p>
    <w:p w14:paraId="25A66204" w14:textId="77777777" w:rsidR="00A04226" w:rsidRDefault="00A04226" w:rsidP="00A04226">
      <w:pPr>
        <w:pStyle w:val="Bibliography"/>
      </w:pPr>
      <w:r>
        <w:t xml:space="preserve">Van Overveld, T., Sol, D., Blanco, G., Margalida, A., De La Riva, M., &amp; Donázar, J. A. (2022). Vultures as an overlooked model in cognitive ecology. </w:t>
      </w:r>
      <w:r>
        <w:rPr>
          <w:i/>
          <w:iCs/>
        </w:rPr>
        <w:t>Animal Cognition</w:t>
      </w:r>
      <w:r>
        <w:t xml:space="preserve">, </w:t>
      </w:r>
      <w:r>
        <w:rPr>
          <w:i/>
          <w:iCs/>
        </w:rPr>
        <w:t>25</w:t>
      </w:r>
      <w:r>
        <w:t>(3), 495–507. https://doi.org/10.1007/s10071-021-01585-2</w:t>
      </w:r>
    </w:p>
    <w:p w14:paraId="7B0B0905" w14:textId="77777777" w:rsidR="00A04226" w:rsidRDefault="00A04226" w:rsidP="00A04226">
      <w:pPr>
        <w:pStyle w:val="Bibliography"/>
      </w:pPr>
      <w:r>
        <w:t xml:space="preserve">Ward, A., &amp; Webster, M. (2016). Social Foraging and Predator-Prey Interactions. In A. Ward &amp; M. Webster, </w:t>
      </w:r>
      <w:r>
        <w:rPr>
          <w:i/>
          <w:iCs/>
        </w:rPr>
        <w:t>Sociality: The Behaviour of Group-Living Animals</w:t>
      </w:r>
      <w:r>
        <w:t xml:space="preserve"> (pp. 55–87). Springer International Publishing. https://doi.org/10.1007/978-3-319-28585-6_4</w:t>
      </w:r>
    </w:p>
    <w:p w14:paraId="7165EF49" w14:textId="77777777" w:rsidR="00A04226" w:rsidRDefault="00A04226" w:rsidP="00A04226">
      <w:pPr>
        <w:pStyle w:val="Bibliography"/>
      </w:pPr>
      <w:r>
        <w:t xml:space="preserve">Waser, P. M. (1981). Sociality or territorial defense? The influence of resource renewal. </w:t>
      </w:r>
      <w:r>
        <w:rPr>
          <w:i/>
          <w:iCs/>
        </w:rPr>
        <w:t>Behavioral Ecology and Sociobiology</w:t>
      </w:r>
      <w:r>
        <w:t xml:space="preserve">, </w:t>
      </w:r>
      <w:r>
        <w:rPr>
          <w:i/>
          <w:iCs/>
        </w:rPr>
        <w:t>8</w:t>
      </w:r>
      <w:r>
        <w:t>(3), 231–237. https://doi.org/10.1007/BF00299835</w:t>
      </w:r>
    </w:p>
    <w:p w14:paraId="6E99C811" w14:textId="77777777" w:rsidR="00A04226" w:rsidRDefault="00A04226" w:rsidP="00A04226">
      <w:pPr>
        <w:pStyle w:val="Bibliography"/>
      </w:pPr>
      <w:r>
        <w:t xml:space="preserve">Weatherhead, P. J. (1983). Two Principal Strategies in Avian Communal Roosts. </w:t>
      </w:r>
      <w:r>
        <w:rPr>
          <w:i/>
          <w:iCs/>
        </w:rPr>
        <w:t>The American Naturalist</w:t>
      </w:r>
      <w:r>
        <w:t xml:space="preserve">, </w:t>
      </w:r>
      <w:r>
        <w:rPr>
          <w:i/>
          <w:iCs/>
        </w:rPr>
        <w:t>121</w:t>
      </w:r>
      <w:r>
        <w:t>(2), 237–243. https://doi.org/10.1086/284053</w:t>
      </w:r>
    </w:p>
    <w:p w14:paraId="1C9D1A75" w14:textId="77777777" w:rsidR="00A04226" w:rsidRDefault="00A04226" w:rsidP="00A04226">
      <w:pPr>
        <w:pStyle w:val="Bibliography"/>
      </w:pPr>
      <w:r>
        <w:t xml:space="preserve">Weeks, B. C., O’Brien, B. K., Chu, J. J., Claramunt, S., Sheard, C., &amp; Tobias, J. A. (2022). Morphological adaptations linked to flight efficiency and aerial lifestyle determine natal dispersal distance in birds. </w:t>
      </w:r>
      <w:r>
        <w:rPr>
          <w:i/>
          <w:iCs/>
        </w:rPr>
        <w:t>Functional Ecology</w:t>
      </w:r>
      <w:r>
        <w:t xml:space="preserve">, </w:t>
      </w:r>
      <w:r>
        <w:rPr>
          <w:i/>
          <w:iCs/>
        </w:rPr>
        <w:t>36</w:t>
      </w:r>
      <w:r>
        <w:t>(7), 1681–1689. https://doi.org/10.1111/1365-2435.14056</w:t>
      </w:r>
    </w:p>
    <w:p w14:paraId="520CABBB" w14:textId="77777777" w:rsidR="00A04226" w:rsidRPr="00BA29F4" w:rsidRDefault="00A04226" w:rsidP="00A04226">
      <w:pPr>
        <w:pStyle w:val="Bibliography"/>
        <w:rPr>
          <w:lang w:val="es-ES"/>
          <w:rPrChange w:id="256" w:author="sandra cuadros" w:date="2025-06-21T18:18:00Z">
            <w:rPr/>
          </w:rPrChange>
        </w:rPr>
      </w:pPr>
      <w:r>
        <w:t xml:space="preserve">Weimerskirch, H., Bertrand, S., Silva, J., Marques, J. C., &amp; Goya, E. (2010). Use of Social Information in Seabirds: Compass Rafts Indicate the Heading of Food Patches. </w:t>
      </w:r>
      <w:r w:rsidRPr="00BA29F4">
        <w:rPr>
          <w:i/>
          <w:iCs/>
          <w:lang w:val="es-ES"/>
          <w:rPrChange w:id="257" w:author="sandra cuadros" w:date="2025-06-21T18:18:00Z">
            <w:rPr>
              <w:i/>
              <w:iCs/>
            </w:rPr>
          </w:rPrChange>
        </w:rPr>
        <w:t>PLoS ONE</w:t>
      </w:r>
      <w:r w:rsidRPr="00BA29F4">
        <w:rPr>
          <w:lang w:val="es-ES"/>
          <w:rPrChange w:id="258" w:author="sandra cuadros" w:date="2025-06-21T18:18:00Z">
            <w:rPr/>
          </w:rPrChange>
        </w:rPr>
        <w:t xml:space="preserve">, </w:t>
      </w:r>
      <w:r w:rsidRPr="00BA29F4">
        <w:rPr>
          <w:i/>
          <w:iCs/>
          <w:lang w:val="es-ES"/>
          <w:rPrChange w:id="259" w:author="sandra cuadros" w:date="2025-06-21T18:18:00Z">
            <w:rPr>
              <w:i/>
              <w:iCs/>
            </w:rPr>
          </w:rPrChange>
        </w:rPr>
        <w:t>5</w:t>
      </w:r>
      <w:r w:rsidRPr="00BA29F4">
        <w:rPr>
          <w:lang w:val="es-ES"/>
          <w:rPrChange w:id="260" w:author="sandra cuadros" w:date="2025-06-21T18:18:00Z">
            <w:rPr/>
          </w:rPrChange>
        </w:rPr>
        <w:t>(3), e9928. https://doi.org/10.1371/journal.pone.0009928</w:t>
      </w:r>
    </w:p>
    <w:p w14:paraId="4B250BBC" w14:textId="77777777" w:rsidR="00A04226" w:rsidRDefault="00A04226" w:rsidP="00A04226">
      <w:pPr>
        <w:pStyle w:val="Bibliography"/>
      </w:pPr>
      <w:r w:rsidRPr="00BA29F4">
        <w:rPr>
          <w:lang w:val="es-ES"/>
          <w:rPrChange w:id="261" w:author="sandra cuadros" w:date="2025-06-21T18:18:00Z">
            <w:rPr/>
          </w:rPrChange>
        </w:rPr>
        <w:lastRenderedPageBreak/>
        <w:t xml:space="preserve">Wilkinson, G. S. (1985). </w:t>
      </w:r>
      <w:r>
        <w:t xml:space="preserve">The social organization of the common vampire bat: II. Mating system, genetic structure, and relatedness. </w:t>
      </w:r>
      <w:r>
        <w:rPr>
          <w:i/>
          <w:iCs/>
        </w:rPr>
        <w:t>Behavioral Ecology and Sociobiology</w:t>
      </w:r>
      <w:r>
        <w:t xml:space="preserve">, </w:t>
      </w:r>
      <w:r>
        <w:rPr>
          <w:i/>
          <w:iCs/>
        </w:rPr>
        <w:t>17</w:t>
      </w:r>
      <w:r>
        <w:t>(2), 123–134. https://doi.org/10.1007/BF00299244</w:t>
      </w:r>
    </w:p>
    <w:p w14:paraId="67400D3A" w14:textId="77777777" w:rsidR="00A04226" w:rsidRDefault="00A04226" w:rsidP="00A04226">
      <w:pPr>
        <w:pStyle w:val="Bibliography"/>
      </w:pPr>
      <w:r>
        <w:t xml:space="preserve">Williams, H. J., &amp; Safi, K. (2021). Certainty and integration of options in animal movement. </w:t>
      </w:r>
      <w:r>
        <w:rPr>
          <w:i/>
          <w:iCs/>
        </w:rPr>
        <w:t>Trends in Ecology &amp; Evolution</w:t>
      </w:r>
      <w:r>
        <w:t xml:space="preserve">, </w:t>
      </w:r>
      <w:r>
        <w:rPr>
          <w:i/>
          <w:iCs/>
        </w:rPr>
        <w:t>36</w:t>
      </w:r>
      <w:r>
        <w:t>(11), 990–999. https://doi.org/10.1016/j.tree.2021.06.013</w:t>
      </w:r>
    </w:p>
    <w:p w14:paraId="1F48536C" w14:textId="77777777" w:rsidR="00A04226" w:rsidRDefault="00A04226" w:rsidP="00A04226">
      <w:pPr>
        <w:pStyle w:val="Bibliography"/>
      </w:pPr>
      <w:r>
        <w:t xml:space="preserve">Williams, H. J., Shepard, E. L. C., Holton, M. D., Alarcón, P. A. E., Wilson, R. P., &amp; Lambertucci, S. A. (2020). Physical limits of flight performance in the heaviest soaring bird. </w:t>
      </w:r>
      <w:r>
        <w:rPr>
          <w:i/>
          <w:iCs/>
        </w:rPr>
        <w:t>Proceedings of the National Academy of Sciences</w:t>
      </w:r>
      <w:r>
        <w:t xml:space="preserve">, </w:t>
      </w:r>
      <w:r>
        <w:rPr>
          <w:i/>
          <w:iCs/>
        </w:rPr>
        <w:t>117</w:t>
      </w:r>
      <w:r>
        <w:t>(30), 17884–17890. https://doi.org/10.1073/pnas.1907360117</w:t>
      </w:r>
    </w:p>
    <w:p w14:paraId="34B5188C" w14:textId="77777777" w:rsidR="00A04226" w:rsidRDefault="00A04226" w:rsidP="00A04226">
      <w:pPr>
        <w:pStyle w:val="Bibliography"/>
      </w:pPr>
      <w:r>
        <w:t xml:space="preserve">Williams, J. B. (1994). Communal Cavity Roosting in Green Woodhoopoes: Consequences for Energy Expenditure and the Seasonal Pattern of Mortality. </w:t>
      </w:r>
      <w:r>
        <w:rPr>
          <w:i/>
          <w:iCs/>
        </w:rPr>
        <w:t>The Auk</w:t>
      </w:r>
      <w:r>
        <w:t xml:space="preserve">, </w:t>
      </w:r>
      <w:r>
        <w:rPr>
          <w:i/>
          <w:iCs/>
        </w:rPr>
        <w:t>111</w:t>
      </w:r>
      <w:r>
        <w:t>(2), 292–299. https://doi.org/10.2307/4088594</w:t>
      </w:r>
    </w:p>
    <w:p w14:paraId="227B832F" w14:textId="77777777" w:rsidR="00A04226" w:rsidRDefault="00A04226" w:rsidP="00A04226">
      <w:pPr>
        <w:pStyle w:val="Bibliography"/>
      </w:pPr>
      <w:r>
        <w:t xml:space="preserve">Wojciechowski, M. S., Jefimow, M., &amp; Pinshow, B. (2011). Heterothermy, and the Energetic Consequences of Huddling in Small Migrating Passerine Birds. </w:t>
      </w:r>
      <w:r>
        <w:rPr>
          <w:i/>
          <w:iCs/>
        </w:rPr>
        <w:t>Integrative and Comparative Biology</w:t>
      </w:r>
      <w:r>
        <w:t xml:space="preserve">, </w:t>
      </w:r>
      <w:r>
        <w:rPr>
          <w:i/>
          <w:iCs/>
        </w:rPr>
        <w:t>51</w:t>
      </w:r>
      <w:r>
        <w:t>(3), 409–418. https://doi.org/10.1093/icb/icr055</w:t>
      </w:r>
    </w:p>
    <w:p w14:paraId="7764711F" w14:textId="77777777" w:rsidR="00A04226" w:rsidRDefault="00A04226" w:rsidP="00A04226">
      <w:pPr>
        <w:pStyle w:val="Bibliography"/>
      </w:pPr>
      <w:r>
        <w:t xml:space="preserve">Wright, J., Stone, R. E., &amp; Brown, N. (2003). Communal roosts as structured information centres in the raven, Corvus corax. </w:t>
      </w:r>
      <w:r>
        <w:rPr>
          <w:i/>
          <w:iCs/>
        </w:rPr>
        <w:t>Journal of Animal Ecology</w:t>
      </w:r>
      <w:r>
        <w:t xml:space="preserve">, </w:t>
      </w:r>
      <w:r>
        <w:rPr>
          <w:i/>
          <w:iCs/>
        </w:rPr>
        <w:t>72</w:t>
      </w:r>
      <w:r>
        <w:t>(6), 1003–1014. https://doi.org/10.1046/j.1365-2656.2003.00771.x</w:t>
      </w:r>
    </w:p>
    <w:p w14:paraId="6354A44D" w14:textId="77777777" w:rsidR="00A04226" w:rsidRDefault="00A04226" w:rsidP="00A04226">
      <w:pPr>
        <w:pStyle w:val="Bibliography"/>
      </w:pPr>
      <w:r>
        <w:t xml:space="preserve">Youcefi, A., Baaloudj, A., Zebsa, R., Mahdjoub, H., Bensakhri, Z., Bensouilah, S., Amari, H., Si Bachir, A., &amp; Khelifa, R. (2019). Weather conditions affect the collective roosting behaviour of the Cattle Egret </w:t>
      </w:r>
      <w:r>
        <w:rPr>
          <w:i/>
          <w:iCs/>
        </w:rPr>
        <w:t>Bubulcus ibis</w:t>
      </w:r>
      <w:r>
        <w:t xml:space="preserve">. </w:t>
      </w:r>
      <w:r>
        <w:rPr>
          <w:i/>
          <w:iCs/>
        </w:rPr>
        <w:t>Bird Study</w:t>
      </w:r>
      <w:r>
        <w:t xml:space="preserve">, </w:t>
      </w:r>
      <w:r>
        <w:rPr>
          <w:i/>
          <w:iCs/>
        </w:rPr>
        <w:t>66</w:t>
      </w:r>
      <w:r>
        <w:t>(3), 413–419. https://doi.org/10.1080/00063657.2019.1694487</w:t>
      </w:r>
    </w:p>
    <w:p w14:paraId="3430EBAC" w14:textId="0B8C4D63" w:rsidR="00F7140F" w:rsidRPr="00AD0CC1" w:rsidRDefault="00F7140F" w:rsidP="00D70E63">
      <w:pPr>
        <w:spacing w:line="360" w:lineRule="auto"/>
        <w:ind w:left="720" w:hanging="720"/>
        <w:jc w:val="both"/>
        <w:rPr>
          <w:rFonts w:ascii="Times New Roman" w:eastAsia="Times New Roman" w:hAnsi="Times New Roman" w:cs="Times New Roman"/>
          <w:sz w:val="24"/>
          <w:szCs w:val="24"/>
        </w:rPr>
      </w:pPr>
      <w:r w:rsidRPr="00AD0CC1">
        <w:rPr>
          <w:rFonts w:ascii="Times New Roman" w:hAnsi="Times New Roman" w:cs="Times New Roman"/>
          <w:sz w:val="24"/>
          <w:szCs w:val="24"/>
        </w:rPr>
        <w:fldChar w:fldCharType="end"/>
      </w:r>
    </w:p>
    <w:p w14:paraId="53CDE2DA" w14:textId="77777777" w:rsidR="00F7140F" w:rsidRPr="00AD0CC1" w:rsidRDefault="00F7140F" w:rsidP="00E047A5">
      <w:pPr>
        <w:spacing w:line="360" w:lineRule="auto"/>
        <w:jc w:val="both"/>
        <w:rPr>
          <w:rFonts w:ascii="Times New Roman" w:eastAsia="Times New Roman" w:hAnsi="Times New Roman" w:cs="Times New Roman"/>
          <w:sz w:val="24"/>
          <w:szCs w:val="24"/>
        </w:rPr>
      </w:pPr>
    </w:p>
    <w:p w14:paraId="1C8495F8" w14:textId="77777777" w:rsidR="00F7140F" w:rsidRPr="00AD0CC1" w:rsidRDefault="00F7140F" w:rsidP="00E047A5">
      <w:pPr>
        <w:pStyle w:val="ListParagraph"/>
        <w:spacing w:line="360" w:lineRule="auto"/>
        <w:jc w:val="both"/>
        <w:rPr>
          <w:rFonts w:ascii="Times New Roman" w:hAnsi="Times New Roman" w:cs="Times New Roman"/>
          <w:b/>
          <w:bCs/>
          <w:sz w:val="28"/>
          <w:szCs w:val="28"/>
        </w:rPr>
      </w:pPr>
    </w:p>
    <w:p w14:paraId="257A1D97"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lastRenderedPageBreak/>
        <w:t xml:space="preserve">Benson-Amram, S., Dantzer, B., Stricker, G., Swanson, E. M., &amp; Holekamp, K. E. (2016). Brain size predicts problem-solving ability in mammalian carnivores. Proceedings of the National Academy of Sciences, 113(9), 2532–2537. </w:t>
      </w:r>
      <w:hyperlink r:id="rId20" w:history="1">
        <w:r w:rsidRPr="00AD0CC1">
          <w:rPr>
            <w:rStyle w:val="Hyperlink"/>
            <w:rFonts w:ascii="Times New Roman" w:hAnsi="Times New Roman" w:cs="Times New Roman"/>
            <w:color w:val="auto"/>
            <w:sz w:val="24"/>
            <w:szCs w:val="24"/>
          </w:rPr>
          <w:t>https://doi.org/10.1073/pnas.1505913113</w:t>
        </w:r>
      </w:hyperlink>
    </w:p>
    <w:p w14:paraId="58CE032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Biegler, R., McGregor, A., Krebs, J. R., &amp; Healy, S. D. (2001). A larger hippocampus is associated with longer-lasting spatial memory. </w:t>
      </w:r>
      <w:r w:rsidRPr="00AD0CC1">
        <w:rPr>
          <w:rFonts w:ascii="Times New Roman" w:hAnsi="Times New Roman" w:cs="Times New Roman"/>
          <w:i/>
          <w:iCs/>
          <w:sz w:val="24"/>
          <w:szCs w:val="24"/>
        </w:rPr>
        <w:t>Proceedings of the National Academy of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98</w:t>
      </w:r>
      <w:r w:rsidRPr="00AD0CC1">
        <w:rPr>
          <w:rFonts w:ascii="Times New Roman" w:hAnsi="Times New Roman" w:cs="Times New Roman"/>
          <w:sz w:val="24"/>
          <w:szCs w:val="24"/>
        </w:rPr>
        <w:t>(12), 6941–6944. https://doi.org/10.1073/pnas.121034798</w:t>
      </w:r>
    </w:p>
    <w:p w14:paraId="725C763D"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Brady, T. F., Robinson, M. M., Williams, J. R., &amp; Wixted, J. T. (2023). Measuring memory is harder than you think: How to avoid problematic measurement practices in memory research. Psychonomic Bulletin &amp; Review, 30(2), 421-449.</w:t>
      </w:r>
    </w:p>
    <w:p w14:paraId="6030F865"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Burns, J. G., &amp; Rodd, F. H. (2008). Hastiness, brain size and predation regime affect the performance of wild guppies in a spatial memory task. Animal Behaviour, 76(3), 911-922.</w:t>
      </w:r>
    </w:p>
    <w:p w14:paraId="51B62CCE"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Clayton, N. S., &amp; Krebs, J. R. (1995). Memory in food-storing birds: From behaviour to brain. </w:t>
      </w:r>
      <w:r w:rsidRPr="00AD0CC1">
        <w:rPr>
          <w:rFonts w:ascii="Times New Roman" w:hAnsi="Times New Roman" w:cs="Times New Roman"/>
          <w:i/>
          <w:iCs/>
          <w:sz w:val="24"/>
          <w:szCs w:val="24"/>
        </w:rPr>
        <w:t>Current Opinion in Neurobiology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w:t>
      </w:r>
      <w:r w:rsidRPr="00AD0CC1">
        <w:rPr>
          <w:rFonts w:ascii="Times New Roman" w:hAnsi="Times New Roman" w:cs="Times New Roman"/>
          <w:sz w:val="24"/>
          <w:szCs w:val="24"/>
        </w:rPr>
        <w:t>(2), 149–154. https://doi.org/10.1016/0959-4388(95)80020-4</w:t>
      </w:r>
    </w:p>
    <w:p w14:paraId="54E1CD2D"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Dicke, U., &amp; Roth, G. (2016). Neuronal factors determining high intelligence. </w:t>
      </w:r>
      <w:r w:rsidRPr="00AD0CC1">
        <w:rPr>
          <w:rFonts w:ascii="Times New Roman" w:hAnsi="Times New Roman" w:cs="Times New Roman"/>
          <w:i/>
          <w:iCs/>
          <w:sz w:val="24"/>
          <w:szCs w:val="24"/>
        </w:rPr>
        <w:t>Philosophical Transactions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371</w:t>
      </w:r>
      <w:r w:rsidRPr="00AD0CC1">
        <w:rPr>
          <w:rFonts w:ascii="Times New Roman" w:hAnsi="Times New Roman" w:cs="Times New Roman"/>
          <w:sz w:val="24"/>
          <w:szCs w:val="24"/>
        </w:rPr>
        <w:t>(1685), 20150180. https://doi.org/10.1098/rstb.2015.0180</w:t>
      </w:r>
    </w:p>
    <w:p w14:paraId="7589183A"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Dormann, C. F., Elith, J., Bacher, S., Buchmann, C., Carl, G., Carré, G., ... &amp; Lautenbach, S. (2013). Collinearity: a review of methods to deal with it and a simulation study evaluating their performance. Ecography, 36(1), 27-46.</w:t>
      </w:r>
    </w:p>
    <w:p w14:paraId="277363F4"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Dwyer, J. F., Fraser, J. D., &amp; Morrison, J. L. (2018). Evolution of Communal Roosting: A Social Refuge–Territory Prospecting Hypothesis. </w:t>
      </w:r>
      <w:r w:rsidRPr="00AD0CC1">
        <w:rPr>
          <w:rFonts w:ascii="Times New Roman" w:hAnsi="Times New Roman" w:cs="Times New Roman"/>
          <w:i/>
          <w:iCs/>
          <w:sz w:val="24"/>
          <w:szCs w:val="24"/>
        </w:rPr>
        <w:t>Journal of Raptor Research</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52</w:t>
      </w:r>
      <w:r w:rsidRPr="00AD0CC1">
        <w:rPr>
          <w:rFonts w:ascii="Times New Roman" w:hAnsi="Times New Roman" w:cs="Times New Roman"/>
          <w:sz w:val="24"/>
          <w:szCs w:val="24"/>
        </w:rPr>
        <w:t>(4), 407–419. https://doi.org/10.3356/JRR-17-101.1</w:t>
      </w:r>
    </w:p>
    <w:p w14:paraId="10CE5D49"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Garamszegi, L. Z., &amp; Eens, M. (2004). The evolution of hippocampus volume and brain size in relation to food hoarding in birds. Ecology letters, 7(12), 1216-1224.</w:t>
      </w:r>
    </w:p>
    <w:p w14:paraId="57DD8499"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Gould, S. J., &amp; Vrba, E. S. (1982). Exaptation—a missing term in the science of form. Paleobiology, 8(1), 4-15.</w:t>
      </w:r>
    </w:p>
    <w:p w14:paraId="6834BB92"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Lefebvre L, Reader SM, Sol D (2004). Brains, innovations and evolution in birds and primates. Brain Behav Evol 63:233–246</w:t>
      </w:r>
    </w:p>
    <w:p w14:paraId="4A0CAFA6"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Logan, C. J., Avin, S., Boogert, N., Buskell, A., Cross, F. R., Currie, A., Jelbert, S., Lukas, D., </w:t>
      </w:r>
      <w:r w:rsidRPr="00AD0CC1">
        <w:rPr>
          <w:rFonts w:ascii="Times New Roman" w:hAnsi="Times New Roman" w:cs="Times New Roman"/>
          <w:sz w:val="24"/>
          <w:szCs w:val="24"/>
        </w:rPr>
        <w:lastRenderedPageBreak/>
        <w:t xml:space="preserve">Mares, R., Navarrete, A. F., Shigeno, S., &amp; Montgomery, S. H. (2018). Beyond brain size: Uncovering the neural correlates of behavioural and cognitive specialization. </w:t>
      </w:r>
      <w:r w:rsidRPr="00AD0CC1">
        <w:rPr>
          <w:rFonts w:ascii="Times New Roman" w:hAnsi="Times New Roman" w:cs="Times New Roman"/>
          <w:i/>
          <w:iCs/>
          <w:sz w:val="24"/>
          <w:szCs w:val="24"/>
        </w:rPr>
        <w:t>Comparative Cognition &amp; Behaviour Reviews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13</w:t>
      </w:r>
      <w:r w:rsidRPr="00AD0CC1">
        <w:rPr>
          <w:rFonts w:ascii="Times New Roman" w:hAnsi="Times New Roman" w:cs="Times New Roman"/>
          <w:sz w:val="24"/>
          <w:szCs w:val="24"/>
        </w:rPr>
        <w:t xml:space="preserve">, 55–89. </w:t>
      </w:r>
      <w:hyperlink r:id="rId21" w:history="1">
        <w:r w:rsidRPr="00AD0CC1">
          <w:rPr>
            <w:rStyle w:val="Hyperlink"/>
            <w:rFonts w:ascii="Times New Roman" w:hAnsi="Times New Roman" w:cs="Times New Roman"/>
            <w:color w:val="auto"/>
            <w:sz w:val="24"/>
            <w:szCs w:val="24"/>
          </w:rPr>
          <w:t>https://doi.org/10.3819/CCBR.2018.130008</w:t>
        </w:r>
      </w:hyperlink>
    </w:p>
    <w:p w14:paraId="63BB447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Mindt, L. P., Catitti, B., Steiner, F. M., Schlick-Steiner, B. C., Grüebler, M. U., &amp; Kormann, U. G (2024). Ontogeny of communal roosting behaviour in a long-lived raptor. </w:t>
      </w:r>
      <w:r w:rsidRPr="00AD0CC1">
        <w:rPr>
          <w:rFonts w:ascii="Times New Roman" w:hAnsi="Times New Roman" w:cs="Times New Roman"/>
          <w:i/>
          <w:iCs/>
          <w:sz w:val="24"/>
          <w:szCs w:val="24"/>
        </w:rPr>
        <w:t>Carry-Over Effects across Life Stages in Red Kites Milvus milvus</w:t>
      </w:r>
      <w:r w:rsidRPr="00AD0CC1">
        <w:rPr>
          <w:rFonts w:ascii="Times New Roman" w:hAnsi="Times New Roman" w:cs="Times New Roman"/>
          <w:sz w:val="24"/>
          <w:szCs w:val="24"/>
        </w:rPr>
        <w:t>, 86.</w:t>
      </w:r>
    </w:p>
    <w:p w14:paraId="223DE51E"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Smaers, J. B., Rothman, R. S., Hudson, D. R., Balanoff, A. M., Beatty, B., Dechmann, D. K. N., De Vries, D., Dunn, J. C., Fleagle, J. G., Gilbert, C. C., Goswami, A., Iwaniuk, A. N., Jungers, W. L., Kerney, M., Ksepka, D. T., Manger, P. R., Mongle, C. S., Rohlf, F. J., Smith, N. A., … Safi, K. (2021). The evolution of mammalian brain size. </w:t>
      </w:r>
      <w:r w:rsidRPr="00AD0CC1">
        <w:rPr>
          <w:rFonts w:ascii="Times New Roman" w:hAnsi="Times New Roman" w:cs="Times New Roman"/>
          <w:i/>
          <w:iCs/>
          <w:sz w:val="24"/>
          <w:szCs w:val="24"/>
        </w:rPr>
        <w:t>Science Advances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7</w:t>
      </w:r>
      <w:r w:rsidRPr="00AD0CC1">
        <w:rPr>
          <w:rFonts w:ascii="Times New Roman" w:hAnsi="Times New Roman" w:cs="Times New Roman"/>
          <w:sz w:val="24"/>
          <w:szCs w:val="24"/>
        </w:rPr>
        <w:t xml:space="preserve">(18), eabe2101. </w:t>
      </w:r>
      <w:hyperlink r:id="rId22" w:history="1">
        <w:r w:rsidRPr="00AD0CC1">
          <w:rPr>
            <w:rStyle w:val="Hyperlink"/>
            <w:rFonts w:ascii="Times New Roman" w:hAnsi="Times New Roman" w:cs="Times New Roman"/>
            <w:color w:val="auto"/>
            <w:sz w:val="24"/>
            <w:szCs w:val="24"/>
          </w:rPr>
          <w:t>https://doi.org/10.1126/sciadv.abe2101</w:t>
        </w:r>
      </w:hyperlink>
    </w:p>
    <w:p w14:paraId="3B8B749C"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Smeele, S. Q., Conde, D. A., Baudisch, A., Bruslund, S., Iwaniuk, A., Staerk, J., Wright, T. F., Young, A. M., McElreath, M. B., &amp; Aplin, L. (2022). Coevolution of relative brain size and life expectancy in parrots. </w:t>
      </w:r>
      <w:r w:rsidRPr="00AD0CC1">
        <w:rPr>
          <w:rFonts w:ascii="Times New Roman" w:hAnsi="Times New Roman" w:cs="Times New Roman"/>
          <w:i/>
          <w:iCs/>
          <w:sz w:val="24"/>
          <w:szCs w:val="24"/>
        </w:rPr>
        <w:t>Proceedings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289</w:t>
      </w:r>
      <w:r w:rsidRPr="00AD0CC1">
        <w:rPr>
          <w:rFonts w:ascii="Times New Roman" w:hAnsi="Times New Roman" w:cs="Times New Roman"/>
          <w:sz w:val="24"/>
          <w:szCs w:val="24"/>
        </w:rPr>
        <w:t>(1971), 20212397. https://doi.org/10.1098/rspb.2021.2397</w:t>
      </w:r>
    </w:p>
    <w:p w14:paraId="70054DCD"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0E4017">
        <w:rPr>
          <w:rFonts w:ascii="Times New Roman" w:hAnsi="Times New Roman" w:cs="Times New Roman"/>
          <w:sz w:val="24"/>
          <w:szCs w:val="24"/>
          <w:lang w:val="es-ES"/>
        </w:rPr>
        <w:t xml:space="preserve">Van Overveld, T., Sol, D., Blanco, G., Margalida, A., De La Riva, M., &amp; Donázar, J. A. (2022). </w:t>
      </w:r>
      <w:r w:rsidRPr="00AD0CC1">
        <w:rPr>
          <w:rFonts w:ascii="Times New Roman" w:hAnsi="Times New Roman" w:cs="Times New Roman"/>
          <w:sz w:val="24"/>
          <w:szCs w:val="24"/>
        </w:rPr>
        <w:t xml:space="preserve">Vultures as an overlooked model in cognitive ecology. Animal Cognition, 25(3), 495–507. </w:t>
      </w:r>
    </w:p>
    <w:p w14:paraId="1686961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Weir, A. A., Chappell, J., &amp; Kacelnik, A. (2002). Shaping of hooks in New Caledonian crows. Science, 297(5583), 981-981.</w:t>
      </w:r>
    </w:p>
    <w:p w14:paraId="44393B30"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Kleiber, M. (1932) Body size and metabolism. </w:t>
      </w:r>
      <w:r w:rsidRPr="00AD0CC1">
        <w:rPr>
          <w:rFonts w:ascii="Times New Roman" w:hAnsi="Times New Roman" w:cs="Times New Roman"/>
          <w:i/>
          <w:iCs/>
          <w:sz w:val="24"/>
          <w:szCs w:val="24"/>
        </w:rPr>
        <w:t>Hilgardia</w:t>
      </w:r>
      <w:r w:rsidRPr="00AD0CC1">
        <w:rPr>
          <w:rFonts w:ascii="Times New Roman" w:hAnsi="Times New Roman" w:cs="Times New Roman"/>
          <w:sz w:val="24"/>
          <w:szCs w:val="24"/>
        </w:rPr>
        <w:t>, </w:t>
      </w:r>
      <w:r w:rsidRPr="00AD0CC1">
        <w:rPr>
          <w:rFonts w:ascii="Times New Roman" w:hAnsi="Times New Roman" w:cs="Times New Roman"/>
          <w:b/>
          <w:bCs/>
          <w:sz w:val="24"/>
          <w:szCs w:val="24"/>
        </w:rPr>
        <w:t>6</w:t>
      </w:r>
      <w:r w:rsidRPr="00AD0CC1">
        <w:rPr>
          <w:rFonts w:ascii="Times New Roman" w:hAnsi="Times New Roman" w:cs="Times New Roman"/>
          <w:sz w:val="24"/>
          <w:szCs w:val="24"/>
        </w:rPr>
        <w:t>, 315–351.</w:t>
      </w:r>
    </w:p>
    <w:p w14:paraId="27553437" w14:textId="77777777" w:rsidR="00084648" w:rsidRPr="00AD0CC1"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6304BAB" w14:textId="77777777" w:rsidR="00A04226" w:rsidRDefault="00084648" w:rsidP="00A04226">
      <w:pPr>
        <w:pStyle w:val="Bibliography"/>
      </w:pPr>
      <w:r w:rsidRPr="00AD0CC1">
        <w:rPr>
          <w:sz w:val="24"/>
          <w:szCs w:val="24"/>
        </w:rPr>
        <w:fldChar w:fldCharType="begin"/>
      </w:r>
      <w:r w:rsidR="00DF6B32" w:rsidRPr="006656AE">
        <w:rPr>
          <w:sz w:val="24"/>
          <w:szCs w:val="24"/>
          <w:lang w:val="es-ES"/>
        </w:rPr>
        <w:instrText xml:space="preserve"> ADDIN ZOTERO_BIBL {"uncited":[],"omitted":[],"custom":[]} CSL_BIBLIOGRAPHY </w:instrText>
      </w:r>
      <w:r w:rsidRPr="00AD0CC1">
        <w:rPr>
          <w:sz w:val="24"/>
          <w:szCs w:val="24"/>
        </w:rPr>
        <w:fldChar w:fldCharType="separate"/>
      </w:r>
      <w:r w:rsidR="00A04226" w:rsidRPr="00A04226">
        <w:rPr>
          <w:lang w:val="es-ES"/>
        </w:rPr>
        <w:t xml:space="preserve">Aguilera-Alcalá, N., Morales-Reyes, Z., Martín-López, B., Moleón, M., &amp; Sánchez-Zapata, J. A. (2020). </w:t>
      </w:r>
      <w:r w:rsidR="00A04226">
        <w:t xml:space="preserve">Role of scavengers in providing non-material contributions to people. </w:t>
      </w:r>
      <w:r w:rsidR="00A04226">
        <w:rPr>
          <w:i/>
          <w:iCs/>
        </w:rPr>
        <w:t>Ecological Indicators</w:t>
      </w:r>
      <w:r w:rsidR="00A04226">
        <w:t xml:space="preserve">, </w:t>
      </w:r>
      <w:r w:rsidR="00A04226">
        <w:rPr>
          <w:i/>
          <w:iCs/>
        </w:rPr>
        <w:t>117</w:t>
      </w:r>
      <w:r w:rsidR="00A04226">
        <w:t>, 106643. https://doi.org/10.1016/j.ecolind.2020.106643</w:t>
      </w:r>
    </w:p>
    <w:p w14:paraId="45D3C121" w14:textId="77777777" w:rsidR="00A04226" w:rsidRDefault="00A04226" w:rsidP="00A04226">
      <w:pPr>
        <w:pStyle w:val="Bibliography"/>
      </w:pPr>
      <w:r>
        <w:t xml:space="preserve">Alley, R., &amp; Agustsdottir, A. (2005). The 8k event: Cause and consequences of a major Holocene abrupt climate change. </w:t>
      </w:r>
      <w:r>
        <w:rPr>
          <w:i/>
          <w:iCs/>
        </w:rPr>
        <w:t>Quaternary Science Reviews</w:t>
      </w:r>
      <w:r>
        <w:t xml:space="preserve">, </w:t>
      </w:r>
      <w:r>
        <w:rPr>
          <w:i/>
          <w:iCs/>
        </w:rPr>
        <w:t>24</w:t>
      </w:r>
      <w:r>
        <w:t>(10–11), 1123–1149. https://doi.org/10.1016/j.quascirev.2004.12.004</w:t>
      </w:r>
    </w:p>
    <w:p w14:paraId="67A4D8F1" w14:textId="77777777" w:rsidR="00A04226" w:rsidRDefault="00A04226" w:rsidP="00A04226">
      <w:pPr>
        <w:pStyle w:val="Bibliography"/>
      </w:pPr>
      <w:r>
        <w:lastRenderedPageBreak/>
        <w:t xml:space="preserve">Anderson, J. R. (1998). Sleep, sleeping sites, and sleep-related activities: Awakening to their significance. </w:t>
      </w:r>
      <w:r>
        <w:rPr>
          <w:i/>
          <w:iCs/>
        </w:rPr>
        <w:t>American Journal of Primatology</w:t>
      </w:r>
      <w:r>
        <w:t xml:space="preserve">, </w:t>
      </w:r>
      <w:r>
        <w:rPr>
          <w:i/>
          <w:iCs/>
        </w:rPr>
        <w:t>46</w:t>
      </w:r>
      <w:r>
        <w:t>(1), 63–75. https://doi.org/10.1002/(SICI)1098-2345(1998)46:1&lt;63::AID-AJP5&gt;3.0.CO;2-T</w:t>
      </w:r>
    </w:p>
    <w:p w14:paraId="3A237A1B" w14:textId="77777777" w:rsidR="00A04226" w:rsidRDefault="00A04226" w:rsidP="00A04226">
      <w:pPr>
        <w:pStyle w:val="Bibliography"/>
      </w:pPr>
      <w:r>
        <w:t xml:space="preserve">Aplin, L. M. (2019). Culture and cultural evolution in birds: A review of the evidence. </w:t>
      </w:r>
      <w:r>
        <w:rPr>
          <w:i/>
          <w:iCs/>
        </w:rPr>
        <w:t>Animal Behaviour</w:t>
      </w:r>
      <w:r>
        <w:t xml:space="preserve">, </w:t>
      </w:r>
      <w:r>
        <w:rPr>
          <w:i/>
          <w:iCs/>
        </w:rPr>
        <w:t>147</w:t>
      </w:r>
      <w:r>
        <w:t>, 179–187. https://doi.org/10.1016/j.anbehav.2018.05.001</w:t>
      </w:r>
    </w:p>
    <w:p w14:paraId="7E102E81" w14:textId="77777777" w:rsidR="00A04226" w:rsidRDefault="00A04226" w:rsidP="00A04226">
      <w:pPr>
        <w:pStyle w:val="Bibliography"/>
      </w:pPr>
      <w:r>
        <w:t xml:space="preserve">Arango, A., Pinto-Ledezma, J., Rojas-Soto, O., Lindsay, A. M., Mendenhall, C. D., &amp; Villalobos, F. (2022). Hand-Wing Index as a surrogate for dispersal ability: The case of the Emberizoidea (Aves: Passeriformes) radiation. </w:t>
      </w:r>
      <w:r>
        <w:rPr>
          <w:i/>
          <w:iCs/>
        </w:rPr>
        <w:t>Biological Journal of the Linnean Society</w:t>
      </w:r>
      <w:r>
        <w:t xml:space="preserve">, </w:t>
      </w:r>
      <w:r>
        <w:rPr>
          <w:i/>
          <w:iCs/>
        </w:rPr>
        <w:t>137</w:t>
      </w:r>
      <w:r>
        <w:t>(1), 137–144. https://doi.org/10.1093/biolinnean/blac071</w:t>
      </w:r>
    </w:p>
    <w:p w14:paraId="4DD4FCC1" w14:textId="77777777" w:rsidR="00A04226" w:rsidRDefault="00A04226" w:rsidP="00A04226">
      <w:pPr>
        <w:pStyle w:val="Bibliography"/>
      </w:pPr>
      <w:r>
        <w:t xml:space="preserve">Ashmole, N. P. (1963). THE REGULATION OF NUMBERS OF TROPICAL OCEANIC BIRDS. </w:t>
      </w:r>
      <w:r>
        <w:rPr>
          <w:i/>
          <w:iCs/>
        </w:rPr>
        <w:t>Ibis</w:t>
      </w:r>
      <w:r>
        <w:t xml:space="preserve">, </w:t>
      </w:r>
      <w:r>
        <w:rPr>
          <w:i/>
          <w:iCs/>
        </w:rPr>
        <w:t>103b</w:t>
      </w:r>
      <w:r>
        <w:t>(3), 458–473. https://doi.org/10.1111/j.1474-919X.1963.tb06766.x</w:t>
      </w:r>
    </w:p>
    <w:p w14:paraId="7EF1558C" w14:textId="77777777" w:rsidR="00A04226" w:rsidRDefault="00A04226" w:rsidP="00A04226">
      <w:pPr>
        <w:pStyle w:val="Bibliography"/>
      </w:pPr>
      <w:r>
        <w:t xml:space="preserve">Bairos-Novak, K. R., Crook, K. A., &amp; Davoren, G. K. (2015). Relative importance of local enhancement as a search strategy for breeding seabirds: An experimental approach. </w:t>
      </w:r>
      <w:r>
        <w:rPr>
          <w:i/>
          <w:iCs/>
        </w:rPr>
        <w:t>Animal Behaviour</w:t>
      </w:r>
      <w:r>
        <w:t xml:space="preserve">, </w:t>
      </w:r>
      <w:r>
        <w:rPr>
          <w:i/>
          <w:iCs/>
        </w:rPr>
        <w:t>106</w:t>
      </w:r>
      <w:r>
        <w:t>, 71–78. https://doi.org/10.1016/j.anbehav.2015.05.002</w:t>
      </w:r>
    </w:p>
    <w:p w14:paraId="0B6BC91C" w14:textId="77777777" w:rsidR="00A04226" w:rsidRDefault="00A04226" w:rsidP="00A04226">
      <w:pPr>
        <w:pStyle w:val="Bibliography"/>
      </w:pPr>
      <w:r>
        <w:t xml:space="preserve">Barta, Z. (2001). Breeding colonies as information centers: A reappraisal of information-based hypotheses using the producer--scrounger game. </w:t>
      </w:r>
      <w:r>
        <w:rPr>
          <w:i/>
          <w:iCs/>
        </w:rPr>
        <w:t>Behavioral Ecology</w:t>
      </w:r>
      <w:r>
        <w:t xml:space="preserve">, </w:t>
      </w:r>
      <w:r>
        <w:rPr>
          <w:i/>
          <w:iCs/>
        </w:rPr>
        <w:t>12</w:t>
      </w:r>
      <w:r>
        <w:t>(2), 121–127. https://doi.org/10.1093/beheco/12.2.121</w:t>
      </w:r>
    </w:p>
    <w:p w14:paraId="410EE45B" w14:textId="77777777" w:rsidR="00A04226" w:rsidRDefault="00A04226" w:rsidP="00A04226">
      <w:pPr>
        <w:pStyle w:val="Bibliography"/>
      </w:pPr>
      <w:r>
        <w:t xml:space="preserve">Barton, P. S., Cunningham, S. A., Lindenmayer, D. B., &amp; Manning, A. D. (2013). The role of carrion in maintaining biodiversity and ecological processes in terrestrial ecosystems. </w:t>
      </w:r>
      <w:r>
        <w:rPr>
          <w:i/>
          <w:iCs/>
        </w:rPr>
        <w:t>Oecologia</w:t>
      </w:r>
      <w:r>
        <w:t xml:space="preserve">, </w:t>
      </w:r>
      <w:r>
        <w:rPr>
          <w:i/>
          <w:iCs/>
        </w:rPr>
        <w:t>171</w:t>
      </w:r>
      <w:r>
        <w:t>(4), 761–772. https://doi.org/10.1007/s00442-012-2460-3</w:t>
      </w:r>
    </w:p>
    <w:p w14:paraId="735B3ED6" w14:textId="77777777" w:rsidR="00A04226" w:rsidRDefault="00A04226" w:rsidP="00A04226">
      <w:pPr>
        <w:pStyle w:val="Bibliography"/>
      </w:pPr>
      <w:r>
        <w:t xml:space="preserve">Beauchamp, G. (1999). The evolution of communal roosting in birds: Origin and secondary losses. </w:t>
      </w:r>
      <w:r>
        <w:rPr>
          <w:i/>
          <w:iCs/>
        </w:rPr>
        <w:t>Behavioral Ecology</w:t>
      </w:r>
      <w:r>
        <w:t xml:space="preserve">, </w:t>
      </w:r>
      <w:r>
        <w:rPr>
          <w:i/>
          <w:iCs/>
        </w:rPr>
        <w:t>10</w:t>
      </w:r>
      <w:r>
        <w:t>(6), 675–687. https://doi.org/10.1093/beheco/10.6.675</w:t>
      </w:r>
    </w:p>
    <w:p w14:paraId="0E869866" w14:textId="77777777" w:rsidR="00A04226" w:rsidRDefault="00A04226" w:rsidP="00A04226">
      <w:pPr>
        <w:pStyle w:val="Bibliography"/>
      </w:pPr>
      <w:r>
        <w:t xml:space="preserve">Beauchamp, G. (2010). Relaxed predation risk reduces but does not eliminate sociality in birds. </w:t>
      </w:r>
      <w:r>
        <w:rPr>
          <w:i/>
          <w:iCs/>
        </w:rPr>
        <w:t>Biology Letters</w:t>
      </w:r>
      <w:r>
        <w:t xml:space="preserve">, </w:t>
      </w:r>
      <w:r>
        <w:rPr>
          <w:i/>
          <w:iCs/>
        </w:rPr>
        <w:t>6</w:t>
      </w:r>
      <w:r>
        <w:t>(4), 472–474. https://doi.org/10.1098/rsbl.2009.1063</w:t>
      </w:r>
    </w:p>
    <w:p w14:paraId="5C912FE2" w14:textId="77777777" w:rsidR="00A04226" w:rsidRDefault="00A04226" w:rsidP="00A04226">
      <w:pPr>
        <w:pStyle w:val="Bibliography"/>
      </w:pPr>
      <w:r>
        <w:lastRenderedPageBreak/>
        <w:t xml:space="preserve">Béchet, A., Giroux, J.-F., Gauthier, G., &amp; Bélisle, M. (2010). Why Roost at the Same Place? Exploring Short-Term Fidelity in Staging Snow Geese. </w:t>
      </w:r>
      <w:r>
        <w:rPr>
          <w:i/>
          <w:iCs/>
        </w:rPr>
        <w:t>The Condor</w:t>
      </w:r>
      <w:r>
        <w:t xml:space="preserve">, </w:t>
      </w:r>
      <w:r>
        <w:rPr>
          <w:i/>
          <w:iCs/>
        </w:rPr>
        <w:t>112</w:t>
      </w:r>
      <w:r>
        <w:t>(2), 294–303. https://doi.org/10.1525/cond.2010.090050</w:t>
      </w:r>
    </w:p>
    <w:p w14:paraId="48E6DF19" w14:textId="77777777" w:rsidR="00A04226" w:rsidRDefault="00A04226" w:rsidP="00A04226">
      <w:pPr>
        <w:pStyle w:val="Bibliography"/>
      </w:pPr>
      <w:r>
        <w:t xml:space="preserve">Benson, T. J., Ward, M. P., Lampman, R. L., Raim, A., &amp; Weatherhead, P. J. (2012). Implications of Spatial Patterns of Roosting and Movements of American Robins for West Nile Virus Transmission. </w:t>
      </w:r>
      <w:r>
        <w:rPr>
          <w:i/>
          <w:iCs/>
        </w:rPr>
        <w:t>Vector-Borne and Zoonotic Diseases</w:t>
      </w:r>
      <w:r>
        <w:t xml:space="preserve">, </w:t>
      </w:r>
      <w:r>
        <w:rPr>
          <w:i/>
          <w:iCs/>
        </w:rPr>
        <w:t>12</w:t>
      </w:r>
      <w:r>
        <w:t>(10), 877–885. https://doi.org/10.1089/vbz.2011.0902</w:t>
      </w:r>
    </w:p>
    <w:p w14:paraId="5C098E6F" w14:textId="77777777" w:rsidR="00A04226" w:rsidRDefault="00A04226" w:rsidP="00A04226">
      <w:pPr>
        <w:pStyle w:val="Bibliography"/>
      </w:pPr>
      <w:r>
        <w:t xml:space="preserve">Bijleveld, A. I., Egas, M., van Gils, J. A., &amp; Piersma, T. (2010). Beyond the information centre hypothesis: Communal roosting for information on food, predators, travel companions and mates? </w:t>
      </w:r>
      <w:r>
        <w:rPr>
          <w:i/>
          <w:iCs/>
        </w:rPr>
        <w:t>Oikos</w:t>
      </w:r>
      <w:r>
        <w:t xml:space="preserve">, </w:t>
      </w:r>
      <w:r>
        <w:rPr>
          <w:i/>
          <w:iCs/>
        </w:rPr>
        <w:t>119</w:t>
      </w:r>
      <w:r>
        <w:t>(2), 277–285. https://doi.org/10.1111/j.1600-0706.2009.17892.x</w:t>
      </w:r>
    </w:p>
    <w:p w14:paraId="75AA15AF" w14:textId="77777777" w:rsidR="00A04226" w:rsidRDefault="00A04226" w:rsidP="00A04226">
      <w:pPr>
        <w:pStyle w:val="Bibliography"/>
      </w:pPr>
      <w:r>
        <w:t xml:space="preserve">Blumstein, D. T., &amp; Møller, A. P. (2008). Is sociality associated with high longevity in North American birds? </w:t>
      </w:r>
      <w:r>
        <w:rPr>
          <w:i/>
          <w:iCs/>
        </w:rPr>
        <w:t>Biology Letters</w:t>
      </w:r>
      <w:r>
        <w:t xml:space="preserve">, </w:t>
      </w:r>
      <w:r>
        <w:rPr>
          <w:i/>
          <w:iCs/>
        </w:rPr>
        <w:t>4</w:t>
      </w:r>
      <w:r>
        <w:t>(2), 146–148. https://doi.org/10.1098/rsbl.2007.0606</w:t>
      </w:r>
    </w:p>
    <w:p w14:paraId="190EC0DB" w14:textId="77777777" w:rsidR="00A04226" w:rsidRDefault="00A04226" w:rsidP="00A04226">
      <w:pPr>
        <w:pStyle w:val="Bibliography"/>
      </w:pPr>
      <w:r>
        <w:t xml:space="preserve">Boeckle, M., &amp; Bugnyar, T. (2012). Long-Term Memory for Affiliates in Ravens. </w:t>
      </w:r>
      <w:r>
        <w:rPr>
          <w:i/>
          <w:iCs/>
        </w:rPr>
        <w:t>Current Biology</w:t>
      </w:r>
      <w:r>
        <w:t xml:space="preserve">, </w:t>
      </w:r>
      <w:r>
        <w:rPr>
          <w:i/>
          <w:iCs/>
        </w:rPr>
        <w:t>22</w:t>
      </w:r>
      <w:r>
        <w:t>(9), 801–806. https://doi.org/10.1016/j.cub.2012.03.023</w:t>
      </w:r>
    </w:p>
    <w:p w14:paraId="660942C9" w14:textId="77777777" w:rsidR="00A04226" w:rsidRDefault="00A04226" w:rsidP="00A04226">
      <w:pPr>
        <w:pStyle w:val="Bibliography"/>
      </w:pPr>
      <w:r>
        <w:t xml:space="preserve">Bonter, D. N., Zuckerberg, B., Sedgwick, C. W., &amp; Hochachka, W. M. (2013). Daily foraging patterns in free-living birds: Exploring the predation–starvation trade-off. </w:t>
      </w:r>
      <w:r>
        <w:rPr>
          <w:i/>
          <w:iCs/>
        </w:rPr>
        <w:t>Proceedings of the Royal Society B: Biological Sciences</w:t>
      </w:r>
      <w:r>
        <w:t xml:space="preserve">, </w:t>
      </w:r>
      <w:r>
        <w:rPr>
          <w:i/>
          <w:iCs/>
        </w:rPr>
        <w:t>280</w:t>
      </w:r>
      <w:r>
        <w:t>(1760), 20123087. https://doi.org/10.1098/rspb.2012.3087</w:t>
      </w:r>
    </w:p>
    <w:p w14:paraId="0C53FFD3" w14:textId="77777777" w:rsidR="00A04226" w:rsidRDefault="00A04226" w:rsidP="00A04226">
      <w:pPr>
        <w:pStyle w:val="Bibliography"/>
      </w:pPr>
      <w:r>
        <w:t xml:space="preserve">Brodbeck, D. R. (1994). Memory for spatial and local cues: A comparison of a storing and a nonstoring species. </w:t>
      </w:r>
      <w:r>
        <w:rPr>
          <w:i/>
          <w:iCs/>
        </w:rPr>
        <w:t>Animal Learning &amp; Behavior</w:t>
      </w:r>
      <w:r>
        <w:t xml:space="preserve">, </w:t>
      </w:r>
      <w:r>
        <w:rPr>
          <w:i/>
          <w:iCs/>
        </w:rPr>
        <w:t>22</w:t>
      </w:r>
      <w:r>
        <w:t>(2), 119–133. https://doi.org/10.3758/BF03199912</w:t>
      </w:r>
    </w:p>
    <w:p w14:paraId="0D89FD39" w14:textId="77777777" w:rsidR="00A04226" w:rsidRDefault="00A04226" w:rsidP="00A04226">
      <w:pPr>
        <w:pStyle w:val="Bibliography"/>
      </w:pPr>
      <w:r>
        <w:t xml:space="preserve">Buckley, N. J. (1997). Spatial‐Concentration Effects and the Importance of Local Enhancement in the Evolution of Colonial Breeding in Seabirds. </w:t>
      </w:r>
      <w:r>
        <w:rPr>
          <w:i/>
          <w:iCs/>
        </w:rPr>
        <w:t>The American Naturalist</w:t>
      </w:r>
      <w:r>
        <w:t xml:space="preserve">, </w:t>
      </w:r>
      <w:r>
        <w:rPr>
          <w:i/>
          <w:iCs/>
        </w:rPr>
        <w:t>149</w:t>
      </w:r>
      <w:r>
        <w:t>(6), 1091–1112. https://doi.org/10.1086/286040</w:t>
      </w:r>
    </w:p>
    <w:p w14:paraId="01C436B2" w14:textId="77777777" w:rsidR="00A04226" w:rsidRDefault="00A04226" w:rsidP="00A04226">
      <w:pPr>
        <w:pStyle w:val="Bibliography"/>
      </w:pPr>
      <w:r>
        <w:t xml:space="preserve">Caccamise, D. F., &amp; Morrison, D. W. (1986). Avian Communal Roosting: Implications of Diurnal Activity Centers. </w:t>
      </w:r>
      <w:r>
        <w:rPr>
          <w:i/>
          <w:iCs/>
        </w:rPr>
        <w:t>The American Naturalist</w:t>
      </w:r>
      <w:r>
        <w:t xml:space="preserve">, </w:t>
      </w:r>
      <w:r>
        <w:rPr>
          <w:i/>
          <w:iCs/>
        </w:rPr>
        <w:t>128</w:t>
      </w:r>
      <w:r>
        <w:t>(2), 191–198. https://doi.org/10.1086/284553</w:t>
      </w:r>
    </w:p>
    <w:p w14:paraId="5F730CF9" w14:textId="77777777" w:rsidR="00A04226" w:rsidRDefault="00A04226" w:rsidP="00A04226">
      <w:pPr>
        <w:pStyle w:val="Bibliography"/>
      </w:pPr>
      <w:r>
        <w:lastRenderedPageBreak/>
        <w:t xml:space="preserve">Campbell, M. O. (2015). </w:t>
      </w:r>
      <w:r>
        <w:rPr>
          <w:i/>
          <w:iCs/>
        </w:rPr>
        <w:t>Vultures: Their Evolution, Ecology and Conservation</w:t>
      </w:r>
      <w:r>
        <w:t xml:space="preserve"> (0 ed.). CRC Press. https://doi.org/10.1201/b18638</w:t>
      </w:r>
    </w:p>
    <w:p w14:paraId="5BC5A325" w14:textId="77777777" w:rsidR="00A04226" w:rsidRDefault="00A04226" w:rsidP="00A04226">
      <w:pPr>
        <w:pStyle w:val="Bibliography"/>
      </w:pPr>
      <w:r>
        <w:t xml:space="preserve">Carrascal, L. M., &amp; Polo, V. (2006). Effects of wing area reduction on winter body mass and foraging behaviour in coal tits: Field and aviary experiments. </w:t>
      </w:r>
      <w:r>
        <w:rPr>
          <w:i/>
          <w:iCs/>
        </w:rPr>
        <w:t>Animal Behaviour</w:t>
      </w:r>
      <w:r>
        <w:t xml:space="preserve">, </w:t>
      </w:r>
      <w:r>
        <w:rPr>
          <w:i/>
          <w:iCs/>
        </w:rPr>
        <w:t>72</w:t>
      </w:r>
      <w:r>
        <w:t>(3), 663–672. https://doi.org/10.1016/j.anbehav.2005.11.027</w:t>
      </w:r>
    </w:p>
    <w:p w14:paraId="4810A87E" w14:textId="77777777" w:rsidR="00A04226" w:rsidRDefault="00A04226" w:rsidP="00A04226">
      <w:pPr>
        <w:pStyle w:val="Bibliography"/>
      </w:pPr>
      <w:r>
        <w:t xml:space="preserve">Cheng, Z., Gabriel, S., Bhambhani, P., Sheldon, D., Maji, S., Laughlin, A., &amp; Winkler, D. (2020). Detecting and Tracking Communal Bird Roosts in Weather Radar Data. </w:t>
      </w:r>
      <w:r>
        <w:rPr>
          <w:i/>
          <w:iCs/>
        </w:rPr>
        <w:t>Proceedings of the AAAI Conference on Artificial Intelligence</w:t>
      </w:r>
      <w:r>
        <w:t xml:space="preserve">, </w:t>
      </w:r>
      <w:r>
        <w:rPr>
          <w:i/>
          <w:iCs/>
        </w:rPr>
        <w:t>34</w:t>
      </w:r>
      <w:r>
        <w:t>(01), 378–385. https://doi.org/10.1609/aaai.v34i01.5373</w:t>
      </w:r>
    </w:p>
    <w:p w14:paraId="421CD2C0" w14:textId="77777777" w:rsidR="00A04226" w:rsidRDefault="00A04226" w:rsidP="00A04226">
      <w:pPr>
        <w:pStyle w:val="Bibliography"/>
      </w:pPr>
      <w:r>
        <w:t xml:space="preserve">Conklin, J. R., &amp; Colwell, M. A. (2007). Diurnal and Nocturnal Roost Site Fidelity of Dunlin (Calidris Alpina Pacifica) at Humboldt Bay, California. </w:t>
      </w:r>
      <w:r>
        <w:rPr>
          <w:i/>
          <w:iCs/>
        </w:rPr>
        <w:t>The Auk</w:t>
      </w:r>
      <w:r>
        <w:t xml:space="preserve">, </w:t>
      </w:r>
      <w:r>
        <w:rPr>
          <w:i/>
          <w:iCs/>
        </w:rPr>
        <w:t>124</w:t>
      </w:r>
      <w:r>
        <w:t>(2), 677–689. https://doi.org/10.1093/auk/124.2.677</w:t>
      </w:r>
    </w:p>
    <w:p w14:paraId="66CDD595" w14:textId="77777777" w:rsidR="00A04226" w:rsidRDefault="00A04226" w:rsidP="00A04226">
      <w:pPr>
        <w:pStyle w:val="Bibliography"/>
      </w:pPr>
      <w:r>
        <w:t xml:space="preserve">Cortés-Avizanda, A., Jovani, R., Donázar, J. A., &amp; Grimm, V. (2014). Bird sky networks: How do avian scavengers use social information to find carrion? </w:t>
      </w:r>
      <w:r>
        <w:rPr>
          <w:i/>
          <w:iCs/>
        </w:rPr>
        <w:t>Ecology</w:t>
      </w:r>
      <w:r>
        <w:t xml:space="preserve">, </w:t>
      </w:r>
      <w:r>
        <w:rPr>
          <w:i/>
          <w:iCs/>
        </w:rPr>
        <w:t>95</w:t>
      </w:r>
      <w:r>
        <w:t>(7), 1799–1808. https://doi.org/10.1890/13-0574.1</w:t>
      </w:r>
    </w:p>
    <w:p w14:paraId="01879A10" w14:textId="77777777" w:rsidR="00A04226" w:rsidRDefault="00A04226" w:rsidP="00A04226">
      <w:pPr>
        <w:pStyle w:val="Bibliography"/>
      </w:pPr>
      <w:r>
        <w:t xml:space="preserve">Curk, Te., Rast, W., Portas, R., Kohles, J., Shatumbu, G., Cloete, C., Curk, Ti., Radchuk, V., Aschenborn, O., &amp; Melzheimer, J. (2025). Advantages and disadvantages of using social information for carcass detection–A case study using white-backed vultures. </w:t>
      </w:r>
      <w:r>
        <w:rPr>
          <w:i/>
          <w:iCs/>
        </w:rPr>
        <w:t>Ecological Modelling</w:t>
      </w:r>
      <w:r>
        <w:t xml:space="preserve">, </w:t>
      </w:r>
      <w:r>
        <w:rPr>
          <w:i/>
          <w:iCs/>
        </w:rPr>
        <w:t>499</w:t>
      </w:r>
      <w:r>
        <w:t>, 110941. https://doi.org/10.1016/j.ecolmodel.2024.110941</w:t>
      </w:r>
    </w:p>
    <w:p w14:paraId="4A2DFEA0" w14:textId="77777777" w:rsidR="00A04226" w:rsidRDefault="00A04226" w:rsidP="00A04226">
      <w:pPr>
        <w:pStyle w:val="Bibliography"/>
      </w:pPr>
      <w:r>
        <w:t xml:space="preserve">Day, D. E., &amp; Bartness, T. J. (2003). Fasting-induced increases in food hoarding are dependent on the foraging-effort level. </w:t>
      </w:r>
      <w:r>
        <w:rPr>
          <w:i/>
          <w:iCs/>
        </w:rPr>
        <w:t>Physiology &amp; Behavior</w:t>
      </w:r>
      <w:r>
        <w:t xml:space="preserve">, </w:t>
      </w:r>
      <w:r>
        <w:rPr>
          <w:i/>
          <w:iCs/>
        </w:rPr>
        <w:t>78</w:t>
      </w:r>
      <w:r>
        <w:t>(4–5), 655–668. https://doi.org/10.1016/S0031-9384(03)00052-0</w:t>
      </w:r>
    </w:p>
    <w:p w14:paraId="618E1D69" w14:textId="77777777" w:rsidR="00A04226" w:rsidRDefault="00A04226" w:rsidP="00A04226">
      <w:pPr>
        <w:pStyle w:val="Bibliography"/>
      </w:pPr>
      <w:r>
        <w:t xml:space="preserve">Dermody, B. J., Tanner, C. J., &amp; Jackson, A. L. (2011). The Evolutionary Pathway to Obligate Scavenging in Gyps Vultures. </w:t>
      </w:r>
      <w:r>
        <w:rPr>
          <w:i/>
          <w:iCs/>
        </w:rPr>
        <w:t>PLoS ONE</w:t>
      </w:r>
      <w:r>
        <w:t xml:space="preserve">, </w:t>
      </w:r>
      <w:r>
        <w:rPr>
          <w:i/>
          <w:iCs/>
        </w:rPr>
        <w:t>6</w:t>
      </w:r>
      <w:r>
        <w:t>(9), e24635. https://doi.org/10.1371/journal.pone.0024635</w:t>
      </w:r>
    </w:p>
    <w:p w14:paraId="240B2FEB" w14:textId="77777777" w:rsidR="00A04226" w:rsidRDefault="00A04226" w:rsidP="00A04226">
      <w:pPr>
        <w:pStyle w:val="Bibliography"/>
      </w:pPr>
      <w:r>
        <w:lastRenderedPageBreak/>
        <w:t xml:space="preserve">DeVault, T. L., Rhodes, Jr., O. E., &amp; Shivik, J. A. (2003). Scavenging by vertebrates: Behavioral, ecological, and evolutionary perspectives on an important energy transfer pathway in terrestrial ecosystems. </w:t>
      </w:r>
      <w:r>
        <w:rPr>
          <w:i/>
          <w:iCs/>
        </w:rPr>
        <w:t>Oikos</w:t>
      </w:r>
      <w:r>
        <w:t xml:space="preserve">, </w:t>
      </w:r>
      <w:r>
        <w:rPr>
          <w:i/>
          <w:iCs/>
        </w:rPr>
        <w:t>102</w:t>
      </w:r>
      <w:r>
        <w:t>(2), 225–234. https://doi.org/10.1034/j.1600-0706.2003.12378.x</w:t>
      </w:r>
    </w:p>
    <w:p w14:paraId="5C3A1DFD" w14:textId="77777777" w:rsidR="00A04226" w:rsidRDefault="00A04226" w:rsidP="00A04226">
      <w:pPr>
        <w:pStyle w:val="Bibliography"/>
      </w:pPr>
      <w:r>
        <w:t xml:space="preserve">Dieckmann, U., O’Hara, B., &amp; Weisser, W. (1999). The evolutionary ecology of dispersal. </w:t>
      </w:r>
      <w:r>
        <w:rPr>
          <w:i/>
          <w:iCs/>
        </w:rPr>
        <w:t>Trends in Ecology &amp; Evolution</w:t>
      </w:r>
      <w:r>
        <w:t xml:space="preserve">, </w:t>
      </w:r>
      <w:r>
        <w:rPr>
          <w:i/>
          <w:iCs/>
        </w:rPr>
        <w:t>14</w:t>
      </w:r>
      <w:r>
        <w:t>(3), 88–90. https://doi.org/10.1016/S0169-5347(98)01571-7</w:t>
      </w:r>
    </w:p>
    <w:p w14:paraId="3C9D6806" w14:textId="77777777" w:rsidR="00A04226" w:rsidRDefault="00A04226" w:rsidP="00A04226">
      <w:pPr>
        <w:pStyle w:val="Bibliography"/>
      </w:pPr>
      <w:r>
        <w:t xml:space="preserve">Donázar, J. A., &amp; Feijóo, J. E. (2002). Social Structure of Andean Condor Roosts: Influence of Sex, Age, and Season. </w:t>
      </w:r>
      <w:r>
        <w:rPr>
          <w:i/>
          <w:iCs/>
        </w:rPr>
        <w:t>The Condor</w:t>
      </w:r>
      <w:r>
        <w:t xml:space="preserve">, </w:t>
      </w:r>
      <w:r>
        <w:rPr>
          <w:i/>
          <w:iCs/>
        </w:rPr>
        <w:t>104</w:t>
      </w:r>
      <w:r>
        <w:t>(4), 832–837. https://doi.org/10.1093/condor/104.4.832</w:t>
      </w:r>
    </w:p>
    <w:p w14:paraId="7DAC8458" w14:textId="77777777" w:rsidR="00A04226" w:rsidRDefault="00A04226" w:rsidP="00A04226">
      <w:pPr>
        <w:pStyle w:val="Bibliography"/>
      </w:pPr>
      <w:r>
        <w:t xml:space="preserve">Emery, N. J., &amp; Clayton, N. S. (2004). The Mentality of Crows: Convergent Evolution of Intelligence in Corvids and Apes. </w:t>
      </w:r>
      <w:r>
        <w:rPr>
          <w:i/>
          <w:iCs/>
        </w:rPr>
        <w:t>Science</w:t>
      </w:r>
      <w:r>
        <w:t xml:space="preserve">, </w:t>
      </w:r>
      <w:r>
        <w:rPr>
          <w:i/>
          <w:iCs/>
        </w:rPr>
        <w:t>306</w:t>
      </w:r>
      <w:r>
        <w:t>(5703), 1903–1907. https://doi.org/10.1126/science.1098410</w:t>
      </w:r>
    </w:p>
    <w:p w14:paraId="5E5E1FD3" w14:textId="77777777" w:rsidR="00A04226" w:rsidRDefault="00A04226" w:rsidP="00A04226">
      <w:pPr>
        <w:pStyle w:val="Bibliography"/>
      </w:pPr>
      <w:r>
        <w:t xml:space="preserve">Emery, N. J., Seed, A. M., Von Bayern, A. M. P., &amp; Clayton, N. S. (2007). Cognitive adaptations of social bonding in birds. </w:t>
      </w:r>
      <w:r>
        <w:rPr>
          <w:i/>
          <w:iCs/>
        </w:rPr>
        <w:t>Philosophical Transactions of the Royal Society B: Biological Sciences</w:t>
      </w:r>
      <w:r>
        <w:t xml:space="preserve">, </w:t>
      </w:r>
      <w:r>
        <w:rPr>
          <w:i/>
          <w:iCs/>
        </w:rPr>
        <w:t>362</w:t>
      </w:r>
      <w:r>
        <w:t>(1480), 489–505. https://doi.org/10.1098/rstb.2006.1991</w:t>
      </w:r>
    </w:p>
    <w:p w14:paraId="5BF7C53B" w14:textId="77777777" w:rsidR="00A04226" w:rsidRDefault="00A04226" w:rsidP="00A04226">
      <w:pPr>
        <w:pStyle w:val="Bibliography"/>
      </w:pPr>
      <w:r>
        <w:t xml:space="preserve">Everding, S. E., &amp; Jones, D. N. (2006). Communal roosting in a suburban population of Torresian crows (Corvus orru). </w:t>
      </w:r>
      <w:r>
        <w:rPr>
          <w:i/>
          <w:iCs/>
        </w:rPr>
        <w:t>Landscape and Urban Planning</w:t>
      </w:r>
      <w:r>
        <w:t xml:space="preserve">, </w:t>
      </w:r>
      <w:r>
        <w:rPr>
          <w:i/>
          <w:iCs/>
        </w:rPr>
        <w:t>74</w:t>
      </w:r>
      <w:r>
        <w:t>(1), 21–33. https://doi.org/10.1016/j.landurbplan.2004.09.024</w:t>
      </w:r>
    </w:p>
    <w:p w14:paraId="4B5651A2" w14:textId="77777777" w:rsidR="00A04226" w:rsidRDefault="00A04226" w:rsidP="00A04226">
      <w:pPr>
        <w:pStyle w:val="Bibliography"/>
      </w:pPr>
      <w:r>
        <w:t xml:space="preserve">Farquhar, M. L., Morin, A., &amp; Nocera, J. J. (2018). High ambient temperatures induce aggregations of chimney swifts </w:t>
      </w:r>
      <w:r>
        <w:rPr>
          <w:i/>
          <w:iCs/>
        </w:rPr>
        <w:t>Chaetura pelagica</w:t>
      </w:r>
      <w:r>
        <w:t xml:space="preserve"> inside a roost. </w:t>
      </w:r>
      <w:r>
        <w:rPr>
          <w:i/>
          <w:iCs/>
        </w:rPr>
        <w:t>Journal of Avian Biology</w:t>
      </w:r>
      <w:r>
        <w:t xml:space="preserve">, </w:t>
      </w:r>
      <w:r>
        <w:rPr>
          <w:i/>
          <w:iCs/>
        </w:rPr>
        <w:t>49</w:t>
      </w:r>
      <w:r>
        <w:t>(8), e01754. https://doi.org/10.1111/jav.01754</w:t>
      </w:r>
    </w:p>
    <w:p w14:paraId="49868E97" w14:textId="77777777" w:rsidR="00A04226" w:rsidRDefault="00A04226" w:rsidP="00A04226">
      <w:pPr>
        <w:pStyle w:val="Bibliography"/>
      </w:pPr>
      <w:r>
        <w:t>Fern</w:t>
      </w:r>
      <w:r>
        <w:rPr>
          <w:rFonts w:ascii="Calibri" w:hAnsi="Calibri" w:cs="Calibri"/>
        </w:rPr>
        <w:t>�</w:t>
      </w:r>
      <w:r>
        <w:t xml:space="preserve">ndez-Juricic, E., &amp; Kacelnik, A. (2004). Information transfer and gain in flocks: The effects of quality and quantity of social information at different neighbour distances. </w:t>
      </w:r>
      <w:r>
        <w:rPr>
          <w:i/>
          <w:iCs/>
        </w:rPr>
        <w:t>Behavioral Ecology and Sociobiology</w:t>
      </w:r>
      <w:r>
        <w:t xml:space="preserve">, </w:t>
      </w:r>
      <w:r>
        <w:rPr>
          <w:i/>
          <w:iCs/>
        </w:rPr>
        <w:t>55</w:t>
      </w:r>
      <w:r>
        <w:t>(5), 502–511. https://doi.org/10.1007/s00265-003-0698-9</w:t>
      </w:r>
    </w:p>
    <w:p w14:paraId="4A190F6C" w14:textId="77777777" w:rsidR="00A04226" w:rsidRDefault="00A04226" w:rsidP="00A04226">
      <w:pPr>
        <w:pStyle w:val="Bibliography"/>
      </w:pPr>
      <w:r>
        <w:t xml:space="preserve">Franklin, D. C., Garnett, S. T., Luck, G. W., Gutierrez-Ibanez, C., &amp; Iwaniuk, A. N. (2014). Relative brain size in Australian birds. </w:t>
      </w:r>
      <w:r>
        <w:rPr>
          <w:i/>
          <w:iCs/>
        </w:rPr>
        <w:t>Emu</w:t>
      </w:r>
      <w:r>
        <w:t>. https://doi.org/10.1071/MU13034</w:t>
      </w:r>
    </w:p>
    <w:p w14:paraId="3E717089" w14:textId="77777777" w:rsidR="00A04226" w:rsidRDefault="00A04226" w:rsidP="00A04226">
      <w:pPr>
        <w:pStyle w:val="Bibliography"/>
      </w:pPr>
      <w:r>
        <w:lastRenderedPageBreak/>
        <w:t xml:space="preserve">Gilbert, C., McCafferty, D., Le Maho, Y., Martrette, J., Giroud, S., Blanc, S., &amp; Ancel, A. (2010). One for all and all for one: The energetic benefits of huddling in endotherms. </w:t>
      </w:r>
      <w:r>
        <w:rPr>
          <w:i/>
          <w:iCs/>
        </w:rPr>
        <w:t>Biological Reviews</w:t>
      </w:r>
      <w:r>
        <w:t xml:space="preserve">, </w:t>
      </w:r>
      <w:r>
        <w:rPr>
          <w:i/>
          <w:iCs/>
        </w:rPr>
        <w:t>85</w:t>
      </w:r>
      <w:r>
        <w:t>(3), 545–569. https://doi.org/10.1111/j.1469-185X.2009.00115.x</w:t>
      </w:r>
    </w:p>
    <w:p w14:paraId="20F70A7E" w14:textId="77777777" w:rsidR="00A04226" w:rsidRDefault="00A04226" w:rsidP="00A04226">
      <w:pPr>
        <w:pStyle w:val="Bibliography"/>
      </w:pPr>
      <w:r>
        <w:t xml:space="preserve">Gillooly, J. F., Brown, J. H., West, G. B., Savage, V. M., &amp; Charnov, E. L. (2001). Effects of Size and Temperature on Metabolic Rate. </w:t>
      </w:r>
      <w:r>
        <w:rPr>
          <w:i/>
          <w:iCs/>
        </w:rPr>
        <w:t>Science</w:t>
      </w:r>
      <w:r>
        <w:t xml:space="preserve">, </w:t>
      </w:r>
      <w:r>
        <w:rPr>
          <w:i/>
          <w:iCs/>
        </w:rPr>
        <w:t>293</w:t>
      </w:r>
      <w:r>
        <w:t>(5538), 2248–2251. https://doi.org/10.1126/science.1061967</w:t>
      </w:r>
    </w:p>
    <w:p w14:paraId="405A4BA1" w14:textId="77777777" w:rsidR="00A04226" w:rsidRDefault="00A04226" w:rsidP="00A04226">
      <w:pPr>
        <w:pStyle w:val="Bibliography"/>
      </w:pPr>
      <w:r>
        <w:t xml:space="preserve">Golley, F. B. (1960). Energy Dynamics of a Food Chain of an Old‐Field Community. </w:t>
      </w:r>
      <w:r>
        <w:rPr>
          <w:i/>
          <w:iCs/>
        </w:rPr>
        <w:t>Ecological Monographs</w:t>
      </w:r>
      <w:r>
        <w:t xml:space="preserve">, </w:t>
      </w:r>
      <w:r>
        <w:rPr>
          <w:i/>
          <w:iCs/>
        </w:rPr>
        <w:t>30</w:t>
      </w:r>
      <w:r>
        <w:t>(2), 187–206. https://doi.org/10.2307/1948551</w:t>
      </w:r>
    </w:p>
    <w:p w14:paraId="631440BE" w14:textId="77777777" w:rsidR="00A04226" w:rsidRDefault="00A04226" w:rsidP="00A04226">
      <w:pPr>
        <w:pStyle w:val="Bibliography"/>
      </w:pPr>
      <w:r>
        <w:t xml:space="preserve">Guay, P.-J., &amp; Iwaniuk, A. N. (2008). CAPTIVE BREEDING REDUCES BRAIN VOLUME IN WATERFOWL (ANSERIFORMES). </w:t>
      </w:r>
      <w:r>
        <w:rPr>
          <w:i/>
          <w:iCs/>
        </w:rPr>
        <w:t>The Condor</w:t>
      </w:r>
      <w:r>
        <w:t xml:space="preserve">, </w:t>
      </w:r>
      <w:r>
        <w:rPr>
          <w:i/>
          <w:iCs/>
        </w:rPr>
        <w:t>110</w:t>
      </w:r>
      <w:r>
        <w:t>(2), 276–284. https://doi.org/10.1525/cond.2008.8424</w:t>
      </w:r>
    </w:p>
    <w:p w14:paraId="1B04B063" w14:textId="77777777" w:rsidR="00A04226" w:rsidRDefault="00A04226" w:rsidP="00A04226">
      <w:pPr>
        <w:pStyle w:val="Bibliography"/>
      </w:pPr>
      <w:r>
        <w:t xml:space="preserve">Gyllin, R., Källander, H., &amp; Sylvén, M. (1977). THE MICROCLIMATE EXPLANATION OF TOWN CENTRE ROOSTS OF JACKDAWS </w:t>
      </w:r>
      <w:r>
        <w:rPr>
          <w:i/>
          <w:iCs/>
        </w:rPr>
        <w:t>CORVUS MONEDULA</w:t>
      </w:r>
      <w:r>
        <w:t xml:space="preserve">. </w:t>
      </w:r>
      <w:r>
        <w:rPr>
          <w:i/>
          <w:iCs/>
        </w:rPr>
        <w:t>Ibis</w:t>
      </w:r>
      <w:r>
        <w:t xml:space="preserve">, </w:t>
      </w:r>
      <w:r>
        <w:rPr>
          <w:i/>
          <w:iCs/>
        </w:rPr>
        <w:t>119</w:t>
      </w:r>
      <w:r>
        <w:t>(3), 358–361. https://doi.org/10.1111/j.1474-919X.1977.tb08255.x</w:t>
      </w:r>
    </w:p>
    <w:p w14:paraId="1DEF8701" w14:textId="77777777" w:rsidR="00A04226" w:rsidRDefault="00A04226" w:rsidP="00A04226">
      <w:pPr>
        <w:pStyle w:val="Bibliography"/>
      </w:pPr>
      <w:r>
        <w:t xml:space="preserve">Harel, R., Spiegel, O., Getz, W. M., &amp; Nathan, R. (2017). Social foraging and individual consistency in following behaviour: Testing the information centre hypothesis in free-ranging vultures. </w:t>
      </w:r>
      <w:r>
        <w:rPr>
          <w:i/>
          <w:iCs/>
        </w:rPr>
        <w:t>Proceedings of the Royal Society B: Biological Sciences</w:t>
      </w:r>
      <w:r>
        <w:t xml:space="preserve">, </w:t>
      </w:r>
      <w:r>
        <w:rPr>
          <w:i/>
          <w:iCs/>
        </w:rPr>
        <w:t>284</w:t>
      </w:r>
      <w:r>
        <w:t>(1852), 20162654. https://doi.org/10.1098/rspb.2016.2654</w:t>
      </w:r>
    </w:p>
    <w:p w14:paraId="091AFE51" w14:textId="77777777" w:rsidR="00A04226" w:rsidRDefault="00A04226" w:rsidP="00A04226">
      <w:pPr>
        <w:pStyle w:val="Bibliography"/>
      </w:pPr>
      <w:r>
        <w:t xml:space="preserve">Haslam, M., Hernandez-Aguilar, A., Ling, V., Carvalho, S., De La Torre, I., DeStefano, A., Du, A., Hardy, B., Harris, J., Marchant, L., Matsuzawa, T., McGrew, W., Mercader, J., Mora, R., Petraglia, M., Roche, H., Visalberghi, E., &amp; Warren, R. (2009). Primate archaeology. </w:t>
      </w:r>
      <w:r>
        <w:rPr>
          <w:i/>
          <w:iCs/>
        </w:rPr>
        <w:t>Nature</w:t>
      </w:r>
      <w:r>
        <w:t xml:space="preserve">, </w:t>
      </w:r>
      <w:r>
        <w:rPr>
          <w:i/>
          <w:iCs/>
        </w:rPr>
        <w:t>460</w:t>
      </w:r>
      <w:r>
        <w:t>(7253), 339–344. https://doi.org/10.1038/nature08188</w:t>
      </w:r>
    </w:p>
    <w:p w14:paraId="6B9B31CE" w14:textId="77777777" w:rsidR="00A04226" w:rsidRDefault="00A04226" w:rsidP="00A04226">
      <w:pPr>
        <w:pStyle w:val="Bibliography"/>
      </w:pPr>
      <w:r>
        <w:t xml:space="preserve">Healy, K., Guillerme, T., Finlay, S., Kane, A., Kelly, S. B. A., McClean, D., Kelly, D. J., Donohue, I., Jackson, A. L., &amp; Cooper, N. (2014). Ecology and mode-of-life explain lifespan variation in birds and </w:t>
      </w:r>
      <w:r>
        <w:lastRenderedPageBreak/>
        <w:t xml:space="preserve">mammals. </w:t>
      </w:r>
      <w:r>
        <w:rPr>
          <w:i/>
          <w:iCs/>
        </w:rPr>
        <w:t>Proceedings of the Royal Society B: Biological Sciences</w:t>
      </w:r>
      <w:r>
        <w:t xml:space="preserve">, </w:t>
      </w:r>
      <w:r>
        <w:rPr>
          <w:i/>
          <w:iCs/>
        </w:rPr>
        <w:t>281</w:t>
      </w:r>
      <w:r>
        <w:t>(1784), 20140298. https://doi.org/10.1098/rspb.2014.0298</w:t>
      </w:r>
    </w:p>
    <w:p w14:paraId="3BD29782" w14:textId="77777777" w:rsidR="00A04226" w:rsidRPr="00BA29F4" w:rsidRDefault="00A04226" w:rsidP="00A04226">
      <w:pPr>
        <w:pStyle w:val="Bibliography"/>
        <w:rPr>
          <w:lang w:val="es-ES"/>
          <w:rPrChange w:id="262" w:author="sandra cuadros" w:date="2025-06-21T18:18:00Z">
            <w:rPr/>
          </w:rPrChange>
        </w:rPr>
      </w:pPr>
      <w:r>
        <w:t xml:space="preserve">Hernández-Montero, J. R., Reusch, C., Simon, R., Schöner, C. R., &amp; Kerth, G. (2020). Free-ranging bats combine three different cognitive processes for roost localization. </w:t>
      </w:r>
      <w:r w:rsidRPr="00BA29F4">
        <w:rPr>
          <w:i/>
          <w:iCs/>
          <w:lang w:val="es-ES"/>
          <w:rPrChange w:id="263" w:author="sandra cuadros" w:date="2025-06-21T18:18:00Z">
            <w:rPr>
              <w:i/>
              <w:iCs/>
            </w:rPr>
          </w:rPrChange>
        </w:rPr>
        <w:t>Oecologia</w:t>
      </w:r>
      <w:r w:rsidRPr="00BA29F4">
        <w:rPr>
          <w:lang w:val="es-ES"/>
          <w:rPrChange w:id="264" w:author="sandra cuadros" w:date="2025-06-21T18:18:00Z">
            <w:rPr/>
          </w:rPrChange>
        </w:rPr>
        <w:t xml:space="preserve">, </w:t>
      </w:r>
      <w:r w:rsidRPr="00BA29F4">
        <w:rPr>
          <w:i/>
          <w:iCs/>
          <w:lang w:val="es-ES"/>
          <w:rPrChange w:id="265" w:author="sandra cuadros" w:date="2025-06-21T18:18:00Z">
            <w:rPr>
              <w:i/>
              <w:iCs/>
            </w:rPr>
          </w:rPrChange>
        </w:rPr>
        <w:t>192</w:t>
      </w:r>
      <w:r w:rsidRPr="00BA29F4">
        <w:rPr>
          <w:lang w:val="es-ES"/>
          <w:rPrChange w:id="266" w:author="sandra cuadros" w:date="2025-06-21T18:18:00Z">
            <w:rPr/>
          </w:rPrChange>
        </w:rPr>
        <w:t>(4), 979–988. https://doi.org/10.1007/s00442-020-04634-8</w:t>
      </w:r>
    </w:p>
    <w:p w14:paraId="190B30D1" w14:textId="77777777" w:rsidR="00A04226" w:rsidRDefault="00A04226" w:rsidP="00A04226">
      <w:pPr>
        <w:pStyle w:val="Bibliography"/>
      </w:pPr>
      <w:r w:rsidRPr="00BA29F4">
        <w:rPr>
          <w:lang w:val="es-ES"/>
          <w:rPrChange w:id="267" w:author="sandra cuadros" w:date="2025-06-21T18:18:00Z">
            <w:rPr/>
          </w:rPrChange>
        </w:rPr>
        <w:t xml:space="preserve">Hertel, A. G., Efrat, R., Reznikov, K., Sapir, N., Berger-Tal, O., &amp; Mueller, T. (2023). </w:t>
      </w:r>
      <w:r>
        <w:t xml:space="preserve">Time constraints may pace the ontogeny of movement behaviour. </w:t>
      </w:r>
      <w:r>
        <w:rPr>
          <w:i/>
          <w:iCs/>
        </w:rPr>
        <w:t>Proceedings of the Royal Society B: Biological Sciences</w:t>
      </w:r>
      <w:r>
        <w:t xml:space="preserve">, </w:t>
      </w:r>
      <w:r>
        <w:rPr>
          <w:i/>
          <w:iCs/>
        </w:rPr>
        <w:t>290</w:t>
      </w:r>
      <w:r>
        <w:t>(1996), 20222429. https://doi.org/10.1098/rspb.2022.2429</w:t>
      </w:r>
    </w:p>
    <w:p w14:paraId="5D5C8C8E" w14:textId="77777777" w:rsidR="00A04226" w:rsidRDefault="00A04226" w:rsidP="00A04226">
      <w:pPr>
        <w:pStyle w:val="Bibliography"/>
      </w:pPr>
      <w:r>
        <w:t xml:space="preserve">Houston, A. (1985). Central-Place Foraging: Some Aspects of Prey Choice for Multiple-Prey Loaders. </w:t>
      </w:r>
      <w:r>
        <w:rPr>
          <w:i/>
          <w:iCs/>
        </w:rPr>
        <w:t>The American Naturalist</w:t>
      </w:r>
      <w:r>
        <w:t xml:space="preserve">, </w:t>
      </w:r>
      <w:r>
        <w:rPr>
          <w:i/>
          <w:iCs/>
        </w:rPr>
        <w:t>125</w:t>
      </w:r>
      <w:r>
        <w:t>(6), 811–826. https://doi.org/10.1086/284381</w:t>
      </w:r>
    </w:p>
    <w:p w14:paraId="4288FA21" w14:textId="77777777" w:rsidR="00A04226" w:rsidRDefault="00A04226" w:rsidP="00A04226">
      <w:pPr>
        <w:pStyle w:val="Bibliography"/>
      </w:pPr>
      <w:r>
        <w:t xml:space="preserve">Hudson, L. N., Isaac, N. J. B., &amp; Reuman, D. C. (2013). The relationship between body mass and field metabolic rate among individual birds and mammals. </w:t>
      </w:r>
      <w:r>
        <w:rPr>
          <w:i/>
          <w:iCs/>
        </w:rPr>
        <w:t>Journal of Animal Ecology</w:t>
      </w:r>
      <w:r>
        <w:t xml:space="preserve">, </w:t>
      </w:r>
      <w:r>
        <w:rPr>
          <w:i/>
          <w:iCs/>
        </w:rPr>
        <w:t>82</w:t>
      </w:r>
      <w:r>
        <w:t>(5), 1009–1020. https://doi.org/10.1111/1365-2656.12086</w:t>
      </w:r>
    </w:p>
    <w:p w14:paraId="1BF095F6" w14:textId="77777777" w:rsidR="00A04226" w:rsidRDefault="00A04226" w:rsidP="00A04226">
      <w:pPr>
        <w:pStyle w:val="Bibliography"/>
      </w:pPr>
      <w:r>
        <w:t xml:space="preserve">Jaggard, A. K., Smith, N., Torpy, F. R., &amp; Munro, U. (2015). Rules of the roost: Characteristics of nocturnal communal roosts of rainbow lorikeets (Trichoglossus haematodus, Psittacidae) in an urban environment. </w:t>
      </w:r>
      <w:r>
        <w:rPr>
          <w:i/>
          <w:iCs/>
        </w:rPr>
        <w:t>Urban Ecosystems</w:t>
      </w:r>
      <w:r>
        <w:t xml:space="preserve">, </w:t>
      </w:r>
      <w:r>
        <w:rPr>
          <w:i/>
          <w:iCs/>
        </w:rPr>
        <w:t>18</w:t>
      </w:r>
      <w:r>
        <w:t>(2), 489–502. https://doi.org/10.1007/s11252-014-0416-6</w:t>
      </w:r>
    </w:p>
    <w:p w14:paraId="77B5CD43" w14:textId="77777777" w:rsidR="00A04226" w:rsidRDefault="00A04226" w:rsidP="00A04226">
      <w:pPr>
        <w:pStyle w:val="Bibliography"/>
      </w:pPr>
      <w:r>
        <w:t xml:space="preserve">Jetz, W., Thomas, G. H., Joy, J. B., Hartmann, K., &amp; Mooers, A. O. (2012). The global diversity of birds in space and time. </w:t>
      </w:r>
      <w:r>
        <w:rPr>
          <w:i/>
          <w:iCs/>
        </w:rPr>
        <w:t>Nature</w:t>
      </w:r>
      <w:r>
        <w:t xml:space="preserve">, </w:t>
      </w:r>
      <w:r>
        <w:rPr>
          <w:i/>
          <w:iCs/>
        </w:rPr>
        <w:t>491</w:t>
      </w:r>
      <w:r>
        <w:t>(7424), 444–448. https://doi.org/10.1038/nature11631</w:t>
      </w:r>
    </w:p>
    <w:p w14:paraId="14908DCF" w14:textId="77777777" w:rsidR="00A04226" w:rsidRPr="00BA29F4" w:rsidRDefault="00A04226" w:rsidP="00A04226">
      <w:pPr>
        <w:pStyle w:val="Bibliography"/>
        <w:rPr>
          <w:lang w:val="es-ES"/>
          <w:rPrChange w:id="268" w:author="sandra cuadros" w:date="2025-06-21T18:18:00Z">
            <w:rPr/>
          </w:rPrChange>
        </w:rPr>
      </w:pPr>
      <w:r w:rsidRPr="00BA29F4">
        <w:rPr>
          <w:lang w:val="es-ES"/>
          <w:rPrChange w:id="269" w:author="sandra cuadros" w:date="2025-06-21T18:18:00Z">
            <w:rPr/>
          </w:rPrChange>
        </w:rPr>
        <w:t xml:space="preserve">Johnston‐González, R., &amp; Abril, E. (2019). </w:t>
      </w:r>
      <w:r>
        <w:t xml:space="preserve">Predation risk and resource availability explain roost locations of Whimbrel </w:t>
      </w:r>
      <w:r>
        <w:rPr>
          <w:i/>
          <w:iCs/>
        </w:rPr>
        <w:t>Numenius phaeopus</w:t>
      </w:r>
      <w:r>
        <w:t xml:space="preserve"> in a tropical mangrove delta. </w:t>
      </w:r>
      <w:r w:rsidRPr="00BA29F4">
        <w:rPr>
          <w:i/>
          <w:iCs/>
          <w:lang w:val="es-ES"/>
          <w:rPrChange w:id="270" w:author="sandra cuadros" w:date="2025-06-21T18:18:00Z">
            <w:rPr>
              <w:i/>
              <w:iCs/>
            </w:rPr>
          </w:rPrChange>
        </w:rPr>
        <w:t>Ibis</w:t>
      </w:r>
      <w:r w:rsidRPr="00BA29F4">
        <w:rPr>
          <w:lang w:val="es-ES"/>
          <w:rPrChange w:id="271" w:author="sandra cuadros" w:date="2025-06-21T18:18:00Z">
            <w:rPr/>
          </w:rPrChange>
        </w:rPr>
        <w:t xml:space="preserve">, </w:t>
      </w:r>
      <w:r w:rsidRPr="00BA29F4">
        <w:rPr>
          <w:i/>
          <w:iCs/>
          <w:lang w:val="es-ES"/>
          <w:rPrChange w:id="272" w:author="sandra cuadros" w:date="2025-06-21T18:18:00Z">
            <w:rPr>
              <w:i/>
              <w:iCs/>
            </w:rPr>
          </w:rPrChange>
        </w:rPr>
        <w:t>161</w:t>
      </w:r>
      <w:r w:rsidRPr="00BA29F4">
        <w:rPr>
          <w:lang w:val="es-ES"/>
          <w:rPrChange w:id="273" w:author="sandra cuadros" w:date="2025-06-21T18:18:00Z">
            <w:rPr/>
          </w:rPrChange>
        </w:rPr>
        <w:t>(4), 839–853. https://doi.org/10.1111/ibi.12678</w:t>
      </w:r>
    </w:p>
    <w:p w14:paraId="089D0B74" w14:textId="77777777" w:rsidR="00A04226" w:rsidRDefault="00A04226" w:rsidP="00A04226">
      <w:pPr>
        <w:pStyle w:val="Bibliography"/>
      </w:pPr>
      <w:r w:rsidRPr="00BA29F4">
        <w:rPr>
          <w:lang w:val="es-ES"/>
          <w:rPrChange w:id="274" w:author="sandra cuadros" w:date="2025-06-21T18:18:00Z">
            <w:rPr/>
          </w:rPrChange>
        </w:rPr>
        <w:t xml:space="preserve">Kano, F., Sasaki, T., &amp; Biro, D. (2021). </w:t>
      </w:r>
      <w:r>
        <w:t xml:space="preserve">Collective attention in navigating homing pigeons: Group size effect and individual differences. </w:t>
      </w:r>
      <w:r>
        <w:rPr>
          <w:i/>
          <w:iCs/>
        </w:rPr>
        <w:t>Animal Behaviour</w:t>
      </w:r>
      <w:r>
        <w:t xml:space="preserve">, </w:t>
      </w:r>
      <w:r>
        <w:rPr>
          <w:i/>
          <w:iCs/>
        </w:rPr>
        <w:t>180</w:t>
      </w:r>
      <w:r>
        <w:t>, 63–80. https://doi.org/10.1016/j.anbehav.2021.08.004</w:t>
      </w:r>
    </w:p>
    <w:p w14:paraId="0BCD1F09" w14:textId="77777777" w:rsidR="00A04226" w:rsidRDefault="00A04226" w:rsidP="00A04226">
      <w:pPr>
        <w:pStyle w:val="Bibliography"/>
      </w:pPr>
      <w:r>
        <w:lastRenderedPageBreak/>
        <w:t xml:space="preserve">Kappeler, P. M. (2019). A framework for studying social complexity. </w:t>
      </w:r>
      <w:r>
        <w:rPr>
          <w:i/>
          <w:iCs/>
        </w:rPr>
        <w:t>Behavioral Ecology and Sociobiology</w:t>
      </w:r>
      <w:r>
        <w:t xml:space="preserve">, </w:t>
      </w:r>
      <w:r>
        <w:rPr>
          <w:i/>
          <w:iCs/>
        </w:rPr>
        <w:t>73</w:t>
      </w:r>
      <w:r>
        <w:t>(1), 13. https://doi.org/10.1007/s00265-018-2601-8</w:t>
      </w:r>
    </w:p>
    <w:p w14:paraId="572C5118" w14:textId="77777777" w:rsidR="00A04226" w:rsidRPr="00BA29F4" w:rsidRDefault="00A04226" w:rsidP="00A04226">
      <w:pPr>
        <w:pStyle w:val="Bibliography"/>
        <w:rPr>
          <w:lang w:val="fr-FR"/>
          <w:rPrChange w:id="275" w:author="sandra cuadros" w:date="2025-06-21T18:18:00Z">
            <w:rPr/>
          </w:rPrChange>
        </w:rPr>
      </w:pPr>
      <w:r>
        <w:t xml:space="preserve">Kays, R., Crofoot, M. C., Jetz, W., &amp; Wikelski, M. (2015). Terrestrial animal tracking as an eye on life and planet. </w:t>
      </w:r>
      <w:r w:rsidRPr="00BA29F4">
        <w:rPr>
          <w:i/>
          <w:iCs/>
          <w:lang w:val="fr-FR"/>
          <w:rPrChange w:id="276" w:author="sandra cuadros" w:date="2025-06-21T18:18:00Z">
            <w:rPr>
              <w:i/>
              <w:iCs/>
            </w:rPr>
          </w:rPrChange>
        </w:rPr>
        <w:t>Science</w:t>
      </w:r>
      <w:r w:rsidRPr="00BA29F4">
        <w:rPr>
          <w:lang w:val="fr-FR"/>
          <w:rPrChange w:id="277" w:author="sandra cuadros" w:date="2025-06-21T18:18:00Z">
            <w:rPr/>
          </w:rPrChange>
        </w:rPr>
        <w:t xml:space="preserve">, </w:t>
      </w:r>
      <w:r w:rsidRPr="00BA29F4">
        <w:rPr>
          <w:i/>
          <w:iCs/>
          <w:lang w:val="fr-FR"/>
          <w:rPrChange w:id="278" w:author="sandra cuadros" w:date="2025-06-21T18:18:00Z">
            <w:rPr>
              <w:i/>
              <w:iCs/>
            </w:rPr>
          </w:rPrChange>
        </w:rPr>
        <w:t>348</w:t>
      </w:r>
      <w:r w:rsidRPr="00BA29F4">
        <w:rPr>
          <w:lang w:val="fr-FR"/>
          <w:rPrChange w:id="279" w:author="sandra cuadros" w:date="2025-06-21T18:18:00Z">
            <w:rPr/>
          </w:rPrChange>
        </w:rPr>
        <w:t>(6240), aaa2478. https://doi.org/10.1126/science.aaa2478</w:t>
      </w:r>
    </w:p>
    <w:p w14:paraId="5A2FE1BB" w14:textId="77777777" w:rsidR="00A04226" w:rsidRDefault="00A04226" w:rsidP="00A04226">
      <w:pPr>
        <w:pStyle w:val="Bibliography"/>
      </w:pPr>
      <w:r w:rsidRPr="00BA29F4">
        <w:rPr>
          <w:lang w:val="fr-FR"/>
          <w:rPrChange w:id="280" w:author="sandra cuadros" w:date="2025-06-21T18:18:00Z">
            <w:rPr/>
          </w:rPrChange>
        </w:rPr>
        <w:t xml:space="preserve">Kendall, C. J. (2013). </w:t>
      </w:r>
      <w:r>
        <w:t xml:space="preserve">Alternative strategies in avian scavengers: How subordinate species foil the despotic distribution. </w:t>
      </w:r>
      <w:r>
        <w:rPr>
          <w:i/>
          <w:iCs/>
        </w:rPr>
        <w:t>Behavioral Ecology and Sociobiology</w:t>
      </w:r>
      <w:r>
        <w:t xml:space="preserve">, </w:t>
      </w:r>
      <w:r>
        <w:rPr>
          <w:i/>
          <w:iCs/>
        </w:rPr>
        <w:t>67</w:t>
      </w:r>
      <w:r>
        <w:t>(3), 383–393. https://doi.org/10.1007/s00265-012-1458-5</w:t>
      </w:r>
    </w:p>
    <w:p w14:paraId="79F39EDE" w14:textId="77777777" w:rsidR="00A04226" w:rsidRDefault="00A04226" w:rsidP="00A04226">
      <w:pPr>
        <w:pStyle w:val="Bibliography"/>
      </w:pPr>
      <w:r>
        <w:t xml:space="preserve">Killen, S. S., Fu, C., Wu, Q., Wang, Y., &amp; Fu, S. (2016). The relationship between metabolic rate and sociability is altered by food deprivation. </w:t>
      </w:r>
      <w:r>
        <w:rPr>
          <w:i/>
          <w:iCs/>
        </w:rPr>
        <w:t>Functional Ecology</w:t>
      </w:r>
      <w:r>
        <w:t xml:space="preserve">, </w:t>
      </w:r>
      <w:r>
        <w:rPr>
          <w:i/>
          <w:iCs/>
        </w:rPr>
        <w:t>30</w:t>
      </w:r>
      <w:r>
        <w:t>(8), 1358–1365. https://doi.org/10.1111/1365-2435.12634</w:t>
      </w:r>
    </w:p>
    <w:p w14:paraId="1222A5FC" w14:textId="77777777" w:rsidR="00A04226" w:rsidRDefault="00A04226" w:rsidP="00A04226">
      <w:pPr>
        <w:pStyle w:val="Bibliography"/>
      </w:pPr>
      <w:r>
        <w:t xml:space="preserve">Kohles, J. E., O’Mara, M. T., &amp; Dechmann, D. K. N. (2022). A conceptual framework to predict social information use based on food ephemerality and individual resource requirements. </w:t>
      </w:r>
      <w:r>
        <w:rPr>
          <w:i/>
          <w:iCs/>
        </w:rPr>
        <w:t>Biological Reviews</w:t>
      </w:r>
      <w:r>
        <w:t xml:space="preserve">, </w:t>
      </w:r>
      <w:r>
        <w:rPr>
          <w:i/>
          <w:iCs/>
        </w:rPr>
        <w:t>97</w:t>
      </w:r>
      <w:r>
        <w:t>(6), 2039–2056. https://doi.org/10.1111/brv.12881</w:t>
      </w:r>
    </w:p>
    <w:p w14:paraId="5646676C" w14:textId="77777777" w:rsidR="00A04226" w:rsidRDefault="00A04226" w:rsidP="00A04226">
      <w:pPr>
        <w:pStyle w:val="Bibliography"/>
      </w:pPr>
      <w:r>
        <w:t xml:space="preserve">Kunz, T. H. (Ed.). (1982). </w:t>
      </w:r>
      <w:r>
        <w:rPr>
          <w:i/>
          <w:iCs/>
        </w:rPr>
        <w:t>Ecology of Bats</w:t>
      </w:r>
      <w:r>
        <w:t>. Springer US. https://doi.org/10.1007/978-1-4613-3421-7</w:t>
      </w:r>
    </w:p>
    <w:p w14:paraId="65FA80E2" w14:textId="77777777" w:rsidR="00A04226" w:rsidRDefault="00A04226" w:rsidP="00A04226">
      <w:pPr>
        <w:pStyle w:val="Bibliography"/>
      </w:pPr>
      <w:r>
        <w:t xml:space="preserve">Laland, K. N. (2004). Social learning strategies. </w:t>
      </w:r>
      <w:r>
        <w:rPr>
          <w:i/>
          <w:iCs/>
        </w:rPr>
        <w:t>Learning &amp; Behavior</w:t>
      </w:r>
      <w:r>
        <w:t xml:space="preserve">, </w:t>
      </w:r>
      <w:r>
        <w:rPr>
          <w:i/>
          <w:iCs/>
        </w:rPr>
        <w:t>32</w:t>
      </w:r>
      <w:r>
        <w:t>(1), 4–14. https://doi.org/10.3758/BF03196002</w:t>
      </w:r>
    </w:p>
    <w:p w14:paraId="562F5875" w14:textId="77777777" w:rsidR="00A04226" w:rsidRDefault="00A04226" w:rsidP="00A04226">
      <w:pPr>
        <w:pStyle w:val="Bibliography"/>
      </w:pPr>
      <w:r w:rsidRPr="00BA29F4">
        <w:rPr>
          <w:lang w:val="fr-FR"/>
          <w:rPrChange w:id="281" w:author="sandra cuadros" w:date="2025-06-21T18:18:00Z">
            <w:rPr/>
          </w:rPrChange>
        </w:rPr>
        <w:t xml:space="preserve">Lapointe, F.-J., &amp; Cucumel, G. (1997). </w:t>
      </w:r>
      <w:r>
        <w:t xml:space="preserve">The Average Consensus Procedure: Combination of Weighted Trees Containing Identical or Overlapping Sets of Taxa. </w:t>
      </w:r>
      <w:r>
        <w:rPr>
          <w:i/>
          <w:iCs/>
        </w:rPr>
        <w:t>Systematic Biology</w:t>
      </w:r>
      <w:r>
        <w:t xml:space="preserve">, </w:t>
      </w:r>
      <w:r>
        <w:rPr>
          <w:i/>
          <w:iCs/>
        </w:rPr>
        <w:t>46</w:t>
      </w:r>
      <w:r>
        <w:t>(2), 306–312. https://doi.org/10.1093/sysbio/46.2.306</w:t>
      </w:r>
    </w:p>
    <w:p w14:paraId="71617218" w14:textId="77777777" w:rsidR="00A04226" w:rsidRDefault="00A04226" w:rsidP="00A04226">
      <w:pPr>
        <w:pStyle w:val="Bibliography"/>
      </w:pPr>
      <w:r>
        <w:t xml:space="preserve">Laughlin, A. J., Sheldon, D. R., Winkler, D. W., &amp; Taylor, C. M. (2014). Behavioral drivers of communal roosting in a songbird: A combined theoretical and empirical approach. </w:t>
      </w:r>
      <w:r>
        <w:rPr>
          <w:i/>
          <w:iCs/>
        </w:rPr>
        <w:t>Behavioral Ecology</w:t>
      </w:r>
      <w:r>
        <w:t xml:space="preserve">, </w:t>
      </w:r>
      <w:r>
        <w:rPr>
          <w:i/>
          <w:iCs/>
        </w:rPr>
        <w:t>25</w:t>
      </w:r>
      <w:r>
        <w:t>(4), 734–743. https://doi.org/10.1093/beheco/aru044</w:t>
      </w:r>
    </w:p>
    <w:p w14:paraId="4262EAA5" w14:textId="77777777" w:rsidR="00A04226" w:rsidRDefault="00A04226" w:rsidP="00A04226">
      <w:pPr>
        <w:pStyle w:val="Bibliography"/>
      </w:pPr>
      <w:r>
        <w:t xml:space="preserve">Lepage, D., Vaidya, G., &amp; Guralnick, R. (2014). Avibase – a database system for managing and organizing taxonomic concepts. </w:t>
      </w:r>
      <w:r>
        <w:rPr>
          <w:i/>
          <w:iCs/>
        </w:rPr>
        <w:t>ZooKeys</w:t>
      </w:r>
      <w:r>
        <w:t xml:space="preserve">, </w:t>
      </w:r>
      <w:r>
        <w:rPr>
          <w:i/>
          <w:iCs/>
        </w:rPr>
        <w:t>420</w:t>
      </w:r>
      <w:r>
        <w:t>, 117–135. https://doi.org/10.3897/zookeys.420.7089</w:t>
      </w:r>
    </w:p>
    <w:p w14:paraId="67D09361" w14:textId="77777777" w:rsidR="00A04226" w:rsidRDefault="00A04226" w:rsidP="00A04226">
      <w:pPr>
        <w:pStyle w:val="Bibliography"/>
      </w:pPr>
      <w:r>
        <w:lastRenderedPageBreak/>
        <w:t xml:space="preserve">Lewis, S. E. (1995). Roost Fidelity of Bats: A Review. </w:t>
      </w:r>
      <w:r>
        <w:rPr>
          <w:i/>
          <w:iCs/>
        </w:rPr>
        <w:t>Journal of Mammalogy</w:t>
      </w:r>
      <w:r>
        <w:t xml:space="preserve">, </w:t>
      </w:r>
      <w:r>
        <w:rPr>
          <w:i/>
          <w:iCs/>
        </w:rPr>
        <w:t>76</w:t>
      </w:r>
      <w:r>
        <w:t>(2), 481–496. https://doi.org/10.2307/1382357</w:t>
      </w:r>
    </w:p>
    <w:p w14:paraId="47B2EF77" w14:textId="77777777" w:rsidR="00A04226" w:rsidRDefault="00A04226" w:rsidP="00A04226">
      <w:pPr>
        <w:pStyle w:val="Bibliography"/>
      </w:pPr>
      <w:r w:rsidRPr="00BA29F4">
        <w:rPr>
          <w:lang w:val="es-ES"/>
          <w:rPrChange w:id="282" w:author="sandra cuadros" w:date="2025-06-21T18:18:00Z">
            <w:rPr/>
          </w:rPrChange>
        </w:rPr>
        <w:t xml:space="preserve">Leyrer, J., Spaans, B., Camara, M., &amp; Piersma, T. (2006). </w:t>
      </w:r>
      <w:r>
        <w:t xml:space="preserve">Small home ranges and high site fidelity in red knots (Calidris c. Canutus) wintering on the Banc d’Arguin, Mauritania. </w:t>
      </w:r>
      <w:r>
        <w:rPr>
          <w:i/>
          <w:iCs/>
        </w:rPr>
        <w:t>Journal of Ornithology</w:t>
      </w:r>
      <w:r>
        <w:t xml:space="preserve">, </w:t>
      </w:r>
      <w:r>
        <w:rPr>
          <w:i/>
          <w:iCs/>
        </w:rPr>
        <w:t>147</w:t>
      </w:r>
      <w:r>
        <w:t>(2), 376–384. https://doi.org/10.1007/s10336-005-0030-8</w:t>
      </w:r>
    </w:p>
    <w:p w14:paraId="36999268" w14:textId="77777777" w:rsidR="00A04226" w:rsidRDefault="00A04226" w:rsidP="00A04226">
      <w:pPr>
        <w:pStyle w:val="Bibliography"/>
      </w:pPr>
      <w:r>
        <w:t xml:space="preserve">Liem, K. F. (1990). Aquatic </w:t>
      </w:r>
      <w:r>
        <w:rPr>
          <w:i/>
          <w:iCs/>
        </w:rPr>
        <w:t>Versus</w:t>
      </w:r>
      <w:r>
        <w:t xml:space="preserve"> Terrestrial Feeding Modes: Possible Impacts on the Trophic Ecology of Vertebrates. </w:t>
      </w:r>
      <w:r>
        <w:rPr>
          <w:i/>
          <w:iCs/>
        </w:rPr>
        <w:t>American Zoologist</w:t>
      </w:r>
      <w:r>
        <w:t xml:space="preserve">, </w:t>
      </w:r>
      <w:r>
        <w:rPr>
          <w:i/>
          <w:iCs/>
        </w:rPr>
        <w:t>30</w:t>
      </w:r>
      <w:r>
        <w:t>(1), 209–221. https://doi.org/10.1093/icb/30.1.209</w:t>
      </w:r>
    </w:p>
    <w:p w14:paraId="3C926205" w14:textId="77777777" w:rsidR="00A04226" w:rsidRDefault="00A04226" w:rsidP="00A04226">
      <w:pPr>
        <w:pStyle w:val="Bibliography"/>
      </w:pPr>
      <w:r>
        <w:t xml:space="preserve">Lourie, E., Shamay, T., Toledo, S., &amp; Nathan, R. (2024). Spatial memory obviates following behaviour in an information centre of wild fruit bats. </w:t>
      </w:r>
      <w:r>
        <w:rPr>
          <w:i/>
          <w:iCs/>
        </w:rPr>
        <w:t>Philosophical Transactions of the Royal Society B: Biological Sciences</w:t>
      </w:r>
      <w:r>
        <w:t xml:space="preserve">, </w:t>
      </w:r>
      <w:r>
        <w:rPr>
          <w:i/>
          <w:iCs/>
        </w:rPr>
        <w:t>379</w:t>
      </w:r>
      <w:r>
        <w:t>(1912), 20240060. https://doi.org/10.1098/rstb.2024.0060</w:t>
      </w:r>
    </w:p>
    <w:p w14:paraId="56C7232C" w14:textId="77777777" w:rsidR="00A04226" w:rsidRDefault="00A04226" w:rsidP="00A04226">
      <w:pPr>
        <w:pStyle w:val="Bibliography"/>
      </w:pPr>
      <w:r>
        <w:t xml:space="preserve">Lubbe, N., Czenze, Z. J., Noakes, M. J., &amp; McKechnie, A. E. (2018). The energetic significance of communal roosting and insulated roost nests in a small arid-zone passerine. </w:t>
      </w:r>
      <w:r>
        <w:rPr>
          <w:i/>
          <w:iCs/>
        </w:rPr>
        <w:t>Ostrich</w:t>
      </w:r>
      <w:r>
        <w:t xml:space="preserve">, </w:t>
      </w:r>
      <w:r>
        <w:rPr>
          <w:i/>
          <w:iCs/>
        </w:rPr>
        <w:t>89</w:t>
      </w:r>
      <w:r>
        <w:t>(4), 347–354. https://doi.org/10.2989/00306525.2018.1538061</w:t>
      </w:r>
    </w:p>
    <w:p w14:paraId="309D2228" w14:textId="77777777" w:rsidR="00A04226" w:rsidRDefault="00A04226" w:rsidP="00A04226">
      <w:pPr>
        <w:pStyle w:val="Bibliography"/>
      </w:pPr>
      <w:r>
        <w:t xml:space="preserve">Luncz, L. V., Wittig, R. M., &amp; Boesch, C. (2015). Primate archaeology reveals cultural transmission in wild chimpanzees ( </w:t>
      </w:r>
      <w:r>
        <w:rPr>
          <w:i/>
          <w:iCs/>
        </w:rPr>
        <w:t>Pan troglodytes verus</w:t>
      </w:r>
      <w:r>
        <w:t xml:space="preserve"> ). </w:t>
      </w:r>
      <w:r>
        <w:rPr>
          <w:i/>
          <w:iCs/>
        </w:rPr>
        <w:t>Philosophical Transactions of the Royal Society B: Biological Sciences</w:t>
      </w:r>
      <w:r>
        <w:t xml:space="preserve">, </w:t>
      </w:r>
      <w:r>
        <w:rPr>
          <w:i/>
          <w:iCs/>
        </w:rPr>
        <w:t>370</w:t>
      </w:r>
      <w:r>
        <w:t>(1682), 20140348. https://doi.org/10.1098/rstb.2014.0348</w:t>
      </w:r>
    </w:p>
    <w:p w14:paraId="173423D6" w14:textId="77777777" w:rsidR="00A04226" w:rsidRDefault="00A04226" w:rsidP="00A04226">
      <w:pPr>
        <w:pStyle w:val="Bibliography"/>
      </w:pPr>
      <w:r>
        <w:t xml:space="preserve">Marinero, N. V., Cailly-Arnulphi, V. B., Lambertucci, S. A., &amp; Borghi, C. E. (2018). Pigmentation and not only sex and age of individuals affects despotism in the Andean condor. </w:t>
      </w:r>
      <w:r>
        <w:rPr>
          <w:i/>
          <w:iCs/>
        </w:rPr>
        <w:t>PLOS ONE</w:t>
      </w:r>
      <w:r>
        <w:t xml:space="preserve">, </w:t>
      </w:r>
      <w:r>
        <w:rPr>
          <w:i/>
          <w:iCs/>
        </w:rPr>
        <w:t>13</w:t>
      </w:r>
      <w:r>
        <w:t>(10), e0205197. https://doi.org/10.1371/journal.pone.0205197</w:t>
      </w:r>
    </w:p>
    <w:p w14:paraId="464F9146" w14:textId="77777777" w:rsidR="00A04226" w:rsidRDefault="00A04226" w:rsidP="00A04226">
      <w:pPr>
        <w:pStyle w:val="Bibliography"/>
      </w:pPr>
      <w:r>
        <w:t xml:space="preserve">Marzluff, J. M. (with Balda, R. P.). (2010). </w:t>
      </w:r>
      <w:r>
        <w:rPr>
          <w:i/>
          <w:iCs/>
        </w:rPr>
        <w:t>The Pinyon Jay: Behavioral Ecology of a Colonial and Cooperative Corvid</w:t>
      </w:r>
      <w:r>
        <w:t>. Bloomsbury Publishing Plc.</w:t>
      </w:r>
    </w:p>
    <w:p w14:paraId="7584FDAC" w14:textId="77777777" w:rsidR="00A04226" w:rsidRDefault="00A04226" w:rsidP="00A04226">
      <w:pPr>
        <w:pStyle w:val="Bibliography"/>
      </w:pPr>
      <w:r>
        <w:t xml:space="preserve">Massen, J. J. M. (2018). Friendships in Animals. In J. Vonk &amp; T. Shackelford (Eds.), </w:t>
      </w:r>
      <w:r>
        <w:rPr>
          <w:i/>
          <w:iCs/>
        </w:rPr>
        <w:t>Encyclopedia of Animal Cognition and Behavior</w:t>
      </w:r>
      <w:r>
        <w:t xml:space="preserve"> (pp. 1–6). Springer International Publishing. https://doi.org/10.1007/978-3-319-47829-6_1899-1</w:t>
      </w:r>
    </w:p>
    <w:p w14:paraId="0A04A81F" w14:textId="77777777" w:rsidR="00A04226" w:rsidRDefault="00A04226" w:rsidP="00A04226">
      <w:pPr>
        <w:pStyle w:val="Bibliography"/>
      </w:pPr>
      <w:r>
        <w:lastRenderedPageBreak/>
        <w:t xml:space="preserve">McClure, C. J. W., Westrip, J. R. S., Johnson, J. A., Schulwitz, S. E., Virani, M. Z., Davies, R., Symes, A., Wheatley, H., Thorstrom, R., Amar, A., Buij, R., Jones, V. R., Williams, N. P., Buechley, E. R., &amp; Butchart, S. H. M. (2018). State of the world’s raptors: Distributions, threats, and conservation recommendations. </w:t>
      </w:r>
      <w:r>
        <w:rPr>
          <w:i/>
          <w:iCs/>
        </w:rPr>
        <w:t>Biological Conservation</w:t>
      </w:r>
      <w:r>
        <w:t xml:space="preserve">, </w:t>
      </w:r>
      <w:r>
        <w:rPr>
          <w:i/>
          <w:iCs/>
        </w:rPr>
        <w:t>227</w:t>
      </w:r>
      <w:r>
        <w:t>, 390–402. https://doi.org/10.1016/j.biocon.2018.08.012</w:t>
      </w:r>
    </w:p>
    <w:p w14:paraId="6FB271D2" w14:textId="77777777" w:rsidR="00A04226" w:rsidRDefault="00A04226" w:rsidP="00A04226">
      <w:pPr>
        <w:pStyle w:val="Bibliography"/>
      </w:pPr>
      <w:r>
        <w:t xml:space="preserve">McGowan, A., Sharp, S. P., Simeoni, M., &amp; Hatchwell, B. J. (2006). Competing for position in the communal roosts of long-tailed tits. </w:t>
      </w:r>
      <w:r>
        <w:rPr>
          <w:i/>
          <w:iCs/>
        </w:rPr>
        <w:t>Animal Behaviour</w:t>
      </w:r>
      <w:r>
        <w:t xml:space="preserve">, </w:t>
      </w:r>
      <w:r>
        <w:rPr>
          <w:i/>
          <w:iCs/>
        </w:rPr>
        <w:t>72</w:t>
      </w:r>
      <w:r>
        <w:t>(5), 1035–1043. https://doi.org/10.1016/j.anbehav.2006.02.020</w:t>
      </w:r>
    </w:p>
    <w:p w14:paraId="2BC566D9" w14:textId="77777777" w:rsidR="00A04226" w:rsidRDefault="00A04226" w:rsidP="00A04226">
      <w:pPr>
        <w:pStyle w:val="Bibliography"/>
      </w:pPr>
      <w:r>
        <w:t xml:space="preserve">McGREGOR, A., &amp; Healy, S. D. (1999). Spatial accuracy in food-storing and nonstoring birds. </w:t>
      </w:r>
      <w:r>
        <w:rPr>
          <w:i/>
          <w:iCs/>
        </w:rPr>
        <w:t>Animal Behaviour</w:t>
      </w:r>
      <w:r>
        <w:t xml:space="preserve">, </w:t>
      </w:r>
      <w:r>
        <w:rPr>
          <w:i/>
          <w:iCs/>
        </w:rPr>
        <w:t>58</w:t>
      </w:r>
      <w:r>
        <w:t>(4), 727–734. https://doi.org/10.1006/anbe.1999.1190</w:t>
      </w:r>
    </w:p>
    <w:p w14:paraId="4F07597D" w14:textId="77777777" w:rsidR="00A04226" w:rsidRDefault="00A04226" w:rsidP="00A04226">
      <w:pPr>
        <w:pStyle w:val="Bibliography"/>
      </w:pPr>
      <w:r>
        <w:t xml:space="preserve">Mercader, J., Barton, H., Gillespie, J., Harris, J., Kuhn, S., Tyler, R., &amp; Boesch, C. (2007). 4,300-Year-old chimpanzee sites and the origins of percussive stone technology. </w:t>
      </w:r>
      <w:r>
        <w:rPr>
          <w:i/>
          <w:iCs/>
        </w:rPr>
        <w:t>Proceedings of the National Academy of Sciences</w:t>
      </w:r>
      <w:r>
        <w:t xml:space="preserve">, </w:t>
      </w:r>
      <w:r>
        <w:rPr>
          <w:i/>
          <w:iCs/>
        </w:rPr>
        <w:t>104</w:t>
      </w:r>
      <w:r>
        <w:t>(9), 3043–3048. https://doi.org/10.1073/pnas.0607909104</w:t>
      </w:r>
    </w:p>
    <w:p w14:paraId="6800F543" w14:textId="77777777" w:rsidR="00A04226" w:rsidRPr="00BA29F4" w:rsidRDefault="00A04226" w:rsidP="00A04226">
      <w:pPr>
        <w:pStyle w:val="Bibliography"/>
        <w:rPr>
          <w:lang w:val="es-ES"/>
          <w:rPrChange w:id="283" w:author="sandra cuadros" w:date="2025-06-21T18:18:00Z">
            <w:rPr/>
          </w:rPrChange>
        </w:rPr>
      </w:pPr>
      <w:r>
        <w:t xml:space="preserve">Mock, D. W., Lamey, T. C., &amp; Thompson, D. B. A. (1988). Falsifiability and the Information Centre Hypothesis. </w:t>
      </w:r>
      <w:r w:rsidRPr="00BA29F4">
        <w:rPr>
          <w:i/>
          <w:iCs/>
          <w:lang w:val="es-ES"/>
          <w:rPrChange w:id="284" w:author="sandra cuadros" w:date="2025-06-21T18:18:00Z">
            <w:rPr>
              <w:i/>
              <w:iCs/>
            </w:rPr>
          </w:rPrChange>
        </w:rPr>
        <w:t>Ornis Scandinavica</w:t>
      </w:r>
      <w:r w:rsidRPr="00BA29F4">
        <w:rPr>
          <w:lang w:val="es-ES"/>
          <w:rPrChange w:id="285" w:author="sandra cuadros" w:date="2025-06-21T18:18:00Z">
            <w:rPr/>
          </w:rPrChange>
        </w:rPr>
        <w:t xml:space="preserve">, </w:t>
      </w:r>
      <w:r w:rsidRPr="00BA29F4">
        <w:rPr>
          <w:i/>
          <w:iCs/>
          <w:lang w:val="es-ES"/>
          <w:rPrChange w:id="286" w:author="sandra cuadros" w:date="2025-06-21T18:18:00Z">
            <w:rPr>
              <w:i/>
              <w:iCs/>
            </w:rPr>
          </w:rPrChange>
        </w:rPr>
        <w:t>19</w:t>
      </w:r>
      <w:r w:rsidRPr="00BA29F4">
        <w:rPr>
          <w:lang w:val="es-ES"/>
          <w:rPrChange w:id="287" w:author="sandra cuadros" w:date="2025-06-21T18:18:00Z">
            <w:rPr/>
          </w:rPrChange>
        </w:rPr>
        <w:t>(3), 231. https://doi.org/10.2307/3676564</w:t>
      </w:r>
    </w:p>
    <w:p w14:paraId="07CDF7EA" w14:textId="77777777" w:rsidR="00A04226" w:rsidRDefault="00A04226" w:rsidP="00A04226">
      <w:pPr>
        <w:pStyle w:val="Bibliography"/>
      </w:pPr>
      <w:r w:rsidRPr="00BA29F4">
        <w:rPr>
          <w:lang w:val="es-ES"/>
          <w:rPrChange w:id="288" w:author="sandra cuadros" w:date="2025-06-21T18:18:00Z">
            <w:rPr/>
          </w:rPrChange>
        </w:rPr>
        <w:t xml:space="preserve">Moleón, M., Bautista, J., &amp; Madero, A. (2011). </w:t>
      </w:r>
      <w:r>
        <w:t xml:space="preserve">Communal Roosting in Young Bonelli’s Eagles (A </w:t>
      </w:r>
      <w:r>
        <w:rPr>
          <w:smallCaps/>
        </w:rPr>
        <w:t>quila fasciata</w:t>
      </w:r>
      <w:r>
        <w:t xml:space="preserve"> ). </w:t>
      </w:r>
      <w:r>
        <w:rPr>
          <w:i/>
          <w:iCs/>
        </w:rPr>
        <w:t>Journal of Raptor Research</w:t>
      </w:r>
      <w:r>
        <w:t xml:space="preserve">, </w:t>
      </w:r>
      <w:r>
        <w:rPr>
          <w:i/>
          <w:iCs/>
        </w:rPr>
        <w:t>45</w:t>
      </w:r>
      <w:r>
        <w:t>(4), 353–356. https://doi.org/10.3356/JRR-11-30.1</w:t>
      </w:r>
    </w:p>
    <w:p w14:paraId="03AC870E" w14:textId="77777777" w:rsidR="00A04226" w:rsidRDefault="00A04226" w:rsidP="00A04226">
      <w:pPr>
        <w:pStyle w:val="Bibliography"/>
      </w:pPr>
      <w:r>
        <w:t xml:space="preserve">Monier, S. A. (2024). Social interactions and information use by foraging seabirds. </w:t>
      </w:r>
      <w:r>
        <w:rPr>
          <w:i/>
          <w:iCs/>
        </w:rPr>
        <w:t>Biological Reviews</w:t>
      </w:r>
      <w:r>
        <w:t xml:space="preserve">, </w:t>
      </w:r>
      <w:r>
        <w:rPr>
          <w:i/>
          <w:iCs/>
        </w:rPr>
        <w:t>99</w:t>
      </w:r>
      <w:r>
        <w:t>(5), 1717–1735. https://doi.org/10.1111/brv.13089</w:t>
      </w:r>
    </w:p>
    <w:p w14:paraId="0CC5DCA9" w14:textId="77777777" w:rsidR="00A04226" w:rsidRDefault="00A04226" w:rsidP="00A04226">
      <w:pPr>
        <w:pStyle w:val="Bibliography"/>
      </w:pPr>
      <w:r>
        <w:t xml:space="preserve">Moreno-Opo, R., Trujillano, A., &amp; Margalida, A. (2020). Larger size and older age confer competitive advantage: Dominance hierarchy within European vulture guild. </w:t>
      </w:r>
      <w:r>
        <w:rPr>
          <w:i/>
          <w:iCs/>
        </w:rPr>
        <w:t>Scientific Reports</w:t>
      </w:r>
      <w:r>
        <w:t xml:space="preserve">, </w:t>
      </w:r>
      <w:r>
        <w:rPr>
          <w:i/>
          <w:iCs/>
        </w:rPr>
        <w:t>10</w:t>
      </w:r>
      <w:r>
        <w:t>(1). https://doi.org/10.1038/s41598-020-59387-4</w:t>
      </w:r>
    </w:p>
    <w:p w14:paraId="1DAEF831" w14:textId="77777777" w:rsidR="00A04226" w:rsidRDefault="00A04226" w:rsidP="00A04226">
      <w:pPr>
        <w:pStyle w:val="Bibliography"/>
      </w:pPr>
      <w:r>
        <w:t xml:space="preserve">Munshi-South, J., &amp; Wilkinson, G. S. (2006). Diet Influences Life Span in Parrots (Psittaciformes). </w:t>
      </w:r>
      <w:r>
        <w:rPr>
          <w:i/>
          <w:iCs/>
        </w:rPr>
        <w:t>The Auk</w:t>
      </w:r>
      <w:r>
        <w:t xml:space="preserve">, </w:t>
      </w:r>
      <w:r>
        <w:rPr>
          <w:i/>
          <w:iCs/>
        </w:rPr>
        <w:t>123</w:t>
      </w:r>
      <w:r>
        <w:t>(1), 108–118. https://doi.org/10.1093/auk/123.1.108</w:t>
      </w:r>
    </w:p>
    <w:p w14:paraId="5C743D80" w14:textId="77777777" w:rsidR="00A04226" w:rsidRDefault="00A04226" w:rsidP="00A04226">
      <w:pPr>
        <w:pStyle w:val="Bibliography"/>
      </w:pPr>
      <w:r>
        <w:lastRenderedPageBreak/>
        <w:t xml:space="preserve">Nagy, K. A., Girard, I. A., &amp; Brown, T. K. (1999). ENERGETICS OF FREE-RANGING MAMMALS, REPTILES, AND BIRDS. </w:t>
      </w:r>
      <w:r>
        <w:rPr>
          <w:i/>
          <w:iCs/>
        </w:rPr>
        <w:t>Annual Review of Nutrition</w:t>
      </w:r>
      <w:r>
        <w:t xml:space="preserve">, </w:t>
      </w:r>
      <w:r>
        <w:rPr>
          <w:i/>
          <w:iCs/>
        </w:rPr>
        <w:t>19</w:t>
      </w:r>
      <w:r>
        <w:t>(1), 247–277. https://doi.org/10.1146/annurev.nutr.19.1.247</w:t>
      </w:r>
    </w:p>
    <w:p w14:paraId="72683F33" w14:textId="77777777" w:rsidR="00A04226" w:rsidRDefault="00A04226" w:rsidP="00A04226">
      <w:pPr>
        <w:pStyle w:val="Bibliography"/>
      </w:pPr>
      <w:r>
        <w:t xml:space="preserve">Németh, Z., &amp; Moore, F. R. (2014). </w:t>
      </w:r>
      <w:r w:rsidRPr="00BA29F4">
        <w:rPr>
          <w:lang w:val="fr-FR"/>
          <w:rPrChange w:id="289" w:author="sandra cuadros" w:date="2025-06-21T18:18:00Z">
            <w:rPr/>
          </w:rPrChange>
        </w:rPr>
        <w:t xml:space="preserve">Information acquisition during migration: A social perspective. </w:t>
      </w:r>
      <w:r>
        <w:rPr>
          <w:i/>
          <w:iCs/>
        </w:rPr>
        <w:t>The Auk</w:t>
      </w:r>
      <w:r>
        <w:t xml:space="preserve">, </w:t>
      </w:r>
      <w:r>
        <w:rPr>
          <w:i/>
          <w:iCs/>
        </w:rPr>
        <w:t>131</w:t>
      </w:r>
      <w:r>
        <w:t>(2), 186–194. https://doi.org/10.1642/AUK-13-195.1</w:t>
      </w:r>
    </w:p>
    <w:p w14:paraId="244D705B" w14:textId="77777777" w:rsidR="00A04226" w:rsidRDefault="00A04226" w:rsidP="00A04226">
      <w:pPr>
        <w:pStyle w:val="Bibliography"/>
      </w:pPr>
      <w:r>
        <w:t xml:space="preserve">Novaes, W. G., &amp; Cintra, R. (2013). Factors influencing the selection of communal roost sites by the Black Vulture Coragyps atratus (Aves: Cathartidae) in an urban area in Central Amazon. </w:t>
      </w:r>
      <w:r>
        <w:rPr>
          <w:i/>
          <w:iCs/>
        </w:rPr>
        <w:t>Zoologia (Curitiba)</w:t>
      </w:r>
      <w:r>
        <w:t xml:space="preserve">, </w:t>
      </w:r>
      <w:r>
        <w:rPr>
          <w:i/>
          <w:iCs/>
        </w:rPr>
        <w:t>30</w:t>
      </w:r>
      <w:r>
        <w:t>(6), 607–614. https://doi.org/10.1590/S1984-46702013005000014</w:t>
      </w:r>
    </w:p>
    <w:p w14:paraId="49DC0B08" w14:textId="77777777" w:rsidR="00A04226" w:rsidRDefault="00A04226" w:rsidP="00A04226">
      <w:pPr>
        <w:pStyle w:val="Bibliography"/>
      </w:pPr>
      <w:r>
        <w:t xml:space="preserve">Nowlin, W. H., Vanni, M. J., &amp; Yang, L. H. (2008). COMPARING RESOURCE PULSES IN AQUATIC AND TERRESTRIAL ECOSYSTEMS. </w:t>
      </w:r>
      <w:r>
        <w:rPr>
          <w:i/>
          <w:iCs/>
        </w:rPr>
        <w:t>Ecology</w:t>
      </w:r>
      <w:r>
        <w:t xml:space="preserve">, </w:t>
      </w:r>
      <w:r>
        <w:rPr>
          <w:i/>
          <w:iCs/>
        </w:rPr>
        <w:t>89</w:t>
      </w:r>
      <w:r>
        <w:t>(3), 647–659. https://doi.org/10.1890/07-0303.1</w:t>
      </w:r>
    </w:p>
    <w:p w14:paraId="199FFFAF" w14:textId="77777777" w:rsidR="00A04226" w:rsidRDefault="00A04226" w:rsidP="00A04226">
      <w:pPr>
        <w:pStyle w:val="Bibliography"/>
      </w:pPr>
      <w:r>
        <w:t xml:space="preserve">Ogada, D., Botha, A., &amp; Shaw, P. (2016). Ivory poachers and poison: Drivers of Africa’s declining vulture populations. </w:t>
      </w:r>
      <w:r>
        <w:rPr>
          <w:i/>
          <w:iCs/>
        </w:rPr>
        <w:t>Oryx</w:t>
      </w:r>
      <w:r>
        <w:t xml:space="preserve">, </w:t>
      </w:r>
      <w:r>
        <w:rPr>
          <w:i/>
          <w:iCs/>
        </w:rPr>
        <w:t>50</w:t>
      </w:r>
      <w:r>
        <w:t>(4), 593–596. https://doi.org/10.1017/S0030605315001209</w:t>
      </w:r>
    </w:p>
    <w:p w14:paraId="2A20A4E2" w14:textId="77777777" w:rsidR="00A04226" w:rsidRDefault="00A04226" w:rsidP="00A04226">
      <w:pPr>
        <w:pStyle w:val="Bibliography"/>
      </w:pPr>
      <w:r>
        <w:t xml:space="preserve">Ogada, D. L. (2014). The power of poison: Pesticide poisoning of Africa’s wildlife. </w:t>
      </w:r>
      <w:r>
        <w:rPr>
          <w:i/>
          <w:iCs/>
        </w:rPr>
        <w:t>Annals of the New York Academy of Sciences</w:t>
      </w:r>
      <w:r>
        <w:t xml:space="preserve">, </w:t>
      </w:r>
      <w:r>
        <w:rPr>
          <w:i/>
          <w:iCs/>
        </w:rPr>
        <w:t>1322</w:t>
      </w:r>
      <w:r>
        <w:t>(1), 1–20. https://doi.org/10.1111/nyas.12405</w:t>
      </w:r>
    </w:p>
    <w:p w14:paraId="41623071" w14:textId="77777777" w:rsidR="00A04226" w:rsidRDefault="00A04226" w:rsidP="00A04226">
      <w:pPr>
        <w:pStyle w:val="Bibliography"/>
      </w:pPr>
      <w:r>
        <w:t xml:space="preserve">Ostfeld, R. S., &amp; Keesing, F. (2000). Pulsed resources and community dynamics of consumers in terrestrial ecosystems. </w:t>
      </w:r>
      <w:r>
        <w:rPr>
          <w:i/>
          <w:iCs/>
        </w:rPr>
        <w:t>Trends in Ecology &amp; Evolution</w:t>
      </w:r>
      <w:r>
        <w:t xml:space="preserve">, </w:t>
      </w:r>
      <w:r>
        <w:rPr>
          <w:i/>
          <w:iCs/>
        </w:rPr>
        <w:t>15</w:t>
      </w:r>
      <w:r>
        <w:t>(6), 232–237. https://doi.org/10.1016/s0169-5347(00)01862-0</w:t>
      </w:r>
    </w:p>
    <w:p w14:paraId="6EE93DAF" w14:textId="77777777" w:rsidR="00A04226" w:rsidRDefault="00A04226" w:rsidP="00A04226">
      <w:pPr>
        <w:pStyle w:val="Bibliography"/>
      </w:pPr>
      <w:r>
        <w:t xml:space="preserve">Papageorgiou, D., Cherono, W., Gall, G., Nyaguthii, B., &amp; Farine, D. R. (2024). Testing the information centre hypothesis in a multilevel society. </w:t>
      </w:r>
      <w:r>
        <w:rPr>
          <w:i/>
          <w:iCs/>
        </w:rPr>
        <w:t>Journal of Animal Ecology</w:t>
      </w:r>
      <w:r>
        <w:t xml:space="preserve">, </w:t>
      </w:r>
      <w:r>
        <w:rPr>
          <w:i/>
          <w:iCs/>
        </w:rPr>
        <w:t>93</w:t>
      </w:r>
      <w:r>
        <w:t>(8), 1147–1159. https://doi.org/10.1111/1365-2656.14131</w:t>
      </w:r>
    </w:p>
    <w:p w14:paraId="04F04C3A" w14:textId="77777777" w:rsidR="00A04226" w:rsidRDefault="00A04226" w:rsidP="00A04226">
      <w:pPr>
        <w:pStyle w:val="Bibliography"/>
      </w:pPr>
      <w:r>
        <w:t xml:space="preserve">Penndorf, J., Farine, D. R., Martin, J. M., &amp; Aplin, L. M. (2023). </w:t>
      </w:r>
      <w:r>
        <w:rPr>
          <w:i/>
          <w:iCs/>
        </w:rPr>
        <w:t>Parrot politics: Social decision-making in wild parrots relies on both individual recognition and intrinsic markers</w:t>
      </w:r>
      <w:r>
        <w:t>. https://doi.org/10.1101/2023.10.02.560599</w:t>
      </w:r>
    </w:p>
    <w:p w14:paraId="11A9050B" w14:textId="77777777" w:rsidR="00A04226" w:rsidRDefault="00A04226" w:rsidP="00A04226">
      <w:pPr>
        <w:pStyle w:val="Bibliography"/>
      </w:pPr>
      <w:r>
        <w:lastRenderedPageBreak/>
        <w:t xml:space="preserve">Peters, R. H. (1983). </w:t>
      </w:r>
      <w:r>
        <w:rPr>
          <w:i/>
          <w:iCs/>
        </w:rPr>
        <w:t>The Ecological Implications of Body Size</w:t>
      </w:r>
      <w:r>
        <w:t xml:space="preserve"> (1st ed.). Cambridge University Press. https://doi.org/10.1017/CBO9780511608551</w:t>
      </w:r>
    </w:p>
    <w:p w14:paraId="1C3344C6" w14:textId="77777777" w:rsidR="00A04226" w:rsidRDefault="00A04226" w:rsidP="00A04226">
      <w:pPr>
        <w:pStyle w:val="Bibliography"/>
      </w:pPr>
      <w:r>
        <w:t xml:space="preserve">Poessel, S. A., Brandt, J., Miller, T. A., &amp; Katzner, T. E. (2018). Meteorological and environmental variables affect flight behaviour and decision-making of an obligate soaring bird, the California Condor </w:t>
      </w:r>
      <w:r>
        <w:rPr>
          <w:i/>
          <w:iCs/>
        </w:rPr>
        <w:t>Gymnogyps californianus</w:t>
      </w:r>
      <w:r>
        <w:t xml:space="preserve">. </w:t>
      </w:r>
      <w:r>
        <w:rPr>
          <w:i/>
          <w:iCs/>
        </w:rPr>
        <w:t>Ibis</w:t>
      </w:r>
      <w:r>
        <w:t xml:space="preserve">, </w:t>
      </w:r>
      <w:r>
        <w:rPr>
          <w:i/>
          <w:iCs/>
        </w:rPr>
        <w:t>160</w:t>
      </w:r>
      <w:r>
        <w:t>(1), 36–53. https://doi.org/10.1111/ibi.12531</w:t>
      </w:r>
    </w:p>
    <w:p w14:paraId="75E2283C" w14:textId="77777777" w:rsidR="00A04226" w:rsidRDefault="00A04226" w:rsidP="00A04226">
      <w:pPr>
        <w:pStyle w:val="Bibliography"/>
      </w:pPr>
      <w:r>
        <w:t xml:space="preserve">Preston, M. I. (2005). FACTORS AFFECTING WINTER ROOST DISPERSAL AND DAILY BEHAVIOUR OF COMMON RAVENS (CORVUS CORAX) IN SOUTHWESTERN ALBERTA. </w:t>
      </w:r>
      <w:r>
        <w:rPr>
          <w:i/>
          <w:iCs/>
        </w:rPr>
        <w:t>Northwestern Naturalist</w:t>
      </w:r>
      <w:r>
        <w:t xml:space="preserve">, </w:t>
      </w:r>
      <w:r>
        <w:rPr>
          <w:i/>
          <w:iCs/>
        </w:rPr>
        <w:t>86</w:t>
      </w:r>
      <w:r>
        <w:t>(3), 123–130. https://doi.org/10.1898/1051-1733(2005)086[0123:FAWRDA]2.0.CO;2</w:t>
      </w:r>
    </w:p>
    <w:p w14:paraId="002E6A81" w14:textId="77777777" w:rsidR="00A04226" w:rsidRDefault="00A04226" w:rsidP="00A04226">
      <w:pPr>
        <w:pStyle w:val="Bibliography"/>
      </w:pPr>
      <w:r>
        <w:t xml:space="preserve">Rafacz, M., &amp; Templeton, J. J. (2003). Environmental Unpredictability and the Value of Social Information for Foraging Starlings. </w:t>
      </w:r>
      <w:r>
        <w:rPr>
          <w:i/>
          <w:iCs/>
        </w:rPr>
        <w:t>Ethology</w:t>
      </w:r>
      <w:r>
        <w:t xml:space="preserve">, </w:t>
      </w:r>
      <w:r>
        <w:rPr>
          <w:i/>
          <w:iCs/>
        </w:rPr>
        <w:t>109</w:t>
      </w:r>
      <w:r>
        <w:t>(12), 951–960. https://doi.org/10.1046/j.0179-1613.2003.00935.x</w:t>
      </w:r>
    </w:p>
    <w:p w14:paraId="0FB88F23" w14:textId="77777777" w:rsidR="00A04226" w:rsidRDefault="00A04226" w:rsidP="00A04226">
      <w:pPr>
        <w:pStyle w:val="Bibliography"/>
      </w:pPr>
      <w:r>
        <w:t xml:space="preserve">Revell, L. J. (2012). phytools: An R package for phylogenetic comparative biology (and other things). </w:t>
      </w:r>
      <w:r>
        <w:rPr>
          <w:i/>
          <w:iCs/>
        </w:rPr>
        <w:t>Methods in Ecology and Evolution</w:t>
      </w:r>
      <w:r>
        <w:t xml:space="preserve">, </w:t>
      </w:r>
      <w:r>
        <w:rPr>
          <w:i/>
          <w:iCs/>
        </w:rPr>
        <w:t>3</w:t>
      </w:r>
      <w:r>
        <w:t>(2), 217–223. https://doi.org/10.1111/j.2041-210X.2011.00169.x</w:t>
      </w:r>
    </w:p>
    <w:p w14:paraId="3657F501" w14:textId="77777777" w:rsidR="00A04226" w:rsidRDefault="00A04226" w:rsidP="00A04226">
      <w:pPr>
        <w:pStyle w:val="Bibliography"/>
      </w:pPr>
      <w:r>
        <w:t xml:space="preserve">Robinson, B., &amp; Davis, C. (2014). A Communal Roosting of the Great Horned Owl ( </w:t>
      </w:r>
      <w:r>
        <w:rPr>
          <w:i/>
          <w:iCs/>
        </w:rPr>
        <w:t>Bubo virginianus</w:t>
      </w:r>
      <w:r>
        <w:t xml:space="preserve"> ). </w:t>
      </w:r>
      <w:r>
        <w:rPr>
          <w:i/>
          <w:iCs/>
        </w:rPr>
        <w:t>Journal of Raptor Research</w:t>
      </w:r>
      <w:r>
        <w:t xml:space="preserve">, </w:t>
      </w:r>
      <w:r>
        <w:rPr>
          <w:i/>
          <w:iCs/>
        </w:rPr>
        <w:t>48</w:t>
      </w:r>
      <w:r>
        <w:t>(1), 88–89. https://doi.org/10.3356/JRR-13-47.1</w:t>
      </w:r>
    </w:p>
    <w:p w14:paraId="675EED8D" w14:textId="77777777" w:rsidR="00A04226" w:rsidRDefault="00A04226" w:rsidP="00A04226">
      <w:pPr>
        <w:pStyle w:val="Bibliography"/>
      </w:pPr>
      <w:r>
        <w:t xml:space="preserve">Rosa, S., Encarnação, A. L., Granadeiro, J. P., &amp; Palmeirim, J. M. (2006). High water roost selection by waders: Maximizing feeding opportunities or avoiding predation? </w:t>
      </w:r>
      <w:r>
        <w:rPr>
          <w:i/>
          <w:iCs/>
        </w:rPr>
        <w:t>Ibis</w:t>
      </w:r>
      <w:r>
        <w:t xml:space="preserve">, </w:t>
      </w:r>
      <w:r>
        <w:rPr>
          <w:i/>
          <w:iCs/>
        </w:rPr>
        <w:t>148</w:t>
      </w:r>
      <w:r>
        <w:t>(1), 88–97. https://doi.org/10.1111/j.1474-919X.2006.00497.x</w:t>
      </w:r>
    </w:p>
    <w:p w14:paraId="3FCC237F" w14:textId="77777777" w:rsidR="00A04226" w:rsidRDefault="00A04226" w:rsidP="00A04226">
      <w:pPr>
        <w:pStyle w:val="Bibliography"/>
      </w:pPr>
      <w:r>
        <w:t xml:space="preserve">Saldanha, S., Taylor, P. D., Imlay, T. L., &amp; Leonard, M. L. (2019). Biological and environmental factors related to communal roosting behavior of breeding Bank Swallow (Riparia riparia). </w:t>
      </w:r>
      <w:r>
        <w:rPr>
          <w:i/>
          <w:iCs/>
        </w:rPr>
        <w:t>Avian Conservation and Ecology</w:t>
      </w:r>
      <w:r>
        <w:t xml:space="preserve">, </w:t>
      </w:r>
      <w:r>
        <w:rPr>
          <w:i/>
          <w:iCs/>
        </w:rPr>
        <w:t>14</w:t>
      </w:r>
      <w:r>
        <w:t>(2), art21. https://doi.org/10.5751/ACE-01490-140221</w:t>
      </w:r>
    </w:p>
    <w:p w14:paraId="157AA0D9" w14:textId="77777777" w:rsidR="00A04226" w:rsidRDefault="00A04226" w:rsidP="00A04226">
      <w:pPr>
        <w:pStyle w:val="Bibliography"/>
      </w:pPr>
      <w:r>
        <w:t xml:space="preserve">Santangeli, A., Arkumarev, V., Rust, N., &amp; Girardello, M. (2016). Understanding, quantifying and mapping the use of poison by commercial farmers in Namibia – Implications for scavengers’ conservation </w:t>
      </w:r>
      <w:r>
        <w:lastRenderedPageBreak/>
        <w:t xml:space="preserve">and ecosystem health. </w:t>
      </w:r>
      <w:r>
        <w:rPr>
          <w:i/>
          <w:iCs/>
        </w:rPr>
        <w:t>Biological Conservation</w:t>
      </w:r>
      <w:r>
        <w:t xml:space="preserve">, </w:t>
      </w:r>
      <w:r>
        <w:rPr>
          <w:i/>
          <w:iCs/>
        </w:rPr>
        <w:t>204</w:t>
      </w:r>
      <w:r>
        <w:t>, 205–211. https://doi.org/10.1016/j.biocon.2016.10.018</w:t>
      </w:r>
    </w:p>
    <w:p w14:paraId="1C7952EA" w14:textId="77777777" w:rsidR="00A04226" w:rsidRDefault="00A04226" w:rsidP="00A04226">
      <w:pPr>
        <w:pStyle w:val="Bibliography"/>
      </w:pPr>
      <w:r>
        <w:t xml:space="preserve">Sassi, Y., Nouzières, B., Scacco, M., Tremblay, Y., Duriez, O., &amp; Robira, B. (2024). The use of social information in vulture flight decisions. </w:t>
      </w:r>
      <w:r>
        <w:rPr>
          <w:i/>
          <w:iCs/>
        </w:rPr>
        <w:t>Proceedings of the Royal Society B: Biological Sciences</w:t>
      </w:r>
      <w:r>
        <w:t xml:space="preserve">, </w:t>
      </w:r>
      <w:r>
        <w:rPr>
          <w:i/>
          <w:iCs/>
        </w:rPr>
        <w:t>291</w:t>
      </w:r>
      <w:r>
        <w:t>(2018), 20231729. https://doi.org/10.1098/rspb.2023.1729</w:t>
      </w:r>
    </w:p>
    <w:p w14:paraId="756EA9AE" w14:textId="77777777" w:rsidR="00A04226" w:rsidRDefault="00A04226" w:rsidP="00A04226">
      <w:pPr>
        <w:pStyle w:val="Bibliography"/>
      </w:pPr>
      <w:r w:rsidRPr="00BA29F4">
        <w:rPr>
          <w:lang w:val="fr-FR"/>
          <w:rPrChange w:id="290" w:author="sandra cuadros" w:date="2025-06-21T18:18:00Z">
            <w:rPr/>
          </w:rPrChange>
        </w:rPr>
        <w:t xml:space="preserve">Savolainen, R., Vepsäläinen, K., &amp; Vepsalainen, K. (1988). </w:t>
      </w:r>
      <w:r>
        <w:t xml:space="preserve">A Competition Hierarchy among Boreal Ants: Impact on Resource Partitioning and Community Structure. </w:t>
      </w:r>
      <w:r>
        <w:rPr>
          <w:i/>
          <w:iCs/>
        </w:rPr>
        <w:t>Oikos</w:t>
      </w:r>
      <w:r>
        <w:t xml:space="preserve">, </w:t>
      </w:r>
      <w:r>
        <w:rPr>
          <w:i/>
          <w:iCs/>
        </w:rPr>
        <w:t>51</w:t>
      </w:r>
      <w:r>
        <w:t>(2), 135. https://doi.org/10.2307/3565636</w:t>
      </w:r>
    </w:p>
    <w:p w14:paraId="31706DC6" w14:textId="77777777" w:rsidR="00A04226" w:rsidRDefault="00A04226" w:rsidP="00A04226">
      <w:pPr>
        <w:pStyle w:val="Bibliography"/>
      </w:pPr>
      <w:r>
        <w:t xml:space="preserve">Scacco, M., Flack, A., Duriez, O., Wikelski, M., &amp; Safi, K. (2019). Static landscape features predict uplift locations for soaring birds across Europe. </w:t>
      </w:r>
      <w:r>
        <w:rPr>
          <w:i/>
          <w:iCs/>
        </w:rPr>
        <w:t>Royal Society Open Science</w:t>
      </w:r>
      <w:r>
        <w:t xml:space="preserve">, </w:t>
      </w:r>
      <w:r>
        <w:rPr>
          <w:i/>
          <w:iCs/>
        </w:rPr>
        <w:t>6</w:t>
      </w:r>
      <w:r>
        <w:t>(1), 181440. https://doi.org/10.1098/rsos.181440</w:t>
      </w:r>
    </w:p>
    <w:p w14:paraId="41301E9E" w14:textId="77777777" w:rsidR="00A04226" w:rsidRDefault="00A04226" w:rsidP="00A04226">
      <w:pPr>
        <w:pStyle w:val="Bibliography"/>
      </w:pPr>
      <w:r>
        <w:t xml:space="preserve">Schuette, P., Wagner, A. P., Wagner, M. E., &amp; Creel, S. (2013). Occupancy patterns and niche partitioning within a diverse carnivore community exposed to anthropogenic pressures. </w:t>
      </w:r>
      <w:r>
        <w:rPr>
          <w:i/>
          <w:iCs/>
        </w:rPr>
        <w:t>Biological Conservation</w:t>
      </w:r>
      <w:r>
        <w:t xml:space="preserve">, </w:t>
      </w:r>
      <w:r>
        <w:rPr>
          <w:i/>
          <w:iCs/>
        </w:rPr>
        <w:t>158</w:t>
      </w:r>
      <w:r>
        <w:t>, 301–312. https://doi.org/10.1016/j.biocon.2012.08.008</w:t>
      </w:r>
    </w:p>
    <w:p w14:paraId="6E137D7F" w14:textId="77777777" w:rsidR="00A04226" w:rsidRDefault="00A04226" w:rsidP="00A04226">
      <w:pPr>
        <w:pStyle w:val="Bibliography"/>
      </w:pPr>
      <w:r>
        <w:t xml:space="preserve">Seixas, G. H. F., &amp; Mourão, G. (2018). Communal roosts of the Blue-fronted Amazons (Amazona aestiva) in a large tropical wetland: Are they of different types? </w:t>
      </w:r>
      <w:r>
        <w:rPr>
          <w:i/>
          <w:iCs/>
        </w:rPr>
        <w:t>PLOS ONE</w:t>
      </w:r>
      <w:r>
        <w:t xml:space="preserve">, </w:t>
      </w:r>
      <w:r>
        <w:rPr>
          <w:i/>
          <w:iCs/>
        </w:rPr>
        <w:t>13</w:t>
      </w:r>
      <w:r>
        <w:t>(10), e0204824. https://doi.org/10.1371/journal.pone.0204824</w:t>
      </w:r>
    </w:p>
    <w:p w14:paraId="7CC252C4" w14:textId="77777777" w:rsidR="00A04226" w:rsidRDefault="00A04226" w:rsidP="00A04226">
      <w:pPr>
        <w:pStyle w:val="Bibliography"/>
      </w:pPr>
      <w:r>
        <w:t xml:space="preserve">Sheard, C., Neate-Clegg, M. H. C., Alioravainen, N., Jones, S. E. I., Vincent, C., MacGregor, H. E. A., Bregman, T. P., Claramunt, S., &amp; Tobias, J. A. (2020). Ecological drivers of global gradients in avian dispersal inferred from wing morphology. </w:t>
      </w:r>
      <w:r>
        <w:rPr>
          <w:i/>
          <w:iCs/>
        </w:rPr>
        <w:t>Nature Communications</w:t>
      </w:r>
      <w:r>
        <w:t xml:space="preserve">, </w:t>
      </w:r>
      <w:r>
        <w:rPr>
          <w:i/>
          <w:iCs/>
        </w:rPr>
        <w:t>11</w:t>
      </w:r>
      <w:r>
        <w:t>(1), 2463. https://doi.org/10.1038/s41467-020-16313-6</w:t>
      </w:r>
    </w:p>
    <w:p w14:paraId="45EE1D1E" w14:textId="77777777" w:rsidR="00A04226" w:rsidRDefault="00A04226" w:rsidP="00A04226">
      <w:pPr>
        <w:pStyle w:val="Bibliography"/>
      </w:pPr>
      <w:r>
        <w:t xml:space="preserve">Sonerud, G., Hansen, H., &amp; Smedshaug, C. (2002). Individual roosting strategies in a flock-living bird: Movement and social cohesion of hooded crows ( Corvus corone cornix ) from pre-roost </w:t>
      </w:r>
      <w:r>
        <w:lastRenderedPageBreak/>
        <w:t xml:space="preserve">gatherings to roost sites. </w:t>
      </w:r>
      <w:r>
        <w:rPr>
          <w:i/>
          <w:iCs/>
        </w:rPr>
        <w:t>Behavioral Ecology and Sociobiology</w:t>
      </w:r>
      <w:r>
        <w:t xml:space="preserve">, </w:t>
      </w:r>
      <w:r>
        <w:rPr>
          <w:i/>
          <w:iCs/>
        </w:rPr>
        <w:t>51</w:t>
      </w:r>
      <w:r>
        <w:t>(4), 309–318. https://doi.org/10.1007/s00265-001-0440-4</w:t>
      </w:r>
    </w:p>
    <w:p w14:paraId="5ADFE1BC" w14:textId="77777777" w:rsidR="00A04226" w:rsidRDefault="00A04226" w:rsidP="00A04226">
      <w:pPr>
        <w:pStyle w:val="Bibliography"/>
      </w:pPr>
      <w:r>
        <w:t xml:space="preserve">Suarez, R. K., &amp; Gass, C. L. (2002). Hummingbird foraging and the relation between bioenergetics and behaviour. </w:t>
      </w:r>
      <w:r>
        <w:rPr>
          <w:i/>
          <w:iCs/>
        </w:rPr>
        <w:t>Comparative Biochemistry and Physiology Part A: Molecular &amp; Integrative Physiology</w:t>
      </w:r>
      <w:r>
        <w:t xml:space="preserve">, </w:t>
      </w:r>
      <w:r>
        <w:rPr>
          <w:i/>
          <w:iCs/>
        </w:rPr>
        <w:t>133</w:t>
      </w:r>
      <w:r>
        <w:t>(2), 335–343. https://doi.org/10.1016/S1095-6433(02)00165-4</w:t>
      </w:r>
    </w:p>
    <w:p w14:paraId="59E3E155" w14:textId="77777777" w:rsidR="00A04226" w:rsidRDefault="00A04226" w:rsidP="00A04226">
      <w:pPr>
        <w:pStyle w:val="Bibliography"/>
      </w:pPr>
      <w:r>
        <w:t xml:space="preserve">Thiebault, A., Mullers, R. H. E., Pistorius, P. A., &amp; Tremblay, Y. (2014). Local enhancement in a seabird: Reaction distances and foraging consequence of predator aggregations. </w:t>
      </w:r>
      <w:r>
        <w:rPr>
          <w:i/>
          <w:iCs/>
        </w:rPr>
        <w:t>Behavioral Ecology</w:t>
      </w:r>
      <w:r>
        <w:t xml:space="preserve">, </w:t>
      </w:r>
      <w:r>
        <w:rPr>
          <w:i/>
          <w:iCs/>
        </w:rPr>
        <w:t>25</w:t>
      </w:r>
      <w:r>
        <w:t>(6), 1302–1310. https://doi.org/10.1093/beheco/aru132</w:t>
      </w:r>
    </w:p>
    <w:p w14:paraId="16485345" w14:textId="77777777" w:rsidR="00A04226" w:rsidRDefault="00A04226" w:rsidP="00A04226">
      <w:pPr>
        <w:pStyle w:val="Bibliography"/>
      </w:pPr>
      <w:r>
        <w:t xml:space="preserve">Thiebault, A., Mullers, R., Pistorius, P., Meza-Torres, M. A., Dubroca, L., Green, D., &amp; Tremblay, Y. (2014). From colony to first patch: Processes of prey searching and social information in Cape Gannets. </w:t>
      </w:r>
      <w:r>
        <w:rPr>
          <w:i/>
          <w:iCs/>
        </w:rPr>
        <w:t>The Auk</w:t>
      </w:r>
      <w:r>
        <w:t xml:space="preserve">, </w:t>
      </w:r>
      <w:r>
        <w:rPr>
          <w:i/>
          <w:iCs/>
        </w:rPr>
        <w:t>131</w:t>
      </w:r>
      <w:r>
        <w:t>(4), 595–609. https://doi.org/10.1642/AUK-13-209.1</w:t>
      </w:r>
    </w:p>
    <w:p w14:paraId="6FAF4C4A" w14:textId="77777777" w:rsidR="00A04226" w:rsidRPr="00BA29F4" w:rsidRDefault="00A04226" w:rsidP="00A04226">
      <w:pPr>
        <w:pStyle w:val="Bibliography"/>
        <w:rPr>
          <w:lang w:val="es-ES"/>
          <w:rPrChange w:id="291" w:author="sandra cuadros" w:date="2025-06-21T18:18:00Z">
            <w:rPr/>
          </w:rPrChange>
        </w:rPr>
      </w:pPr>
      <w:r>
        <w:t xml:space="preserve">Twining, C. W., Brenna, J. T., Lawrence, P., Winkler, D. W., Flecker, A. S., &amp; Hairston, N. G. (2019). Aquatic and terrestrial resources are not nutritionally reciprocal for consumers. </w:t>
      </w:r>
      <w:r w:rsidRPr="00BA29F4">
        <w:rPr>
          <w:i/>
          <w:iCs/>
          <w:lang w:val="es-ES"/>
          <w:rPrChange w:id="292" w:author="sandra cuadros" w:date="2025-06-21T18:18:00Z">
            <w:rPr>
              <w:i/>
              <w:iCs/>
            </w:rPr>
          </w:rPrChange>
        </w:rPr>
        <w:t>Functional Ecology</w:t>
      </w:r>
      <w:r w:rsidRPr="00BA29F4">
        <w:rPr>
          <w:lang w:val="es-ES"/>
          <w:rPrChange w:id="293" w:author="sandra cuadros" w:date="2025-06-21T18:18:00Z">
            <w:rPr/>
          </w:rPrChange>
        </w:rPr>
        <w:t xml:space="preserve">, </w:t>
      </w:r>
      <w:r w:rsidRPr="00BA29F4">
        <w:rPr>
          <w:i/>
          <w:iCs/>
          <w:lang w:val="es-ES"/>
          <w:rPrChange w:id="294" w:author="sandra cuadros" w:date="2025-06-21T18:18:00Z">
            <w:rPr>
              <w:i/>
              <w:iCs/>
            </w:rPr>
          </w:rPrChange>
        </w:rPr>
        <w:t>33</w:t>
      </w:r>
      <w:r w:rsidRPr="00BA29F4">
        <w:rPr>
          <w:lang w:val="es-ES"/>
          <w:rPrChange w:id="295" w:author="sandra cuadros" w:date="2025-06-21T18:18:00Z">
            <w:rPr/>
          </w:rPrChange>
        </w:rPr>
        <w:t>(10), 2042–2052. https://doi.org/10.1111/1365-2435.13401</w:t>
      </w:r>
    </w:p>
    <w:p w14:paraId="330EA500" w14:textId="77777777" w:rsidR="00A04226" w:rsidRDefault="00A04226" w:rsidP="00A04226">
      <w:pPr>
        <w:pStyle w:val="Bibliography"/>
      </w:pPr>
      <w:r w:rsidRPr="00BA29F4">
        <w:rPr>
          <w:lang w:val="es-ES"/>
          <w:rPrChange w:id="296" w:author="sandra cuadros" w:date="2025-06-21T18:18:00Z">
            <w:rPr/>
          </w:rPrChange>
        </w:rPr>
        <w:t xml:space="preserve">Van Overveld, T., Blanco, G., Moleón, M., Margalida, A., Sánchez-Zapata, J. A., De La Riva, M., &amp; Donázar, J. A. (2020). </w:t>
      </w:r>
      <w:r>
        <w:t xml:space="preserve">Integrating vulture social behavior into conservation practice. </w:t>
      </w:r>
      <w:r>
        <w:rPr>
          <w:i/>
          <w:iCs/>
        </w:rPr>
        <w:t>The Condor</w:t>
      </w:r>
      <w:r>
        <w:t xml:space="preserve">, </w:t>
      </w:r>
      <w:r>
        <w:rPr>
          <w:i/>
          <w:iCs/>
        </w:rPr>
        <w:t>122</w:t>
      </w:r>
      <w:r>
        <w:t>(4), duaa035. https://doi.org/10.1093/condor/duaa035</w:t>
      </w:r>
    </w:p>
    <w:p w14:paraId="53DCBD0D" w14:textId="77777777" w:rsidR="00A04226" w:rsidRDefault="00A04226" w:rsidP="00A04226">
      <w:pPr>
        <w:pStyle w:val="Bibliography"/>
      </w:pPr>
      <w:r w:rsidRPr="00BA29F4">
        <w:rPr>
          <w:lang w:val="es-ES"/>
          <w:rPrChange w:id="297" w:author="sandra cuadros" w:date="2025-06-21T18:18:00Z">
            <w:rPr/>
          </w:rPrChange>
        </w:rPr>
        <w:t xml:space="preserve">Van Overveld, T., Gangoso, L., García-Alfonso, M., Bouten, W., De La Riva, M., &amp; Donázar, J. A. (2020). </w:t>
      </w:r>
      <w:r>
        <w:t xml:space="preserve">Seasonal grouping dynamics in a territorial vulture: Ecological drivers and social consequences. </w:t>
      </w:r>
      <w:r>
        <w:rPr>
          <w:i/>
          <w:iCs/>
        </w:rPr>
        <w:t>Behavioral Ecology and Sociobiology</w:t>
      </w:r>
      <w:r>
        <w:t xml:space="preserve">, </w:t>
      </w:r>
      <w:r>
        <w:rPr>
          <w:i/>
          <w:iCs/>
        </w:rPr>
        <w:t>74</w:t>
      </w:r>
      <w:r>
        <w:t>(2). https://doi.org/10.1007/s00265-020-2807-4</w:t>
      </w:r>
    </w:p>
    <w:p w14:paraId="564D8392" w14:textId="77777777" w:rsidR="00A04226" w:rsidRDefault="00A04226" w:rsidP="00A04226">
      <w:pPr>
        <w:pStyle w:val="Bibliography"/>
      </w:pPr>
      <w:r>
        <w:t xml:space="preserve">Van Overveld, T., Sol, D., Blanco, G., Margalida, A., De La Riva, M., &amp; Donázar, J. A. (2022). Vultures as an overlooked model in cognitive ecology. </w:t>
      </w:r>
      <w:r>
        <w:rPr>
          <w:i/>
          <w:iCs/>
        </w:rPr>
        <w:t>Animal Cognition</w:t>
      </w:r>
      <w:r>
        <w:t xml:space="preserve">, </w:t>
      </w:r>
      <w:r>
        <w:rPr>
          <w:i/>
          <w:iCs/>
        </w:rPr>
        <w:t>25</w:t>
      </w:r>
      <w:r>
        <w:t>(3), 495–507. https://doi.org/10.1007/s10071-021-01585-2</w:t>
      </w:r>
    </w:p>
    <w:p w14:paraId="76BD6ECC" w14:textId="77777777" w:rsidR="00A04226" w:rsidRDefault="00A04226" w:rsidP="00A04226">
      <w:pPr>
        <w:pStyle w:val="Bibliography"/>
      </w:pPr>
      <w:r>
        <w:lastRenderedPageBreak/>
        <w:t xml:space="preserve">Ward, A., &amp; Webster, M. (2016). Social Foraging and Predator-Prey Interactions. In A. Ward &amp; M. Webster, </w:t>
      </w:r>
      <w:r>
        <w:rPr>
          <w:i/>
          <w:iCs/>
        </w:rPr>
        <w:t>Sociality: The Behaviour of Group-Living Animals</w:t>
      </w:r>
      <w:r>
        <w:t xml:space="preserve"> (pp. 55–87). Springer International Publishing. https://doi.org/10.1007/978-3-319-28585-6_4</w:t>
      </w:r>
    </w:p>
    <w:p w14:paraId="5C50847D" w14:textId="77777777" w:rsidR="00A04226" w:rsidRDefault="00A04226" w:rsidP="00A04226">
      <w:pPr>
        <w:pStyle w:val="Bibliography"/>
      </w:pPr>
      <w:r>
        <w:t xml:space="preserve">Waser, P. M. (1981). Sociality or territorial defense? The influence of resource renewal. </w:t>
      </w:r>
      <w:r>
        <w:rPr>
          <w:i/>
          <w:iCs/>
        </w:rPr>
        <w:t>Behavioral Ecology and Sociobiology</w:t>
      </w:r>
      <w:r>
        <w:t xml:space="preserve">, </w:t>
      </w:r>
      <w:r>
        <w:rPr>
          <w:i/>
          <w:iCs/>
        </w:rPr>
        <w:t>8</w:t>
      </w:r>
      <w:r>
        <w:t>(3), 231–237. https://doi.org/10.1007/BF00299835</w:t>
      </w:r>
    </w:p>
    <w:p w14:paraId="17F79D55" w14:textId="77777777" w:rsidR="00A04226" w:rsidRDefault="00A04226" w:rsidP="00A04226">
      <w:pPr>
        <w:pStyle w:val="Bibliography"/>
      </w:pPr>
      <w:r>
        <w:t xml:space="preserve">Weatherhead, P. J. (1983). Two Principal Strategies in Avian Communal Roosts. </w:t>
      </w:r>
      <w:r>
        <w:rPr>
          <w:i/>
          <w:iCs/>
        </w:rPr>
        <w:t>The American Naturalist</w:t>
      </w:r>
      <w:r>
        <w:t xml:space="preserve">, </w:t>
      </w:r>
      <w:r>
        <w:rPr>
          <w:i/>
          <w:iCs/>
        </w:rPr>
        <w:t>121</w:t>
      </w:r>
      <w:r>
        <w:t>(2), 237–243. https://doi.org/10.1086/284053</w:t>
      </w:r>
    </w:p>
    <w:p w14:paraId="115B8B44" w14:textId="77777777" w:rsidR="00A04226" w:rsidRDefault="00A04226" w:rsidP="00A04226">
      <w:pPr>
        <w:pStyle w:val="Bibliography"/>
      </w:pPr>
      <w:r>
        <w:t xml:space="preserve">Weeks, B. C., O’Brien, B. K., Chu, J. J., Claramunt, S., Sheard, C., &amp; Tobias, J. A. (2022). Morphological adaptations linked to flight efficiency and aerial lifestyle determine natal dispersal distance in birds. </w:t>
      </w:r>
      <w:r>
        <w:rPr>
          <w:i/>
          <w:iCs/>
        </w:rPr>
        <w:t>Functional Ecology</w:t>
      </w:r>
      <w:r>
        <w:t xml:space="preserve">, </w:t>
      </w:r>
      <w:r>
        <w:rPr>
          <w:i/>
          <w:iCs/>
        </w:rPr>
        <w:t>36</w:t>
      </w:r>
      <w:r>
        <w:t>(7), 1681–1689. https://doi.org/10.1111/1365-2435.14056</w:t>
      </w:r>
    </w:p>
    <w:p w14:paraId="7FFA6AD1" w14:textId="77777777" w:rsidR="00A04226" w:rsidRPr="00BA29F4" w:rsidRDefault="00A04226" w:rsidP="00A04226">
      <w:pPr>
        <w:pStyle w:val="Bibliography"/>
        <w:rPr>
          <w:lang w:val="es-ES"/>
          <w:rPrChange w:id="298" w:author="sandra cuadros" w:date="2025-06-21T18:18:00Z">
            <w:rPr/>
          </w:rPrChange>
        </w:rPr>
      </w:pPr>
      <w:r>
        <w:t xml:space="preserve">Weimerskirch, H., Bertrand, S., Silva, J., Marques, J. C., &amp; Goya, E. (2010). Use of Social Information in Seabirds: Compass Rafts Indicate the Heading of Food Patches. </w:t>
      </w:r>
      <w:r w:rsidRPr="00BA29F4">
        <w:rPr>
          <w:i/>
          <w:iCs/>
          <w:lang w:val="es-ES"/>
          <w:rPrChange w:id="299" w:author="sandra cuadros" w:date="2025-06-21T18:18:00Z">
            <w:rPr>
              <w:i/>
              <w:iCs/>
            </w:rPr>
          </w:rPrChange>
        </w:rPr>
        <w:t>PLoS ONE</w:t>
      </w:r>
      <w:r w:rsidRPr="00BA29F4">
        <w:rPr>
          <w:lang w:val="es-ES"/>
          <w:rPrChange w:id="300" w:author="sandra cuadros" w:date="2025-06-21T18:18:00Z">
            <w:rPr/>
          </w:rPrChange>
        </w:rPr>
        <w:t xml:space="preserve">, </w:t>
      </w:r>
      <w:r w:rsidRPr="00BA29F4">
        <w:rPr>
          <w:i/>
          <w:iCs/>
          <w:lang w:val="es-ES"/>
          <w:rPrChange w:id="301" w:author="sandra cuadros" w:date="2025-06-21T18:18:00Z">
            <w:rPr>
              <w:i/>
              <w:iCs/>
            </w:rPr>
          </w:rPrChange>
        </w:rPr>
        <w:t>5</w:t>
      </w:r>
      <w:r w:rsidRPr="00BA29F4">
        <w:rPr>
          <w:lang w:val="es-ES"/>
          <w:rPrChange w:id="302" w:author="sandra cuadros" w:date="2025-06-21T18:18:00Z">
            <w:rPr/>
          </w:rPrChange>
        </w:rPr>
        <w:t>(3), e9928. https://doi.org/10.1371/journal.pone.0009928</w:t>
      </w:r>
    </w:p>
    <w:p w14:paraId="44E0E031" w14:textId="77777777" w:rsidR="00A04226" w:rsidRDefault="00A04226" w:rsidP="00A04226">
      <w:pPr>
        <w:pStyle w:val="Bibliography"/>
      </w:pPr>
      <w:r w:rsidRPr="00BA29F4">
        <w:rPr>
          <w:lang w:val="es-ES"/>
          <w:rPrChange w:id="303" w:author="sandra cuadros" w:date="2025-06-21T18:18:00Z">
            <w:rPr/>
          </w:rPrChange>
        </w:rPr>
        <w:t xml:space="preserve">Wilkinson, G. S. (1985). </w:t>
      </w:r>
      <w:r>
        <w:t xml:space="preserve">The social organization of the common vampire bat: II. Mating system, genetic structure, and relatedness. </w:t>
      </w:r>
      <w:r>
        <w:rPr>
          <w:i/>
          <w:iCs/>
        </w:rPr>
        <w:t>Behavioral Ecology and Sociobiology</w:t>
      </w:r>
      <w:r>
        <w:t xml:space="preserve">, </w:t>
      </w:r>
      <w:r>
        <w:rPr>
          <w:i/>
          <w:iCs/>
        </w:rPr>
        <w:t>17</w:t>
      </w:r>
      <w:r>
        <w:t>(2), 123–134. https://doi.org/10.1007/BF00299244</w:t>
      </w:r>
    </w:p>
    <w:p w14:paraId="020592D8" w14:textId="77777777" w:rsidR="00A04226" w:rsidRDefault="00A04226" w:rsidP="00A04226">
      <w:pPr>
        <w:pStyle w:val="Bibliography"/>
      </w:pPr>
      <w:r>
        <w:t xml:space="preserve">Williams, H. J., &amp; Safi, K. (2021). Certainty and integration of options in animal movement. </w:t>
      </w:r>
      <w:r>
        <w:rPr>
          <w:i/>
          <w:iCs/>
        </w:rPr>
        <w:t>Trends in Ecology &amp; Evolution</w:t>
      </w:r>
      <w:r>
        <w:t xml:space="preserve">, </w:t>
      </w:r>
      <w:r>
        <w:rPr>
          <w:i/>
          <w:iCs/>
        </w:rPr>
        <w:t>36</w:t>
      </w:r>
      <w:r>
        <w:t>(11), 990–999. https://doi.org/10.1016/j.tree.2021.06.013</w:t>
      </w:r>
    </w:p>
    <w:p w14:paraId="2ADF102F" w14:textId="77777777" w:rsidR="00A04226" w:rsidRDefault="00A04226" w:rsidP="00A04226">
      <w:pPr>
        <w:pStyle w:val="Bibliography"/>
      </w:pPr>
      <w:r>
        <w:t xml:space="preserve">Williams, H. J., Shepard, E. L. C., Holton, M. D., Alarcón, P. A. E., Wilson, R. P., &amp; Lambertucci, S. A. (2020). Physical limits of flight performance in the heaviest soaring bird. </w:t>
      </w:r>
      <w:r>
        <w:rPr>
          <w:i/>
          <w:iCs/>
        </w:rPr>
        <w:t>Proceedings of the National Academy of Sciences</w:t>
      </w:r>
      <w:r>
        <w:t xml:space="preserve">, </w:t>
      </w:r>
      <w:r>
        <w:rPr>
          <w:i/>
          <w:iCs/>
        </w:rPr>
        <w:t>117</w:t>
      </w:r>
      <w:r>
        <w:t>(30), 17884–17890. https://doi.org/10.1073/pnas.1907360117</w:t>
      </w:r>
    </w:p>
    <w:p w14:paraId="4A7C98E4" w14:textId="77777777" w:rsidR="00A04226" w:rsidRDefault="00A04226" w:rsidP="00A04226">
      <w:pPr>
        <w:pStyle w:val="Bibliography"/>
      </w:pPr>
      <w:r>
        <w:lastRenderedPageBreak/>
        <w:t xml:space="preserve">Williams, J. B. (1994). Communal Cavity Roosting in Green Woodhoopoes: Consequences for Energy Expenditure and the Seasonal Pattern of Mortality. </w:t>
      </w:r>
      <w:r>
        <w:rPr>
          <w:i/>
          <w:iCs/>
        </w:rPr>
        <w:t>The Auk</w:t>
      </w:r>
      <w:r>
        <w:t xml:space="preserve">, </w:t>
      </w:r>
      <w:r>
        <w:rPr>
          <w:i/>
          <w:iCs/>
        </w:rPr>
        <w:t>111</w:t>
      </w:r>
      <w:r>
        <w:t>(2), 292–299. https://doi.org/10.2307/4088594</w:t>
      </w:r>
    </w:p>
    <w:p w14:paraId="29024E0D" w14:textId="77777777" w:rsidR="00A04226" w:rsidRDefault="00A04226" w:rsidP="00A04226">
      <w:pPr>
        <w:pStyle w:val="Bibliography"/>
      </w:pPr>
      <w:r>
        <w:t xml:space="preserve">Wojciechowski, M. S., Jefimow, M., &amp; Pinshow, B. (2011). Heterothermy, and the Energetic Consequences of Huddling in Small Migrating Passerine Birds. </w:t>
      </w:r>
      <w:r>
        <w:rPr>
          <w:i/>
          <w:iCs/>
        </w:rPr>
        <w:t>Integrative and Comparative Biology</w:t>
      </w:r>
      <w:r>
        <w:t xml:space="preserve">, </w:t>
      </w:r>
      <w:r>
        <w:rPr>
          <w:i/>
          <w:iCs/>
        </w:rPr>
        <w:t>51</w:t>
      </w:r>
      <w:r>
        <w:t>(3), 409–418. https://doi.org/10.1093/icb/icr055</w:t>
      </w:r>
    </w:p>
    <w:p w14:paraId="58791FCA" w14:textId="77777777" w:rsidR="00A04226" w:rsidRDefault="00A04226" w:rsidP="00A04226">
      <w:pPr>
        <w:pStyle w:val="Bibliography"/>
      </w:pPr>
      <w:r>
        <w:t xml:space="preserve">Wright, J., Stone, R. E., &amp; Brown, N. (2003). Communal roosts as structured information centres in the raven, Corvus corax. </w:t>
      </w:r>
      <w:r>
        <w:rPr>
          <w:i/>
          <w:iCs/>
        </w:rPr>
        <w:t>Journal of Animal Ecology</w:t>
      </w:r>
      <w:r>
        <w:t xml:space="preserve">, </w:t>
      </w:r>
      <w:r>
        <w:rPr>
          <w:i/>
          <w:iCs/>
        </w:rPr>
        <w:t>72</w:t>
      </w:r>
      <w:r>
        <w:t>(6), 1003–1014. https://doi.org/10.1046/j.1365-2656.2003.00771.x</w:t>
      </w:r>
    </w:p>
    <w:p w14:paraId="39C564C5" w14:textId="77777777" w:rsidR="00A04226" w:rsidRDefault="00A04226" w:rsidP="00A04226">
      <w:pPr>
        <w:pStyle w:val="Bibliography"/>
      </w:pPr>
      <w:r>
        <w:t xml:space="preserve">Youcefi, A., Baaloudj, A., Zebsa, R., Mahdjoub, H., Bensakhri, Z., Bensouilah, S., Amari, H., Si Bachir, A., &amp; Khelifa, R. (2019). Weather conditions affect the collective roosting behaviour of the Cattle Egret </w:t>
      </w:r>
      <w:r>
        <w:rPr>
          <w:i/>
          <w:iCs/>
        </w:rPr>
        <w:t>Bubulcus ibis</w:t>
      </w:r>
      <w:r>
        <w:t xml:space="preserve">. </w:t>
      </w:r>
      <w:r>
        <w:rPr>
          <w:i/>
          <w:iCs/>
        </w:rPr>
        <w:t>Bird Study</w:t>
      </w:r>
      <w:r>
        <w:t xml:space="preserve">, </w:t>
      </w:r>
      <w:r>
        <w:rPr>
          <w:i/>
          <w:iCs/>
        </w:rPr>
        <w:t>66</w:t>
      </w:r>
      <w:r>
        <w:t>(3), 413–419. https://doi.org/10.1080/00063657.2019.1694487</w:t>
      </w:r>
    </w:p>
    <w:p w14:paraId="70E9E71C" w14:textId="7633D0E8" w:rsidR="00084648" w:rsidRPr="00AD0CC1"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fldChar w:fldCharType="end"/>
      </w:r>
    </w:p>
    <w:p w14:paraId="43BD8AA4" w14:textId="77777777" w:rsidR="00084648" w:rsidRPr="00AD0CC1"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2A06ED0"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3FC7FB41"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75FEB058"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6C027F7"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53ADCD3A"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71B0CF16"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25BAE78A"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69BDA56"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0E8402C6"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6E72A5B"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CB1A58C"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30EF3B4"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4C1C95D"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AF0833B"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0AC2672"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74B319AF"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447A444"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54C9FC48"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SUPPLEMENTARY MATERIAL</w:t>
      </w:r>
    </w:p>
    <w:p w14:paraId="63E02FE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A TABLE WITH ALL THE REFERENCES USED FOR BRAIN SIZE</w:t>
      </w:r>
    </w:p>
    <w:p w14:paraId="2A9B3B71" w14:textId="3E26AC11"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Chaplin, S. B. (1982). The energetic significance of huddling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in common bushtits (Psaltriparus minimus). The Auk, 424-430.</w:t>
      </w:r>
    </w:p>
    <w:p w14:paraId="2044153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EEE1360"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Crile, G., &amp; Quiring, D. P. (1940). A record of the body weight and certain organ and gland weights of 3690 animals. Ohio Journal of Science</w:t>
      </w:r>
    </w:p>
    <w:p w14:paraId="3E6A3F8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0D13655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MacMillen, R. E., Whittow, G. C., Christopher, E. A., &amp; Ebisu, R. J. (1977). Oxygen consumption, evaporative water loss, and body temperature in the sooty tern. The Auk, 72-79.</w:t>
      </w:r>
    </w:p>
    <w:p w14:paraId="3C22E7BC"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2220F52F"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Mlíkovský, J. (1990). Brain size in birds: 4. Passeriformes. Acta Soc Zool Bohem, 54, 27-37.</w:t>
      </w:r>
    </w:p>
    <w:p w14:paraId="656AD667"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EB00E7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Mlíkovský, J. (2003). Brain size and forearmen magnum area in crows and allies (Aves: Corvidae). Acta Soc Zool Bohem, 67(1-4), 203-211.</w:t>
      </w:r>
    </w:p>
    <w:p w14:paraId="5327343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220BAF33" w14:textId="6CA3D7F9"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Susan B. Chaplin (1982). The Energetic Significance of Huddling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in Common Bushtits (Psaltriparus minimus), The Auk, Volume 99, Issue 3, July 1982, Pages 424–430, </w:t>
      </w:r>
      <w:hyperlink r:id="rId23" w:history="1">
        <w:r w:rsidRPr="00AD0CC1">
          <w:rPr>
            <w:rFonts w:ascii="Times New Roman" w:hAnsi="Times New Roman" w:cs="Times New Roman"/>
            <w:sz w:val="24"/>
            <w:szCs w:val="24"/>
          </w:rPr>
          <w:t>https://doi.org/10.1093/auk/99.3.424</w:t>
        </w:r>
      </w:hyperlink>
    </w:p>
    <w:p w14:paraId="354D035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Coleman JS and Fraser JD (1986). Predation on black and turkey vultures. Wilson Bull 98:600–601</w:t>
      </w:r>
    </w:p>
    <w:p w14:paraId="66868D01" w14:textId="77777777" w:rsidR="00F7140F" w:rsidRPr="00AD0CC1" w:rsidRDefault="00F7140F" w:rsidP="00D70E63">
      <w:pPr>
        <w:spacing w:line="360" w:lineRule="auto"/>
        <w:jc w:val="both"/>
        <w:rPr>
          <w:rFonts w:ascii="Times New Roman" w:hAnsi="Times New Roman" w:cs="Times New Roman"/>
          <w:sz w:val="24"/>
          <w:szCs w:val="24"/>
        </w:rPr>
      </w:pPr>
    </w:p>
    <w:p w14:paraId="52DC3C20" w14:textId="77777777" w:rsidR="00F7140F" w:rsidRPr="00AD0CC1" w:rsidRDefault="00F7140F" w:rsidP="00D70E63">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Wrangham, R.W., &amp; Rubenstein, D.I. (2014). </w:t>
      </w:r>
      <w:r w:rsidRPr="00AD0CC1">
        <w:rPr>
          <w:rFonts w:ascii="Times New Roman" w:hAnsi="Times New Roman" w:cs="Times New Roman"/>
          <w:i/>
          <w:iCs/>
          <w:sz w:val="24"/>
          <w:szCs w:val="24"/>
        </w:rPr>
        <w:t>Ecological Aspects of Social Evolution</w:t>
      </w:r>
      <w:r w:rsidRPr="00AD0CC1">
        <w:rPr>
          <w:rFonts w:ascii="Times New Roman" w:hAnsi="Times New Roman" w:cs="Times New Roman"/>
          <w:sz w:val="24"/>
          <w:szCs w:val="24"/>
        </w:rPr>
        <w:t>: </w:t>
      </w:r>
      <w:r w:rsidRPr="00AD0CC1">
        <w:rPr>
          <w:rFonts w:ascii="Times New Roman" w:hAnsi="Times New Roman" w:cs="Times New Roman"/>
          <w:i/>
          <w:iCs/>
          <w:sz w:val="24"/>
          <w:szCs w:val="24"/>
        </w:rPr>
        <w:t>Birds and Mammals</w:t>
      </w:r>
      <w:r w:rsidRPr="00AD0CC1">
        <w:rPr>
          <w:rFonts w:ascii="Times New Roman" w:hAnsi="Times New Roman" w:cs="Times New Roman"/>
          <w:sz w:val="24"/>
          <w:szCs w:val="24"/>
        </w:rPr>
        <w:t>. (Course Book ed.). Princeton: Princeton University Press. </w:t>
      </w:r>
      <w:hyperlink r:id="rId24" w:history="1">
        <w:r w:rsidRPr="00AD0CC1">
          <w:rPr>
            <w:rStyle w:val="Hyperlink"/>
            <w:rFonts w:ascii="Times New Roman" w:hAnsi="Times New Roman" w:cs="Times New Roman"/>
            <w:color w:val="auto"/>
            <w:sz w:val="24"/>
            <w:szCs w:val="24"/>
          </w:rPr>
          <w:t>https://muse.jhu.edu/book/34368</w:t>
        </w:r>
      </w:hyperlink>
      <w:r w:rsidRPr="00AD0CC1">
        <w:rPr>
          <w:rFonts w:ascii="Times New Roman" w:hAnsi="Times New Roman" w:cs="Times New Roman"/>
          <w:sz w:val="24"/>
          <w:szCs w:val="24"/>
        </w:rPr>
        <w:t>.</w:t>
      </w:r>
    </w:p>
    <w:p w14:paraId="3858A7AA" w14:textId="77777777" w:rsidR="00F7140F" w:rsidRPr="00AD0CC1" w:rsidRDefault="00F7140F" w:rsidP="00D70E63">
      <w:pPr>
        <w:spacing w:line="360" w:lineRule="auto"/>
        <w:ind w:left="720" w:hanging="720"/>
        <w:jc w:val="both"/>
        <w:rPr>
          <w:rFonts w:ascii="Times New Roman" w:hAnsi="Times New Roman" w:cs="Times New Roman"/>
        </w:rPr>
      </w:pPr>
    </w:p>
    <w:p w14:paraId="0514337D" w14:textId="77777777" w:rsidR="00F37D7B" w:rsidRPr="00AD0CC1" w:rsidRDefault="00F37D7B" w:rsidP="00D70E63">
      <w:pPr>
        <w:spacing w:line="360" w:lineRule="auto"/>
        <w:ind w:left="720" w:hanging="720"/>
        <w:jc w:val="both"/>
        <w:rPr>
          <w:rFonts w:ascii="Times New Roman" w:hAnsi="Times New Roman" w:cs="Times New Roman"/>
        </w:rPr>
      </w:pPr>
    </w:p>
    <w:p w14:paraId="1C2961C0" w14:textId="77777777" w:rsidR="00F37D7B" w:rsidRPr="00AD0CC1" w:rsidRDefault="00F37D7B" w:rsidP="00D70E63">
      <w:pPr>
        <w:spacing w:line="360" w:lineRule="auto"/>
        <w:ind w:left="720" w:hanging="720"/>
        <w:jc w:val="both"/>
        <w:rPr>
          <w:rFonts w:ascii="Times New Roman" w:hAnsi="Times New Roman" w:cs="Times New Roman"/>
        </w:rPr>
      </w:pPr>
    </w:p>
    <w:p w14:paraId="6CE379B5" w14:textId="77777777" w:rsidR="00F37D7B" w:rsidRPr="00AD0CC1" w:rsidRDefault="00F37D7B" w:rsidP="00D70E63">
      <w:pPr>
        <w:spacing w:line="360" w:lineRule="auto"/>
        <w:ind w:left="720" w:hanging="720"/>
        <w:jc w:val="both"/>
        <w:rPr>
          <w:rFonts w:ascii="Times New Roman" w:hAnsi="Times New Roman" w:cs="Times New Roman"/>
        </w:rPr>
      </w:pPr>
    </w:p>
    <w:p w14:paraId="1D36A8B9" w14:textId="77777777" w:rsidR="00F37D7B" w:rsidRPr="00AD0CC1" w:rsidRDefault="00F37D7B" w:rsidP="00D70E63">
      <w:pPr>
        <w:spacing w:line="360" w:lineRule="auto"/>
        <w:ind w:left="720" w:hanging="720"/>
        <w:jc w:val="both"/>
        <w:rPr>
          <w:rFonts w:ascii="Times New Roman" w:hAnsi="Times New Roman" w:cs="Times New Roman"/>
        </w:rPr>
      </w:pPr>
    </w:p>
    <w:p w14:paraId="79941FA9" w14:textId="77777777" w:rsidR="00F37D7B" w:rsidRPr="00AD0CC1" w:rsidRDefault="00F37D7B" w:rsidP="00D70E63">
      <w:pPr>
        <w:spacing w:line="360" w:lineRule="auto"/>
        <w:ind w:left="720" w:hanging="720"/>
        <w:jc w:val="both"/>
        <w:rPr>
          <w:rFonts w:ascii="Times New Roman" w:hAnsi="Times New Roman" w:cs="Times New Roman"/>
        </w:rPr>
      </w:pPr>
    </w:p>
    <w:p w14:paraId="1871CA44" w14:textId="77777777" w:rsidR="00F37D7B" w:rsidRPr="00AD0CC1" w:rsidRDefault="00F37D7B" w:rsidP="00D70E63">
      <w:pPr>
        <w:spacing w:line="360" w:lineRule="auto"/>
        <w:ind w:left="720" w:hanging="720"/>
        <w:jc w:val="both"/>
        <w:rPr>
          <w:rFonts w:ascii="Times New Roman" w:hAnsi="Times New Roman" w:cs="Times New Roman"/>
        </w:rPr>
      </w:pPr>
    </w:p>
    <w:p w14:paraId="4134CA34" w14:textId="77777777" w:rsidR="00F37D7B" w:rsidRPr="00AD0CC1" w:rsidRDefault="00F37D7B" w:rsidP="00D70E63">
      <w:pPr>
        <w:spacing w:line="360" w:lineRule="auto"/>
        <w:ind w:left="720" w:hanging="720"/>
        <w:jc w:val="both"/>
        <w:rPr>
          <w:rFonts w:ascii="Times New Roman" w:hAnsi="Times New Roman" w:cs="Times New Roman"/>
        </w:rPr>
      </w:pPr>
    </w:p>
    <w:p w14:paraId="628F715F" w14:textId="77777777" w:rsidR="00F37D7B" w:rsidRPr="00AD0CC1" w:rsidRDefault="00F37D7B" w:rsidP="00D70E63">
      <w:pPr>
        <w:spacing w:line="360" w:lineRule="auto"/>
        <w:ind w:left="720" w:hanging="720"/>
        <w:jc w:val="both"/>
        <w:rPr>
          <w:rFonts w:ascii="Times New Roman" w:hAnsi="Times New Roman" w:cs="Times New Roman"/>
        </w:rPr>
      </w:pPr>
    </w:p>
    <w:p w14:paraId="15A5F2CE" w14:textId="77777777" w:rsidR="00F37D7B" w:rsidRPr="00AD0CC1" w:rsidRDefault="00F37D7B" w:rsidP="00D70E63">
      <w:pPr>
        <w:spacing w:line="360" w:lineRule="auto"/>
        <w:ind w:left="720" w:hanging="720"/>
        <w:jc w:val="both"/>
        <w:rPr>
          <w:rFonts w:ascii="Times New Roman" w:hAnsi="Times New Roman" w:cs="Times New Roman"/>
        </w:rPr>
      </w:pPr>
    </w:p>
    <w:p w14:paraId="0279BBA5" w14:textId="77777777" w:rsidR="00F37D7B" w:rsidRPr="00AD0CC1" w:rsidRDefault="00F37D7B" w:rsidP="00D70E63">
      <w:pPr>
        <w:spacing w:line="360" w:lineRule="auto"/>
        <w:ind w:left="720" w:hanging="720"/>
        <w:jc w:val="both"/>
        <w:rPr>
          <w:rFonts w:ascii="Times New Roman" w:hAnsi="Times New Roman" w:cs="Times New Roman"/>
        </w:rPr>
      </w:pPr>
    </w:p>
    <w:p w14:paraId="5A07F7BF" w14:textId="77777777" w:rsidR="00F37D7B" w:rsidRPr="00AD0CC1" w:rsidRDefault="00F37D7B" w:rsidP="00D70E63">
      <w:pPr>
        <w:spacing w:line="360" w:lineRule="auto"/>
        <w:ind w:left="720" w:hanging="720"/>
        <w:jc w:val="both"/>
        <w:rPr>
          <w:rFonts w:ascii="Times New Roman" w:hAnsi="Times New Roman" w:cs="Times New Roman"/>
        </w:rPr>
      </w:pPr>
    </w:p>
    <w:p w14:paraId="7B006F04" w14:textId="77777777" w:rsidR="00F37D7B" w:rsidRPr="00AD0CC1" w:rsidRDefault="00F37D7B" w:rsidP="00D70E63">
      <w:pPr>
        <w:spacing w:line="360" w:lineRule="auto"/>
        <w:ind w:left="720" w:hanging="720"/>
        <w:jc w:val="both"/>
        <w:rPr>
          <w:rFonts w:ascii="Times New Roman" w:hAnsi="Times New Roman" w:cs="Times New Roman"/>
        </w:rPr>
      </w:pPr>
    </w:p>
    <w:p w14:paraId="29534393" w14:textId="77777777" w:rsidR="00F37D7B" w:rsidRPr="00AD0CC1" w:rsidRDefault="00F37D7B" w:rsidP="00D70E63">
      <w:pPr>
        <w:spacing w:line="360" w:lineRule="auto"/>
        <w:ind w:left="720" w:hanging="720"/>
        <w:jc w:val="both"/>
        <w:rPr>
          <w:rFonts w:ascii="Times New Roman" w:hAnsi="Times New Roman" w:cs="Times New Roman"/>
        </w:rPr>
      </w:pPr>
    </w:p>
    <w:p w14:paraId="08F936FD" w14:textId="77777777" w:rsidR="00F37D7B" w:rsidRPr="00AD0CC1" w:rsidRDefault="00F37D7B" w:rsidP="00D70E63">
      <w:pPr>
        <w:spacing w:line="360" w:lineRule="auto"/>
        <w:ind w:left="720" w:hanging="720"/>
        <w:jc w:val="both"/>
        <w:rPr>
          <w:rFonts w:ascii="Times New Roman" w:hAnsi="Times New Roman" w:cs="Times New Roman"/>
        </w:rPr>
      </w:pPr>
    </w:p>
    <w:p w14:paraId="132D862C" w14:textId="77777777" w:rsidR="00F37D7B" w:rsidRPr="00AD0CC1" w:rsidRDefault="00F37D7B" w:rsidP="00294ABB">
      <w:pPr>
        <w:spacing w:line="360" w:lineRule="auto"/>
        <w:jc w:val="both"/>
        <w:rPr>
          <w:rFonts w:ascii="Times New Roman" w:hAnsi="Times New Roman" w:cs="Times New Roman"/>
        </w:rPr>
      </w:pPr>
    </w:p>
    <w:p w14:paraId="4DD7A997" w14:textId="77777777" w:rsidR="00145D72" w:rsidRPr="00AD0CC1" w:rsidRDefault="00145D72" w:rsidP="00294ABB">
      <w:pPr>
        <w:pStyle w:val="Heading1"/>
        <w:spacing w:line="360" w:lineRule="auto"/>
        <w:jc w:val="both"/>
        <w:rPr>
          <w:rFonts w:ascii="Times New Roman" w:hAnsi="Times New Roman" w:cs="Times New Roman"/>
          <w:b/>
          <w:bCs/>
          <w:color w:val="auto"/>
          <w:sz w:val="28"/>
          <w:szCs w:val="28"/>
        </w:rPr>
      </w:pPr>
      <w:bookmarkStart w:id="304" w:name="_Toc196397433"/>
      <w:r w:rsidRPr="00AD0CC1">
        <w:rPr>
          <w:rFonts w:ascii="Times New Roman" w:hAnsi="Times New Roman" w:cs="Times New Roman"/>
          <w:b/>
          <w:bCs/>
          <w:color w:val="auto"/>
          <w:sz w:val="28"/>
          <w:szCs w:val="28"/>
        </w:rPr>
        <w:lastRenderedPageBreak/>
        <w:t>Appendices</w:t>
      </w:r>
      <w:bookmarkEnd w:id="304"/>
    </w:p>
    <w:p w14:paraId="2336784D" w14:textId="145E4F16" w:rsidR="00145D72" w:rsidRPr="00AD0CC1" w:rsidRDefault="00145D72" w:rsidP="00145D72">
      <w:pPr>
        <w:pStyle w:val="Heading2"/>
        <w:rPr>
          <w:rFonts w:ascii="Times New Roman" w:hAnsi="Times New Roman" w:cs="Times New Roman"/>
          <w:b/>
          <w:bCs/>
          <w:color w:val="auto"/>
          <w:sz w:val="28"/>
          <w:szCs w:val="28"/>
        </w:rPr>
      </w:pPr>
      <w:bookmarkStart w:id="305" w:name="_Toc196397434"/>
      <w:r w:rsidRPr="00AD0CC1">
        <w:rPr>
          <w:rFonts w:ascii="Times New Roman" w:hAnsi="Times New Roman" w:cs="Times New Roman"/>
          <w:b/>
          <w:bCs/>
          <w:color w:val="auto"/>
          <w:sz w:val="28"/>
          <w:szCs w:val="28"/>
        </w:rPr>
        <w:t xml:space="preserve">Appendix 1: </w:t>
      </w:r>
      <w:bookmarkEnd w:id="305"/>
      <w:r w:rsidR="002F79AD" w:rsidRPr="00AD0CC1">
        <w:rPr>
          <w:rFonts w:ascii="Times New Roman" w:hAnsi="Times New Roman" w:cs="Times New Roman"/>
          <w:b/>
          <w:bCs/>
          <w:color w:val="auto"/>
          <w:sz w:val="28"/>
          <w:szCs w:val="28"/>
        </w:rPr>
        <w:t>Supplementary figures</w:t>
      </w:r>
    </w:p>
    <w:p w14:paraId="4D63C0D0" w14:textId="209FE1A1" w:rsidR="00145D72" w:rsidRPr="00AD0CC1" w:rsidRDefault="00A8293F" w:rsidP="00294ABB">
      <w:pPr>
        <w:spacing w:line="360" w:lineRule="auto"/>
        <w:jc w:val="both"/>
        <w:rPr>
          <w:rFonts w:ascii="Times New Roman" w:eastAsia="Times New Roman" w:hAnsi="Times New Roman" w:cs="Times New Roman"/>
          <w:sz w:val="24"/>
          <w:szCs w:val="24"/>
        </w:rPr>
      </w:pPr>
      <w:r w:rsidRPr="000E4017">
        <w:rPr>
          <w:rFonts w:ascii="Times New Roman" w:eastAsia="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7E0EDB14" wp14:editId="4E7DA173">
                <wp:simplePos x="0" y="0"/>
                <wp:positionH relativeFrom="margin">
                  <wp:posOffset>584200</wp:posOffset>
                </wp:positionH>
                <wp:positionV relativeFrom="paragraph">
                  <wp:posOffset>165100</wp:posOffset>
                </wp:positionV>
                <wp:extent cx="4343400" cy="6521450"/>
                <wp:effectExtent l="0" t="0" r="0" b="0"/>
                <wp:wrapTight wrapText="bothSides">
                  <wp:wrapPolygon edited="0">
                    <wp:start x="0" y="0"/>
                    <wp:lineTo x="0" y="11294"/>
                    <wp:lineTo x="1137" y="12115"/>
                    <wp:lineTo x="1137" y="21516"/>
                    <wp:lineTo x="20179" y="21516"/>
                    <wp:lineTo x="20179" y="12115"/>
                    <wp:lineTo x="21505" y="11294"/>
                    <wp:lineTo x="21505" y="0"/>
                    <wp:lineTo x="0" y="0"/>
                  </wp:wrapPolygon>
                </wp:wrapTight>
                <wp:docPr id="1868918018" name="Group 9"/>
                <wp:cNvGraphicFramePr/>
                <a:graphic xmlns:a="http://schemas.openxmlformats.org/drawingml/2006/main">
                  <a:graphicData uri="http://schemas.microsoft.com/office/word/2010/wordprocessingGroup">
                    <wpg:wgp>
                      <wpg:cNvGrpSpPr/>
                      <wpg:grpSpPr>
                        <a:xfrm>
                          <a:off x="0" y="0"/>
                          <a:ext cx="4343400" cy="6521450"/>
                          <a:chOff x="0" y="0"/>
                          <a:chExt cx="4775200" cy="7289800"/>
                        </a:xfrm>
                      </wpg:grpSpPr>
                      <pic:pic xmlns:pic="http://schemas.openxmlformats.org/drawingml/2006/picture">
                        <pic:nvPicPr>
                          <pic:cNvPr id="1626439814" name="Picture 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85750" y="3962400"/>
                            <a:ext cx="4159250" cy="3327400"/>
                          </a:xfrm>
                          <a:prstGeom prst="rect">
                            <a:avLst/>
                          </a:prstGeom>
                        </pic:spPr>
                      </pic:pic>
                      <pic:pic xmlns:pic="http://schemas.openxmlformats.org/drawingml/2006/picture">
                        <pic:nvPicPr>
                          <pic:cNvPr id="346185037" name="Picture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75200" cy="3820160"/>
                          </a:xfrm>
                          <a:prstGeom prst="rect">
                            <a:avLst/>
                          </a:prstGeom>
                        </pic:spPr>
                      </pic:pic>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group w14:anchorId="47CAF977" id="Group 9" o:spid="_x0000_s1026" style="position:absolute;margin-left:46pt;margin-top:13pt;width:342pt;height:513.5pt;z-index:251666432;mso-position-horizontal-relative:margin;mso-width-relative:margin;mso-height-relative:margin" coordsize="47752,72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2857;top:39624;width:41593;height:33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">
                  <v:imagedata r:id="rId27" o:title=""/>
                </v:shape>
                <v:shape id="Picture 4" o:spid="_x0000_s1028" type="#_x0000_t75" style="position:absolute;width:47752;height:38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">
                  <v:imagedata r:id="rId28" o:title=""/>
                </v:shape>
                <w10:wrap type="tight" anchorx="margin"/>
              </v:group>
            </w:pict>
          </mc:Fallback>
        </mc:AlternateContent>
      </w:r>
    </w:p>
    <w:p w14:paraId="06E8D67D" w14:textId="37CF23DF"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2D79349B" w14:textId="77777777" w:rsidR="00145D72" w:rsidRPr="00AD0CC1" w:rsidRDefault="00145D72" w:rsidP="00145D72">
      <w:pPr>
        <w:pStyle w:val="Caption"/>
        <w:rPr>
          <w:b/>
          <w:bCs/>
          <w:i/>
          <w:iCs w:val="0"/>
          <w:sz w:val="22"/>
          <w:szCs w:val="20"/>
        </w:rPr>
      </w:pPr>
    </w:p>
    <w:p w14:paraId="1DE3E4D2" w14:textId="77777777" w:rsidR="00145D72" w:rsidRPr="00AD0CC1" w:rsidRDefault="00145D72" w:rsidP="00145D72">
      <w:pPr>
        <w:pStyle w:val="Caption"/>
        <w:rPr>
          <w:b/>
          <w:bCs/>
          <w:i/>
          <w:iCs w:val="0"/>
          <w:sz w:val="22"/>
          <w:szCs w:val="20"/>
        </w:rPr>
      </w:pPr>
    </w:p>
    <w:p w14:paraId="4ACDFCD8" w14:textId="77777777" w:rsidR="00145D72" w:rsidRPr="00AD0CC1" w:rsidRDefault="00145D72" w:rsidP="00145D72">
      <w:pPr>
        <w:pStyle w:val="Caption"/>
        <w:rPr>
          <w:b/>
          <w:bCs/>
          <w:i/>
          <w:iCs w:val="0"/>
          <w:sz w:val="22"/>
          <w:szCs w:val="20"/>
        </w:rPr>
      </w:pPr>
    </w:p>
    <w:p w14:paraId="5B69B8EB" w14:textId="77777777" w:rsidR="00145D72" w:rsidRPr="00AD0CC1" w:rsidRDefault="00145D72" w:rsidP="00145D72">
      <w:pPr>
        <w:pStyle w:val="Caption"/>
        <w:rPr>
          <w:b/>
          <w:bCs/>
          <w:i/>
          <w:iCs w:val="0"/>
          <w:sz w:val="22"/>
          <w:szCs w:val="20"/>
        </w:rPr>
      </w:pPr>
    </w:p>
    <w:p w14:paraId="01E7F008" w14:textId="77777777" w:rsidR="00145D72" w:rsidRPr="00AD0CC1" w:rsidRDefault="00145D72" w:rsidP="00145D72">
      <w:pPr>
        <w:pStyle w:val="Caption"/>
        <w:rPr>
          <w:b/>
          <w:bCs/>
          <w:i/>
          <w:iCs w:val="0"/>
          <w:sz w:val="22"/>
          <w:szCs w:val="20"/>
        </w:rPr>
      </w:pPr>
    </w:p>
    <w:p w14:paraId="39F02285" w14:textId="77777777" w:rsidR="00145D72" w:rsidRPr="00AD0CC1" w:rsidRDefault="00145D72" w:rsidP="00145D72">
      <w:pPr>
        <w:pStyle w:val="Caption"/>
        <w:rPr>
          <w:b/>
          <w:bCs/>
          <w:i/>
          <w:iCs w:val="0"/>
          <w:sz w:val="22"/>
          <w:szCs w:val="20"/>
        </w:rPr>
      </w:pPr>
    </w:p>
    <w:p w14:paraId="4C692A53" w14:textId="77777777" w:rsidR="00145D72" w:rsidRPr="00AD0CC1" w:rsidRDefault="00145D72" w:rsidP="00145D72">
      <w:pPr>
        <w:pStyle w:val="Caption"/>
        <w:rPr>
          <w:b/>
          <w:bCs/>
          <w:i/>
          <w:iCs w:val="0"/>
          <w:sz w:val="22"/>
          <w:szCs w:val="20"/>
        </w:rPr>
      </w:pPr>
    </w:p>
    <w:p w14:paraId="7989931B" w14:textId="77777777" w:rsidR="00145D72" w:rsidRPr="00AD0CC1" w:rsidRDefault="00145D72" w:rsidP="00145D72">
      <w:pPr>
        <w:pStyle w:val="Caption"/>
        <w:rPr>
          <w:b/>
          <w:bCs/>
          <w:i/>
          <w:iCs w:val="0"/>
          <w:sz w:val="22"/>
          <w:szCs w:val="20"/>
        </w:rPr>
      </w:pPr>
    </w:p>
    <w:p w14:paraId="2DDD74A9" w14:textId="77777777" w:rsidR="00145D72" w:rsidRPr="00AD0CC1" w:rsidRDefault="00145D72" w:rsidP="00145D72">
      <w:pPr>
        <w:pStyle w:val="Caption"/>
        <w:rPr>
          <w:b/>
          <w:bCs/>
          <w:i/>
          <w:iCs w:val="0"/>
          <w:sz w:val="22"/>
          <w:szCs w:val="20"/>
        </w:rPr>
      </w:pPr>
    </w:p>
    <w:p w14:paraId="23D148FE" w14:textId="77777777" w:rsidR="00145D72" w:rsidRPr="00AD0CC1" w:rsidRDefault="00145D72" w:rsidP="00145D72">
      <w:pPr>
        <w:pStyle w:val="Caption"/>
        <w:rPr>
          <w:b/>
          <w:bCs/>
          <w:i/>
          <w:iCs w:val="0"/>
          <w:sz w:val="22"/>
          <w:szCs w:val="20"/>
        </w:rPr>
      </w:pPr>
    </w:p>
    <w:p w14:paraId="2EEA0AB2" w14:textId="77777777" w:rsidR="00145D72" w:rsidRPr="00AD0CC1" w:rsidRDefault="00145D72" w:rsidP="00145D72">
      <w:pPr>
        <w:pStyle w:val="Caption"/>
        <w:rPr>
          <w:b/>
          <w:bCs/>
          <w:i/>
          <w:iCs w:val="0"/>
          <w:sz w:val="22"/>
          <w:szCs w:val="20"/>
        </w:rPr>
      </w:pPr>
    </w:p>
    <w:p w14:paraId="63A92102" w14:textId="77777777" w:rsidR="00145D72" w:rsidRPr="00AD0CC1" w:rsidRDefault="00145D72" w:rsidP="00145D72">
      <w:pPr>
        <w:pStyle w:val="Caption"/>
        <w:rPr>
          <w:b/>
          <w:bCs/>
          <w:i/>
          <w:iCs w:val="0"/>
          <w:sz w:val="22"/>
          <w:szCs w:val="20"/>
        </w:rPr>
      </w:pPr>
    </w:p>
    <w:p w14:paraId="6A643B77" w14:textId="77777777" w:rsidR="00145D72" w:rsidRPr="00AD0CC1" w:rsidRDefault="00145D72" w:rsidP="00145D72">
      <w:pPr>
        <w:pStyle w:val="Caption"/>
        <w:rPr>
          <w:b/>
          <w:bCs/>
          <w:i/>
          <w:iCs w:val="0"/>
          <w:sz w:val="22"/>
          <w:szCs w:val="20"/>
        </w:rPr>
      </w:pPr>
    </w:p>
    <w:p w14:paraId="224A3A18" w14:textId="77777777" w:rsidR="00145D72" w:rsidRPr="00AD0CC1" w:rsidRDefault="00145D72" w:rsidP="00145D72">
      <w:pPr>
        <w:pStyle w:val="Caption"/>
        <w:rPr>
          <w:b/>
          <w:bCs/>
          <w:i/>
          <w:iCs w:val="0"/>
          <w:sz w:val="22"/>
          <w:szCs w:val="20"/>
        </w:rPr>
      </w:pPr>
    </w:p>
    <w:p w14:paraId="14A379D9" w14:textId="77777777" w:rsidR="00145D72" w:rsidRPr="00AD0CC1" w:rsidRDefault="00145D72" w:rsidP="00145D72">
      <w:pPr>
        <w:pStyle w:val="Caption"/>
        <w:rPr>
          <w:b/>
          <w:bCs/>
          <w:i/>
          <w:iCs w:val="0"/>
          <w:sz w:val="22"/>
          <w:szCs w:val="20"/>
        </w:rPr>
      </w:pPr>
    </w:p>
    <w:p w14:paraId="5E86261D" w14:textId="77777777" w:rsidR="00145D72" w:rsidRPr="00AD0CC1" w:rsidRDefault="00145D72" w:rsidP="00145D72">
      <w:pPr>
        <w:pStyle w:val="Caption"/>
        <w:rPr>
          <w:b/>
          <w:bCs/>
          <w:i/>
          <w:iCs w:val="0"/>
          <w:sz w:val="22"/>
          <w:szCs w:val="20"/>
        </w:rPr>
      </w:pPr>
    </w:p>
    <w:p w14:paraId="5B710DC9" w14:textId="77777777" w:rsidR="00145D72" w:rsidRPr="00AD0CC1" w:rsidRDefault="00145D72" w:rsidP="00145D72">
      <w:pPr>
        <w:pStyle w:val="Caption"/>
        <w:rPr>
          <w:b/>
          <w:bCs/>
          <w:i/>
          <w:iCs w:val="0"/>
          <w:sz w:val="22"/>
          <w:szCs w:val="20"/>
        </w:rPr>
      </w:pPr>
    </w:p>
    <w:p w14:paraId="1B2ABD66" w14:textId="77777777" w:rsidR="00145D72" w:rsidRPr="00AD0CC1" w:rsidRDefault="00145D72" w:rsidP="00145D72">
      <w:pPr>
        <w:pStyle w:val="Caption"/>
        <w:rPr>
          <w:b/>
          <w:bCs/>
          <w:i/>
          <w:iCs w:val="0"/>
          <w:sz w:val="22"/>
          <w:szCs w:val="20"/>
        </w:rPr>
      </w:pPr>
    </w:p>
    <w:p w14:paraId="51B0C2AD" w14:textId="77777777" w:rsidR="00145D72" w:rsidRPr="00AD0CC1" w:rsidRDefault="00145D72" w:rsidP="00145D72">
      <w:pPr>
        <w:pStyle w:val="Caption"/>
        <w:rPr>
          <w:b/>
          <w:bCs/>
          <w:i/>
          <w:iCs w:val="0"/>
          <w:sz w:val="22"/>
          <w:szCs w:val="20"/>
        </w:rPr>
      </w:pPr>
    </w:p>
    <w:p w14:paraId="30023207" w14:textId="77777777" w:rsidR="00A8293F" w:rsidRPr="00A601BD" w:rsidRDefault="00A8293F" w:rsidP="00A601BD">
      <w:pPr>
        <w:rPr>
          <w:iCs/>
        </w:rPr>
      </w:pPr>
    </w:p>
    <w:p w14:paraId="4548BE84" w14:textId="04ABF556" w:rsidR="00145D72" w:rsidRPr="00AD0CC1" w:rsidRDefault="00145D72" w:rsidP="00145D72">
      <w:pPr>
        <w:pStyle w:val="Caption"/>
        <w:rPr>
          <w:b/>
          <w:bCs/>
          <w:i/>
          <w:iCs w:val="0"/>
          <w:sz w:val="22"/>
          <w:szCs w:val="20"/>
        </w:rPr>
      </w:pPr>
    </w:p>
    <w:p w14:paraId="12C1AE9D" w14:textId="77777777" w:rsidR="00145D72" w:rsidRPr="00AD0CC1" w:rsidRDefault="00145D72" w:rsidP="00145D72">
      <w:pPr>
        <w:pStyle w:val="Caption"/>
        <w:rPr>
          <w:i/>
          <w:iCs w:val="0"/>
          <w:sz w:val="22"/>
          <w:szCs w:val="20"/>
        </w:rPr>
      </w:pPr>
      <w:commentRangeStart w:id="306"/>
      <w:commentRangeStart w:id="307"/>
      <w:r w:rsidRPr="00AD0CC1">
        <w:rPr>
          <w:b/>
          <w:bCs/>
          <w:i/>
          <w:iCs w:val="0"/>
          <w:sz w:val="22"/>
          <w:szCs w:val="20"/>
        </w:rPr>
        <w:t>Figure 2.3</w:t>
      </w:r>
      <w:r w:rsidRPr="00AD0CC1">
        <w:rPr>
          <w:i/>
          <w:iCs w:val="0"/>
          <w:sz w:val="22"/>
          <w:szCs w:val="20"/>
        </w:rPr>
        <w:t xml:space="preserve"> Panel </w:t>
      </w:r>
      <w:r w:rsidRPr="00AD0CC1">
        <w:rPr>
          <w:b/>
          <w:bCs/>
          <w:i/>
          <w:iCs w:val="0"/>
          <w:sz w:val="22"/>
          <w:szCs w:val="20"/>
        </w:rPr>
        <w:t>a</w:t>
      </w:r>
      <w:r w:rsidRPr="00AD0CC1">
        <w:rPr>
          <w:i/>
          <w:iCs w:val="0"/>
          <w:sz w:val="22"/>
          <w:szCs w:val="20"/>
        </w:rPr>
        <w:t xml:space="preserve"> show the Prevalence of Communal Roosting Behaviour in Core Land Birds in relation to HWI and mass. Data shows the convergence evolution of this behaviour. Panel </w:t>
      </w:r>
      <w:r w:rsidRPr="00AD0CC1">
        <w:rPr>
          <w:b/>
          <w:bCs/>
          <w:i/>
          <w:iCs w:val="0"/>
          <w:sz w:val="22"/>
          <w:szCs w:val="20"/>
        </w:rPr>
        <w:t xml:space="preserve">b </w:t>
      </w:r>
      <w:r w:rsidRPr="00AD0CC1">
        <w:rPr>
          <w:i/>
          <w:iCs w:val="0"/>
          <w:sz w:val="22"/>
          <w:szCs w:val="20"/>
        </w:rPr>
        <w:t>show the sane as above including trophic levels.</w:t>
      </w:r>
      <w:commentRangeEnd w:id="306"/>
      <w:r w:rsidRPr="00AD0CC1">
        <w:rPr>
          <w:rStyle w:val="CommentReference"/>
          <w:rFonts w:asciiTheme="minorHAnsi" w:eastAsiaTheme="minorHAnsi" w:hAnsiTheme="minorHAnsi" w:cstheme="minorBidi"/>
          <w:iCs w:val="0"/>
          <w:color w:val="auto"/>
          <w:lang w:eastAsia="en-US"/>
        </w:rPr>
        <w:commentReference w:id="306"/>
      </w:r>
      <w:commentRangeEnd w:id="307"/>
      <w:r w:rsidR="000A200F" w:rsidRPr="00AD0CC1">
        <w:rPr>
          <w:rStyle w:val="CommentReference"/>
          <w:rFonts w:asciiTheme="minorHAnsi" w:eastAsiaTheme="minorHAnsi" w:hAnsiTheme="minorHAnsi" w:cstheme="minorBidi"/>
          <w:iCs w:val="0"/>
          <w:color w:val="auto"/>
          <w:lang w:eastAsia="en-US"/>
        </w:rPr>
        <w:commentReference w:id="307"/>
      </w:r>
    </w:p>
    <w:p w14:paraId="2B547CA7"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r w:rsidRPr="000E4017">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668480" behindDoc="0" locked="0" layoutInCell="1" allowOverlap="1" wp14:anchorId="24FF107B" wp14:editId="6827F9E0">
                <wp:simplePos x="0" y="0"/>
                <wp:positionH relativeFrom="column">
                  <wp:posOffset>939165</wp:posOffset>
                </wp:positionH>
                <wp:positionV relativeFrom="paragraph">
                  <wp:posOffset>110490</wp:posOffset>
                </wp:positionV>
                <wp:extent cx="4483100" cy="7228840"/>
                <wp:effectExtent l="0" t="0" r="0" b="0"/>
                <wp:wrapTight wrapText="bothSides">
                  <wp:wrapPolygon edited="0">
                    <wp:start x="0" y="0"/>
                    <wp:lineTo x="0" y="21517"/>
                    <wp:lineTo x="21478" y="21517"/>
                    <wp:lineTo x="21478" y="0"/>
                    <wp:lineTo x="0" y="0"/>
                  </wp:wrapPolygon>
                </wp:wrapTight>
                <wp:docPr id="854089104" name="Group 10"/>
                <wp:cNvGraphicFramePr/>
                <a:graphic xmlns:a="http://schemas.openxmlformats.org/drawingml/2006/main">
                  <a:graphicData uri="http://schemas.microsoft.com/office/word/2010/wordprocessingGroup">
                    <wpg:wgp>
                      <wpg:cNvGrpSpPr/>
                      <wpg:grpSpPr>
                        <a:xfrm>
                          <a:off x="0" y="0"/>
                          <a:ext cx="4483100" cy="7228840"/>
                          <a:chOff x="0" y="0"/>
                          <a:chExt cx="4483100" cy="7228840"/>
                        </a:xfrm>
                      </wpg:grpSpPr>
                      <pic:pic xmlns:pic="http://schemas.openxmlformats.org/drawingml/2006/picture">
                        <pic:nvPicPr>
                          <pic:cNvPr id="2079996604" name="Picture 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82465" cy="3586480"/>
                          </a:xfrm>
                          <a:prstGeom prst="rect">
                            <a:avLst/>
                          </a:prstGeom>
                        </pic:spPr>
                      </pic:pic>
                      <pic:pic xmlns:pic="http://schemas.openxmlformats.org/drawingml/2006/picture">
                        <pic:nvPicPr>
                          <pic:cNvPr id="2044318249" name="Picture 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9050" y="3657600"/>
                            <a:ext cx="4464050" cy="3571240"/>
                          </a:xfrm>
                          <a:prstGeom prst="rect">
                            <a:avLst/>
                          </a:prstGeom>
                        </pic:spPr>
                      </pic:pic>
                    </wpg:wgp>
                  </a:graphicData>
                </a:graphic>
              </wp:anchor>
            </w:drawing>
          </mc:Choice>
          <mc:Fallback xmlns:w16sdtfl="http://schemas.microsoft.com/office/word/2024/wordml/sdtformatlock" xmlns:w16du="http://schemas.microsoft.com/office/word/2023/wordml/word16du" xmlns:oel="http://schemas.microsoft.com/office/2019/extlst">
            <w:pict>
              <v:group w14:anchorId="62A33B5E" id="Group 10" o:spid="_x0000_s1026" style="position:absolute;margin-left:73.95pt;margin-top:8.7pt;width:353pt;height:569.2pt;z-index:251668480" coordsize="44831,7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">
                <v:shape id="Picture 7" o:spid="_x0000_s1027" type="#_x0000_t75" style="position:absolute;width:44824;height:35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">
                  <v:imagedata r:id="rId31" o:title=""/>
                </v:shape>
                <v:shape id="Picture 8" o:spid="_x0000_s1028" type="#_x0000_t75" style="position:absolute;left:190;top:36576;width:44641;height:35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">
                  <v:imagedata r:id="rId32" o:title=""/>
                </v:shape>
                <w10:wrap type="tight"/>
              </v:group>
            </w:pict>
          </mc:Fallback>
        </mc:AlternateContent>
      </w:r>
    </w:p>
    <w:p w14:paraId="633ECE4F"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7B7D9D03"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1CFD8702"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45312893"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09EE68DF"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1A39E1D8"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3999E31A"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5FAA28CC"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1DEBF779"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00819CE0"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076BEE88"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52AA90E0"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7484D2ED"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269CC5AF"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6758A084"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4E12CEE7"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429863C9"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6B38F720"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036D700E"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18706C15"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2BEF0E70" w14:textId="77777777" w:rsidR="00145D72" w:rsidRPr="00AD0CC1" w:rsidRDefault="00145D72" w:rsidP="00145D72">
      <w:pPr>
        <w:pStyle w:val="Caption"/>
        <w:rPr>
          <w:i/>
          <w:iCs w:val="0"/>
          <w:sz w:val="22"/>
          <w:szCs w:val="20"/>
        </w:rPr>
      </w:pPr>
      <w:r w:rsidRPr="00AD0CC1">
        <w:rPr>
          <w:b/>
          <w:bCs/>
          <w:i/>
          <w:iCs w:val="0"/>
          <w:sz w:val="22"/>
          <w:szCs w:val="20"/>
        </w:rPr>
        <w:t>Figure 2.4</w:t>
      </w:r>
      <w:r w:rsidRPr="00AD0CC1">
        <w:rPr>
          <w:i/>
          <w:iCs w:val="0"/>
          <w:sz w:val="22"/>
          <w:szCs w:val="20"/>
        </w:rPr>
        <w:t xml:space="preserve"> Prevalence of Communal Roosting Behaviour in Core Land Birds in relation to HWI (</w:t>
      </w:r>
      <w:r w:rsidRPr="00AD0CC1">
        <w:rPr>
          <w:b/>
          <w:bCs/>
          <w:i/>
          <w:iCs w:val="0"/>
          <w:sz w:val="22"/>
          <w:szCs w:val="20"/>
        </w:rPr>
        <w:t>panel a</w:t>
      </w:r>
      <w:r w:rsidRPr="00AD0CC1">
        <w:rPr>
          <w:i/>
          <w:iCs w:val="0"/>
          <w:sz w:val="22"/>
          <w:szCs w:val="20"/>
        </w:rPr>
        <w:t>), and mass (</w:t>
      </w:r>
      <w:r w:rsidRPr="00AD0CC1">
        <w:rPr>
          <w:b/>
          <w:bCs/>
          <w:i/>
          <w:iCs w:val="0"/>
          <w:sz w:val="22"/>
          <w:szCs w:val="20"/>
        </w:rPr>
        <w:t>panel b</w:t>
      </w:r>
      <w:r w:rsidRPr="00AD0CC1">
        <w:rPr>
          <w:i/>
          <w:iCs w:val="0"/>
          <w:sz w:val="22"/>
          <w:szCs w:val="20"/>
        </w:rPr>
        <w:t>).</w:t>
      </w:r>
    </w:p>
    <w:p w14:paraId="0D09A9FE"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46CB3DCE" w14:textId="77777777" w:rsidR="00145D72" w:rsidRPr="00AD0CC1" w:rsidRDefault="00145D72" w:rsidP="00145D72">
      <w:pPr>
        <w:pStyle w:val="Caption"/>
        <w:rPr>
          <w:i/>
          <w:iCs w:val="0"/>
          <w:sz w:val="22"/>
          <w:szCs w:val="20"/>
        </w:rPr>
      </w:pPr>
      <w:commentRangeStart w:id="308"/>
      <w:r w:rsidRPr="000E4017">
        <w:rPr>
          <w:noProof/>
          <w:sz w:val="24"/>
          <w:szCs w:val="24"/>
        </w:rPr>
        <w:drawing>
          <wp:anchor distT="0" distB="0" distL="114300" distR="114300" simplePos="0" relativeHeight="251667456" behindDoc="1" locked="0" layoutInCell="1" allowOverlap="1" wp14:anchorId="60A9F33E" wp14:editId="72E58ECD">
            <wp:simplePos x="0" y="0"/>
            <wp:positionH relativeFrom="margin">
              <wp:align>right</wp:align>
            </wp:positionH>
            <wp:positionV relativeFrom="paragraph">
              <wp:posOffset>0</wp:posOffset>
            </wp:positionV>
            <wp:extent cx="5943600" cy="4754880"/>
            <wp:effectExtent l="0" t="0" r="0" b="7620"/>
            <wp:wrapTight wrapText="bothSides">
              <wp:wrapPolygon edited="0">
                <wp:start x="0" y="0"/>
                <wp:lineTo x="0" y="21548"/>
                <wp:lineTo x="21531" y="21548"/>
                <wp:lineTo x="21531" y="0"/>
                <wp:lineTo x="0" y="0"/>
              </wp:wrapPolygon>
            </wp:wrapTight>
            <wp:docPr id="4123906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39682" name="Picture 139113968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anchor>
        </w:drawing>
      </w:r>
      <w:r w:rsidRPr="00AD0CC1">
        <w:rPr>
          <w:b/>
          <w:bCs/>
          <w:i/>
          <w:iCs w:val="0"/>
          <w:sz w:val="22"/>
          <w:szCs w:val="20"/>
        </w:rPr>
        <w:t>Figure 2.5</w:t>
      </w:r>
      <w:r w:rsidRPr="00AD0CC1">
        <w:rPr>
          <w:i/>
          <w:iCs w:val="0"/>
          <w:sz w:val="22"/>
          <w:szCs w:val="20"/>
        </w:rPr>
        <w:t xml:space="preserve"> </w:t>
      </w:r>
      <w:commentRangeEnd w:id="308"/>
      <w:r w:rsidRPr="00AD0CC1">
        <w:rPr>
          <w:rStyle w:val="CommentReference"/>
          <w:rFonts w:asciiTheme="minorHAnsi" w:eastAsiaTheme="minorHAnsi" w:hAnsiTheme="minorHAnsi" w:cstheme="minorBidi"/>
          <w:iCs w:val="0"/>
          <w:color w:val="auto"/>
          <w:lang w:eastAsia="en-US"/>
        </w:rPr>
        <w:commentReference w:id="308"/>
      </w:r>
      <w:r w:rsidRPr="00AD0CC1">
        <w:rPr>
          <w:i/>
          <w:iCs w:val="0"/>
          <w:sz w:val="22"/>
          <w:szCs w:val="20"/>
        </w:rPr>
        <w:t>Prevalence of Communal Roosting Behaviour in Core Land Birds in relation to Trophic Level.</w:t>
      </w:r>
    </w:p>
    <w:p w14:paraId="3FFAF0C3" w14:textId="77777777" w:rsidR="00145D72" w:rsidRPr="00AD0CC1" w:rsidRDefault="00145D72" w:rsidP="00F37D7B"/>
    <w:p w14:paraId="45779439" w14:textId="77777777" w:rsidR="00145D72" w:rsidRPr="00AD0CC1" w:rsidRDefault="00145D72" w:rsidP="00F37D7B"/>
    <w:p w14:paraId="5C3FC78A" w14:textId="77777777" w:rsidR="00145D72" w:rsidRPr="00AD0CC1" w:rsidRDefault="00145D72" w:rsidP="00F37D7B"/>
    <w:p w14:paraId="71E35886" w14:textId="77777777" w:rsidR="00145D72" w:rsidRDefault="00145D72" w:rsidP="00F37D7B"/>
    <w:p w14:paraId="063452F1" w14:textId="77777777" w:rsidR="00036D29" w:rsidRDefault="00036D29" w:rsidP="00F37D7B"/>
    <w:p w14:paraId="53B3217B" w14:textId="1A13BB33" w:rsidR="00036D29" w:rsidRPr="00AD0CC1" w:rsidRDefault="00335002" w:rsidP="00F37D7B">
      <w:r>
        <w:rPr>
          <w:noProof/>
        </w:rPr>
        <w:lastRenderedPageBreak/>
        <w:drawing>
          <wp:inline distT="0" distB="0" distL="0" distR="0" wp14:anchorId="441CA239" wp14:editId="4045628A">
            <wp:extent cx="6861024" cy="3879850"/>
            <wp:effectExtent l="0" t="0" r="0" b="6350"/>
            <wp:docPr id="47104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48102" name="Picture 47104810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65790" cy="3882545"/>
                    </a:xfrm>
                    <a:prstGeom prst="rect">
                      <a:avLst/>
                    </a:prstGeom>
                  </pic:spPr>
                </pic:pic>
              </a:graphicData>
            </a:graphic>
          </wp:inline>
        </w:drawing>
      </w:r>
      <w:r>
        <w:rPr>
          <w:noProof/>
        </w:rPr>
        <w:drawing>
          <wp:inline distT="0" distB="0" distL="0" distR="0" wp14:anchorId="02014E20" wp14:editId="4E3E1F58">
            <wp:extent cx="6939627" cy="3924300"/>
            <wp:effectExtent l="0" t="0" r="0" b="0"/>
            <wp:docPr id="198392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2674" name="Picture 19839267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950701" cy="3930562"/>
                    </a:xfrm>
                    <a:prstGeom prst="rect">
                      <a:avLst/>
                    </a:prstGeom>
                  </pic:spPr>
                </pic:pic>
              </a:graphicData>
            </a:graphic>
          </wp:inline>
        </w:drawing>
      </w:r>
    </w:p>
    <w:p w14:paraId="4B5DE35E" w14:textId="77777777" w:rsidR="00145D72" w:rsidRPr="00AD0CC1" w:rsidRDefault="00145D72" w:rsidP="00F37D7B"/>
    <w:p w14:paraId="4DCC6932" w14:textId="77777777" w:rsidR="00145D72" w:rsidRPr="00AD0CC1" w:rsidRDefault="00145D72" w:rsidP="00F37D7B"/>
    <w:p w14:paraId="4A9BB705" w14:textId="77777777" w:rsidR="00145D72" w:rsidRPr="00AD0CC1" w:rsidRDefault="00145D72" w:rsidP="00F37D7B"/>
    <w:p w14:paraId="089A3227" w14:textId="77777777" w:rsidR="00145D72" w:rsidRPr="00AD0CC1" w:rsidRDefault="00145D72" w:rsidP="00F37D7B"/>
    <w:p w14:paraId="18DDFCD7" w14:textId="77777777" w:rsidR="00145D72" w:rsidRPr="00AD0CC1" w:rsidRDefault="00145D72" w:rsidP="00F37D7B"/>
    <w:p w14:paraId="1200E890" w14:textId="77777777" w:rsidR="00145D72" w:rsidRPr="00AD0CC1" w:rsidRDefault="00145D72" w:rsidP="00F37D7B"/>
    <w:p w14:paraId="4EC17265" w14:textId="77777777" w:rsidR="00145D72" w:rsidRPr="00AD0CC1" w:rsidRDefault="00145D72" w:rsidP="00145D72">
      <w:pPr>
        <w:pStyle w:val="Heading2"/>
        <w:rPr>
          <w:rFonts w:ascii="Times New Roman" w:hAnsi="Times New Roman" w:cs="Times New Roman"/>
          <w:b/>
          <w:bCs/>
          <w:color w:val="auto"/>
          <w:sz w:val="28"/>
          <w:szCs w:val="28"/>
        </w:rPr>
      </w:pPr>
      <w:r w:rsidRPr="00AD0CC1">
        <w:rPr>
          <w:rFonts w:ascii="Times New Roman" w:hAnsi="Times New Roman" w:cs="Times New Roman"/>
          <w:b/>
          <w:bCs/>
          <w:color w:val="auto"/>
          <w:sz w:val="28"/>
          <w:szCs w:val="28"/>
        </w:rPr>
        <w:t>Appendix 2: Code</w:t>
      </w:r>
    </w:p>
    <w:p w14:paraId="75A52D57" w14:textId="77777777" w:rsidR="00145D72" w:rsidRPr="00AD0CC1" w:rsidRDefault="00145D72" w:rsidP="00F37D7B"/>
    <w:p w14:paraId="632186C8" w14:textId="6CD53192" w:rsidR="00F37D7B" w:rsidRPr="00AD0CC1" w:rsidRDefault="00F37D7B" w:rsidP="00F37D7B">
      <w:pPr>
        <w:spacing w:line="276" w:lineRule="auto"/>
      </w:pPr>
      <w:r w:rsidRPr="00AD0CC1">
        <w:rPr>
          <w:rFonts w:ascii="Times New Roman" w:hAnsi="Times New Roman"/>
          <w:sz w:val="24"/>
          <w:szCs w:val="28"/>
        </w:rPr>
        <w:t xml:space="preserve">All code and figures used for Chapter 2 of this thesis can be found on the GitHub repository at </w:t>
      </w:r>
      <w:hyperlink r:id="rId36" w:history="1">
        <w:r w:rsidRPr="00AD0CC1">
          <w:rPr>
            <w:rStyle w:val="Hyperlink"/>
            <w:rFonts w:ascii="Times New Roman" w:hAnsi="Times New Roman"/>
            <w:sz w:val="24"/>
            <w:szCs w:val="28"/>
          </w:rPr>
          <w:t>https://github.com/QuantitativeEcologyLab/MSc.-Communal-roosting-behav</w:t>
        </w:r>
      </w:hyperlink>
      <w:r w:rsidRPr="00AD0CC1">
        <w:rPr>
          <w:rFonts w:ascii="Times New Roman" w:hAnsi="Times New Roman"/>
          <w:sz w:val="24"/>
          <w:szCs w:val="28"/>
        </w:rPr>
        <w:t xml:space="preserve"> </w:t>
      </w:r>
    </w:p>
    <w:p w14:paraId="398738C5" w14:textId="77777777" w:rsidR="00F37D7B" w:rsidRPr="00AD0CC1" w:rsidRDefault="00F37D7B" w:rsidP="00F37D7B">
      <w:pPr>
        <w:spacing w:line="276" w:lineRule="auto"/>
        <w:rPr>
          <w:rFonts w:ascii="Times New Roman" w:hAnsi="Times New Roman"/>
          <w:sz w:val="24"/>
          <w:szCs w:val="28"/>
        </w:rPr>
      </w:pPr>
    </w:p>
    <w:p w14:paraId="54A0AC19" w14:textId="77777777" w:rsidR="00F37D7B" w:rsidRPr="00DB4900" w:rsidRDefault="00F37D7B" w:rsidP="00D70E63">
      <w:pPr>
        <w:spacing w:line="360" w:lineRule="auto"/>
        <w:ind w:left="720" w:hanging="720"/>
        <w:jc w:val="both"/>
        <w:rPr>
          <w:rFonts w:ascii="Times New Roman" w:hAnsi="Times New Roman" w:cs="Times New Roman"/>
        </w:rPr>
      </w:pPr>
    </w:p>
    <w:sectPr w:rsidR="00F37D7B" w:rsidRPr="00DB4900" w:rsidSect="00CC0C76">
      <w:footerReference w:type="even" r:id="rId37"/>
      <w:footerReference w:type="default" r:id="rId38"/>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Noonan, Michael" w:date="2025-05-29T19:40:00Z" w:initials=" ">
    <w:p w14:paraId="7AE92915" w14:textId="5B47B7C1" w:rsidR="00484EE9" w:rsidRPr="00AD0CC1" w:rsidRDefault="00484EE9">
      <w:pPr>
        <w:pStyle w:val="CommentText"/>
      </w:pPr>
      <w:r w:rsidRPr="00AD0CC1">
        <w:rPr>
          <w:rStyle w:val="CommentReference"/>
        </w:rPr>
        <w:annotationRef/>
      </w:r>
      <w:r w:rsidRPr="00AD0CC1">
        <w:t>I’m not sure what’s up with the formatting, but many of the page numbers are off.</w:t>
      </w:r>
    </w:p>
  </w:comment>
  <w:comment w:id="17" w:author="Noonan, Michael" w:date="2025-05-08T11:28:00Z" w:initials="MN">
    <w:p w14:paraId="6490E95A" w14:textId="77777777" w:rsidR="00046C1B" w:rsidRPr="00AD0CC1" w:rsidRDefault="00046C1B" w:rsidP="00046C1B">
      <w:pPr>
        <w:pStyle w:val="CommentText"/>
      </w:pPr>
      <w:r w:rsidRPr="00AD0CC1">
        <w:rPr>
          <w:rStyle w:val="CommentReference"/>
        </w:rPr>
        <w:annotationRef/>
      </w:r>
      <w:r w:rsidRPr="00AD0CC1">
        <w:t>There are some good points in the introduction, but it lacks depth and needs a fair amount of work. At the moment, it fails to clearly articulate a gap in the literature that the work is trying to fill. It summarises some existing ideas tied to the ICH, but doesn’t convincingly argue why this comparative study is needed or what unresolved questions it addresses. You need to make a much stronger case for why this work is needed (and also what the work actually is).</w:t>
      </w:r>
    </w:p>
    <w:p w14:paraId="26550C9F" w14:textId="77777777" w:rsidR="00046C1B" w:rsidRPr="00AD0CC1" w:rsidRDefault="00046C1B" w:rsidP="00046C1B">
      <w:pPr>
        <w:pStyle w:val="CommentText"/>
      </w:pPr>
    </w:p>
    <w:p w14:paraId="27D1EAF5" w14:textId="77777777" w:rsidR="00046C1B" w:rsidRPr="00AD0CC1" w:rsidRDefault="00046C1B" w:rsidP="00046C1B">
      <w:pPr>
        <w:pStyle w:val="CommentText"/>
      </w:pPr>
      <w:r w:rsidRPr="00AD0CC1">
        <w:t>Related to that, there’s no clear statement of why testing the ICH at a broader taxonomic scale is important now, especially since it cites Beauchamp (1999) as having already done this over 20 years ago and their work has been supported by more targeted studies.</w:t>
      </w:r>
      <w:r w:rsidRPr="00AD0CC1">
        <w:br/>
      </w:r>
      <w:r w:rsidRPr="00AD0CC1">
        <w:br/>
        <w:t>The introduction needs to move from background → gap → specific aims → hypotheses. Currently, it’s mostly background with little in the way of critical synthesis, so the research aps haven’t been clearly articulated.</w:t>
      </w:r>
      <w:r w:rsidRPr="00AD0CC1">
        <w:br/>
      </w:r>
      <w:r w:rsidRPr="00AD0CC1">
        <w:br/>
        <w:t>The introduction also doesn’t setup birds as the focal group of interest. Why birds? Why landbirds specifically? What factors of their life histories make them a good choice? At the moment, the focus on birds feels arbitrary.</w:t>
      </w:r>
      <w:r w:rsidRPr="00AD0CC1">
        <w:br/>
      </w:r>
      <w:r w:rsidRPr="00AD0CC1">
        <w:br/>
        <w:t>As a general note, try to work on the phrasing throughout the entire chapter. It’s a little too colloquial. You need to be using more precise, academic language.</w:t>
      </w:r>
    </w:p>
  </w:comment>
  <w:comment w:id="18" w:author="sandracd@student.ubc.ca" w:date="2025-06-07T20:17:00Z" w:initials="s">
    <w:p w14:paraId="37312AAC" w14:textId="77777777" w:rsidR="008D2D0A" w:rsidRPr="00AD0CC1" w:rsidRDefault="008D2D0A" w:rsidP="008D2D0A">
      <w:pPr>
        <w:pStyle w:val="CommentText"/>
      </w:pPr>
      <w:r w:rsidRPr="00AD0CC1">
        <w:rPr>
          <w:rStyle w:val="CommentReference"/>
        </w:rPr>
        <w:annotationRef/>
      </w:r>
      <w:r w:rsidRPr="00AD0CC1">
        <w:t>THIS ONE FITS BETTER IN THE PARAGRAPH ABOVE</w:t>
      </w:r>
    </w:p>
  </w:comment>
  <w:comment w:id="19" w:author="sandracd@student.ubc.ca" w:date="2025-06-07T20:13:00Z" w:initials="s">
    <w:p w14:paraId="7A33FB30" w14:textId="77777777" w:rsidR="00B101E2" w:rsidRPr="00AD0CC1" w:rsidRDefault="00B101E2" w:rsidP="00B101E2">
      <w:pPr>
        <w:pStyle w:val="CommentText"/>
      </w:pPr>
      <w:r w:rsidRPr="00AD0CC1">
        <w:rPr>
          <w:rStyle w:val="CommentReference"/>
        </w:rPr>
        <w:annotationRef/>
      </w:r>
      <w:r w:rsidRPr="00AD0CC1">
        <w:t>Make a stronger case for information transfer in this process</w:t>
      </w:r>
    </w:p>
  </w:comment>
  <w:comment w:id="20" w:author="Noonan, Michael" w:date="2025-06-06T12:54:00Z" w:initials=" ">
    <w:p w14:paraId="114C4554" w14:textId="21DC939C" w:rsidR="00927534" w:rsidRPr="00AD0CC1" w:rsidRDefault="00B14019">
      <w:pPr>
        <w:pStyle w:val="CommentText"/>
      </w:pPr>
      <w:r w:rsidRPr="00AD0CC1">
        <w:t>This is a useful paragraph that introduces the central term and begins to set up the evolutionary puzzle. But, because it comes</w:t>
      </w:r>
      <w:r w:rsidRPr="00AD0CC1">
        <w:rPr>
          <w:b/>
          <w:bCs/>
        </w:rPr>
        <w:t xml:space="preserve"> </w:t>
      </w:r>
      <w:r w:rsidRPr="00AD0CC1">
        <w:rPr>
          <w:rStyle w:val="Strong"/>
          <w:b w:val="0"/>
          <w:bCs w:val="0"/>
        </w:rPr>
        <w:t>after the analogies</w:t>
      </w:r>
      <w:r w:rsidRPr="00AD0CC1">
        <w:t xml:space="preserve">, it lands awkwardly and doesn’t pack the punch it should. </w:t>
      </w:r>
      <w:r w:rsidRPr="00AD0CC1">
        <w:br/>
      </w:r>
      <w:r w:rsidRPr="00AD0CC1">
        <w:br/>
      </w:r>
      <w:r w:rsidR="00927534" w:rsidRPr="00AD0CC1">
        <w:t>You also need a full, formal definition of communal roosting behaviour. Th</w:t>
      </w:r>
      <w:r w:rsidRPr="00AD0CC1">
        <w:t xml:space="preserve">e current </w:t>
      </w:r>
      <w:r w:rsidR="00927534" w:rsidRPr="00AD0CC1">
        <w:t xml:space="preserve">definition </w:t>
      </w:r>
      <w:r w:rsidRPr="00AD0CC1">
        <w:t xml:space="preserve">is too simplistic and </w:t>
      </w:r>
      <w:r w:rsidR="00927534" w:rsidRPr="00AD0CC1">
        <w:t xml:space="preserve">raises too many other questions that are not addressed, for example: Is there a threshold for what is considered an aggregation? Is the group composition constant? Is spatial proximity enough, or is synchronised behaviour necessary when defining communal roosting? After reading this paragraph, your definition of CRB should be well developed and crystal clear to the reader. </w:t>
      </w:r>
      <w:r w:rsidRPr="00AD0CC1">
        <w:t>Your definition sets the boundaries of the work, so it is a critical part of the introduction.</w:t>
      </w:r>
      <w:r w:rsidR="00927534" w:rsidRPr="00AD0CC1">
        <w:br/>
      </w:r>
      <w:r w:rsidR="00927534" w:rsidRPr="00AD0CC1">
        <w:br/>
        <w:t xml:space="preserve">Related to that, is this a standard definition in the field? Is there any debate about the definition, or is there a standard that is used? Is it constant between birds and other taxonomic groups? Or do definitions differ between species/taxa? It’s important to engage with the literature and contrast your definition with how others are using the term. </w:t>
      </w:r>
    </w:p>
  </w:comment>
  <w:comment w:id="21" w:author="Noonan, Michael" w:date="2025-05-08T11:38:00Z" w:initials="MN">
    <w:p w14:paraId="3FE33AAA" w14:textId="77777777" w:rsidR="00D065E0" w:rsidRPr="00AD0CC1" w:rsidRDefault="00D065E0" w:rsidP="00D065E0">
      <w:pPr>
        <w:pStyle w:val="CommentText"/>
      </w:pPr>
      <w:r w:rsidRPr="00AD0CC1">
        <w:t xml:space="preserve">It's important to highlight that communal roosting behaviour is a bit of a paradox, but </w:t>
      </w:r>
      <w:r w:rsidRPr="00AD0CC1">
        <w:rPr>
          <w:rStyle w:val="CommentReference"/>
        </w:rPr>
        <w:annotationRef/>
      </w:r>
      <w:r w:rsidRPr="00AD0CC1">
        <w:t xml:space="preserve">this statement is quite vague. </w:t>
      </w:r>
    </w:p>
  </w:comment>
  <w:comment w:id="23" w:author="sandracd@student.ubc.ca" w:date="2025-06-09T14:11:00Z" w:initials="s">
    <w:p w14:paraId="13577F00" w14:textId="6DEF31D3" w:rsidR="00AD0CC1" w:rsidRPr="00AD0CC1" w:rsidRDefault="00AD0CC1">
      <w:pPr>
        <w:pStyle w:val="CommentText"/>
      </w:pPr>
      <w:r w:rsidRPr="00AD0CC1">
        <w:rPr>
          <w:rStyle w:val="CommentReference"/>
        </w:rPr>
        <w:annotationRef/>
      </w:r>
      <w:r w:rsidRPr="00AD0CC1">
        <w:t>CITE OTHERS, MOSTLY CLASSIC STUDIES</w:t>
      </w:r>
    </w:p>
  </w:comment>
  <w:comment w:id="22" w:author="Noonan, Michael" w:date="2025-06-06T13:20:00Z" w:initials=" ">
    <w:p w14:paraId="73424A41" w14:textId="38D9EC3F" w:rsidR="008402A9" w:rsidRPr="00AD0CC1" w:rsidRDefault="008402A9">
      <w:pPr>
        <w:pStyle w:val="CommentText"/>
      </w:pPr>
      <w:r w:rsidRPr="00AD0CC1">
        <w:rPr>
          <w:rStyle w:val="CommentReference"/>
        </w:rPr>
        <w:annotationRef/>
      </w:r>
      <w:r w:rsidRPr="00AD0CC1">
        <w:t xml:space="preserve">This paragraph is </w:t>
      </w:r>
      <w:r w:rsidRPr="00AD0CC1">
        <w:rPr>
          <w:rStyle w:val="Strong"/>
          <w:b w:val="0"/>
          <w:bCs w:val="0"/>
        </w:rPr>
        <w:t>too long</w:t>
      </w:r>
      <w:r w:rsidRPr="00AD0CC1">
        <w:t xml:space="preserve"> and is trying to do too much. I think it would be stronger to </w:t>
      </w:r>
      <w:r w:rsidRPr="00AD0CC1">
        <w:rPr>
          <w:rStyle w:val="Strong"/>
          <w:b w:val="0"/>
          <w:bCs w:val="0"/>
        </w:rPr>
        <w:t xml:space="preserve">split it up, and have </w:t>
      </w:r>
      <w:r w:rsidRPr="00AD0CC1">
        <w:t>one for each hypothesis, with more careful transitions and more detailed elaboration.</w:t>
      </w:r>
    </w:p>
  </w:comment>
  <w:comment w:id="24" w:author="Noonan, Michael" w:date="2025-06-06T13:21:00Z" w:initials=" ">
    <w:p w14:paraId="4295F5A9" w14:textId="3F1C9B20" w:rsidR="005E70C7" w:rsidRPr="00AD0CC1" w:rsidRDefault="005E70C7">
      <w:pPr>
        <w:pStyle w:val="CommentText"/>
      </w:pPr>
      <w:r w:rsidRPr="00AD0CC1">
        <w:rPr>
          <w:rStyle w:val="CommentReference"/>
        </w:rPr>
        <w:annotationRef/>
      </w:r>
      <w:r w:rsidRPr="00AD0CC1">
        <w:t>This is too superficial. It reads as if you haven’t really engaged with the idea. Try to build up the paradox. For example, what evidence did those others studies have for making the case that thermoregulation was important? They wouldn’t have made it without support, or if they did, state that. After building up the idea more thoroughly, then introduce the paradox, and be more specific. For example, describe several examples of roosts for specific species in specific situations in which there are unlikely to be any thermoregulatory benefits (such as in the tropics), then once you’ve described a few case studies, add in the comparative analysis from e.g., Beauchamp. But there again, try to be more specific. Did Beauchamp test for this specifically? And what exactly did he find that contradicts the claim? Also, that’s from 1999, and many of the thermoregulatory papers are from the 2000s, did anything change? Why is there still controversy? You need to map out the evolution of the debate in the literature.</w:t>
      </w:r>
    </w:p>
  </w:comment>
  <w:comment w:id="26" w:author="Noonan, Michael" w:date="2025-05-29T20:03:00Z" w:initials=" ">
    <w:p w14:paraId="2FA4E4BA" w14:textId="77777777" w:rsidR="00046C1B" w:rsidRPr="00AD0CC1" w:rsidRDefault="00046C1B" w:rsidP="00046C1B">
      <w:pPr>
        <w:pStyle w:val="CommentText"/>
      </w:pPr>
      <w:r w:rsidRPr="00AD0CC1">
        <w:rPr>
          <w:rStyle w:val="CommentReference"/>
        </w:rPr>
        <w:annotationRef/>
      </w:r>
      <w:r w:rsidRPr="00AD0CC1">
        <w:t>If you’re going to use the acronym, use it consistently.</w:t>
      </w:r>
    </w:p>
  </w:comment>
  <w:comment w:id="25" w:author="Noonan, Michael" w:date="2025-06-06T13:31:00Z" w:initials=" ">
    <w:p w14:paraId="0B27D741" w14:textId="62FDCC3B" w:rsidR="005E70C7" w:rsidRPr="00AD0CC1" w:rsidRDefault="005E70C7">
      <w:pPr>
        <w:pStyle w:val="CommentText"/>
      </w:pPr>
      <w:r w:rsidRPr="00AD0CC1">
        <w:rPr>
          <w:rStyle w:val="CommentReference"/>
        </w:rPr>
        <w:annotationRef/>
      </w:r>
      <w:r w:rsidRPr="00AD0CC1">
        <w:t>Same as above, this requires more depth. You need to engaging more seriously with theories your presenting, contrast them with data/results, and navigating the literature as a dynamic conversation</w:t>
      </w:r>
      <w:r w:rsidR="009324AD" w:rsidRPr="00AD0CC1">
        <w:t xml:space="preserve">, </w:t>
      </w:r>
      <w:r w:rsidRPr="00AD0CC1">
        <w:t>not a checklist of references.</w:t>
      </w:r>
    </w:p>
  </w:comment>
  <w:comment w:id="27" w:author="Noonan, Michael" w:date="2025-06-06T12:51:00Z" w:initials=" ">
    <w:p w14:paraId="7B76F3B1" w14:textId="77777777" w:rsidR="0074215C" w:rsidRPr="00AD0CC1" w:rsidRDefault="0074215C" w:rsidP="0074215C">
      <w:pPr>
        <w:pStyle w:val="CommentText"/>
      </w:pPr>
      <w:r w:rsidRPr="00AD0CC1">
        <w:rPr>
          <w:rStyle w:val="CommentReference"/>
        </w:rPr>
        <w:annotationRef/>
      </w:r>
      <w:r w:rsidRPr="00AD0CC1">
        <w:t>Your final sentence here is a key conceptual transition but it is stated too casually. It deserves more development.</w:t>
      </w:r>
    </w:p>
  </w:comment>
  <w:comment w:id="28" w:author="sandracd@student.ubc.ca" w:date="2025-06-08T09:40:00Z" w:initials="s">
    <w:p w14:paraId="1D6FC051" w14:textId="77777777" w:rsidR="0074215C" w:rsidRPr="00AD0CC1" w:rsidRDefault="0074215C" w:rsidP="0074215C">
      <w:pPr>
        <w:pStyle w:val="CommentText"/>
      </w:pPr>
      <w:r w:rsidRPr="00AD0CC1">
        <w:rPr>
          <w:rStyle w:val="CommentReference"/>
        </w:rPr>
        <w:annotationRef/>
      </w:r>
      <w:r w:rsidRPr="00AD0CC1">
        <w:t>WHERE DO I WANT TO PLACE IT?</w:t>
      </w:r>
    </w:p>
  </w:comment>
  <w:comment w:id="29" w:author="Noonan, Michael" w:date="2025-05-08T13:59:00Z" w:initials="MN">
    <w:p w14:paraId="127AC980" w14:textId="77777777" w:rsidR="0074215C" w:rsidRPr="00AD0CC1" w:rsidRDefault="0074215C" w:rsidP="0074215C">
      <w:pPr>
        <w:pStyle w:val="CommentText"/>
      </w:pPr>
      <w:r w:rsidRPr="00AD0CC1">
        <w:rPr>
          <w:rStyle w:val="CommentReference"/>
        </w:rPr>
        <w:annotationRef/>
      </w:r>
      <w:r w:rsidRPr="00AD0CC1">
        <w:t xml:space="preserve">You need to lead the reader to this more. There are alternative explanations for why communal roosting may have evolved. Without touching on this, the writing feels very narrow in scope. </w:t>
      </w:r>
    </w:p>
  </w:comment>
  <w:comment w:id="30" w:author="Noonan, Michael" w:date="2025-06-06T13:45:00Z" w:initials=" ">
    <w:p w14:paraId="69F18FC0" w14:textId="77777777" w:rsidR="00EA6417" w:rsidRPr="00AD0CC1" w:rsidRDefault="00EA6417" w:rsidP="00EA6417">
      <w:pPr>
        <w:pStyle w:val="CommentText"/>
      </w:pPr>
      <w:r w:rsidRPr="00AD0CC1">
        <w:rPr>
          <w:rStyle w:val="CommentReference"/>
        </w:rPr>
        <w:annotationRef/>
      </w:r>
      <w:r w:rsidRPr="00AD0CC1">
        <w:t>You need to make stronger causal arguments (with evidence) for the relationship between these traits and CRB. For example, the connection with memory is certainly plausible, but there’s no mechanistic path presented.</w:t>
      </w:r>
    </w:p>
  </w:comment>
  <w:comment w:id="31" w:author="Noonan, Michael" w:date="2025-05-08T14:09:00Z" w:initials="MN">
    <w:p w14:paraId="20BADF72" w14:textId="77777777" w:rsidR="00EA6417" w:rsidRPr="00AD0CC1" w:rsidRDefault="00EA6417" w:rsidP="00EA6417">
      <w:pPr>
        <w:pStyle w:val="CommentText"/>
      </w:pPr>
      <w:r w:rsidRPr="00AD0CC1">
        <w:rPr>
          <w:rStyle w:val="CommentReference"/>
        </w:rPr>
        <w:annotationRef/>
      </w:r>
      <w:r w:rsidRPr="00AD0CC1">
        <w:t>This paragraph does a good job of laying out the assumptions of the ICH, but it isn’t really connected in any way with the study aims. This theory isn’t explicitly linked to the question of testing biological correlates of communal roosting. There’s also no critical evaluation of the evidence for the ICH, laying out when it’s been supported, and when it hasn’t, what holes exist in the theory etc…</w:t>
      </w:r>
    </w:p>
  </w:comment>
  <w:comment w:id="32" w:author="Noonan, Michael" w:date="2025-06-06T14:10:00Z" w:initials=" ">
    <w:p w14:paraId="1C45DE12" w14:textId="77777777" w:rsidR="003F0D7B" w:rsidRPr="00AD0CC1" w:rsidRDefault="003F0D7B" w:rsidP="003F0D7B">
      <w:pPr>
        <w:pStyle w:val="CommentText"/>
      </w:pPr>
      <w:r w:rsidRPr="00AD0CC1">
        <w:rPr>
          <w:rStyle w:val="CommentReference"/>
        </w:rPr>
        <w:annotationRef/>
      </w:r>
      <w:r w:rsidRPr="00AD0CC1">
        <w:t>As written, this implies altruistic,</w:t>
      </w:r>
      <w:r w:rsidRPr="00AD0CC1">
        <w:rPr>
          <w:b/>
          <w:bCs/>
        </w:rPr>
        <w:t xml:space="preserve"> </w:t>
      </w:r>
      <w:r w:rsidRPr="00AD0CC1">
        <w:rPr>
          <w:rStyle w:val="Strong"/>
          <w:b w:val="0"/>
          <w:bCs w:val="0"/>
        </w:rPr>
        <w:t>intentional information sharing</w:t>
      </w:r>
      <w:r w:rsidRPr="00AD0CC1">
        <w:t>, which is highly contentious, and  isn’t required by the ICH. It could be</w:t>
      </w:r>
      <w:r w:rsidRPr="00AD0CC1">
        <w:rPr>
          <w:b/>
          <w:bCs/>
        </w:rPr>
        <w:t xml:space="preserve"> </w:t>
      </w:r>
      <w:r w:rsidRPr="00AD0CC1">
        <w:rPr>
          <w:rStyle w:val="Strong"/>
          <w:b w:val="0"/>
          <w:bCs w:val="0"/>
        </w:rPr>
        <w:t>inadvertent social learning</w:t>
      </w:r>
      <w:r w:rsidRPr="00AD0CC1">
        <w:rPr>
          <w:b/>
          <w:bCs/>
        </w:rPr>
        <w:t>.</w:t>
      </w:r>
    </w:p>
  </w:comment>
  <w:comment w:id="33" w:author="Noonan, Michael" w:date="2025-06-06T14:02:00Z" w:initials=" ">
    <w:p w14:paraId="3E6355FD" w14:textId="3E7A8FB6" w:rsidR="003818B6" w:rsidRPr="00AD0CC1" w:rsidRDefault="003818B6">
      <w:pPr>
        <w:pStyle w:val="CommentText"/>
      </w:pPr>
      <w:r w:rsidRPr="00AD0CC1">
        <w:rPr>
          <w:rStyle w:val="CommentReference"/>
        </w:rPr>
        <w:annotationRef/>
      </w:r>
      <w:r w:rsidRPr="00AD0CC1">
        <w:t>This paragraph is doing a good job of situating your thesis in the literature and raises legitimate concerns, but it still reads like a draft. It doesn’t critically engage with either Beauchamp’s methods or conclusions, and it hand-waves through more recent studies.</w:t>
      </w:r>
    </w:p>
  </w:comment>
  <w:comment w:id="34" w:author="Noonan, Michael" w:date="2025-06-06T13:57:00Z" w:initials=" ">
    <w:p w14:paraId="402C7D8E" w14:textId="7D428327" w:rsidR="000D6432" w:rsidRPr="00AD0CC1" w:rsidRDefault="000D6432">
      <w:pPr>
        <w:pStyle w:val="CommentText"/>
      </w:pPr>
      <w:r w:rsidRPr="00AD0CC1">
        <w:rPr>
          <w:rStyle w:val="CommentReference"/>
        </w:rPr>
        <w:annotationRef/>
      </w:r>
      <w:r w:rsidRPr="00AD0CC1">
        <w:t>Can you be more specific here? Why exactly would waterbirds’ feeding ecology undermine the conclusions? Or what specifically would make it difficult to extrapolate to landbirds?</w:t>
      </w:r>
    </w:p>
  </w:comment>
  <w:comment w:id="35" w:author="Noonan, Michael" w:date="2025-06-06T14:17:00Z" w:initials=" ">
    <w:p w14:paraId="32A85A3D" w14:textId="36D3F2EA" w:rsidR="00AA06D7" w:rsidRPr="00AD0CC1" w:rsidRDefault="00AA06D7">
      <w:pPr>
        <w:pStyle w:val="CommentText"/>
      </w:pPr>
      <w:r w:rsidRPr="00AD0CC1">
        <w:rPr>
          <w:rStyle w:val="CommentReference"/>
        </w:rPr>
        <w:annotationRef/>
      </w:r>
      <w:r w:rsidRPr="00AD0CC1">
        <w:t xml:space="preserve">There’s not a single reference in here. Despite, that you have a number of statements like </w:t>
      </w:r>
      <w:r w:rsidRPr="00AD0CC1">
        <w:rPr>
          <w:rStyle w:val="Emphasis"/>
        </w:rPr>
        <w:t>“feeding needs to occur in less quantity but more frequency”</w:t>
      </w:r>
      <w:r w:rsidRPr="00AD0CC1">
        <w:t xml:space="preserve"> and </w:t>
      </w:r>
      <w:r w:rsidRPr="00AD0CC1">
        <w:rPr>
          <w:rStyle w:val="Emphasis"/>
        </w:rPr>
        <w:t>“it is more important to find greater number of resources by several individuals…”</w:t>
      </w:r>
      <w:r w:rsidRPr="00AD0CC1">
        <w:t xml:space="preserve"> that are presented as fact, but are both speculative and overly broad. You need to ground claims in literature.</w:t>
      </w:r>
      <w:r w:rsidRPr="00AD0CC1">
        <w:br/>
      </w:r>
      <w:r w:rsidRPr="00AD0CC1">
        <w:br/>
        <w:t>Also, some birds do have the capacity to overeat and store food in crops or fat, so without more details, it come across as if you have a poor understanding of avian physiology. You need to tighten up your arguments throughout. It would be much stronger if you clarified (with evidence) the physiological trade-offs birds face regarding food intake and flight.</w:t>
      </w:r>
    </w:p>
  </w:comment>
  <w:comment w:id="36" w:author="Noonan, Michael" w:date="2025-05-29T12:20:00Z" w:initials=" ">
    <w:p w14:paraId="7947AD26" w14:textId="77777777" w:rsidR="005369F1" w:rsidRPr="00AD0CC1" w:rsidRDefault="005369F1" w:rsidP="005369F1">
      <w:pPr>
        <w:pStyle w:val="CommentText"/>
      </w:pPr>
      <w:r w:rsidRPr="00AD0CC1">
        <w:rPr>
          <w:rStyle w:val="CommentReference"/>
        </w:rPr>
        <w:annotationRef/>
      </w:r>
      <w:r w:rsidRPr="00AD0CC1">
        <w:t>You haven’t yet proposed a research question.</w:t>
      </w:r>
    </w:p>
  </w:comment>
  <w:comment w:id="37" w:author="Noonan, Michael" w:date="2025-05-29T12:22:00Z" w:initials=" ">
    <w:p w14:paraId="5B5CC32B" w14:textId="77777777" w:rsidR="00193CD3" w:rsidRPr="00AD0CC1" w:rsidRDefault="00193CD3" w:rsidP="00193CD3">
      <w:pPr>
        <w:pStyle w:val="CommentText"/>
      </w:pPr>
      <w:r w:rsidRPr="00AD0CC1">
        <w:rPr>
          <w:rStyle w:val="CommentReference"/>
        </w:rPr>
        <w:annotationRef/>
      </w:r>
      <w:r w:rsidRPr="00AD0CC1">
        <w:t>Most mammals are bats, so you need some clarity here.</w:t>
      </w:r>
    </w:p>
  </w:comment>
  <w:comment w:id="53" w:author="Noonan, Michael" w:date="2025-05-29T18:55:00Z" w:initials=" ">
    <w:p w14:paraId="2CFE7685" w14:textId="77777777" w:rsidR="00D624C2" w:rsidRPr="00AD0CC1" w:rsidRDefault="00D624C2" w:rsidP="00D624C2">
      <w:pPr>
        <w:pStyle w:val="CommentText"/>
      </w:pPr>
      <w:r w:rsidRPr="00AD0CC1">
        <w:rPr>
          <w:rStyle w:val="CommentReference"/>
        </w:rPr>
        <w:annotationRef/>
      </w:r>
      <w:r w:rsidRPr="00AD0CC1">
        <w:t>You can stick to birds from here on as you’ve already made a case for birds.</w:t>
      </w:r>
    </w:p>
  </w:comment>
  <w:comment w:id="84" w:author="Noonan, Michael" w:date="2025-05-29T12:42:00Z" w:initials=" ">
    <w:p w14:paraId="3915851D" w14:textId="77777777" w:rsidR="00D624C2" w:rsidRPr="00AD0CC1" w:rsidRDefault="00D624C2" w:rsidP="00D624C2">
      <w:pPr>
        <w:pStyle w:val="CommentText"/>
      </w:pPr>
      <w:r w:rsidRPr="00AD0CC1">
        <w:t xml:space="preserve">There’s a </w:t>
      </w:r>
      <w:r w:rsidRPr="00AD0CC1">
        <w:rPr>
          <w:rStyle w:val="CommentReference"/>
        </w:rPr>
        <w:annotationRef/>
      </w:r>
      <w:r w:rsidRPr="00AD0CC1">
        <w:t>missing word(s) here.</w:t>
      </w:r>
    </w:p>
  </w:comment>
  <w:comment w:id="102" w:author="Noonan, Michael" w:date="2025-05-29T18:55:00Z" w:initials=" ">
    <w:p w14:paraId="45378E99" w14:textId="77777777" w:rsidR="00D95FFA" w:rsidRPr="00AD0CC1" w:rsidRDefault="00D95FFA" w:rsidP="00D95FFA">
      <w:pPr>
        <w:pStyle w:val="CommentText"/>
      </w:pPr>
      <w:r w:rsidRPr="00AD0CC1">
        <w:rPr>
          <w:rStyle w:val="CommentReference"/>
        </w:rPr>
        <w:annotationRef/>
      </w:r>
      <w:r w:rsidRPr="00AD0CC1">
        <w:t>You can stick to birds from here on as you’ve already made a case for birds.</w:t>
      </w:r>
    </w:p>
  </w:comment>
  <w:comment w:id="116" w:author="Noonan, Michael" w:date="2025-05-29T12:42:00Z" w:initials=" ">
    <w:p w14:paraId="7F665B65" w14:textId="77777777" w:rsidR="00D95FFA" w:rsidRPr="00AD0CC1" w:rsidRDefault="00D95FFA" w:rsidP="00D95FFA">
      <w:pPr>
        <w:pStyle w:val="CommentText"/>
      </w:pPr>
      <w:r w:rsidRPr="00AD0CC1">
        <w:t xml:space="preserve">There’s a </w:t>
      </w:r>
      <w:r w:rsidRPr="00AD0CC1">
        <w:rPr>
          <w:rStyle w:val="CommentReference"/>
        </w:rPr>
        <w:annotationRef/>
      </w:r>
      <w:r w:rsidRPr="00AD0CC1">
        <w:t>missing word(s) here.</w:t>
      </w:r>
    </w:p>
  </w:comment>
  <w:comment w:id="125" w:author="sandra cuadros" w:date="2025-04-04T10:07:00Z" w:initials="sc">
    <w:p w14:paraId="4CC9DDAB" w14:textId="77777777" w:rsidR="00C13CCF" w:rsidRPr="00AD0CC1" w:rsidRDefault="00C13CCF" w:rsidP="00C13CCF">
      <w:pPr>
        <w:pStyle w:val="CommentText"/>
        <w:rPr>
          <w:rFonts w:ascii="Calibri" w:hAnsi="Calibri" w:cs="Calibri"/>
        </w:rPr>
      </w:pPr>
      <w:r w:rsidRPr="00AD0CC1">
        <w:rPr>
          <w:rStyle w:val="CommentReference"/>
          <w:rFonts w:ascii="Calibri" w:hAnsi="Calibri" w:cs="Calibri"/>
          <w:sz w:val="20"/>
          <w:szCs w:val="20"/>
        </w:rPr>
        <w:annotationRef/>
      </w:r>
      <w:r w:rsidRPr="00AD0CC1">
        <w:rPr>
          <w:rFonts w:ascii="Calibri" w:hAnsi="Calibri" w:cs="Calibri"/>
        </w:rPr>
        <w:t>Check with Mike if this can be concluded</w:t>
      </w:r>
    </w:p>
  </w:comment>
  <w:comment w:id="127" w:author="Noonan, Michael" w:date="2025-05-29T19:14:00Z" w:initials=" ">
    <w:p w14:paraId="499B68D4" w14:textId="16113097" w:rsidR="006614CD" w:rsidRPr="00AD0CC1" w:rsidRDefault="006614CD">
      <w:pPr>
        <w:pStyle w:val="CommentText"/>
      </w:pPr>
      <w:r w:rsidRPr="00AD0CC1">
        <w:rPr>
          <w:rStyle w:val="CommentReference"/>
        </w:rPr>
        <w:annotationRef/>
      </w:r>
      <w:r w:rsidRPr="00AD0CC1">
        <w:t>I doubt this is correct. Humans are almost certainly more studied. This also ignores all of the research on model species like drosophila, or Arabidopsis, or mus muscus. These kinds of statements don’t help you much, especially when they are not supported by any references..</w:t>
      </w:r>
    </w:p>
  </w:comment>
  <w:comment w:id="128" w:author="Noonan, Michael" w:date="2025-05-29T19:18:00Z" w:initials=" ">
    <w:p w14:paraId="2307AE6D" w14:textId="3FDACAEC" w:rsidR="006614CD" w:rsidRPr="00AD0CC1" w:rsidRDefault="006614CD">
      <w:pPr>
        <w:pStyle w:val="CommentText"/>
      </w:pPr>
      <w:r w:rsidRPr="00AD0CC1">
        <w:rPr>
          <w:rStyle w:val="CommentReference"/>
        </w:rPr>
        <w:annotationRef/>
      </w:r>
      <w:r w:rsidRPr="00AD0CC1">
        <w:t>Again, this isn’t quite right as you’re effectively  repeating the work by Boudreau.</w:t>
      </w:r>
    </w:p>
  </w:comment>
  <w:comment w:id="129" w:author="Noonan, Michael" w:date="2025-05-29T19:19:00Z" w:initials=" ">
    <w:p w14:paraId="52205019" w14:textId="2CD40BCB" w:rsidR="006614CD" w:rsidRPr="00AD0CC1" w:rsidRDefault="006614CD">
      <w:pPr>
        <w:pStyle w:val="CommentText"/>
      </w:pPr>
      <w:r w:rsidRPr="00AD0CC1">
        <w:rPr>
          <w:rStyle w:val="CommentReference"/>
        </w:rPr>
        <w:annotationRef/>
      </w:r>
      <w:r w:rsidRPr="00AD0CC1">
        <w:t>More precision with your writing. This is too vague.</w:t>
      </w:r>
    </w:p>
  </w:comment>
  <w:comment w:id="130" w:author="Noonan, Michael" w:date="2025-05-29T19:08:00Z" w:initials=" ">
    <w:p w14:paraId="67649148" w14:textId="7BCD6868" w:rsidR="00DE18EC" w:rsidRPr="00AD0CC1" w:rsidRDefault="00DE18EC">
      <w:pPr>
        <w:pStyle w:val="CommentText"/>
      </w:pPr>
      <w:r w:rsidRPr="00AD0CC1">
        <w:rPr>
          <w:rStyle w:val="CommentReference"/>
        </w:rPr>
        <w:annotationRef/>
      </w:r>
      <w:r w:rsidRPr="00AD0CC1">
        <w:t>Haven’t defined CRB yet.</w:t>
      </w:r>
    </w:p>
  </w:comment>
  <w:comment w:id="132" w:author="Noonan, Michael" w:date="2025-05-29T19:08:00Z" w:initials=" ">
    <w:p w14:paraId="1AA1B723" w14:textId="1818D74C" w:rsidR="00DE18EC" w:rsidRPr="00AD0CC1" w:rsidRDefault="00DE18EC">
      <w:pPr>
        <w:pStyle w:val="CommentText"/>
      </w:pPr>
      <w:r w:rsidRPr="00AD0CC1">
        <w:rPr>
          <w:rStyle w:val="CommentReference"/>
        </w:rPr>
        <w:annotationRef/>
      </w:r>
      <w:r w:rsidRPr="00AD0CC1">
        <w:t>So, most of the intro is not actually about this.</w:t>
      </w:r>
    </w:p>
  </w:comment>
  <w:comment w:id="133" w:author="Noonan, Michael" w:date="2025-05-29T19:07:00Z" w:initials=" ">
    <w:p w14:paraId="475E6488" w14:textId="291E1729" w:rsidR="00DE18EC" w:rsidRPr="00AD0CC1" w:rsidRDefault="00DE18EC">
      <w:pPr>
        <w:pStyle w:val="CommentText"/>
      </w:pPr>
      <w:r w:rsidRPr="00AD0CC1">
        <w:rPr>
          <w:rStyle w:val="CommentReference"/>
        </w:rPr>
        <w:annotationRef/>
      </w:r>
      <w:r w:rsidRPr="00AD0CC1">
        <w:t>You pulled these from the proposal, so they are future tense, but now they should be present tense.</w:t>
      </w:r>
    </w:p>
  </w:comment>
  <w:comment w:id="137" w:author="Noonan, Michael" w:date="2025-05-08T11:28:00Z" w:initials="MN">
    <w:p w14:paraId="0F76A981" w14:textId="77777777" w:rsidR="00F7140F" w:rsidRPr="00AD0CC1" w:rsidRDefault="00F7140F" w:rsidP="00F7140F">
      <w:pPr>
        <w:pStyle w:val="CommentText"/>
      </w:pPr>
      <w:r w:rsidRPr="00AD0CC1">
        <w:rPr>
          <w:rStyle w:val="CommentReference"/>
        </w:rPr>
        <w:annotationRef/>
      </w:r>
      <w:r w:rsidRPr="00AD0CC1">
        <w:t>There are some good points in the introduction, but it lacks depth and needs a fair amount of work. At the moment, it fails to clearly articulate a gap in the literature that the work is trying to fill. It summarises some existing ideas tied to the ICH, but doesn’t convincingly argue why this comparative study is needed or what unresolved questions it addresses. You need to make a much stronger case for why this work is needed (and also what the work actually is).</w:t>
      </w:r>
    </w:p>
    <w:p w14:paraId="565175E1" w14:textId="77777777" w:rsidR="00F7140F" w:rsidRPr="00AD0CC1" w:rsidRDefault="00F7140F" w:rsidP="00F7140F">
      <w:pPr>
        <w:pStyle w:val="CommentText"/>
      </w:pPr>
    </w:p>
    <w:p w14:paraId="0E24258A" w14:textId="77777777" w:rsidR="00F7140F" w:rsidRPr="00AD0CC1" w:rsidRDefault="00F7140F" w:rsidP="00F7140F">
      <w:pPr>
        <w:pStyle w:val="CommentText"/>
      </w:pPr>
      <w:r w:rsidRPr="00AD0CC1">
        <w:t>Related to that, there’s no clear statement of why testing the ICH at a broader taxonomic scale is important now, especially since it cites Beauchamp (1999) as having already done this over 20 years ago and their work has been supported by more targeted studies.</w:t>
      </w:r>
      <w:r w:rsidRPr="00AD0CC1">
        <w:br/>
      </w:r>
      <w:r w:rsidRPr="00AD0CC1">
        <w:br/>
        <w:t>The introduction needs to move from background → gap → specific aims → hypotheses. Currently, it’s mostly background with little in the way of critical synthesis, so the research aps haven’t been clearly articulated.</w:t>
      </w:r>
      <w:r w:rsidRPr="00AD0CC1">
        <w:br/>
      </w:r>
      <w:r w:rsidRPr="00AD0CC1">
        <w:br/>
        <w:t>The introduction also doesn’t setup birds as the focal group of interest. Why birds? Why landbirds specifically? What factors of their life histories make them a good choice? At the moment, the focus on birds feels arbitrary.</w:t>
      </w:r>
      <w:r w:rsidRPr="00AD0CC1">
        <w:br/>
      </w:r>
      <w:r w:rsidRPr="00AD0CC1">
        <w:br/>
        <w:t>As a general note, try to work on the phrasing throughout the entire chapter. It’s a little too colloquial. You need to be using more precise, academic language.</w:t>
      </w:r>
    </w:p>
  </w:comment>
  <w:comment w:id="139" w:author="Noonan, Michael" w:date="2025-05-29T19:51:00Z" w:initials=" ">
    <w:p w14:paraId="70D7DC90" w14:textId="6D92D190" w:rsidR="000464D5" w:rsidRPr="00AD0CC1" w:rsidRDefault="000464D5">
      <w:pPr>
        <w:pStyle w:val="CommentText"/>
      </w:pPr>
      <w:r w:rsidRPr="00AD0CC1">
        <w:rPr>
          <w:rStyle w:val="CommentReference"/>
        </w:rPr>
        <w:annotationRef/>
      </w:r>
      <w:r w:rsidRPr="00AD0CC1">
        <w:t>This statement is vague and doesn’t serve any purpose.</w:t>
      </w:r>
    </w:p>
  </w:comment>
  <w:comment w:id="140" w:author="Noonan, Michael" w:date="2025-05-29T19:52:00Z" w:initials=" ">
    <w:p w14:paraId="7E0B87B4" w14:textId="4B15A203" w:rsidR="000464D5" w:rsidRPr="00AD0CC1" w:rsidRDefault="000464D5">
      <w:pPr>
        <w:pStyle w:val="CommentText"/>
      </w:pPr>
      <w:r w:rsidRPr="00AD0CC1">
        <w:t xml:space="preserve">Change to </w:t>
      </w:r>
      <w:r w:rsidRPr="00AD0CC1">
        <w:rPr>
          <w:rStyle w:val="CommentReference"/>
        </w:rPr>
        <w:annotationRef/>
      </w:r>
      <w:r w:rsidRPr="00AD0CC1">
        <w:t xml:space="preserve">there is. Theirs is too informal for scientific writing. </w:t>
      </w:r>
    </w:p>
  </w:comment>
  <w:comment w:id="138" w:author="Noonan, Michael" w:date="2025-05-29T19:53:00Z" w:initials=" ">
    <w:p w14:paraId="427CA8F9" w14:textId="285609BE" w:rsidR="000464D5" w:rsidRPr="00AD0CC1" w:rsidRDefault="000464D5">
      <w:pPr>
        <w:pStyle w:val="CommentText"/>
      </w:pPr>
      <w:r w:rsidRPr="00AD0CC1">
        <w:rPr>
          <w:rStyle w:val="CommentReference"/>
        </w:rPr>
        <w:annotationRef/>
      </w:r>
      <w:r w:rsidRPr="00AD0CC1">
        <w:t>This paragraph is unrelated to anything being studied. We’re not studying learning or tool use. This sets up the chapter on the wrong footing. Better to set it up around the cost-benefit trade-off and that if it is selected for over evolutionary timescales it implies that the benefits likely outweigh the costs.</w:t>
      </w:r>
    </w:p>
  </w:comment>
  <w:comment w:id="142" w:author="Noonan, Michael" w:date="2025-05-08T11:38:00Z" w:initials="MN">
    <w:p w14:paraId="4DE10D6A" w14:textId="77777777" w:rsidR="00F7140F" w:rsidRPr="00AD0CC1" w:rsidRDefault="00F7140F" w:rsidP="00F7140F">
      <w:pPr>
        <w:pStyle w:val="CommentText"/>
      </w:pPr>
      <w:r w:rsidRPr="00AD0CC1">
        <w:t xml:space="preserve">It's important to highlight that communal roosting behaviour is a bit of a paradox, but </w:t>
      </w:r>
      <w:r w:rsidRPr="00AD0CC1">
        <w:rPr>
          <w:rStyle w:val="CommentReference"/>
        </w:rPr>
        <w:annotationRef/>
      </w:r>
      <w:r w:rsidRPr="00AD0CC1">
        <w:t xml:space="preserve">this statement is quite vague. </w:t>
      </w:r>
    </w:p>
  </w:comment>
  <w:comment w:id="143" w:author="Noonan, Michael" w:date="2025-05-08T11:42:00Z" w:initials="MN">
    <w:p w14:paraId="4DCC7BCA" w14:textId="77777777" w:rsidR="00F7140F" w:rsidRPr="00AD0CC1" w:rsidRDefault="00F7140F" w:rsidP="00F7140F">
      <w:pPr>
        <w:pStyle w:val="CommentText"/>
      </w:pPr>
      <w:r w:rsidRPr="00AD0CC1">
        <w:rPr>
          <w:rStyle w:val="CommentReference"/>
        </w:rPr>
        <w:annotationRef/>
      </w:r>
      <w:r w:rsidRPr="00AD0CC1">
        <w:t>You need to stick to a consistent spelling. It switches between American and British throughout. I recommend British or Canadian spelling.</w:t>
      </w:r>
    </w:p>
  </w:comment>
  <w:comment w:id="141" w:author="Noonan, Michael" w:date="2025-05-29T19:57:00Z" w:initials=" ">
    <w:p w14:paraId="0237C849" w14:textId="6C6773B8" w:rsidR="007312AF" w:rsidRPr="00AD0CC1" w:rsidRDefault="007312AF">
      <w:pPr>
        <w:pStyle w:val="CommentText"/>
      </w:pPr>
      <w:r w:rsidRPr="00AD0CC1">
        <w:rPr>
          <w:rStyle w:val="CommentReference"/>
        </w:rPr>
        <w:annotationRef/>
      </w:r>
      <w:r w:rsidRPr="00AD0CC1">
        <w:t>Ok, this paragraph is one of the few in which you directly get to the points you’re trying to make. More need to be structured in this way. However, it is still a little thin, the paradox is only hinted at. You need to make a stronger case as to why communal roosting specifically is an apparent paradox.</w:t>
      </w:r>
    </w:p>
  </w:comment>
  <w:comment w:id="144" w:author="Noonan, Michael" w:date="2025-05-29T20:04:00Z" w:initials=" ">
    <w:p w14:paraId="3990FB9C" w14:textId="7634E0BA" w:rsidR="00AC4FD6" w:rsidRPr="00AD0CC1" w:rsidRDefault="00AC4FD6">
      <w:pPr>
        <w:pStyle w:val="CommentText"/>
      </w:pPr>
      <w:r w:rsidRPr="00AD0CC1">
        <w:rPr>
          <w:rStyle w:val="CommentReference"/>
        </w:rPr>
        <w:annotationRef/>
      </w:r>
      <w:r w:rsidRPr="00AD0CC1">
        <w:t>What is actually observed? More in the tropics? Uniform? You need to follow-up this point by describing what is actually observed.</w:t>
      </w:r>
    </w:p>
  </w:comment>
  <w:comment w:id="145" w:author="Noonan, Michael" w:date="2025-05-29T20:03:00Z" w:initials=" ">
    <w:p w14:paraId="3F65D21B" w14:textId="7644F6C7" w:rsidR="00AC4FD6" w:rsidRPr="00AD0CC1" w:rsidRDefault="00AC4FD6">
      <w:pPr>
        <w:pStyle w:val="CommentText"/>
      </w:pPr>
      <w:r w:rsidRPr="00AD0CC1">
        <w:rPr>
          <w:rStyle w:val="CommentReference"/>
        </w:rPr>
        <w:annotationRef/>
      </w:r>
      <w:r w:rsidRPr="00AD0CC1">
        <w:t>If you’re going to use the acronym, use it consistently.</w:t>
      </w:r>
    </w:p>
  </w:comment>
  <w:comment w:id="146" w:author="Noonan, Michael" w:date="2025-05-08T13:59:00Z" w:initials="MN">
    <w:p w14:paraId="38B5DDE2" w14:textId="77777777" w:rsidR="00F7140F" w:rsidRPr="00AD0CC1" w:rsidRDefault="00F7140F" w:rsidP="00F7140F">
      <w:pPr>
        <w:pStyle w:val="CommentText"/>
      </w:pPr>
      <w:r w:rsidRPr="00AD0CC1">
        <w:rPr>
          <w:rStyle w:val="CommentReference"/>
        </w:rPr>
        <w:annotationRef/>
      </w:r>
      <w:r w:rsidRPr="00AD0CC1">
        <w:t xml:space="preserve">You need to lead the reader to this more. There are alternative explanations for why communal roosting may have evolved. Without touching on this, the writing feels very narrow in scope. </w:t>
      </w:r>
    </w:p>
  </w:comment>
  <w:comment w:id="147" w:author="Noonan, Michael" w:date="2025-05-08T14:09:00Z" w:initials="MN">
    <w:p w14:paraId="340DF75A" w14:textId="77777777" w:rsidR="00F7140F" w:rsidRPr="00AD0CC1" w:rsidRDefault="00F7140F" w:rsidP="00F7140F">
      <w:pPr>
        <w:pStyle w:val="CommentText"/>
      </w:pPr>
      <w:r w:rsidRPr="00AD0CC1">
        <w:rPr>
          <w:rStyle w:val="CommentReference"/>
        </w:rPr>
        <w:annotationRef/>
      </w:r>
      <w:r w:rsidRPr="00AD0CC1">
        <w:t>This paragraph does a good job of laying out the assumptions of the ICH, but it isn’t really connected in any way with the study aims. This theory isn’t explicitly linked to the question of testing biological correlates of communal roosting. There’s also no critical evaluation of the evidence for the ICH, laying out when it’s been supported, and when it hasn’t, what holes exist in the theory etc…</w:t>
      </w:r>
    </w:p>
  </w:comment>
  <w:comment w:id="148" w:author="Noonan, Michael" w:date="2025-05-29T20:08:00Z" w:initials=" ">
    <w:p w14:paraId="13B68ADF" w14:textId="4F40C4E8" w:rsidR="0016238E" w:rsidRPr="00AD0CC1" w:rsidRDefault="0016238E">
      <w:pPr>
        <w:pStyle w:val="CommentText"/>
      </w:pPr>
      <w:r w:rsidRPr="00AD0CC1">
        <w:rPr>
          <w:rStyle w:val="CommentReference"/>
        </w:rPr>
        <w:annotationRef/>
      </w:r>
      <w:r w:rsidRPr="00AD0CC1">
        <w:t>Which variables?</w:t>
      </w:r>
    </w:p>
  </w:comment>
  <w:comment w:id="150" w:author="Noonan, Michael" w:date="2025-05-29T20:11:00Z" w:initials=" ">
    <w:p w14:paraId="68B30342" w14:textId="28A7DAE7" w:rsidR="00AB3390" w:rsidRPr="00AD0CC1" w:rsidRDefault="00AB3390">
      <w:pPr>
        <w:pStyle w:val="CommentText"/>
      </w:pPr>
      <w:r w:rsidRPr="00AD0CC1">
        <w:rPr>
          <w:rStyle w:val="CommentReference"/>
        </w:rPr>
        <w:annotationRef/>
      </w:r>
      <w:r w:rsidRPr="00AD0CC1">
        <w:t>The correct model structure can handle this.</w:t>
      </w:r>
    </w:p>
  </w:comment>
  <w:comment w:id="151" w:author="Noonan, Michael" w:date="2025-05-08T14:01:00Z" w:initials="MN">
    <w:p w14:paraId="16D6FFC7" w14:textId="77777777" w:rsidR="00F7140F" w:rsidRPr="00AD0CC1" w:rsidRDefault="00F7140F" w:rsidP="00F7140F">
      <w:pPr>
        <w:pStyle w:val="CommentText"/>
      </w:pPr>
      <w:r w:rsidRPr="00AD0CC1">
        <w:rPr>
          <w:rStyle w:val="CommentReference"/>
        </w:rPr>
        <w:annotationRef/>
      </w:r>
      <w:r w:rsidRPr="00AD0CC1">
        <w:t>This study is on the evolution of communal roosting behaviour. The intro doesn’t set this up that way, so from the intro, it wasn’t immediately clear to me why you would be using the comparative method here.</w:t>
      </w:r>
    </w:p>
  </w:comment>
  <w:comment w:id="152" w:author="Noonan, Michael" w:date="2025-05-08T11:30:00Z" w:initials="MN">
    <w:p w14:paraId="511F4517" w14:textId="77777777" w:rsidR="00F7140F" w:rsidRPr="00AD0CC1" w:rsidRDefault="00F7140F" w:rsidP="00F7140F">
      <w:pPr>
        <w:pStyle w:val="CommentText"/>
      </w:pPr>
      <w:r w:rsidRPr="00AD0CC1">
        <w:rPr>
          <w:rStyle w:val="CommentReference"/>
        </w:rPr>
        <w:annotationRef/>
      </w:r>
      <w:r w:rsidRPr="00AD0CC1">
        <w:t>The research question is quite vague and doesn’t connect back to any specific hypothesis or conceptual framework. You need to make a stronger case for the specific variables you are working with.</w:t>
      </w:r>
    </w:p>
  </w:comment>
  <w:comment w:id="149" w:author="Noonan, Michael" w:date="2025-05-29T20:13:00Z" w:initials=" ">
    <w:p w14:paraId="7D0C15B5" w14:textId="520D1E67" w:rsidR="00A00D1E" w:rsidRPr="00AD0CC1" w:rsidRDefault="00A00D1E">
      <w:pPr>
        <w:pStyle w:val="CommentText"/>
      </w:pPr>
      <w:r w:rsidRPr="00AD0CC1">
        <w:rPr>
          <w:rStyle w:val="CommentReference"/>
        </w:rPr>
        <w:annotationRef/>
      </w:r>
      <w:r w:rsidRPr="00AD0CC1">
        <w:t>This feels more like thesis intro material (i.e, chapter 1), than research paper intro. I’d recommend keeping only the most relevant elements here and moving this up to chapter 1.</w:t>
      </w:r>
    </w:p>
  </w:comment>
  <w:comment w:id="154" w:author="Noonan, Michael" w:date="2025-05-08T14:25:00Z" w:initials="MN">
    <w:p w14:paraId="37AA6E5B" w14:textId="77777777" w:rsidR="00F7140F" w:rsidRPr="00AD0CC1" w:rsidRDefault="00F7140F" w:rsidP="00F7140F">
      <w:pPr>
        <w:pStyle w:val="CommentText"/>
      </w:pPr>
      <w:r w:rsidRPr="00AD0CC1">
        <w:t xml:space="preserve">Like the </w:t>
      </w:r>
      <w:r w:rsidRPr="00AD0CC1">
        <w:rPr>
          <w:rStyle w:val="CommentReference"/>
        </w:rPr>
        <w:annotationRef/>
      </w:r>
      <w:r w:rsidRPr="00AD0CC1">
        <w:t xml:space="preserve">intro, the methods need a lot more depth. This comes across as a collection of notes, rather than a detailed methods section. </w:t>
      </w:r>
    </w:p>
  </w:comment>
  <w:comment w:id="155" w:author="Noonan, Michael" w:date="2025-05-08T14:26:00Z" w:initials="MN">
    <w:p w14:paraId="5A50A86E" w14:textId="77777777" w:rsidR="00086C33" w:rsidRPr="00AD0CC1" w:rsidRDefault="00086C33" w:rsidP="00086C33">
      <w:pPr>
        <w:pStyle w:val="CommentText"/>
      </w:pPr>
      <w:r w:rsidRPr="00AD0CC1">
        <w:rPr>
          <w:rStyle w:val="CommentReference"/>
        </w:rPr>
        <w:annotationRef/>
      </w:r>
      <w:r w:rsidRPr="00AD0CC1">
        <w:t>You need a lot more depth here. The search terms need to be clearly defined, the tools need to be justified and explained in more detail. Also, this doesn’t describe how you actually determined if a species roosted communally or not.</w:t>
      </w:r>
    </w:p>
  </w:comment>
  <w:comment w:id="156" w:author="Noonan, Michael" w:date="2025-05-29T19:49:00Z" w:initials=" ">
    <w:p w14:paraId="635A6A9C" w14:textId="77777777" w:rsidR="00086C33" w:rsidRPr="00AD0CC1" w:rsidRDefault="00086C33" w:rsidP="00086C33">
      <w:pPr>
        <w:pStyle w:val="CommentText"/>
      </w:pPr>
      <w:r w:rsidRPr="00AD0CC1">
        <w:rPr>
          <w:rStyle w:val="CommentReference"/>
        </w:rPr>
        <w:annotationRef/>
      </w:r>
      <w:r w:rsidRPr="00AD0CC1">
        <w:t>This should be the first section of the methods.</w:t>
      </w:r>
    </w:p>
  </w:comment>
  <w:comment w:id="157" w:author="Noonan, Michael" w:date="2025-05-29T19:50:00Z" w:initials=" ">
    <w:p w14:paraId="1EB8DD08" w14:textId="77777777" w:rsidR="00086C33" w:rsidRPr="00AD0CC1" w:rsidRDefault="00086C33" w:rsidP="00086C33">
      <w:pPr>
        <w:pStyle w:val="CommentText"/>
      </w:pPr>
      <w:r w:rsidRPr="00AD0CC1">
        <w:rPr>
          <w:rStyle w:val="CommentReference"/>
        </w:rPr>
        <w:annotationRef/>
      </w:r>
      <w:r w:rsidRPr="00AD0CC1">
        <w:t>You haven’t explained why you did this.</w:t>
      </w:r>
    </w:p>
  </w:comment>
  <w:comment w:id="158" w:author="Noonan, Michael" w:date="2025-05-08T11:40:00Z" w:initials="MN">
    <w:p w14:paraId="35044723" w14:textId="77777777" w:rsidR="00086C33" w:rsidRPr="00AD0CC1" w:rsidRDefault="00086C33" w:rsidP="00086C33">
      <w:pPr>
        <w:pStyle w:val="CommentText"/>
      </w:pPr>
      <w:r w:rsidRPr="00AD0CC1">
        <w:rPr>
          <w:rStyle w:val="CommentReference"/>
        </w:rPr>
        <w:annotationRef/>
      </w:r>
      <w:r w:rsidRPr="00AD0CC1">
        <w:t xml:space="preserve"> </w:t>
      </w:r>
    </w:p>
  </w:comment>
  <w:comment w:id="159" w:author="Noonan, Michael" w:date="2025-05-08T14:29:00Z" w:initials="MN">
    <w:p w14:paraId="0029CB48" w14:textId="77777777" w:rsidR="00086C33" w:rsidRPr="00AD0CC1" w:rsidRDefault="00086C33" w:rsidP="00086C33">
      <w:pPr>
        <w:pStyle w:val="CommentText"/>
      </w:pPr>
      <w:r w:rsidRPr="00AD0CC1">
        <w:rPr>
          <w:rStyle w:val="CommentReference"/>
        </w:rPr>
        <w:annotationRef/>
      </w:r>
      <w:r w:rsidRPr="00AD0CC1">
        <w:t>You need to present a clear set of guidelines that allows the reader to understand how you made this decision from the literature.</w:t>
      </w:r>
    </w:p>
  </w:comment>
  <w:comment w:id="160" w:author="Noonan, Michael" w:date="2025-05-08T14:30:00Z" w:initials="MN">
    <w:p w14:paraId="5E683A28" w14:textId="77777777" w:rsidR="00086C33" w:rsidRPr="00AD0CC1" w:rsidRDefault="00086C33" w:rsidP="00086C33">
      <w:pPr>
        <w:pStyle w:val="CommentText"/>
      </w:pPr>
      <w:r w:rsidRPr="00AD0CC1">
        <w:rPr>
          <w:rStyle w:val="CommentReference"/>
        </w:rPr>
        <w:annotationRef/>
      </w:r>
      <w:r w:rsidRPr="00AD0CC1">
        <w:t>Following on from the previous comment, without a clear set of criteria for how communal roosting was classified, it’s not obvious how/why species would fall into the data deficient category. More details are needed here.</w:t>
      </w:r>
    </w:p>
  </w:comment>
  <w:comment w:id="162" w:author="Noonan, Michael" w:date="2025-05-08T14:32:00Z" w:initials="MN">
    <w:p w14:paraId="2E84D521" w14:textId="77777777" w:rsidR="00086C33" w:rsidRPr="00AD0CC1" w:rsidRDefault="00086C33" w:rsidP="00086C33">
      <w:pPr>
        <w:pStyle w:val="CommentText"/>
      </w:pPr>
      <w:r w:rsidRPr="00AD0CC1">
        <w:rPr>
          <w:rStyle w:val="CommentReference"/>
        </w:rPr>
        <w:annotationRef/>
      </w:r>
      <w:r w:rsidRPr="00AD0CC1">
        <w:t>As above, you need more depth here.</w:t>
      </w:r>
    </w:p>
  </w:comment>
  <w:comment w:id="163" w:author="Noonan, Michael" w:date="2025-05-08T14:32:00Z" w:initials="MN">
    <w:p w14:paraId="38F1245D" w14:textId="77777777" w:rsidR="00086C33" w:rsidRPr="00AD0CC1" w:rsidRDefault="00086C33" w:rsidP="00086C33">
      <w:pPr>
        <w:pStyle w:val="CommentText"/>
      </w:pPr>
      <w:r w:rsidRPr="00AD0CC1">
        <w:rPr>
          <w:rStyle w:val="CommentReference"/>
        </w:rPr>
        <w:annotationRef/>
      </w:r>
      <w:r w:rsidRPr="00AD0CC1">
        <w:t xml:space="preserve">What’s your sample size? Is it 8,373? </w:t>
      </w:r>
    </w:p>
  </w:comment>
  <w:comment w:id="164" w:author="Noonan, Michael" w:date="2025-05-08T14:32:00Z" w:initials="MN">
    <w:p w14:paraId="160CD84F" w14:textId="77777777" w:rsidR="00086C33" w:rsidRPr="00AD0CC1" w:rsidRDefault="00086C33" w:rsidP="00086C33">
      <w:pPr>
        <w:pStyle w:val="CommentText"/>
      </w:pPr>
      <w:r w:rsidRPr="00AD0CC1">
        <w:rPr>
          <w:rStyle w:val="CommentReference"/>
        </w:rPr>
        <w:annotationRef/>
      </w:r>
      <w:r w:rsidRPr="00AD0CC1">
        <w:t>There’s a publication for this. Cite the peer reviwed study, not the website.</w:t>
      </w:r>
    </w:p>
  </w:comment>
  <w:comment w:id="165" w:author="Noonan, Michael" w:date="2025-05-08T14:31:00Z" w:initials="MN">
    <w:p w14:paraId="05D2FDFC" w14:textId="77777777" w:rsidR="00086C33" w:rsidRPr="00AD0CC1" w:rsidRDefault="00086C33" w:rsidP="00086C33">
      <w:pPr>
        <w:pStyle w:val="CommentText"/>
      </w:pPr>
      <w:r w:rsidRPr="00AD0CC1">
        <w:rPr>
          <w:rStyle w:val="CommentReference"/>
        </w:rPr>
        <w:annotationRef/>
      </w:r>
      <w:r w:rsidRPr="00AD0CC1">
        <w:t>?</w:t>
      </w:r>
    </w:p>
  </w:comment>
  <w:comment w:id="166" w:author="Noonan, Michael" w:date="2025-05-29T20:19:00Z" w:initials=" ">
    <w:p w14:paraId="0A665144" w14:textId="77777777" w:rsidR="00086C33" w:rsidRPr="00AD0CC1" w:rsidRDefault="00086C33" w:rsidP="00086C33">
      <w:pPr>
        <w:pStyle w:val="CommentText"/>
      </w:pPr>
      <w:r w:rsidRPr="00AD0CC1">
        <w:rPr>
          <w:rStyle w:val="CommentReference"/>
        </w:rPr>
        <w:annotationRef/>
      </w:r>
      <w:r w:rsidRPr="00AD0CC1">
        <w:t>References for the package, and the least squares consensus tree method.</w:t>
      </w:r>
    </w:p>
  </w:comment>
  <w:comment w:id="168" w:author="Noonan, Michael" w:date="2025-05-08T14:35:00Z" w:initials="MN">
    <w:p w14:paraId="07AD58E9" w14:textId="77777777" w:rsidR="00F7140F" w:rsidRPr="00AD0CC1" w:rsidRDefault="00F7140F" w:rsidP="00F7140F">
      <w:pPr>
        <w:pStyle w:val="CommentText"/>
      </w:pPr>
      <w:r w:rsidRPr="00AD0CC1">
        <w:t xml:space="preserve">The equation is incorrect. </w:t>
      </w:r>
      <w:r w:rsidRPr="00AD0CC1">
        <w:rPr>
          <w:rStyle w:val="CommentReference"/>
        </w:rPr>
        <w:annotationRef/>
      </w:r>
      <w:r w:rsidRPr="00AD0CC1">
        <w:t>Phylogeny is not an additive term in the model.</w:t>
      </w:r>
    </w:p>
  </w:comment>
  <w:comment w:id="169" w:author="Noonan, Michael" w:date="2025-05-08T14:36:00Z" w:initials="MN">
    <w:p w14:paraId="20388C28" w14:textId="77777777" w:rsidR="00F7140F" w:rsidRPr="00AD0CC1" w:rsidRDefault="00F7140F" w:rsidP="00F7140F">
      <w:pPr>
        <w:pStyle w:val="CommentText"/>
      </w:pPr>
      <w:r w:rsidRPr="00AD0CC1">
        <w:rPr>
          <w:rStyle w:val="CommentReference"/>
        </w:rPr>
        <w:annotationRef/>
      </w:r>
      <w:r w:rsidRPr="00AD0CC1">
        <w:t>This can’t be right. You should be using a logit link for variables bound between o-1</w:t>
      </w:r>
    </w:p>
  </w:comment>
  <w:comment w:id="170" w:author="Noonan, Michael" w:date="2025-05-08T14:38:00Z" w:initials="MN">
    <w:p w14:paraId="3465A623" w14:textId="77777777" w:rsidR="00F7140F" w:rsidRPr="00AD0CC1" w:rsidRDefault="00F7140F" w:rsidP="00F7140F">
      <w:pPr>
        <w:pStyle w:val="CommentText"/>
      </w:pPr>
      <w:r w:rsidRPr="00AD0CC1">
        <w:rPr>
          <w:rStyle w:val="CommentReference"/>
        </w:rPr>
        <w:annotationRef/>
      </w:r>
      <w:r w:rsidRPr="00AD0CC1">
        <w:t>Is this still correct? What about burn in and thinning?</w:t>
      </w:r>
    </w:p>
  </w:comment>
  <w:comment w:id="171" w:author="Noonan, Michael" w:date="2025-05-29T19:49:00Z" w:initials=" ">
    <w:p w14:paraId="326E7E03" w14:textId="77777777" w:rsidR="00FA30DE" w:rsidRPr="00AD0CC1" w:rsidRDefault="00FA30DE" w:rsidP="00FA30DE">
      <w:pPr>
        <w:pStyle w:val="CommentText"/>
      </w:pPr>
      <w:r w:rsidRPr="00AD0CC1">
        <w:rPr>
          <w:rStyle w:val="CommentReference"/>
        </w:rPr>
        <w:annotationRef/>
      </w:r>
      <w:r w:rsidRPr="00AD0CC1">
        <w:t>Data collection first, modelling second.</w:t>
      </w:r>
    </w:p>
  </w:comment>
  <w:comment w:id="172" w:author="Noonan, Michael" w:date="2025-05-08T14:37:00Z" w:initials="MN">
    <w:p w14:paraId="53E4F5B5" w14:textId="77777777" w:rsidR="00FA30DE" w:rsidRPr="00AD0CC1" w:rsidRDefault="00FA30DE" w:rsidP="00FA30DE">
      <w:pPr>
        <w:pStyle w:val="CommentText"/>
      </w:pPr>
      <w:r w:rsidRPr="00AD0CC1">
        <w:rPr>
          <w:rStyle w:val="CommentReference"/>
        </w:rPr>
        <w:annotationRef/>
      </w:r>
      <w:r w:rsidRPr="00AD0CC1">
        <w:t xml:space="preserve">It’s unclear how you got from &gt;8,000 species, to 946. </w:t>
      </w:r>
    </w:p>
  </w:comment>
  <w:comment w:id="173" w:author="Noonan, Michael" w:date="2025-05-08T14:40:00Z" w:initials="MN">
    <w:p w14:paraId="11B2F893" w14:textId="77777777" w:rsidR="00FA30DE" w:rsidRPr="00AD0CC1" w:rsidRDefault="00FA30DE" w:rsidP="00FA30DE">
      <w:pPr>
        <w:pStyle w:val="CommentText"/>
      </w:pPr>
      <w:r w:rsidRPr="00AD0CC1">
        <w:rPr>
          <w:rStyle w:val="CommentReference"/>
        </w:rPr>
        <w:annotationRef/>
      </w:r>
      <w:r w:rsidRPr="00AD0CC1">
        <w:t xml:space="preserve">All of this needs to be justified and shown clearly in the supplementary material. Also, you should be describing this above when you mention the biological variables, so that all of that is in the same place. </w:t>
      </w:r>
    </w:p>
  </w:comment>
  <w:comment w:id="174" w:author="Noonan, Michael" w:date="2025-05-29T20:14:00Z" w:initials=" ">
    <w:p w14:paraId="19F6CE63" w14:textId="77777777" w:rsidR="00FA30DE" w:rsidRPr="00AD0CC1" w:rsidRDefault="00FA30DE" w:rsidP="00FA30DE">
      <w:pPr>
        <w:pStyle w:val="CommentText"/>
      </w:pPr>
      <w:r w:rsidRPr="00AD0CC1">
        <w:rPr>
          <w:rStyle w:val="CommentReference"/>
        </w:rPr>
        <w:annotationRef/>
      </w:r>
      <w:r w:rsidRPr="00AD0CC1">
        <w:t>You need details on why this was run.</w:t>
      </w:r>
    </w:p>
  </w:comment>
  <w:comment w:id="175" w:author="Noonan, Michael" w:date="2025-05-29T20:15:00Z" w:initials=" ">
    <w:p w14:paraId="2C585B2C" w14:textId="77777777" w:rsidR="00FA30DE" w:rsidRPr="00AD0CC1" w:rsidRDefault="00FA30DE" w:rsidP="00FA30DE">
      <w:pPr>
        <w:pStyle w:val="CommentText"/>
      </w:pPr>
      <w:r w:rsidRPr="00AD0CC1">
        <w:rPr>
          <w:rStyle w:val="CommentReference"/>
        </w:rPr>
        <w:annotationRef/>
      </w:r>
      <w:r w:rsidRPr="00AD0CC1">
        <w:t>There’s no table legend.</w:t>
      </w:r>
    </w:p>
  </w:comment>
  <w:comment w:id="176" w:author="Noonan, Michael" w:date="2025-05-08T14:41:00Z" w:initials="MN">
    <w:p w14:paraId="54AE6B18" w14:textId="77777777" w:rsidR="00FA30DE" w:rsidRPr="00AD0CC1" w:rsidRDefault="00FA30DE" w:rsidP="00FA30DE">
      <w:pPr>
        <w:pStyle w:val="CommentText"/>
      </w:pPr>
      <w:r w:rsidRPr="00AD0CC1">
        <w:rPr>
          <w:rStyle w:val="CommentReference"/>
        </w:rPr>
        <w:annotationRef/>
      </w:r>
      <w:r w:rsidRPr="00AD0CC1">
        <w:t>The model names are not really relevant. Either switch to informative model names, or remove.</w:t>
      </w:r>
    </w:p>
  </w:comment>
  <w:comment w:id="178" w:author="Noonan, Michael" w:date="2025-05-08T14:54:00Z" w:initials="MN">
    <w:p w14:paraId="7C46180B" w14:textId="77777777" w:rsidR="00F7140F" w:rsidRPr="00AD0CC1" w:rsidRDefault="00F7140F" w:rsidP="00F7140F">
      <w:pPr>
        <w:pStyle w:val="CommentText"/>
      </w:pPr>
      <w:r w:rsidRPr="00AD0CC1">
        <w:rPr>
          <w:rStyle w:val="CommentReference"/>
        </w:rPr>
        <w:annotationRef/>
      </w:r>
      <w:r w:rsidRPr="00AD0CC1">
        <w:t xml:space="preserve">At the moment, there’s really nothing in here, despite having a rich dataset to work with. It’s kind of shocking to be honest. You need to build a narrative in here tied to the research questions that are outlined in the introduction. Even if the model hasn’t finished fitting you should still be able to visualize the data and make some general statements about the patterns relative to the overarching research question. </w:t>
      </w:r>
    </w:p>
  </w:comment>
  <w:comment w:id="180" w:author="Noonan, Michael" w:date="2025-05-08T14:44:00Z" w:initials="MN">
    <w:p w14:paraId="3EB6C3FA" w14:textId="77777777" w:rsidR="00F7140F" w:rsidRPr="00AD0CC1" w:rsidRDefault="00F7140F" w:rsidP="00F7140F">
      <w:pPr>
        <w:pStyle w:val="CommentText"/>
      </w:pPr>
      <w:r w:rsidRPr="00AD0CC1">
        <w:rPr>
          <w:rStyle w:val="CommentReference"/>
        </w:rPr>
        <w:annotationRef/>
      </w:r>
      <w:r w:rsidRPr="00AD0CC1">
        <w:t>The terms 0 and 1 are not helpful, try to use more meaningful language like the presence/absence of communal roosting.</w:t>
      </w:r>
    </w:p>
  </w:comment>
  <w:comment w:id="181" w:author="Noonan, Michael" w:date="2025-05-08T14:45:00Z" w:initials="MN">
    <w:p w14:paraId="0489106F" w14:textId="77777777" w:rsidR="00F7140F" w:rsidRPr="00AD0CC1" w:rsidRDefault="00F7140F" w:rsidP="00F7140F">
      <w:pPr>
        <w:pStyle w:val="CommentText"/>
      </w:pPr>
      <w:r w:rsidRPr="00AD0CC1">
        <w:rPr>
          <w:rStyle w:val="CommentReference"/>
        </w:rPr>
        <w:annotationRef/>
      </w:r>
      <w:r w:rsidRPr="00AD0CC1">
        <w:t>Check for formatting throughout as it switches colours in places.</w:t>
      </w:r>
    </w:p>
  </w:comment>
  <w:comment w:id="182" w:author="Noonan, Michael" w:date="2025-05-29T20:24:00Z" w:initials=" ">
    <w:p w14:paraId="7F7789AB" w14:textId="730824FA" w:rsidR="00372A39" w:rsidRPr="00AD0CC1" w:rsidRDefault="00372A39">
      <w:pPr>
        <w:pStyle w:val="CommentText"/>
      </w:pPr>
      <w:r w:rsidRPr="00AD0CC1">
        <w:rPr>
          <w:rStyle w:val="CommentReference"/>
        </w:rPr>
        <w:annotationRef/>
      </w:r>
      <w:r w:rsidRPr="00AD0CC1">
        <w:t>All of the figures need much large font sizes for the axis labels.</w:t>
      </w:r>
    </w:p>
  </w:comment>
  <w:comment w:id="185" w:author="Noonan, Michael" w:date="2025-05-08T14:48:00Z" w:initials="MN">
    <w:p w14:paraId="31B8EB0B" w14:textId="77777777" w:rsidR="00F7140F" w:rsidRPr="00AD0CC1" w:rsidRDefault="00F7140F" w:rsidP="00F7140F">
      <w:pPr>
        <w:pStyle w:val="CommentText"/>
      </w:pPr>
      <w:r w:rsidRPr="00AD0CC1">
        <w:rPr>
          <w:rStyle w:val="CommentReference"/>
        </w:rPr>
        <w:annotationRef/>
      </w:r>
      <w:r w:rsidRPr="00AD0CC1">
        <w:t>What is this number?</w:t>
      </w:r>
    </w:p>
  </w:comment>
  <w:comment w:id="186" w:author="Noonan, Michael" w:date="2025-05-08T14:51:00Z" w:initials="MN">
    <w:p w14:paraId="7B7EDA77" w14:textId="77777777" w:rsidR="00F7140F" w:rsidRPr="00AD0CC1" w:rsidRDefault="00F7140F" w:rsidP="00F7140F">
      <w:pPr>
        <w:pStyle w:val="CommentText"/>
      </w:pPr>
      <w:r w:rsidRPr="00AD0CC1">
        <w:rPr>
          <w:rStyle w:val="CommentReference"/>
        </w:rPr>
        <w:annotationRef/>
      </w:r>
      <w:r w:rsidRPr="00AD0CC1">
        <w:t>I don’t know what I’m looking at here.</w:t>
      </w:r>
    </w:p>
  </w:comment>
  <w:comment w:id="187" w:author="Noonan, Michael" w:date="2025-05-08T14:49:00Z" w:initials="MN">
    <w:p w14:paraId="4C90002A" w14:textId="77777777" w:rsidR="00F7140F" w:rsidRPr="00AD0CC1" w:rsidRDefault="00F7140F" w:rsidP="00F7140F">
      <w:pPr>
        <w:pStyle w:val="CommentText"/>
      </w:pPr>
      <w:r w:rsidRPr="00AD0CC1">
        <w:rPr>
          <w:rStyle w:val="CommentReference"/>
        </w:rPr>
        <w:annotationRef/>
      </w:r>
      <w:r w:rsidRPr="00AD0CC1">
        <w:t>You’ll want a proper table here, not a screenshot.</w:t>
      </w:r>
    </w:p>
  </w:comment>
  <w:comment w:id="189" w:author="Noonan, Michael" w:date="2025-05-08T14:52:00Z" w:initials="MN">
    <w:p w14:paraId="4B632BB1" w14:textId="77777777" w:rsidR="00F7140F" w:rsidRPr="00AD0CC1" w:rsidRDefault="00F7140F" w:rsidP="00F7140F">
      <w:pPr>
        <w:pStyle w:val="CommentText"/>
      </w:pPr>
      <w:r w:rsidRPr="00AD0CC1">
        <w:rPr>
          <w:rStyle w:val="CommentReference"/>
        </w:rPr>
        <w:annotationRef/>
      </w:r>
      <w:r w:rsidRPr="00AD0CC1">
        <w:t>The sections above need a lot of work, so I didn’t spend much time on the discussion. The discussion should be deriving new insights based on the results. Without any results yet, it doesn’t make sense to provide in depth comments on the material here.</w:t>
      </w:r>
      <w:r w:rsidRPr="00AD0CC1">
        <w:br/>
      </w:r>
      <w:r w:rsidRPr="00AD0CC1">
        <w:br/>
        <w:t>That being said, the current discussion doesn’t have a strong narrative and is quite unstructured. Once you have results, this may change, but when they do come in, you’re going to be building up a story based on interpreting the results, and that story needs to have a coherent flow. The current discussion is quite fragmented.</w:t>
      </w:r>
    </w:p>
  </w:comment>
  <w:comment w:id="190" w:author="Noonan, Michael" w:date="2025-05-08T14:47:00Z" w:initials="MN">
    <w:p w14:paraId="0E33179D" w14:textId="77777777" w:rsidR="009450D8" w:rsidRPr="00AD0CC1" w:rsidRDefault="009450D8" w:rsidP="009450D8">
      <w:pPr>
        <w:pStyle w:val="CommentText"/>
      </w:pPr>
      <w:r w:rsidRPr="00AD0CC1">
        <w:rPr>
          <w:rStyle w:val="CommentReference"/>
        </w:rPr>
        <w:annotationRef/>
      </w:r>
      <w:r w:rsidRPr="00AD0CC1">
        <w:t>This is speculative. No speculation in the results, that should be saved for the discussion.</w:t>
      </w:r>
    </w:p>
  </w:comment>
  <w:comment w:id="196" w:author="sandra cuadros" w:date="2025-06-01T20:08:00Z" w:initials="sc">
    <w:p w14:paraId="221A70C1" w14:textId="215C0AEE" w:rsidR="00F4077F" w:rsidRPr="00AD0CC1" w:rsidRDefault="00F4077F">
      <w:pPr>
        <w:pStyle w:val="CommentText"/>
      </w:pPr>
      <w:r w:rsidRPr="00AD0CC1">
        <w:rPr>
          <w:rStyle w:val="CommentReference"/>
        </w:rPr>
        <w:annotationRef/>
      </w:r>
      <w:r w:rsidRPr="00AD0CC1">
        <w:t>BROUGHT FROM INTRO, REARRANGE</w:t>
      </w:r>
    </w:p>
  </w:comment>
  <w:comment w:id="197" w:author="Noonan, Michael" w:date="2025-05-29T18:56:00Z" w:initials=" ">
    <w:p w14:paraId="337DB261" w14:textId="77777777" w:rsidR="00F4077F" w:rsidRPr="00AD0CC1" w:rsidRDefault="00F4077F" w:rsidP="00F4077F">
      <w:pPr>
        <w:pStyle w:val="CommentText"/>
      </w:pPr>
      <w:r w:rsidRPr="00AD0CC1">
        <w:rPr>
          <w:rStyle w:val="CommentReference"/>
        </w:rPr>
        <w:annotationRef/>
      </w:r>
      <w:r w:rsidRPr="00AD0CC1">
        <w:t>This is too short to be a stand alone section. I’m also unclear as to what any of this means with respect to the evolution of communal roosting behaviour.</w:t>
      </w:r>
    </w:p>
  </w:comment>
  <w:comment w:id="198" w:author="Noonan, Michael" w:date="2025-05-29T18:56:00Z" w:initials=" ">
    <w:p w14:paraId="78310A4D" w14:textId="77777777" w:rsidR="00F4077F" w:rsidRPr="00AD0CC1" w:rsidRDefault="00F4077F" w:rsidP="00F4077F">
      <w:pPr>
        <w:pStyle w:val="CommentText"/>
      </w:pPr>
      <w:r w:rsidRPr="00AD0CC1">
        <w:rPr>
          <w:rStyle w:val="CommentReference"/>
        </w:rPr>
        <w:annotationRef/>
      </w:r>
      <w:r w:rsidRPr="00AD0CC1">
        <w:t>The intro is all over the place. You’ve now moved into territorial defense, which is completely disconnected from anything that the above material was leading towards. You need to work on flow throughout.</w:t>
      </w:r>
    </w:p>
  </w:comment>
  <w:comment w:id="199" w:author="Noonan, Michael" w:date="2025-05-29T18:58:00Z" w:initials=" ">
    <w:p w14:paraId="0C652EBA" w14:textId="77777777" w:rsidR="00F4077F" w:rsidRPr="00AD0CC1" w:rsidRDefault="00F4077F" w:rsidP="00F4077F">
      <w:pPr>
        <w:pStyle w:val="CommentText"/>
      </w:pPr>
      <w:r w:rsidRPr="00AD0CC1">
        <w:rPr>
          <w:rStyle w:val="CommentReference"/>
        </w:rPr>
        <w:annotationRef/>
      </w:r>
      <w:r w:rsidRPr="00AD0CC1">
        <w:t>I don’t know where you’re getting this prediction from. Defensibility is tied to spatio-temporal predictability, which can occur at any trophic level. Many insectivorous or seed eating birds will defend territories.</w:t>
      </w:r>
    </w:p>
  </w:comment>
  <w:comment w:id="200" w:author="Noonan, Michael" w:date="2025-05-29T19:00:00Z" w:initials=" ">
    <w:p w14:paraId="20BE47B3" w14:textId="77777777" w:rsidR="00F4077F" w:rsidRPr="00AD0CC1" w:rsidRDefault="00F4077F" w:rsidP="00F4077F">
      <w:pPr>
        <w:pStyle w:val="CommentText"/>
      </w:pPr>
      <w:r w:rsidRPr="00AD0CC1">
        <w:rPr>
          <w:rStyle w:val="CommentReference"/>
        </w:rPr>
        <w:annotationRef/>
      </w:r>
      <w:r w:rsidRPr="00AD0CC1">
        <w:t>Again, I’m not sure where this prediction is coming from. If resources are scarce and not clumped in space/time, they are likely not economical to defend, so the opposite is actually expected. It’s also unclear what any of this has to do with communal roosting.</w:t>
      </w:r>
    </w:p>
  </w:comment>
  <w:comment w:id="201" w:author="Noonan, Michael" w:date="2025-05-29T19:02:00Z" w:initials=" ">
    <w:p w14:paraId="3ED1655C" w14:textId="77777777" w:rsidR="00F4077F" w:rsidRPr="00AD0CC1" w:rsidRDefault="00F4077F" w:rsidP="00F4077F">
      <w:pPr>
        <w:pStyle w:val="CommentText"/>
      </w:pPr>
      <w:r w:rsidRPr="00AD0CC1">
        <w:rPr>
          <w:rStyle w:val="CommentReference"/>
        </w:rPr>
        <w:annotationRef/>
      </w:r>
      <w:r w:rsidRPr="00AD0CC1">
        <w:t>Individuals will defend territories for reasons beyond food, so this section ignores large swaths of species’ ecologies.</w:t>
      </w:r>
    </w:p>
  </w:comment>
  <w:comment w:id="202" w:author="Noonan, Michael" w:date="2025-05-29T19:03:00Z" w:initials=" ">
    <w:p w14:paraId="022A5145" w14:textId="77777777" w:rsidR="00F4077F" w:rsidRPr="00AD0CC1" w:rsidRDefault="00F4077F" w:rsidP="00F4077F">
      <w:pPr>
        <w:pStyle w:val="CommentText"/>
      </w:pPr>
      <w:r w:rsidRPr="00AD0CC1">
        <w:rPr>
          <w:rStyle w:val="CommentReference"/>
        </w:rPr>
        <w:annotationRef/>
      </w:r>
      <w:r w:rsidRPr="00AD0CC1">
        <w:t>Ok, but this doesn’t follow from any of the points you raised above. I’m struggling to understand what the aim of this section is.</w:t>
      </w:r>
    </w:p>
  </w:comment>
  <w:comment w:id="209" w:author="sandra cuadros" w:date="2025-06-01T20:21:00Z" w:initials="sc">
    <w:p w14:paraId="4F5D958A" w14:textId="5F210D6C" w:rsidR="00C13CCF" w:rsidRPr="00AD0CC1" w:rsidRDefault="00C13CCF">
      <w:pPr>
        <w:pStyle w:val="CommentText"/>
      </w:pPr>
      <w:r w:rsidRPr="00AD0CC1">
        <w:rPr>
          <w:rStyle w:val="CommentReference"/>
        </w:rPr>
        <w:annotationRef/>
      </w:r>
      <w:r w:rsidRPr="00AD0CC1">
        <w:t>From CH1</w:t>
      </w:r>
    </w:p>
  </w:comment>
  <w:comment w:id="212" w:author="Noonan, Michael" w:date="2025-05-29T19:52:00Z" w:initials=" ">
    <w:p w14:paraId="39FEB1C1" w14:textId="77777777" w:rsidR="00D96559" w:rsidRPr="00AD0CC1" w:rsidRDefault="00D96559" w:rsidP="00D96559">
      <w:pPr>
        <w:pStyle w:val="CommentText"/>
      </w:pPr>
      <w:r w:rsidRPr="00AD0CC1">
        <w:t xml:space="preserve">Change to </w:t>
      </w:r>
      <w:r w:rsidRPr="00AD0CC1">
        <w:rPr>
          <w:rStyle w:val="CommentReference"/>
        </w:rPr>
        <w:annotationRef/>
      </w:r>
      <w:r w:rsidRPr="00AD0CC1">
        <w:t xml:space="preserve">there is. Theirs is too informal for scientific writing. </w:t>
      </w:r>
    </w:p>
  </w:comment>
  <w:comment w:id="213" w:author="Noonan, Michael" w:date="2025-05-29T19:53:00Z" w:initials=" ">
    <w:p w14:paraId="7AF61353" w14:textId="77777777" w:rsidR="00D96559" w:rsidRPr="00AD0CC1" w:rsidRDefault="00D96559" w:rsidP="00D96559">
      <w:pPr>
        <w:pStyle w:val="CommentText"/>
      </w:pPr>
      <w:r w:rsidRPr="00AD0CC1">
        <w:rPr>
          <w:rStyle w:val="CommentReference"/>
        </w:rPr>
        <w:annotationRef/>
      </w:r>
      <w:r w:rsidRPr="00AD0CC1">
        <w:t>This paragraph is unrelated to anything being studied. We’re not studying learning or tool use. This sets up the chapter on the wrong footing. Better to set it up around the cost-benefit trade-off and that if it is selected for over evolutionary timescales it implies that the benefits likely outweigh the costs.</w:t>
      </w:r>
    </w:p>
  </w:comment>
  <w:comment w:id="306" w:author="Noonan, Michael" w:date="2025-05-29T20:26:00Z" w:initials=" ">
    <w:p w14:paraId="6BA44349" w14:textId="77777777" w:rsidR="00145D72" w:rsidRPr="00AD0CC1" w:rsidRDefault="00145D72" w:rsidP="00145D72">
      <w:pPr>
        <w:pStyle w:val="CommentText"/>
      </w:pPr>
      <w:r w:rsidRPr="00AD0CC1">
        <w:rPr>
          <w:rStyle w:val="CommentReference"/>
        </w:rPr>
        <w:annotationRef/>
      </w:r>
      <w:r w:rsidRPr="00AD0CC1">
        <w:t>These aren’t needed in the main text. Save for the supplement. Also, you don’t have labels for a and b.</w:t>
      </w:r>
    </w:p>
  </w:comment>
  <w:comment w:id="307" w:author="sandra cuadros" w:date="2025-05-30T10:33:00Z" w:initials="sc">
    <w:p w14:paraId="3A285747" w14:textId="560EC357" w:rsidR="000A200F" w:rsidRPr="00AD0CC1" w:rsidRDefault="000A200F">
      <w:pPr>
        <w:pStyle w:val="CommentText"/>
      </w:pPr>
      <w:r w:rsidRPr="00AD0CC1">
        <w:rPr>
          <w:rStyle w:val="CommentReference"/>
        </w:rPr>
        <w:annotationRef/>
      </w:r>
      <w:r w:rsidRPr="00AD0CC1">
        <w:t>Make sure axisa is right scasle</w:t>
      </w:r>
    </w:p>
  </w:comment>
  <w:comment w:id="308" w:author="Noonan, Michael" w:date="2025-05-29T20:28:00Z" w:initials=" ">
    <w:p w14:paraId="17B62841" w14:textId="77777777" w:rsidR="00145D72" w:rsidRDefault="00145D72" w:rsidP="00145D72">
      <w:pPr>
        <w:pStyle w:val="CommentText"/>
      </w:pPr>
      <w:r w:rsidRPr="00AD0CC1">
        <w:rPr>
          <w:rStyle w:val="CommentReference"/>
        </w:rPr>
        <w:annotationRef/>
      </w:r>
      <w:r w:rsidRPr="00AD0CC1">
        <w:t>Stick to the orange and green here. Changing colours for presence vs. absence is confusing.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E92915" w15:done="0"/>
  <w15:commentEx w15:paraId="27D1EAF5" w15:done="1"/>
  <w15:commentEx w15:paraId="37312AAC" w15:done="1"/>
  <w15:commentEx w15:paraId="7A33FB30" w15:done="1"/>
  <w15:commentEx w15:paraId="114C4554" w15:done="1"/>
  <w15:commentEx w15:paraId="3FE33AAA" w15:done="1"/>
  <w15:commentEx w15:paraId="13577F00" w15:done="1"/>
  <w15:commentEx w15:paraId="73424A41" w15:done="1"/>
  <w15:commentEx w15:paraId="4295F5A9" w15:done="1"/>
  <w15:commentEx w15:paraId="2FA4E4BA" w15:done="1"/>
  <w15:commentEx w15:paraId="0B27D741" w15:done="1"/>
  <w15:commentEx w15:paraId="7B76F3B1" w15:done="1"/>
  <w15:commentEx w15:paraId="1D6FC051" w15:done="1"/>
  <w15:commentEx w15:paraId="127AC980" w15:done="1"/>
  <w15:commentEx w15:paraId="69F18FC0" w15:done="1"/>
  <w15:commentEx w15:paraId="20BADF72" w15:done="1"/>
  <w15:commentEx w15:paraId="1C45DE12" w15:done="1"/>
  <w15:commentEx w15:paraId="3E6355FD" w15:done="1"/>
  <w15:commentEx w15:paraId="402C7D8E" w15:done="1"/>
  <w15:commentEx w15:paraId="32A85A3D" w15:done="1"/>
  <w15:commentEx w15:paraId="7947AD26" w15:done="1"/>
  <w15:commentEx w15:paraId="5B5CC32B" w15:done="1"/>
  <w15:commentEx w15:paraId="2CFE7685" w15:done="1"/>
  <w15:commentEx w15:paraId="3915851D" w15:done="1"/>
  <w15:commentEx w15:paraId="45378E99" w15:done="1"/>
  <w15:commentEx w15:paraId="7F665B65" w15:done="1"/>
  <w15:commentEx w15:paraId="4CC9DDAB" w15:done="1"/>
  <w15:commentEx w15:paraId="499B68D4" w15:done="1"/>
  <w15:commentEx w15:paraId="2307AE6D" w15:done="1"/>
  <w15:commentEx w15:paraId="52205019" w15:done="1"/>
  <w15:commentEx w15:paraId="67649148" w15:done="1"/>
  <w15:commentEx w15:paraId="1AA1B723" w15:done="1"/>
  <w15:commentEx w15:paraId="475E6488" w15:done="1"/>
  <w15:commentEx w15:paraId="0E24258A" w15:done="1"/>
  <w15:commentEx w15:paraId="70D7DC90" w15:done="1"/>
  <w15:commentEx w15:paraId="7E0B87B4" w15:done="1"/>
  <w15:commentEx w15:paraId="427CA8F9" w15:done="0"/>
  <w15:commentEx w15:paraId="4DE10D6A" w15:done="1"/>
  <w15:commentEx w15:paraId="4DCC7BCA" w15:done="1"/>
  <w15:commentEx w15:paraId="0237C849" w15:done="0"/>
  <w15:commentEx w15:paraId="3990FB9C" w15:done="0"/>
  <w15:commentEx w15:paraId="3F65D21B" w15:done="0"/>
  <w15:commentEx w15:paraId="38B5DDE2" w15:done="1"/>
  <w15:commentEx w15:paraId="340DF75A" w15:done="1"/>
  <w15:commentEx w15:paraId="13B68ADF" w15:done="0"/>
  <w15:commentEx w15:paraId="68B30342" w15:done="1"/>
  <w15:commentEx w15:paraId="16D6FFC7" w15:done="1"/>
  <w15:commentEx w15:paraId="511F4517" w15:done="1"/>
  <w15:commentEx w15:paraId="7D0C15B5" w15:done="0"/>
  <w15:commentEx w15:paraId="37AA6E5B" w15:done="1"/>
  <w15:commentEx w15:paraId="5A50A86E" w15:done="1"/>
  <w15:commentEx w15:paraId="635A6A9C" w15:done="1"/>
  <w15:commentEx w15:paraId="1EB8DD08" w15:done="1"/>
  <w15:commentEx w15:paraId="35044723" w15:done="1"/>
  <w15:commentEx w15:paraId="0029CB48" w15:done="1"/>
  <w15:commentEx w15:paraId="5E683A28" w15:done="1"/>
  <w15:commentEx w15:paraId="2E84D521" w15:done="1"/>
  <w15:commentEx w15:paraId="38F1245D" w15:done="1"/>
  <w15:commentEx w15:paraId="160CD84F" w15:done="1"/>
  <w15:commentEx w15:paraId="05D2FDFC" w15:done="1"/>
  <w15:commentEx w15:paraId="0A665144" w15:done="1"/>
  <w15:commentEx w15:paraId="07AD58E9" w15:done="1"/>
  <w15:commentEx w15:paraId="20388C28" w15:done="1"/>
  <w15:commentEx w15:paraId="3465A623" w15:done="1"/>
  <w15:commentEx w15:paraId="326E7E03" w15:done="1"/>
  <w15:commentEx w15:paraId="53E4F5B5" w15:done="1"/>
  <w15:commentEx w15:paraId="11B2F893" w15:done="1"/>
  <w15:commentEx w15:paraId="19F6CE63" w15:done="1"/>
  <w15:commentEx w15:paraId="2C585B2C" w15:done="1"/>
  <w15:commentEx w15:paraId="54AE6B18" w15:done="1"/>
  <w15:commentEx w15:paraId="7C46180B" w15:done="1"/>
  <w15:commentEx w15:paraId="3EB6C3FA" w15:done="1"/>
  <w15:commentEx w15:paraId="0489106F" w15:done="1"/>
  <w15:commentEx w15:paraId="7F7789AB" w15:done="0"/>
  <w15:commentEx w15:paraId="31B8EB0B" w15:done="0"/>
  <w15:commentEx w15:paraId="7B7EDA77" w15:done="1"/>
  <w15:commentEx w15:paraId="4C90002A" w15:done="1"/>
  <w15:commentEx w15:paraId="4B632BB1" w15:done="0"/>
  <w15:commentEx w15:paraId="0E33179D" w15:done="1"/>
  <w15:commentEx w15:paraId="221A70C1" w15:done="0"/>
  <w15:commentEx w15:paraId="337DB261" w15:done="1"/>
  <w15:commentEx w15:paraId="78310A4D" w15:done="1"/>
  <w15:commentEx w15:paraId="0C652EBA" w15:done="0"/>
  <w15:commentEx w15:paraId="20BE47B3" w15:done="0"/>
  <w15:commentEx w15:paraId="3ED1655C" w15:done="0"/>
  <w15:commentEx w15:paraId="022A5145" w15:done="1"/>
  <w15:commentEx w15:paraId="4F5D958A" w15:done="0"/>
  <w15:commentEx w15:paraId="39FEB1C1" w15:done="1"/>
  <w15:commentEx w15:paraId="7AF61353" w15:done="1"/>
  <w15:commentEx w15:paraId="6BA44349" w15:done="1"/>
  <w15:commentEx w15:paraId="3A285747" w15:done="0"/>
  <w15:commentEx w15:paraId="17B628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F20ED1E" w16cex:dateUtc="2025-05-30T02:40:00Z"/>
  <w16cex:commentExtensible w16cex:durableId="6F7E1946" w16cex:dateUtc="2025-05-08T18:28:00Z"/>
  <w16cex:commentExtensible w16cex:durableId="46569E6D" w16cex:dateUtc="2025-06-08T03:17:00Z"/>
  <w16cex:commentExtensible w16cex:durableId="2DA0750F" w16cex:dateUtc="2025-06-08T03:13:00Z"/>
  <w16cex:commentExtensible w16cex:durableId="2A1C6388" w16cex:dateUtc="2025-06-06T19:54:00Z"/>
  <w16cex:commentExtensible w16cex:durableId="2A222CCF" w16cex:dateUtc="2025-05-08T18:38:00Z"/>
  <w16cex:commentExtensible w16cex:durableId="71C13E7E" w16cex:dateUtc="2025-06-09T21:11:00Z"/>
  <w16cex:commentExtensible w16cex:durableId="0AD86331" w16cex:dateUtc="2025-06-06T20:20:00Z"/>
  <w16cex:commentExtensible w16cex:durableId="7406EE12" w16cex:dateUtc="2025-06-06T20:21:00Z"/>
  <w16cex:commentExtensible w16cex:durableId="5DF2D5E2" w16cex:dateUtc="2025-05-30T03:03:00Z"/>
  <w16cex:commentExtensible w16cex:durableId="0732D0A4" w16cex:dateUtc="2025-06-06T20:31:00Z"/>
  <w16cex:commentExtensible w16cex:durableId="4F12328F" w16cex:dateUtc="2025-06-06T19:51:00Z"/>
  <w16cex:commentExtensible w16cex:durableId="7EBD7631" w16cex:dateUtc="2025-06-08T16:40:00Z"/>
  <w16cex:commentExtensible w16cex:durableId="2F67D561" w16cex:dateUtc="2025-05-08T20:59:00Z"/>
  <w16cex:commentExtensible w16cex:durableId="5FDBB8F4" w16cex:dateUtc="2025-06-06T20:45:00Z"/>
  <w16cex:commentExtensible w16cex:durableId="78C278F8" w16cex:dateUtc="2025-05-08T21:09:00Z"/>
  <w16cex:commentExtensible w16cex:durableId="4381F42A" w16cex:dateUtc="2025-06-06T21:10:00Z"/>
  <w16cex:commentExtensible w16cex:durableId="642898FF" w16cex:dateUtc="2025-06-06T21:02:00Z"/>
  <w16cex:commentExtensible w16cex:durableId="465A037E" w16cex:dateUtc="2025-06-06T20:57:00Z"/>
  <w16cex:commentExtensible w16cex:durableId="7AAD658C" w16cex:dateUtc="2025-06-06T21:17:00Z"/>
  <w16cex:commentExtensible w16cex:durableId="3791D5BE" w16cex:dateUtc="2025-05-29T19:20:00Z"/>
  <w16cex:commentExtensible w16cex:durableId="1E9EDB73" w16cex:dateUtc="2025-05-29T19:22:00Z"/>
  <w16cex:commentExtensible w16cex:durableId="3B4FF4CE" w16cex:dateUtc="2025-05-30T01:55:00Z"/>
  <w16cex:commentExtensible w16cex:durableId="25E707CA" w16cex:dateUtc="2025-05-29T19:42:00Z"/>
  <w16cex:commentExtensible w16cex:durableId="7669DF49" w16cex:dateUtc="2025-05-30T01:55:00Z"/>
  <w16cex:commentExtensible w16cex:durableId="420229E0" w16cex:dateUtc="2025-05-29T19:42:00Z"/>
  <w16cex:commentExtensible w16cex:durableId="7987F253" w16cex:dateUtc="2025-04-04T17:07:00Z"/>
  <w16cex:commentExtensible w16cex:durableId="0DB15736" w16cex:dateUtc="2025-05-30T02:14:00Z"/>
  <w16cex:commentExtensible w16cex:durableId="1F340387" w16cex:dateUtc="2025-05-30T02:18:00Z"/>
  <w16cex:commentExtensible w16cex:durableId="2D3FACBF" w16cex:dateUtc="2025-05-30T02:19:00Z"/>
  <w16cex:commentExtensible w16cex:durableId="07B68E49" w16cex:dateUtc="2025-05-30T02:08:00Z"/>
  <w16cex:commentExtensible w16cex:durableId="35084E98" w16cex:dateUtc="2025-05-30T02:08:00Z"/>
  <w16cex:commentExtensible w16cex:durableId="57C817A8" w16cex:dateUtc="2025-05-30T02:07:00Z"/>
  <w16cex:commentExtensible w16cex:durableId="66848086" w16cex:dateUtc="2025-05-08T18:28:00Z"/>
  <w16cex:commentExtensible w16cex:durableId="1115A5CD" w16cex:dateUtc="2025-05-30T02:51:00Z"/>
  <w16cex:commentExtensible w16cex:durableId="3DB4D0B3" w16cex:dateUtc="2025-05-30T02:52:00Z"/>
  <w16cex:commentExtensible w16cex:durableId="5C1BB207" w16cex:dateUtc="2025-05-30T02:53:00Z"/>
  <w16cex:commentExtensible w16cex:durableId="7B9F109B" w16cex:dateUtc="2025-05-08T18:38:00Z"/>
  <w16cex:commentExtensible w16cex:durableId="7F5610C5" w16cex:dateUtc="2025-05-08T18:42:00Z"/>
  <w16cex:commentExtensible w16cex:durableId="7D46611A" w16cex:dateUtc="2025-05-30T02:57:00Z"/>
  <w16cex:commentExtensible w16cex:durableId="365ACDC0" w16cex:dateUtc="2025-05-30T03:04:00Z"/>
  <w16cex:commentExtensible w16cex:durableId="48EBD293" w16cex:dateUtc="2025-05-30T03:03:00Z"/>
  <w16cex:commentExtensible w16cex:durableId="4B5EC553" w16cex:dateUtc="2025-05-08T20:59:00Z"/>
  <w16cex:commentExtensible w16cex:durableId="537A74CE" w16cex:dateUtc="2025-05-08T21:09:00Z"/>
  <w16cex:commentExtensible w16cex:durableId="10E49804" w16cex:dateUtc="2025-05-30T03:08:00Z"/>
  <w16cex:commentExtensible w16cex:durableId="15427F46" w16cex:dateUtc="2025-05-30T03:11:00Z"/>
  <w16cex:commentExtensible w16cex:durableId="2AC36BB2" w16cex:dateUtc="2025-05-08T21:01:00Z"/>
  <w16cex:commentExtensible w16cex:durableId="5BDBB769" w16cex:dateUtc="2025-05-08T18:30:00Z"/>
  <w16cex:commentExtensible w16cex:durableId="176E6637" w16cex:dateUtc="2025-05-30T03:13:00Z"/>
  <w16cex:commentExtensible w16cex:durableId="2A63AD96" w16cex:dateUtc="2025-05-08T21:25:00Z"/>
  <w16cex:commentExtensible w16cex:durableId="78ED9533" w16cex:dateUtc="2025-05-08T21:26:00Z"/>
  <w16cex:commentExtensible w16cex:durableId="0CE659C4" w16cex:dateUtc="2025-05-30T02:49:00Z"/>
  <w16cex:commentExtensible w16cex:durableId="6084E85D" w16cex:dateUtc="2025-05-30T02:50:00Z"/>
  <w16cex:commentExtensible w16cex:durableId="03AE4F92" w16cex:dateUtc="2025-05-08T18:40:00Z"/>
  <w16cex:commentExtensible w16cex:durableId="59DCBEBF" w16cex:dateUtc="2025-05-08T21:29:00Z"/>
  <w16cex:commentExtensible w16cex:durableId="47A3E1F2" w16cex:dateUtc="2025-05-08T21:30:00Z"/>
  <w16cex:commentExtensible w16cex:durableId="082049D9" w16cex:dateUtc="2025-05-08T21:32:00Z"/>
  <w16cex:commentExtensible w16cex:durableId="1B1D53C0" w16cex:dateUtc="2025-05-08T21:32:00Z"/>
  <w16cex:commentExtensible w16cex:durableId="5E58A512" w16cex:dateUtc="2025-05-08T21:32:00Z"/>
  <w16cex:commentExtensible w16cex:durableId="47DBD033" w16cex:dateUtc="2025-05-08T21:31:00Z"/>
  <w16cex:commentExtensible w16cex:durableId="0813162C" w16cex:dateUtc="2025-05-30T03:19:00Z"/>
  <w16cex:commentExtensible w16cex:durableId="2161FC7E" w16cex:dateUtc="2025-05-08T21:35:00Z"/>
  <w16cex:commentExtensible w16cex:durableId="62E35676" w16cex:dateUtc="2025-05-08T21:36:00Z"/>
  <w16cex:commentExtensible w16cex:durableId="52A2676E" w16cex:dateUtc="2025-05-08T21:38:00Z"/>
  <w16cex:commentExtensible w16cex:durableId="285EAF44" w16cex:dateUtc="2025-05-30T02:49:00Z"/>
  <w16cex:commentExtensible w16cex:durableId="46360F4A" w16cex:dateUtc="2025-05-08T21:37:00Z"/>
  <w16cex:commentExtensible w16cex:durableId="205FFE0E" w16cex:dateUtc="2025-05-08T21:40:00Z"/>
  <w16cex:commentExtensible w16cex:durableId="47A05668" w16cex:dateUtc="2025-05-30T03:14:00Z"/>
  <w16cex:commentExtensible w16cex:durableId="766C8E07" w16cex:dateUtc="2025-05-30T03:15:00Z"/>
  <w16cex:commentExtensible w16cex:durableId="7D6FE198" w16cex:dateUtc="2025-05-08T21:41:00Z"/>
  <w16cex:commentExtensible w16cex:durableId="5D66E7C7" w16cex:dateUtc="2025-05-08T21:54:00Z"/>
  <w16cex:commentExtensible w16cex:durableId="5DD25B85" w16cex:dateUtc="2025-05-08T21:44:00Z"/>
  <w16cex:commentExtensible w16cex:durableId="003A9CD9" w16cex:dateUtc="2025-05-08T21:45:00Z"/>
  <w16cex:commentExtensible w16cex:durableId="755756C5" w16cex:dateUtc="2025-05-30T03:24:00Z"/>
  <w16cex:commentExtensible w16cex:durableId="2D23C3AC" w16cex:dateUtc="2025-05-08T21:48:00Z"/>
  <w16cex:commentExtensible w16cex:durableId="3812F925" w16cex:dateUtc="2025-05-08T21:51:00Z"/>
  <w16cex:commentExtensible w16cex:durableId="081FBC92" w16cex:dateUtc="2025-05-08T21:49:00Z"/>
  <w16cex:commentExtensible w16cex:durableId="0E230D23" w16cex:dateUtc="2025-05-08T21:52:00Z"/>
  <w16cex:commentExtensible w16cex:durableId="4D7412C4" w16cex:dateUtc="2025-05-08T21:47:00Z"/>
  <w16cex:commentExtensible w16cex:durableId="4B794128" w16cex:dateUtc="2025-06-02T03:08:00Z"/>
  <w16cex:commentExtensible w16cex:durableId="1A8C4F57" w16cex:dateUtc="2025-05-30T01:56:00Z"/>
  <w16cex:commentExtensible w16cex:durableId="3464B501" w16cex:dateUtc="2025-05-30T01:56:00Z"/>
  <w16cex:commentExtensible w16cex:durableId="1C0AF97E" w16cex:dateUtc="2025-05-30T01:58:00Z"/>
  <w16cex:commentExtensible w16cex:durableId="0A0E21ED" w16cex:dateUtc="2025-05-30T02:00:00Z"/>
  <w16cex:commentExtensible w16cex:durableId="15F9552A" w16cex:dateUtc="2025-05-30T02:02:00Z"/>
  <w16cex:commentExtensible w16cex:durableId="6F362BE9" w16cex:dateUtc="2025-05-30T02:03:00Z"/>
  <w16cex:commentExtensible w16cex:durableId="510A0EC1" w16cex:dateUtc="2025-06-02T03:21:00Z"/>
  <w16cex:commentExtensible w16cex:durableId="4A2D739A" w16cex:dateUtc="2025-05-30T02:52:00Z"/>
  <w16cex:commentExtensible w16cex:durableId="5166753F" w16cex:dateUtc="2025-05-30T02:53:00Z"/>
  <w16cex:commentExtensible w16cex:durableId="39DACDDF" w16cex:dateUtc="2025-05-30T03:26:00Z"/>
  <w16cex:commentExtensible w16cex:durableId="1FB917B3" w16cex:dateUtc="2025-05-30T17:33:00Z"/>
  <w16cex:commentExtensible w16cex:durableId="2617EFD1" w16cex:dateUtc="2025-05-30T03: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E92915" w16cid:durableId="7F20ED1E"/>
  <w16cid:commentId w16cid:paraId="27D1EAF5" w16cid:durableId="6F7E1946"/>
  <w16cid:commentId w16cid:paraId="37312AAC" w16cid:durableId="46569E6D"/>
  <w16cid:commentId w16cid:paraId="7A33FB30" w16cid:durableId="2DA0750F"/>
  <w16cid:commentId w16cid:paraId="114C4554" w16cid:durableId="2A1C6388"/>
  <w16cid:commentId w16cid:paraId="3FE33AAA" w16cid:durableId="2A222CCF"/>
  <w16cid:commentId w16cid:paraId="13577F00" w16cid:durableId="71C13E7E"/>
  <w16cid:commentId w16cid:paraId="73424A41" w16cid:durableId="0AD86331"/>
  <w16cid:commentId w16cid:paraId="4295F5A9" w16cid:durableId="7406EE12"/>
  <w16cid:commentId w16cid:paraId="2FA4E4BA" w16cid:durableId="5DF2D5E2"/>
  <w16cid:commentId w16cid:paraId="0B27D741" w16cid:durableId="0732D0A4"/>
  <w16cid:commentId w16cid:paraId="7B76F3B1" w16cid:durableId="4F12328F"/>
  <w16cid:commentId w16cid:paraId="1D6FC051" w16cid:durableId="7EBD7631"/>
  <w16cid:commentId w16cid:paraId="127AC980" w16cid:durableId="2F67D561"/>
  <w16cid:commentId w16cid:paraId="69F18FC0" w16cid:durableId="5FDBB8F4"/>
  <w16cid:commentId w16cid:paraId="20BADF72" w16cid:durableId="78C278F8"/>
  <w16cid:commentId w16cid:paraId="1C45DE12" w16cid:durableId="4381F42A"/>
  <w16cid:commentId w16cid:paraId="3E6355FD" w16cid:durableId="642898FF"/>
  <w16cid:commentId w16cid:paraId="402C7D8E" w16cid:durableId="465A037E"/>
  <w16cid:commentId w16cid:paraId="32A85A3D" w16cid:durableId="7AAD658C"/>
  <w16cid:commentId w16cid:paraId="7947AD26" w16cid:durableId="3791D5BE"/>
  <w16cid:commentId w16cid:paraId="5B5CC32B" w16cid:durableId="1E9EDB73"/>
  <w16cid:commentId w16cid:paraId="2CFE7685" w16cid:durableId="3B4FF4CE"/>
  <w16cid:commentId w16cid:paraId="3915851D" w16cid:durableId="25E707CA"/>
  <w16cid:commentId w16cid:paraId="45378E99" w16cid:durableId="7669DF49"/>
  <w16cid:commentId w16cid:paraId="7F665B65" w16cid:durableId="420229E0"/>
  <w16cid:commentId w16cid:paraId="4CC9DDAB" w16cid:durableId="7987F253"/>
  <w16cid:commentId w16cid:paraId="499B68D4" w16cid:durableId="0DB15736"/>
  <w16cid:commentId w16cid:paraId="2307AE6D" w16cid:durableId="1F340387"/>
  <w16cid:commentId w16cid:paraId="52205019" w16cid:durableId="2D3FACBF"/>
  <w16cid:commentId w16cid:paraId="67649148" w16cid:durableId="07B68E49"/>
  <w16cid:commentId w16cid:paraId="1AA1B723" w16cid:durableId="35084E98"/>
  <w16cid:commentId w16cid:paraId="475E6488" w16cid:durableId="57C817A8"/>
  <w16cid:commentId w16cid:paraId="0E24258A" w16cid:durableId="66848086"/>
  <w16cid:commentId w16cid:paraId="70D7DC90" w16cid:durableId="1115A5CD"/>
  <w16cid:commentId w16cid:paraId="7E0B87B4" w16cid:durableId="3DB4D0B3"/>
  <w16cid:commentId w16cid:paraId="427CA8F9" w16cid:durableId="5C1BB207"/>
  <w16cid:commentId w16cid:paraId="4DE10D6A" w16cid:durableId="7B9F109B"/>
  <w16cid:commentId w16cid:paraId="4DCC7BCA" w16cid:durableId="7F5610C5"/>
  <w16cid:commentId w16cid:paraId="0237C849" w16cid:durableId="7D46611A"/>
  <w16cid:commentId w16cid:paraId="3990FB9C" w16cid:durableId="365ACDC0"/>
  <w16cid:commentId w16cid:paraId="3F65D21B" w16cid:durableId="48EBD293"/>
  <w16cid:commentId w16cid:paraId="38B5DDE2" w16cid:durableId="4B5EC553"/>
  <w16cid:commentId w16cid:paraId="340DF75A" w16cid:durableId="537A74CE"/>
  <w16cid:commentId w16cid:paraId="13B68ADF" w16cid:durableId="10E49804"/>
  <w16cid:commentId w16cid:paraId="68B30342" w16cid:durableId="15427F46"/>
  <w16cid:commentId w16cid:paraId="16D6FFC7" w16cid:durableId="2AC36BB2"/>
  <w16cid:commentId w16cid:paraId="511F4517" w16cid:durableId="5BDBB769"/>
  <w16cid:commentId w16cid:paraId="7D0C15B5" w16cid:durableId="176E6637"/>
  <w16cid:commentId w16cid:paraId="37AA6E5B" w16cid:durableId="2A63AD96"/>
  <w16cid:commentId w16cid:paraId="5A50A86E" w16cid:durableId="78ED9533"/>
  <w16cid:commentId w16cid:paraId="635A6A9C" w16cid:durableId="0CE659C4"/>
  <w16cid:commentId w16cid:paraId="1EB8DD08" w16cid:durableId="6084E85D"/>
  <w16cid:commentId w16cid:paraId="35044723" w16cid:durableId="03AE4F92"/>
  <w16cid:commentId w16cid:paraId="0029CB48" w16cid:durableId="59DCBEBF"/>
  <w16cid:commentId w16cid:paraId="5E683A28" w16cid:durableId="47A3E1F2"/>
  <w16cid:commentId w16cid:paraId="2E84D521" w16cid:durableId="082049D9"/>
  <w16cid:commentId w16cid:paraId="38F1245D" w16cid:durableId="1B1D53C0"/>
  <w16cid:commentId w16cid:paraId="160CD84F" w16cid:durableId="5E58A512"/>
  <w16cid:commentId w16cid:paraId="05D2FDFC" w16cid:durableId="47DBD033"/>
  <w16cid:commentId w16cid:paraId="0A665144" w16cid:durableId="0813162C"/>
  <w16cid:commentId w16cid:paraId="07AD58E9" w16cid:durableId="2161FC7E"/>
  <w16cid:commentId w16cid:paraId="20388C28" w16cid:durableId="62E35676"/>
  <w16cid:commentId w16cid:paraId="3465A623" w16cid:durableId="52A2676E"/>
  <w16cid:commentId w16cid:paraId="326E7E03" w16cid:durableId="285EAF44"/>
  <w16cid:commentId w16cid:paraId="53E4F5B5" w16cid:durableId="46360F4A"/>
  <w16cid:commentId w16cid:paraId="11B2F893" w16cid:durableId="205FFE0E"/>
  <w16cid:commentId w16cid:paraId="19F6CE63" w16cid:durableId="47A05668"/>
  <w16cid:commentId w16cid:paraId="2C585B2C" w16cid:durableId="766C8E07"/>
  <w16cid:commentId w16cid:paraId="54AE6B18" w16cid:durableId="7D6FE198"/>
  <w16cid:commentId w16cid:paraId="7C46180B" w16cid:durableId="5D66E7C7"/>
  <w16cid:commentId w16cid:paraId="3EB6C3FA" w16cid:durableId="5DD25B85"/>
  <w16cid:commentId w16cid:paraId="0489106F" w16cid:durableId="003A9CD9"/>
  <w16cid:commentId w16cid:paraId="7F7789AB" w16cid:durableId="755756C5"/>
  <w16cid:commentId w16cid:paraId="31B8EB0B" w16cid:durableId="2D23C3AC"/>
  <w16cid:commentId w16cid:paraId="7B7EDA77" w16cid:durableId="3812F925"/>
  <w16cid:commentId w16cid:paraId="4C90002A" w16cid:durableId="081FBC92"/>
  <w16cid:commentId w16cid:paraId="4B632BB1" w16cid:durableId="0E230D23"/>
  <w16cid:commentId w16cid:paraId="0E33179D" w16cid:durableId="4D7412C4"/>
  <w16cid:commentId w16cid:paraId="221A70C1" w16cid:durableId="4B794128"/>
  <w16cid:commentId w16cid:paraId="337DB261" w16cid:durableId="1A8C4F57"/>
  <w16cid:commentId w16cid:paraId="78310A4D" w16cid:durableId="3464B501"/>
  <w16cid:commentId w16cid:paraId="0C652EBA" w16cid:durableId="1C0AF97E"/>
  <w16cid:commentId w16cid:paraId="20BE47B3" w16cid:durableId="0A0E21ED"/>
  <w16cid:commentId w16cid:paraId="3ED1655C" w16cid:durableId="15F9552A"/>
  <w16cid:commentId w16cid:paraId="022A5145" w16cid:durableId="6F362BE9"/>
  <w16cid:commentId w16cid:paraId="4F5D958A" w16cid:durableId="510A0EC1"/>
  <w16cid:commentId w16cid:paraId="39FEB1C1" w16cid:durableId="4A2D739A"/>
  <w16cid:commentId w16cid:paraId="7AF61353" w16cid:durableId="5166753F"/>
  <w16cid:commentId w16cid:paraId="6BA44349" w16cid:durableId="39DACDDF"/>
  <w16cid:commentId w16cid:paraId="3A285747" w16cid:durableId="1FB917B3"/>
  <w16cid:commentId w16cid:paraId="17B62841" w16cid:durableId="2617EF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AD10F" w14:textId="77777777" w:rsidR="00FE6915" w:rsidRPr="00AD0CC1" w:rsidRDefault="00FE6915" w:rsidP="00EA1FBE">
      <w:pPr>
        <w:spacing w:after="0" w:line="240" w:lineRule="auto"/>
      </w:pPr>
      <w:r w:rsidRPr="00AD0CC1">
        <w:separator/>
      </w:r>
    </w:p>
  </w:endnote>
  <w:endnote w:type="continuationSeparator" w:id="0">
    <w:p w14:paraId="74AAFCB7" w14:textId="77777777" w:rsidR="00FE6915" w:rsidRPr="00AD0CC1" w:rsidRDefault="00FE6915" w:rsidP="00EA1FBE">
      <w:pPr>
        <w:spacing w:after="0" w:line="240" w:lineRule="auto"/>
      </w:pPr>
      <w:r w:rsidRPr="00AD0CC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57554369"/>
      <w:docPartObj>
        <w:docPartGallery w:val="Page Numbers (Bottom of Page)"/>
        <w:docPartUnique/>
      </w:docPartObj>
    </w:sdtPr>
    <w:sdtEndPr>
      <w:rPr>
        <w:rStyle w:val="PageNumber"/>
      </w:rPr>
    </w:sdtEndPr>
    <w:sdtContent>
      <w:p w14:paraId="4D7F8042" w14:textId="2A03100E" w:rsidR="00DD027D" w:rsidRPr="00AD0CC1" w:rsidRDefault="00DD027D" w:rsidP="00F26C82">
        <w:pPr>
          <w:pStyle w:val="Footer"/>
          <w:framePr w:wrap="none" w:vAnchor="text" w:hAnchor="margin" w:xAlign="center" w:y="1"/>
          <w:rPr>
            <w:rStyle w:val="PageNumber"/>
          </w:rPr>
        </w:pPr>
        <w:r w:rsidRPr="00AD0CC1">
          <w:rPr>
            <w:rStyle w:val="PageNumber"/>
          </w:rPr>
          <w:fldChar w:fldCharType="begin"/>
        </w:r>
        <w:r w:rsidRPr="00AD0CC1">
          <w:rPr>
            <w:rStyle w:val="PageNumber"/>
          </w:rPr>
          <w:instrText xml:space="preserve"> PAGE </w:instrText>
        </w:r>
        <w:r w:rsidRPr="00AD0CC1">
          <w:rPr>
            <w:rStyle w:val="PageNumber"/>
          </w:rPr>
          <w:fldChar w:fldCharType="end"/>
        </w:r>
      </w:p>
    </w:sdtContent>
  </w:sdt>
  <w:p w14:paraId="7B217481" w14:textId="77777777" w:rsidR="00DD027D" w:rsidRPr="00AD0CC1" w:rsidRDefault="00DD02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52308865"/>
      <w:docPartObj>
        <w:docPartGallery w:val="Page Numbers (Bottom of Page)"/>
        <w:docPartUnique/>
      </w:docPartObj>
    </w:sdtPr>
    <w:sdtEndPr>
      <w:rPr>
        <w:rStyle w:val="PageNumber"/>
      </w:rPr>
    </w:sdtEndPr>
    <w:sdtContent>
      <w:p w14:paraId="38026C8E" w14:textId="5CA231E6" w:rsidR="00DD027D" w:rsidRPr="00AD0CC1" w:rsidRDefault="00DD027D" w:rsidP="00C81346">
        <w:pPr>
          <w:pStyle w:val="Footer"/>
          <w:framePr w:wrap="none" w:vAnchor="text" w:hAnchor="margin" w:xAlign="center" w:y="1"/>
          <w:rPr>
            <w:rStyle w:val="PageNumber"/>
          </w:rPr>
        </w:pPr>
        <w:r w:rsidRPr="00AD0CC1">
          <w:rPr>
            <w:rStyle w:val="PageNumber"/>
          </w:rPr>
          <w:fldChar w:fldCharType="begin"/>
        </w:r>
        <w:r w:rsidRPr="00AD0CC1">
          <w:rPr>
            <w:rStyle w:val="PageNumber"/>
          </w:rPr>
          <w:instrText xml:space="preserve"> PAGE </w:instrText>
        </w:r>
        <w:r w:rsidRPr="00AD0CC1">
          <w:rPr>
            <w:rStyle w:val="PageNumber"/>
          </w:rPr>
          <w:fldChar w:fldCharType="separate"/>
        </w:r>
        <w:r w:rsidRPr="00AD0CC1">
          <w:rPr>
            <w:rStyle w:val="PageNumber"/>
          </w:rPr>
          <w:t>14</w:t>
        </w:r>
        <w:r w:rsidRPr="00AD0CC1">
          <w:rPr>
            <w:rStyle w:val="PageNumber"/>
          </w:rPr>
          <w:fldChar w:fldCharType="end"/>
        </w:r>
      </w:p>
    </w:sdtContent>
  </w:sdt>
  <w:p w14:paraId="2040C5AB" w14:textId="77777777" w:rsidR="00B97D15" w:rsidRPr="00AD0CC1" w:rsidRDefault="00B97D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48673" w14:textId="77777777" w:rsidR="00FE6915" w:rsidRPr="00AD0CC1" w:rsidRDefault="00FE6915" w:rsidP="00EA1FBE">
      <w:pPr>
        <w:spacing w:after="0" w:line="240" w:lineRule="auto"/>
      </w:pPr>
      <w:r w:rsidRPr="00AD0CC1">
        <w:separator/>
      </w:r>
    </w:p>
  </w:footnote>
  <w:footnote w:type="continuationSeparator" w:id="0">
    <w:p w14:paraId="259FDCBE" w14:textId="77777777" w:rsidR="00FE6915" w:rsidRPr="00AD0CC1" w:rsidRDefault="00FE6915" w:rsidP="00EA1FBE">
      <w:pPr>
        <w:spacing w:after="0" w:line="240" w:lineRule="auto"/>
      </w:pPr>
      <w:r w:rsidRPr="00AD0CC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E55A15"/>
    <w:multiLevelType w:val="hybridMultilevel"/>
    <w:tmpl w:val="92EA8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3DF57F"/>
    <w:multiLevelType w:val="hybridMultilevel"/>
    <w:tmpl w:val="73B69E88"/>
    <w:lvl w:ilvl="0" w:tplc="7810A10C">
      <w:start w:val="1"/>
      <w:numFmt w:val="lowerLetter"/>
      <w:lvlText w:val="%1)"/>
      <w:lvlJc w:val="left"/>
      <w:pPr>
        <w:ind w:left="720" w:hanging="360"/>
      </w:pPr>
    </w:lvl>
    <w:lvl w:ilvl="1" w:tplc="D368C31C">
      <w:start w:val="1"/>
      <w:numFmt w:val="lowerLetter"/>
      <w:lvlText w:val="%2."/>
      <w:lvlJc w:val="left"/>
      <w:pPr>
        <w:ind w:left="1440" w:hanging="360"/>
      </w:pPr>
    </w:lvl>
    <w:lvl w:ilvl="2" w:tplc="A7DC4D2E">
      <w:start w:val="1"/>
      <w:numFmt w:val="lowerRoman"/>
      <w:lvlText w:val="%3."/>
      <w:lvlJc w:val="right"/>
      <w:pPr>
        <w:ind w:left="2160" w:hanging="180"/>
      </w:pPr>
    </w:lvl>
    <w:lvl w:ilvl="3" w:tplc="71D439F2">
      <w:start w:val="1"/>
      <w:numFmt w:val="decimal"/>
      <w:pStyle w:val="Heading4"/>
      <w:lvlText w:val="%4."/>
      <w:lvlJc w:val="left"/>
      <w:pPr>
        <w:ind w:left="2880" w:hanging="360"/>
      </w:pPr>
    </w:lvl>
    <w:lvl w:ilvl="4" w:tplc="67BAC8B2">
      <w:start w:val="1"/>
      <w:numFmt w:val="lowerLetter"/>
      <w:pStyle w:val="Heading5"/>
      <w:lvlText w:val="%5."/>
      <w:lvlJc w:val="left"/>
      <w:pPr>
        <w:ind w:left="3600" w:hanging="360"/>
      </w:pPr>
    </w:lvl>
    <w:lvl w:ilvl="5" w:tplc="06DC8B9E">
      <w:start w:val="1"/>
      <w:numFmt w:val="lowerRoman"/>
      <w:pStyle w:val="Heading6"/>
      <w:lvlText w:val="%6."/>
      <w:lvlJc w:val="right"/>
      <w:pPr>
        <w:ind w:left="4320" w:hanging="180"/>
      </w:pPr>
    </w:lvl>
    <w:lvl w:ilvl="6" w:tplc="BF22128A">
      <w:start w:val="1"/>
      <w:numFmt w:val="decimal"/>
      <w:lvlText w:val="%7."/>
      <w:lvlJc w:val="left"/>
      <w:pPr>
        <w:ind w:left="5040" w:hanging="360"/>
      </w:pPr>
    </w:lvl>
    <w:lvl w:ilvl="7" w:tplc="8F041D34">
      <w:start w:val="1"/>
      <w:numFmt w:val="lowerLetter"/>
      <w:lvlText w:val="%8."/>
      <w:lvlJc w:val="left"/>
      <w:pPr>
        <w:ind w:left="5760" w:hanging="360"/>
      </w:pPr>
    </w:lvl>
    <w:lvl w:ilvl="8" w:tplc="9736561E">
      <w:start w:val="1"/>
      <w:numFmt w:val="lowerRoman"/>
      <w:lvlText w:val="%9."/>
      <w:lvlJc w:val="right"/>
      <w:pPr>
        <w:ind w:left="6480" w:hanging="180"/>
      </w:pPr>
    </w:lvl>
  </w:abstractNum>
  <w:abstractNum w:abstractNumId="2" w15:restartNumberingAfterBreak="0">
    <w:nsid w:val="3FAD674C"/>
    <w:multiLevelType w:val="hybridMultilevel"/>
    <w:tmpl w:val="483C9FFE"/>
    <w:lvl w:ilvl="0" w:tplc="5ADE5D0A">
      <w:start w:val="1"/>
      <w:numFmt w:val="decimal"/>
      <w:lvlText w:val="%1."/>
      <w:lvlJc w:val="left"/>
      <w:pPr>
        <w:ind w:left="720" w:hanging="360"/>
      </w:pPr>
    </w:lvl>
    <w:lvl w:ilvl="1" w:tplc="9EE8A46E">
      <w:start w:val="1"/>
      <w:numFmt w:val="lowerLetter"/>
      <w:lvlText w:val="%2."/>
      <w:lvlJc w:val="left"/>
      <w:pPr>
        <w:ind w:left="1440" w:hanging="360"/>
      </w:pPr>
    </w:lvl>
    <w:lvl w:ilvl="2" w:tplc="8DAA1F2A">
      <w:start w:val="1"/>
      <w:numFmt w:val="lowerRoman"/>
      <w:lvlText w:val="%3."/>
      <w:lvlJc w:val="right"/>
      <w:pPr>
        <w:ind w:left="2160" w:hanging="180"/>
      </w:pPr>
    </w:lvl>
    <w:lvl w:ilvl="3" w:tplc="08F4D908">
      <w:start w:val="1"/>
      <w:numFmt w:val="decimal"/>
      <w:lvlText w:val="%4."/>
      <w:lvlJc w:val="left"/>
      <w:pPr>
        <w:ind w:left="2880" w:hanging="360"/>
      </w:pPr>
    </w:lvl>
    <w:lvl w:ilvl="4" w:tplc="AB24049C">
      <w:start w:val="1"/>
      <w:numFmt w:val="lowerLetter"/>
      <w:lvlText w:val="%5."/>
      <w:lvlJc w:val="left"/>
      <w:pPr>
        <w:ind w:left="3600" w:hanging="360"/>
      </w:pPr>
    </w:lvl>
    <w:lvl w:ilvl="5" w:tplc="1EBC8A18">
      <w:start w:val="1"/>
      <w:numFmt w:val="lowerRoman"/>
      <w:lvlText w:val="%6."/>
      <w:lvlJc w:val="right"/>
      <w:pPr>
        <w:ind w:left="4320" w:hanging="180"/>
      </w:pPr>
    </w:lvl>
    <w:lvl w:ilvl="6" w:tplc="4496AB74">
      <w:start w:val="1"/>
      <w:numFmt w:val="decimal"/>
      <w:lvlText w:val="%7."/>
      <w:lvlJc w:val="left"/>
      <w:pPr>
        <w:ind w:left="5040" w:hanging="360"/>
      </w:pPr>
    </w:lvl>
    <w:lvl w:ilvl="7" w:tplc="0F3CDEF6">
      <w:start w:val="1"/>
      <w:numFmt w:val="lowerLetter"/>
      <w:lvlText w:val="%8."/>
      <w:lvlJc w:val="left"/>
      <w:pPr>
        <w:ind w:left="5760" w:hanging="360"/>
      </w:pPr>
    </w:lvl>
    <w:lvl w:ilvl="8" w:tplc="29F6427C">
      <w:start w:val="1"/>
      <w:numFmt w:val="lowerRoman"/>
      <w:lvlText w:val="%9."/>
      <w:lvlJc w:val="right"/>
      <w:pPr>
        <w:ind w:left="6480" w:hanging="180"/>
      </w:pPr>
    </w:lvl>
  </w:abstractNum>
  <w:abstractNum w:abstractNumId="3" w15:restartNumberingAfterBreak="0">
    <w:nsid w:val="44831A3C"/>
    <w:multiLevelType w:val="hybridMultilevel"/>
    <w:tmpl w:val="908841FE"/>
    <w:lvl w:ilvl="0" w:tplc="C87E2EB0">
      <w:start w:val="2"/>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1C4D2A0"/>
    <w:multiLevelType w:val="hybridMultilevel"/>
    <w:tmpl w:val="A822D536"/>
    <w:lvl w:ilvl="0" w:tplc="F6BAEDF2">
      <w:start w:val="1"/>
      <w:numFmt w:val="bullet"/>
      <w:lvlText w:val=""/>
      <w:lvlJc w:val="left"/>
      <w:pPr>
        <w:ind w:left="720" w:hanging="360"/>
      </w:pPr>
      <w:rPr>
        <w:rFonts w:ascii="Symbol" w:hAnsi="Symbol" w:hint="default"/>
      </w:rPr>
    </w:lvl>
    <w:lvl w:ilvl="1" w:tplc="FB9ADF4E">
      <w:start w:val="1"/>
      <w:numFmt w:val="bullet"/>
      <w:lvlText w:val="o"/>
      <w:lvlJc w:val="left"/>
      <w:pPr>
        <w:ind w:left="1440" w:hanging="360"/>
      </w:pPr>
      <w:rPr>
        <w:rFonts w:ascii="Courier New" w:hAnsi="Courier New" w:hint="default"/>
      </w:rPr>
    </w:lvl>
    <w:lvl w:ilvl="2" w:tplc="2F84362E">
      <w:start w:val="1"/>
      <w:numFmt w:val="bullet"/>
      <w:lvlText w:val=""/>
      <w:lvlJc w:val="left"/>
      <w:pPr>
        <w:ind w:left="2160" w:hanging="360"/>
      </w:pPr>
      <w:rPr>
        <w:rFonts w:ascii="Wingdings" w:hAnsi="Wingdings" w:hint="default"/>
      </w:rPr>
    </w:lvl>
    <w:lvl w:ilvl="3" w:tplc="0D32A978">
      <w:start w:val="1"/>
      <w:numFmt w:val="bullet"/>
      <w:lvlText w:val=""/>
      <w:lvlJc w:val="left"/>
      <w:pPr>
        <w:ind w:left="2880" w:hanging="360"/>
      </w:pPr>
      <w:rPr>
        <w:rFonts w:ascii="Symbol" w:hAnsi="Symbol" w:hint="default"/>
      </w:rPr>
    </w:lvl>
    <w:lvl w:ilvl="4" w:tplc="02B8A29E">
      <w:start w:val="1"/>
      <w:numFmt w:val="bullet"/>
      <w:lvlText w:val="o"/>
      <w:lvlJc w:val="left"/>
      <w:pPr>
        <w:ind w:left="3600" w:hanging="360"/>
      </w:pPr>
      <w:rPr>
        <w:rFonts w:ascii="Courier New" w:hAnsi="Courier New" w:hint="default"/>
      </w:rPr>
    </w:lvl>
    <w:lvl w:ilvl="5" w:tplc="05781A64">
      <w:start w:val="1"/>
      <w:numFmt w:val="bullet"/>
      <w:lvlText w:val=""/>
      <w:lvlJc w:val="left"/>
      <w:pPr>
        <w:ind w:left="4320" w:hanging="360"/>
      </w:pPr>
      <w:rPr>
        <w:rFonts w:ascii="Wingdings" w:hAnsi="Wingdings" w:hint="default"/>
      </w:rPr>
    </w:lvl>
    <w:lvl w:ilvl="6" w:tplc="C1A2F12E">
      <w:start w:val="1"/>
      <w:numFmt w:val="bullet"/>
      <w:lvlText w:val=""/>
      <w:lvlJc w:val="left"/>
      <w:pPr>
        <w:ind w:left="5040" w:hanging="360"/>
      </w:pPr>
      <w:rPr>
        <w:rFonts w:ascii="Symbol" w:hAnsi="Symbol" w:hint="default"/>
      </w:rPr>
    </w:lvl>
    <w:lvl w:ilvl="7" w:tplc="056695FE">
      <w:start w:val="1"/>
      <w:numFmt w:val="bullet"/>
      <w:lvlText w:val="o"/>
      <w:lvlJc w:val="left"/>
      <w:pPr>
        <w:ind w:left="5760" w:hanging="360"/>
      </w:pPr>
      <w:rPr>
        <w:rFonts w:ascii="Courier New" w:hAnsi="Courier New" w:hint="default"/>
      </w:rPr>
    </w:lvl>
    <w:lvl w:ilvl="8" w:tplc="B1C083BC">
      <w:start w:val="1"/>
      <w:numFmt w:val="bullet"/>
      <w:lvlText w:val=""/>
      <w:lvlJc w:val="left"/>
      <w:pPr>
        <w:ind w:left="6480" w:hanging="360"/>
      </w:pPr>
      <w:rPr>
        <w:rFonts w:ascii="Wingdings" w:hAnsi="Wingdings" w:hint="default"/>
      </w:rPr>
    </w:lvl>
  </w:abstractNum>
  <w:abstractNum w:abstractNumId="5" w15:restartNumberingAfterBreak="0">
    <w:nsid w:val="7072AA67"/>
    <w:multiLevelType w:val="hybridMultilevel"/>
    <w:tmpl w:val="18E21136"/>
    <w:lvl w:ilvl="0" w:tplc="B1C4617C">
      <w:start w:val="1"/>
      <w:numFmt w:val="decimal"/>
      <w:lvlText w:val="%1."/>
      <w:lvlJc w:val="left"/>
      <w:pPr>
        <w:ind w:left="720" w:hanging="360"/>
      </w:pPr>
    </w:lvl>
    <w:lvl w:ilvl="1" w:tplc="55ECCBF0">
      <w:start w:val="1"/>
      <w:numFmt w:val="lowerLetter"/>
      <w:lvlText w:val="%2."/>
      <w:lvlJc w:val="left"/>
      <w:pPr>
        <w:ind w:left="1440" w:hanging="360"/>
      </w:pPr>
    </w:lvl>
    <w:lvl w:ilvl="2" w:tplc="7228E9C8">
      <w:start w:val="1"/>
      <w:numFmt w:val="lowerRoman"/>
      <w:lvlText w:val="%3."/>
      <w:lvlJc w:val="right"/>
      <w:pPr>
        <w:ind w:left="2160" w:hanging="180"/>
      </w:pPr>
    </w:lvl>
    <w:lvl w:ilvl="3" w:tplc="297E29C6">
      <w:start w:val="1"/>
      <w:numFmt w:val="decimal"/>
      <w:lvlText w:val="%4."/>
      <w:lvlJc w:val="left"/>
      <w:pPr>
        <w:ind w:left="2880" w:hanging="360"/>
      </w:pPr>
    </w:lvl>
    <w:lvl w:ilvl="4" w:tplc="E61C7270">
      <w:start w:val="1"/>
      <w:numFmt w:val="lowerLetter"/>
      <w:lvlText w:val="%5."/>
      <w:lvlJc w:val="left"/>
      <w:pPr>
        <w:ind w:left="3600" w:hanging="360"/>
      </w:pPr>
    </w:lvl>
    <w:lvl w:ilvl="5" w:tplc="D6E49CF2">
      <w:start w:val="1"/>
      <w:numFmt w:val="lowerRoman"/>
      <w:lvlText w:val="%6."/>
      <w:lvlJc w:val="right"/>
      <w:pPr>
        <w:ind w:left="4320" w:hanging="180"/>
      </w:pPr>
    </w:lvl>
    <w:lvl w:ilvl="6" w:tplc="9EEA1D66">
      <w:start w:val="1"/>
      <w:numFmt w:val="decimal"/>
      <w:lvlText w:val="%7."/>
      <w:lvlJc w:val="left"/>
      <w:pPr>
        <w:ind w:left="5040" w:hanging="360"/>
      </w:pPr>
    </w:lvl>
    <w:lvl w:ilvl="7" w:tplc="1FE2A1E0">
      <w:start w:val="1"/>
      <w:numFmt w:val="lowerLetter"/>
      <w:lvlText w:val="%8."/>
      <w:lvlJc w:val="left"/>
      <w:pPr>
        <w:ind w:left="5760" w:hanging="360"/>
      </w:pPr>
    </w:lvl>
    <w:lvl w:ilvl="8" w:tplc="848C96C0">
      <w:start w:val="1"/>
      <w:numFmt w:val="lowerRoman"/>
      <w:lvlText w:val="%9."/>
      <w:lvlJc w:val="right"/>
      <w:pPr>
        <w:ind w:left="6480" w:hanging="180"/>
      </w:pPr>
    </w:lvl>
  </w:abstractNum>
  <w:num w:numId="1">
    <w:abstractNumId w:val="1"/>
  </w:num>
  <w:num w:numId="2">
    <w:abstractNumId w:val="4"/>
  </w:num>
  <w:num w:numId="3">
    <w:abstractNumId w:val="2"/>
  </w:num>
  <w:num w:numId="4">
    <w:abstractNumId w:val="5"/>
  </w:num>
  <w:num w:numId="5">
    <w:abstractNumId w:val="0"/>
  </w:num>
  <w:num w:numId="6">
    <w:abstractNumId w:val="3"/>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onan, Michael">
    <w15:presenceInfo w15:providerId="AD" w15:userId="S::michael.noonan@ubc.ca::31e9ec1b-bce8-4fee-b9c3-c859ada7e2f1"/>
  </w15:person>
  <w15:person w15:author="sandracd@student.ubc.ca [2]">
    <w15:presenceInfo w15:providerId="None" w15:userId="sandracd@student.ubc.ca"/>
  </w15:person>
  <w15:person w15:author="sandracd@student.ubc.ca">
    <w15:presenceInfo w15:providerId="AD" w15:userId="S::sandracd@student.ubc.ca::cc945acf-0ceb-406c-8f13-50a0eeb1f2b5"/>
  </w15:person>
  <w15:person w15:author="sandra cuadros">
    <w15:presenceInfo w15:providerId="Windows Live" w15:userId="f214487ff5458e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8CE"/>
    <w:rsid w:val="0000308E"/>
    <w:rsid w:val="000039F0"/>
    <w:rsid w:val="0000432C"/>
    <w:rsid w:val="0000471F"/>
    <w:rsid w:val="000051D4"/>
    <w:rsid w:val="0000529A"/>
    <w:rsid w:val="00005A0D"/>
    <w:rsid w:val="00005E26"/>
    <w:rsid w:val="0000683A"/>
    <w:rsid w:val="00006D16"/>
    <w:rsid w:val="0000708D"/>
    <w:rsid w:val="0000778D"/>
    <w:rsid w:val="00010128"/>
    <w:rsid w:val="00010501"/>
    <w:rsid w:val="00010F92"/>
    <w:rsid w:val="00011DBF"/>
    <w:rsid w:val="00011E4B"/>
    <w:rsid w:val="00012C1B"/>
    <w:rsid w:val="000136F8"/>
    <w:rsid w:val="00013FA1"/>
    <w:rsid w:val="000143C6"/>
    <w:rsid w:val="0001487D"/>
    <w:rsid w:val="00014D11"/>
    <w:rsid w:val="00014F4C"/>
    <w:rsid w:val="0001543F"/>
    <w:rsid w:val="00015649"/>
    <w:rsid w:val="00015B61"/>
    <w:rsid w:val="000167AB"/>
    <w:rsid w:val="00016A96"/>
    <w:rsid w:val="00016E6A"/>
    <w:rsid w:val="000241B0"/>
    <w:rsid w:val="00024442"/>
    <w:rsid w:val="00026E03"/>
    <w:rsid w:val="000307EC"/>
    <w:rsid w:val="00030DB5"/>
    <w:rsid w:val="00030FA5"/>
    <w:rsid w:val="0003108F"/>
    <w:rsid w:val="00031231"/>
    <w:rsid w:val="000316F1"/>
    <w:rsid w:val="00031758"/>
    <w:rsid w:val="00032BF4"/>
    <w:rsid w:val="0003366D"/>
    <w:rsid w:val="0003411E"/>
    <w:rsid w:val="00034A15"/>
    <w:rsid w:val="0003571A"/>
    <w:rsid w:val="00035BCA"/>
    <w:rsid w:val="00036D29"/>
    <w:rsid w:val="00036F07"/>
    <w:rsid w:val="00037020"/>
    <w:rsid w:val="00037916"/>
    <w:rsid w:val="00040F1B"/>
    <w:rsid w:val="000413EC"/>
    <w:rsid w:val="00041E07"/>
    <w:rsid w:val="00042016"/>
    <w:rsid w:val="000436B2"/>
    <w:rsid w:val="00044B71"/>
    <w:rsid w:val="0004575E"/>
    <w:rsid w:val="000459FF"/>
    <w:rsid w:val="000464D5"/>
    <w:rsid w:val="0004691A"/>
    <w:rsid w:val="00046C1B"/>
    <w:rsid w:val="00046EA7"/>
    <w:rsid w:val="00047519"/>
    <w:rsid w:val="0004773C"/>
    <w:rsid w:val="00047FFB"/>
    <w:rsid w:val="0005002C"/>
    <w:rsid w:val="00050C1D"/>
    <w:rsid w:val="00051B57"/>
    <w:rsid w:val="00051C65"/>
    <w:rsid w:val="0005266B"/>
    <w:rsid w:val="00052C31"/>
    <w:rsid w:val="00053708"/>
    <w:rsid w:val="00054098"/>
    <w:rsid w:val="0005467A"/>
    <w:rsid w:val="00054777"/>
    <w:rsid w:val="00054A7C"/>
    <w:rsid w:val="00055740"/>
    <w:rsid w:val="00056BAD"/>
    <w:rsid w:val="00056D51"/>
    <w:rsid w:val="00056E4A"/>
    <w:rsid w:val="00061A5F"/>
    <w:rsid w:val="00062BFB"/>
    <w:rsid w:val="00062F08"/>
    <w:rsid w:val="0006331F"/>
    <w:rsid w:val="00063D71"/>
    <w:rsid w:val="000644CD"/>
    <w:rsid w:val="00064E9E"/>
    <w:rsid w:val="00065944"/>
    <w:rsid w:val="00065BF6"/>
    <w:rsid w:val="000664F4"/>
    <w:rsid w:val="00066B8E"/>
    <w:rsid w:val="00066FDD"/>
    <w:rsid w:val="00066FFD"/>
    <w:rsid w:val="000676C2"/>
    <w:rsid w:val="00070209"/>
    <w:rsid w:val="0007159A"/>
    <w:rsid w:val="00072032"/>
    <w:rsid w:val="000729DB"/>
    <w:rsid w:val="00072C0C"/>
    <w:rsid w:val="00072EAD"/>
    <w:rsid w:val="00073463"/>
    <w:rsid w:val="000752D5"/>
    <w:rsid w:val="00075324"/>
    <w:rsid w:val="0007551B"/>
    <w:rsid w:val="00075A56"/>
    <w:rsid w:val="00075B29"/>
    <w:rsid w:val="000764E8"/>
    <w:rsid w:val="000767B4"/>
    <w:rsid w:val="00077861"/>
    <w:rsid w:val="00077CBF"/>
    <w:rsid w:val="00077CCA"/>
    <w:rsid w:val="00077D29"/>
    <w:rsid w:val="000802C7"/>
    <w:rsid w:val="00080555"/>
    <w:rsid w:val="000839D6"/>
    <w:rsid w:val="00084056"/>
    <w:rsid w:val="00084648"/>
    <w:rsid w:val="00084AEF"/>
    <w:rsid w:val="00084B7F"/>
    <w:rsid w:val="00085505"/>
    <w:rsid w:val="00085890"/>
    <w:rsid w:val="000860A7"/>
    <w:rsid w:val="000864AE"/>
    <w:rsid w:val="000868B4"/>
    <w:rsid w:val="00086AFD"/>
    <w:rsid w:val="00086B39"/>
    <w:rsid w:val="00086C33"/>
    <w:rsid w:val="000873E9"/>
    <w:rsid w:val="0009006F"/>
    <w:rsid w:val="0009017F"/>
    <w:rsid w:val="000911A2"/>
    <w:rsid w:val="000914C3"/>
    <w:rsid w:val="00091AD5"/>
    <w:rsid w:val="00091F06"/>
    <w:rsid w:val="000920C4"/>
    <w:rsid w:val="00092521"/>
    <w:rsid w:val="00092E48"/>
    <w:rsid w:val="00094887"/>
    <w:rsid w:val="00094DBC"/>
    <w:rsid w:val="0009545B"/>
    <w:rsid w:val="000957FD"/>
    <w:rsid w:val="000963FC"/>
    <w:rsid w:val="00096720"/>
    <w:rsid w:val="00096AC9"/>
    <w:rsid w:val="00096BAD"/>
    <w:rsid w:val="00096C49"/>
    <w:rsid w:val="00096E08"/>
    <w:rsid w:val="0009738C"/>
    <w:rsid w:val="000975D4"/>
    <w:rsid w:val="000977C0"/>
    <w:rsid w:val="000A003D"/>
    <w:rsid w:val="000A104B"/>
    <w:rsid w:val="000A1975"/>
    <w:rsid w:val="000A1D4F"/>
    <w:rsid w:val="000A200F"/>
    <w:rsid w:val="000A2037"/>
    <w:rsid w:val="000A2139"/>
    <w:rsid w:val="000A29EC"/>
    <w:rsid w:val="000A3F19"/>
    <w:rsid w:val="000A44A9"/>
    <w:rsid w:val="000A572E"/>
    <w:rsid w:val="000A6041"/>
    <w:rsid w:val="000A6D4A"/>
    <w:rsid w:val="000A7939"/>
    <w:rsid w:val="000B0F3A"/>
    <w:rsid w:val="000B1B84"/>
    <w:rsid w:val="000B254F"/>
    <w:rsid w:val="000B2CC2"/>
    <w:rsid w:val="000B312C"/>
    <w:rsid w:val="000B36B6"/>
    <w:rsid w:val="000B4757"/>
    <w:rsid w:val="000B4E55"/>
    <w:rsid w:val="000B4EF1"/>
    <w:rsid w:val="000B5467"/>
    <w:rsid w:val="000B5D96"/>
    <w:rsid w:val="000B6115"/>
    <w:rsid w:val="000B6471"/>
    <w:rsid w:val="000B64A7"/>
    <w:rsid w:val="000B6D1A"/>
    <w:rsid w:val="000B6D31"/>
    <w:rsid w:val="000B6EE6"/>
    <w:rsid w:val="000B7419"/>
    <w:rsid w:val="000B76A5"/>
    <w:rsid w:val="000C1481"/>
    <w:rsid w:val="000C1705"/>
    <w:rsid w:val="000C221A"/>
    <w:rsid w:val="000C26AE"/>
    <w:rsid w:val="000C36C8"/>
    <w:rsid w:val="000C3718"/>
    <w:rsid w:val="000C5BE8"/>
    <w:rsid w:val="000C6BB8"/>
    <w:rsid w:val="000C6F1F"/>
    <w:rsid w:val="000C7878"/>
    <w:rsid w:val="000C7B09"/>
    <w:rsid w:val="000D0B5B"/>
    <w:rsid w:val="000D2E08"/>
    <w:rsid w:val="000D4451"/>
    <w:rsid w:val="000D6432"/>
    <w:rsid w:val="000D6949"/>
    <w:rsid w:val="000D7051"/>
    <w:rsid w:val="000D74B0"/>
    <w:rsid w:val="000D7938"/>
    <w:rsid w:val="000D7F43"/>
    <w:rsid w:val="000E02EC"/>
    <w:rsid w:val="000E0F50"/>
    <w:rsid w:val="000E127B"/>
    <w:rsid w:val="000E1A96"/>
    <w:rsid w:val="000E1DE6"/>
    <w:rsid w:val="000E1E17"/>
    <w:rsid w:val="000E219E"/>
    <w:rsid w:val="000E2ED6"/>
    <w:rsid w:val="000E3412"/>
    <w:rsid w:val="000E38A2"/>
    <w:rsid w:val="000E3BC3"/>
    <w:rsid w:val="000E3F34"/>
    <w:rsid w:val="000E4017"/>
    <w:rsid w:val="000E4D48"/>
    <w:rsid w:val="000E4F43"/>
    <w:rsid w:val="000E5248"/>
    <w:rsid w:val="000E5871"/>
    <w:rsid w:val="000E599B"/>
    <w:rsid w:val="000E5E60"/>
    <w:rsid w:val="000E7275"/>
    <w:rsid w:val="000E7417"/>
    <w:rsid w:val="000E7886"/>
    <w:rsid w:val="000F11B0"/>
    <w:rsid w:val="000F23B5"/>
    <w:rsid w:val="000F2DAB"/>
    <w:rsid w:val="000F4348"/>
    <w:rsid w:val="000F4376"/>
    <w:rsid w:val="000F4CD3"/>
    <w:rsid w:val="000F4F6F"/>
    <w:rsid w:val="000F5915"/>
    <w:rsid w:val="000F62C7"/>
    <w:rsid w:val="000F776F"/>
    <w:rsid w:val="000F7B2A"/>
    <w:rsid w:val="00100894"/>
    <w:rsid w:val="00100F20"/>
    <w:rsid w:val="0010114A"/>
    <w:rsid w:val="00101420"/>
    <w:rsid w:val="00101E41"/>
    <w:rsid w:val="001022D0"/>
    <w:rsid w:val="001024EC"/>
    <w:rsid w:val="00102B26"/>
    <w:rsid w:val="001051B8"/>
    <w:rsid w:val="00105DE8"/>
    <w:rsid w:val="00105FC6"/>
    <w:rsid w:val="001067DA"/>
    <w:rsid w:val="001076C4"/>
    <w:rsid w:val="00107D12"/>
    <w:rsid w:val="00107EFC"/>
    <w:rsid w:val="00110478"/>
    <w:rsid w:val="00110500"/>
    <w:rsid w:val="001105F4"/>
    <w:rsid w:val="00110EEB"/>
    <w:rsid w:val="00111136"/>
    <w:rsid w:val="001117DE"/>
    <w:rsid w:val="001119F5"/>
    <w:rsid w:val="00112252"/>
    <w:rsid w:val="00112C52"/>
    <w:rsid w:val="00112D06"/>
    <w:rsid w:val="001138B6"/>
    <w:rsid w:val="00113BAD"/>
    <w:rsid w:val="00114D66"/>
    <w:rsid w:val="00115B1A"/>
    <w:rsid w:val="00117EEF"/>
    <w:rsid w:val="00117F54"/>
    <w:rsid w:val="00121F09"/>
    <w:rsid w:val="00122504"/>
    <w:rsid w:val="00123723"/>
    <w:rsid w:val="00124127"/>
    <w:rsid w:val="0012431C"/>
    <w:rsid w:val="001245CF"/>
    <w:rsid w:val="00125220"/>
    <w:rsid w:val="00125271"/>
    <w:rsid w:val="0012650D"/>
    <w:rsid w:val="00126BF5"/>
    <w:rsid w:val="0013011D"/>
    <w:rsid w:val="00130B9A"/>
    <w:rsid w:val="00131C79"/>
    <w:rsid w:val="001322F6"/>
    <w:rsid w:val="00132B2D"/>
    <w:rsid w:val="00133BBF"/>
    <w:rsid w:val="00133C32"/>
    <w:rsid w:val="00136701"/>
    <w:rsid w:val="00136938"/>
    <w:rsid w:val="00136BC1"/>
    <w:rsid w:val="00136DD0"/>
    <w:rsid w:val="00136FA8"/>
    <w:rsid w:val="00137DA5"/>
    <w:rsid w:val="00140992"/>
    <w:rsid w:val="0014132E"/>
    <w:rsid w:val="001429BF"/>
    <w:rsid w:val="00142EF3"/>
    <w:rsid w:val="00142F95"/>
    <w:rsid w:val="0014366E"/>
    <w:rsid w:val="0014378D"/>
    <w:rsid w:val="001437DB"/>
    <w:rsid w:val="00143A58"/>
    <w:rsid w:val="00144004"/>
    <w:rsid w:val="001445B7"/>
    <w:rsid w:val="00145D72"/>
    <w:rsid w:val="00146432"/>
    <w:rsid w:val="00146F28"/>
    <w:rsid w:val="0014744B"/>
    <w:rsid w:val="00147558"/>
    <w:rsid w:val="001478B6"/>
    <w:rsid w:val="0014797C"/>
    <w:rsid w:val="00150663"/>
    <w:rsid w:val="00150697"/>
    <w:rsid w:val="00150F46"/>
    <w:rsid w:val="0015130C"/>
    <w:rsid w:val="00152B8F"/>
    <w:rsid w:val="0015486A"/>
    <w:rsid w:val="00156DF2"/>
    <w:rsid w:val="00160084"/>
    <w:rsid w:val="00160141"/>
    <w:rsid w:val="00161FF2"/>
    <w:rsid w:val="00162209"/>
    <w:rsid w:val="0016238E"/>
    <w:rsid w:val="001636BB"/>
    <w:rsid w:val="00163F18"/>
    <w:rsid w:val="00165599"/>
    <w:rsid w:val="00165827"/>
    <w:rsid w:val="0016624D"/>
    <w:rsid w:val="0016670D"/>
    <w:rsid w:val="00167BD3"/>
    <w:rsid w:val="00167EFA"/>
    <w:rsid w:val="001700BB"/>
    <w:rsid w:val="00170348"/>
    <w:rsid w:val="00170D90"/>
    <w:rsid w:val="00170E73"/>
    <w:rsid w:val="00171242"/>
    <w:rsid w:val="001716FD"/>
    <w:rsid w:val="00171D55"/>
    <w:rsid w:val="00171E41"/>
    <w:rsid w:val="001727D1"/>
    <w:rsid w:val="00173341"/>
    <w:rsid w:val="00173680"/>
    <w:rsid w:val="0017409F"/>
    <w:rsid w:val="00174607"/>
    <w:rsid w:val="001748BC"/>
    <w:rsid w:val="00174D69"/>
    <w:rsid w:val="001771AC"/>
    <w:rsid w:val="0017764A"/>
    <w:rsid w:val="00181323"/>
    <w:rsid w:val="0018209B"/>
    <w:rsid w:val="001827E3"/>
    <w:rsid w:val="00182BC0"/>
    <w:rsid w:val="00182C28"/>
    <w:rsid w:val="0018397F"/>
    <w:rsid w:val="00183F3B"/>
    <w:rsid w:val="00184641"/>
    <w:rsid w:val="00184741"/>
    <w:rsid w:val="00184902"/>
    <w:rsid w:val="00184A3D"/>
    <w:rsid w:val="001859CD"/>
    <w:rsid w:val="00185A85"/>
    <w:rsid w:val="0018655C"/>
    <w:rsid w:val="00186A58"/>
    <w:rsid w:val="00186BFA"/>
    <w:rsid w:val="00186CD6"/>
    <w:rsid w:val="001872AA"/>
    <w:rsid w:val="001875A9"/>
    <w:rsid w:val="001876F5"/>
    <w:rsid w:val="00187A36"/>
    <w:rsid w:val="001901BA"/>
    <w:rsid w:val="001924EF"/>
    <w:rsid w:val="00192858"/>
    <w:rsid w:val="00193919"/>
    <w:rsid w:val="00193CD3"/>
    <w:rsid w:val="00194B14"/>
    <w:rsid w:val="001956E4"/>
    <w:rsid w:val="00196B06"/>
    <w:rsid w:val="0019756B"/>
    <w:rsid w:val="001A0E3E"/>
    <w:rsid w:val="001A159C"/>
    <w:rsid w:val="001A23C2"/>
    <w:rsid w:val="001A2803"/>
    <w:rsid w:val="001A31FB"/>
    <w:rsid w:val="001A3AFC"/>
    <w:rsid w:val="001A40B5"/>
    <w:rsid w:val="001A44A1"/>
    <w:rsid w:val="001A4B0A"/>
    <w:rsid w:val="001A5352"/>
    <w:rsid w:val="001A54B6"/>
    <w:rsid w:val="001A5C8D"/>
    <w:rsid w:val="001A5EB7"/>
    <w:rsid w:val="001A5F0B"/>
    <w:rsid w:val="001A6C5F"/>
    <w:rsid w:val="001A6C71"/>
    <w:rsid w:val="001A710D"/>
    <w:rsid w:val="001A7214"/>
    <w:rsid w:val="001A7698"/>
    <w:rsid w:val="001A7C56"/>
    <w:rsid w:val="001B0125"/>
    <w:rsid w:val="001B0B84"/>
    <w:rsid w:val="001B0CEC"/>
    <w:rsid w:val="001B10F0"/>
    <w:rsid w:val="001B2766"/>
    <w:rsid w:val="001B2BDA"/>
    <w:rsid w:val="001B3F38"/>
    <w:rsid w:val="001B3F77"/>
    <w:rsid w:val="001B4650"/>
    <w:rsid w:val="001B54CA"/>
    <w:rsid w:val="001B5F9E"/>
    <w:rsid w:val="001C045F"/>
    <w:rsid w:val="001C10E6"/>
    <w:rsid w:val="001C1871"/>
    <w:rsid w:val="001C1C5F"/>
    <w:rsid w:val="001C252D"/>
    <w:rsid w:val="001C356E"/>
    <w:rsid w:val="001C4078"/>
    <w:rsid w:val="001C4E72"/>
    <w:rsid w:val="001C5B20"/>
    <w:rsid w:val="001C5DA5"/>
    <w:rsid w:val="001C5EEC"/>
    <w:rsid w:val="001C6FDF"/>
    <w:rsid w:val="001D021E"/>
    <w:rsid w:val="001D050C"/>
    <w:rsid w:val="001D0E0A"/>
    <w:rsid w:val="001D23CD"/>
    <w:rsid w:val="001D2F80"/>
    <w:rsid w:val="001D385B"/>
    <w:rsid w:val="001D3A90"/>
    <w:rsid w:val="001D3FB2"/>
    <w:rsid w:val="001D43D5"/>
    <w:rsid w:val="001D4A21"/>
    <w:rsid w:val="001D4EB1"/>
    <w:rsid w:val="001D5AF9"/>
    <w:rsid w:val="001D5DFF"/>
    <w:rsid w:val="001D61F1"/>
    <w:rsid w:val="001D6969"/>
    <w:rsid w:val="001D7E05"/>
    <w:rsid w:val="001D7E70"/>
    <w:rsid w:val="001E0809"/>
    <w:rsid w:val="001E09CC"/>
    <w:rsid w:val="001E0F28"/>
    <w:rsid w:val="001E2680"/>
    <w:rsid w:val="001E2AFE"/>
    <w:rsid w:val="001E3179"/>
    <w:rsid w:val="001E3EC6"/>
    <w:rsid w:val="001E47C5"/>
    <w:rsid w:val="001E5A33"/>
    <w:rsid w:val="001E5B2A"/>
    <w:rsid w:val="001E6341"/>
    <w:rsid w:val="001E6440"/>
    <w:rsid w:val="001E77A4"/>
    <w:rsid w:val="001F0169"/>
    <w:rsid w:val="001F042B"/>
    <w:rsid w:val="001F0AC6"/>
    <w:rsid w:val="001F0CAC"/>
    <w:rsid w:val="001F2671"/>
    <w:rsid w:val="001F299C"/>
    <w:rsid w:val="001F2B9A"/>
    <w:rsid w:val="001F34F4"/>
    <w:rsid w:val="001F3722"/>
    <w:rsid w:val="001F38E9"/>
    <w:rsid w:val="001F3EAE"/>
    <w:rsid w:val="001F3EFD"/>
    <w:rsid w:val="001F51C4"/>
    <w:rsid w:val="001F6021"/>
    <w:rsid w:val="001F63E9"/>
    <w:rsid w:val="001F7F9B"/>
    <w:rsid w:val="002012C8"/>
    <w:rsid w:val="0020194D"/>
    <w:rsid w:val="002029CB"/>
    <w:rsid w:val="00202EC6"/>
    <w:rsid w:val="002034E2"/>
    <w:rsid w:val="00203851"/>
    <w:rsid w:val="00204285"/>
    <w:rsid w:val="00204C78"/>
    <w:rsid w:val="00206787"/>
    <w:rsid w:val="00206A40"/>
    <w:rsid w:val="00206E7C"/>
    <w:rsid w:val="00207105"/>
    <w:rsid w:val="0021071A"/>
    <w:rsid w:val="002109A9"/>
    <w:rsid w:val="002123A5"/>
    <w:rsid w:val="00212619"/>
    <w:rsid w:val="00212D7A"/>
    <w:rsid w:val="002130A9"/>
    <w:rsid w:val="00214340"/>
    <w:rsid w:val="0021483B"/>
    <w:rsid w:val="00214921"/>
    <w:rsid w:val="00214A68"/>
    <w:rsid w:val="00215914"/>
    <w:rsid w:val="00215AA0"/>
    <w:rsid w:val="00215AE9"/>
    <w:rsid w:val="00215D6D"/>
    <w:rsid w:val="00215F20"/>
    <w:rsid w:val="00215FEA"/>
    <w:rsid w:val="0022084E"/>
    <w:rsid w:val="00220FA2"/>
    <w:rsid w:val="00222307"/>
    <w:rsid w:val="002226D2"/>
    <w:rsid w:val="00223063"/>
    <w:rsid w:val="00223B89"/>
    <w:rsid w:val="00223C35"/>
    <w:rsid w:val="002249D2"/>
    <w:rsid w:val="00224CB9"/>
    <w:rsid w:val="00224F99"/>
    <w:rsid w:val="002251D7"/>
    <w:rsid w:val="00225D70"/>
    <w:rsid w:val="00227287"/>
    <w:rsid w:val="00227601"/>
    <w:rsid w:val="00227A1D"/>
    <w:rsid w:val="00227B71"/>
    <w:rsid w:val="00227FB6"/>
    <w:rsid w:val="0023046F"/>
    <w:rsid w:val="00232877"/>
    <w:rsid w:val="002331D4"/>
    <w:rsid w:val="002332A0"/>
    <w:rsid w:val="00233546"/>
    <w:rsid w:val="002338DC"/>
    <w:rsid w:val="00234189"/>
    <w:rsid w:val="002347EA"/>
    <w:rsid w:val="00234851"/>
    <w:rsid w:val="00235A74"/>
    <w:rsid w:val="002360FA"/>
    <w:rsid w:val="002362B6"/>
    <w:rsid w:val="00237781"/>
    <w:rsid w:val="002377EE"/>
    <w:rsid w:val="00237890"/>
    <w:rsid w:val="0024075F"/>
    <w:rsid w:val="002408F6"/>
    <w:rsid w:val="00241FA7"/>
    <w:rsid w:val="002420B3"/>
    <w:rsid w:val="00242FC3"/>
    <w:rsid w:val="0024432A"/>
    <w:rsid w:val="00244522"/>
    <w:rsid w:val="00244F72"/>
    <w:rsid w:val="00245348"/>
    <w:rsid w:val="00245B5E"/>
    <w:rsid w:val="00245FC8"/>
    <w:rsid w:val="00246473"/>
    <w:rsid w:val="002464B9"/>
    <w:rsid w:val="002470A0"/>
    <w:rsid w:val="00247A66"/>
    <w:rsid w:val="002504DC"/>
    <w:rsid w:val="00250645"/>
    <w:rsid w:val="00250A72"/>
    <w:rsid w:val="00250B9A"/>
    <w:rsid w:val="00250D76"/>
    <w:rsid w:val="0025125F"/>
    <w:rsid w:val="00251D00"/>
    <w:rsid w:val="0025259D"/>
    <w:rsid w:val="002529C3"/>
    <w:rsid w:val="00253A2C"/>
    <w:rsid w:val="00253B9B"/>
    <w:rsid w:val="00254804"/>
    <w:rsid w:val="00254AA8"/>
    <w:rsid w:val="0025520E"/>
    <w:rsid w:val="00255B52"/>
    <w:rsid w:val="00256940"/>
    <w:rsid w:val="00257B3A"/>
    <w:rsid w:val="0026081A"/>
    <w:rsid w:val="00260C5C"/>
    <w:rsid w:val="002616C6"/>
    <w:rsid w:val="0026248E"/>
    <w:rsid w:val="002626AA"/>
    <w:rsid w:val="002628E2"/>
    <w:rsid w:val="002630FD"/>
    <w:rsid w:val="002642CC"/>
    <w:rsid w:val="00265423"/>
    <w:rsid w:val="00266360"/>
    <w:rsid w:val="00266FD6"/>
    <w:rsid w:val="00267C12"/>
    <w:rsid w:val="00270508"/>
    <w:rsid w:val="0027095E"/>
    <w:rsid w:val="00270ED9"/>
    <w:rsid w:val="002712C2"/>
    <w:rsid w:val="0027233F"/>
    <w:rsid w:val="00272C2C"/>
    <w:rsid w:val="00273971"/>
    <w:rsid w:val="00273D2D"/>
    <w:rsid w:val="00273FF0"/>
    <w:rsid w:val="002741E8"/>
    <w:rsid w:val="00274D17"/>
    <w:rsid w:val="00275FCC"/>
    <w:rsid w:val="002761C1"/>
    <w:rsid w:val="0027660F"/>
    <w:rsid w:val="00277A6E"/>
    <w:rsid w:val="00281288"/>
    <w:rsid w:val="00281806"/>
    <w:rsid w:val="00282935"/>
    <w:rsid w:val="00282AE5"/>
    <w:rsid w:val="00282E1E"/>
    <w:rsid w:val="00283191"/>
    <w:rsid w:val="00283FE2"/>
    <w:rsid w:val="00284717"/>
    <w:rsid w:val="00285190"/>
    <w:rsid w:val="0028650D"/>
    <w:rsid w:val="002866FC"/>
    <w:rsid w:val="00286964"/>
    <w:rsid w:val="00287A46"/>
    <w:rsid w:val="00290727"/>
    <w:rsid w:val="002912CA"/>
    <w:rsid w:val="00291812"/>
    <w:rsid w:val="002918E9"/>
    <w:rsid w:val="002928DD"/>
    <w:rsid w:val="00292B19"/>
    <w:rsid w:val="00292E90"/>
    <w:rsid w:val="00292F8A"/>
    <w:rsid w:val="002944FE"/>
    <w:rsid w:val="00294571"/>
    <w:rsid w:val="00294ABB"/>
    <w:rsid w:val="00295904"/>
    <w:rsid w:val="00297172"/>
    <w:rsid w:val="002A0DF9"/>
    <w:rsid w:val="002A19EB"/>
    <w:rsid w:val="002A1D5C"/>
    <w:rsid w:val="002A22E4"/>
    <w:rsid w:val="002A2FDE"/>
    <w:rsid w:val="002A38EA"/>
    <w:rsid w:val="002A3C58"/>
    <w:rsid w:val="002A4A77"/>
    <w:rsid w:val="002A4F62"/>
    <w:rsid w:val="002A592A"/>
    <w:rsid w:val="002A6061"/>
    <w:rsid w:val="002A6B91"/>
    <w:rsid w:val="002B0A9B"/>
    <w:rsid w:val="002B119D"/>
    <w:rsid w:val="002B1586"/>
    <w:rsid w:val="002B1848"/>
    <w:rsid w:val="002B20CD"/>
    <w:rsid w:val="002B2853"/>
    <w:rsid w:val="002B330F"/>
    <w:rsid w:val="002B3562"/>
    <w:rsid w:val="002B3A4D"/>
    <w:rsid w:val="002B3ED3"/>
    <w:rsid w:val="002B4109"/>
    <w:rsid w:val="002B41B7"/>
    <w:rsid w:val="002B55D0"/>
    <w:rsid w:val="002B57D0"/>
    <w:rsid w:val="002B57E4"/>
    <w:rsid w:val="002B5BB8"/>
    <w:rsid w:val="002B6DE0"/>
    <w:rsid w:val="002B78F2"/>
    <w:rsid w:val="002C05D2"/>
    <w:rsid w:val="002C2DC9"/>
    <w:rsid w:val="002C36A6"/>
    <w:rsid w:val="002C3DB5"/>
    <w:rsid w:val="002C4151"/>
    <w:rsid w:val="002C43C2"/>
    <w:rsid w:val="002C4534"/>
    <w:rsid w:val="002C46A8"/>
    <w:rsid w:val="002C4FE5"/>
    <w:rsid w:val="002C5941"/>
    <w:rsid w:val="002C7BE9"/>
    <w:rsid w:val="002C7CD2"/>
    <w:rsid w:val="002D0D12"/>
    <w:rsid w:val="002D1087"/>
    <w:rsid w:val="002D10F6"/>
    <w:rsid w:val="002D1141"/>
    <w:rsid w:val="002D123F"/>
    <w:rsid w:val="002D16C6"/>
    <w:rsid w:val="002D22B0"/>
    <w:rsid w:val="002D281D"/>
    <w:rsid w:val="002D28F3"/>
    <w:rsid w:val="002D2E26"/>
    <w:rsid w:val="002D444F"/>
    <w:rsid w:val="002D5860"/>
    <w:rsid w:val="002D5A40"/>
    <w:rsid w:val="002D5F8B"/>
    <w:rsid w:val="002D6179"/>
    <w:rsid w:val="002D6657"/>
    <w:rsid w:val="002D6A75"/>
    <w:rsid w:val="002D76F9"/>
    <w:rsid w:val="002E0660"/>
    <w:rsid w:val="002E2670"/>
    <w:rsid w:val="002E2ED8"/>
    <w:rsid w:val="002E3C4D"/>
    <w:rsid w:val="002E4668"/>
    <w:rsid w:val="002E4BA1"/>
    <w:rsid w:val="002E4C0E"/>
    <w:rsid w:val="002E4E9F"/>
    <w:rsid w:val="002E6623"/>
    <w:rsid w:val="002E6DC4"/>
    <w:rsid w:val="002E6DD9"/>
    <w:rsid w:val="002E769E"/>
    <w:rsid w:val="002E77FB"/>
    <w:rsid w:val="002F0F2A"/>
    <w:rsid w:val="002F11DC"/>
    <w:rsid w:val="002F1F98"/>
    <w:rsid w:val="002F2ABD"/>
    <w:rsid w:val="002F2C40"/>
    <w:rsid w:val="002F2E10"/>
    <w:rsid w:val="002F392E"/>
    <w:rsid w:val="002F5738"/>
    <w:rsid w:val="002F59AA"/>
    <w:rsid w:val="002F6127"/>
    <w:rsid w:val="002F7638"/>
    <w:rsid w:val="002F7902"/>
    <w:rsid w:val="002F79AD"/>
    <w:rsid w:val="00300555"/>
    <w:rsid w:val="00300FEB"/>
    <w:rsid w:val="00301FC5"/>
    <w:rsid w:val="0030213E"/>
    <w:rsid w:val="00303005"/>
    <w:rsid w:val="0030307F"/>
    <w:rsid w:val="00303728"/>
    <w:rsid w:val="003037A2"/>
    <w:rsid w:val="003039AB"/>
    <w:rsid w:val="00304EAB"/>
    <w:rsid w:val="00304F11"/>
    <w:rsid w:val="00305406"/>
    <w:rsid w:val="00306175"/>
    <w:rsid w:val="00306AF3"/>
    <w:rsid w:val="00306BC5"/>
    <w:rsid w:val="00307147"/>
    <w:rsid w:val="003071AD"/>
    <w:rsid w:val="00307EC9"/>
    <w:rsid w:val="0031052F"/>
    <w:rsid w:val="0031069E"/>
    <w:rsid w:val="00310ABE"/>
    <w:rsid w:val="0031109D"/>
    <w:rsid w:val="00311FC5"/>
    <w:rsid w:val="00312790"/>
    <w:rsid w:val="00312894"/>
    <w:rsid w:val="003129F4"/>
    <w:rsid w:val="00312D16"/>
    <w:rsid w:val="00312F1D"/>
    <w:rsid w:val="00312F5C"/>
    <w:rsid w:val="00313268"/>
    <w:rsid w:val="0031395B"/>
    <w:rsid w:val="00314B97"/>
    <w:rsid w:val="003152D3"/>
    <w:rsid w:val="003158FB"/>
    <w:rsid w:val="00315B31"/>
    <w:rsid w:val="00315B51"/>
    <w:rsid w:val="00315F16"/>
    <w:rsid w:val="003174A0"/>
    <w:rsid w:val="00317BD5"/>
    <w:rsid w:val="00317CFC"/>
    <w:rsid w:val="00317D24"/>
    <w:rsid w:val="00317E5B"/>
    <w:rsid w:val="003211C4"/>
    <w:rsid w:val="0032197D"/>
    <w:rsid w:val="0032209A"/>
    <w:rsid w:val="003224C3"/>
    <w:rsid w:val="00322943"/>
    <w:rsid w:val="00322F4A"/>
    <w:rsid w:val="00323C7B"/>
    <w:rsid w:val="0032563F"/>
    <w:rsid w:val="0032579B"/>
    <w:rsid w:val="00326DA4"/>
    <w:rsid w:val="003273DA"/>
    <w:rsid w:val="003300F9"/>
    <w:rsid w:val="00330A49"/>
    <w:rsid w:val="0033115C"/>
    <w:rsid w:val="00331531"/>
    <w:rsid w:val="003316E9"/>
    <w:rsid w:val="00332127"/>
    <w:rsid w:val="00332556"/>
    <w:rsid w:val="00332BE2"/>
    <w:rsid w:val="00332C0A"/>
    <w:rsid w:val="0033311E"/>
    <w:rsid w:val="003345FF"/>
    <w:rsid w:val="00335002"/>
    <w:rsid w:val="003351B3"/>
    <w:rsid w:val="00335356"/>
    <w:rsid w:val="0033707B"/>
    <w:rsid w:val="00340497"/>
    <w:rsid w:val="003405C5"/>
    <w:rsid w:val="003427E3"/>
    <w:rsid w:val="00343A87"/>
    <w:rsid w:val="003453FB"/>
    <w:rsid w:val="00345C48"/>
    <w:rsid w:val="003462FD"/>
    <w:rsid w:val="003472AD"/>
    <w:rsid w:val="00347423"/>
    <w:rsid w:val="0034763C"/>
    <w:rsid w:val="003477B0"/>
    <w:rsid w:val="00350398"/>
    <w:rsid w:val="00351966"/>
    <w:rsid w:val="0035214C"/>
    <w:rsid w:val="00352FAD"/>
    <w:rsid w:val="003530C1"/>
    <w:rsid w:val="003536D3"/>
    <w:rsid w:val="0035447C"/>
    <w:rsid w:val="003550D0"/>
    <w:rsid w:val="003557C0"/>
    <w:rsid w:val="00355E75"/>
    <w:rsid w:val="00356B68"/>
    <w:rsid w:val="00357346"/>
    <w:rsid w:val="003574E3"/>
    <w:rsid w:val="00357C34"/>
    <w:rsid w:val="00357F5E"/>
    <w:rsid w:val="00360E5F"/>
    <w:rsid w:val="00360F19"/>
    <w:rsid w:val="00361105"/>
    <w:rsid w:val="003615DF"/>
    <w:rsid w:val="00362185"/>
    <w:rsid w:val="00362562"/>
    <w:rsid w:val="00362BE3"/>
    <w:rsid w:val="00362D99"/>
    <w:rsid w:val="003632A3"/>
    <w:rsid w:val="00363C44"/>
    <w:rsid w:val="003640A1"/>
    <w:rsid w:val="00364D81"/>
    <w:rsid w:val="00365014"/>
    <w:rsid w:val="00365134"/>
    <w:rsid w:val="00365549"/>
    <w:rsid w:val="00365759"/>
    <w:rsid w:val="003659CE"/>
    <w:rsid w:val="00366023"/>
    <w:rsid w:val="00366062"/>
    <w:rsid w:val="003660A3"/>
    <w:rsid w:val="0036709D"/>
    <w:rsid w:val="00370454"/>
    <w:rsid w:val="00370C51"/>
    <w:rsid w:val="00370DA3"/>
    <w:rsid w:val="00371458"/>
    <w:rsid w:val="0037189A"/>
    <w:rsid w:val="00372A39"/>
    <w:rsid w:val="00372D86"/>
    <w:rsid w:val="00374113"/>
    <w:rsid w:val="00375504"/>
    <w:rsid w:val="00375644"/>
    <w:rsid w:val="00375793"/>
    <w:rsid w:val="0037605F"/>
    <w:rsid w:val="00376486"/>
    <w:rsid w:val="00376F07"/>
    <w:rsid w:val="00377242"/>
    <w:rsid w:val="00377C8C"/>
    <w:rsid w:val="00380A1B"/>
    <w:rsid w:val="0038108D"/>
    <w:rsid w:val="0038155D"/>
    <w:rsid w:val="00381716"/>
    <w:rsid w:val="003817D5"/>
    <w:rsid w:val="003818B6"/>
    <w:rsid w:val="00381AF5"/>
    <w:rsid w:val="00382226"/>
    <w:rsid w:val="00382777"/>
    <w:rsid w:val="003828EB"/>
    <w:rsid w:val="00382992"/>
    <w:rsid w:val="00383565"/>
    <w:rsid w:val="0038430C"/>
    <w:rsid w:val="003853FF"/>
    <w:rsid w:val="0038599F"/>
    <w:rsid w:val="00386421"/>
    <w:rsid w:val="00386646"/>
    <w:rsid w:val="00387284"/>
    <w:rsid w:val="00390270"/>
    <w:rsid w:val="00390D66"/>
    <w:rsid w:val="00393123"/>
    <w:rsid w:val="003937C0"/>
    <w:rsid w:val="003941E5"/>
    <w:rsid w:val="003947ED"/>
    <w:rsid w:val="00394BAE"/>
    <w:rsid w:val="00395676"/>
    <w:rsid w:val="00396001"/>
    <w:rsid w:val="00397BFA"/>
    <w:rsid w:val="0039BFCE"/>
    <w:rsid w:val="003A0D5C"/>
    <w:rsid w:val="003A141E"/>
    <w:rsid w:val="003A1C2C"/>
    <w:rsid w:val="003A1F04"/>
    <w:rsid w:val="003A254A"/>
    <w:rsid w:val="003A2B8E"/>
    <w:rsid w:val="003A321E"/>
    <w:rsid w:val="003A32B2"/>
    <w:rsid w:val="003A3351"/>
    <w:rsid w:val="003A44B1"/>
    <w:rsid w:val="003A47AF"/>
    <w:rsid w:val="003A4A2B"/>
    <w:rsid w:val="003A4AF0"/>
    <w:rsid w:val="003A5BFA"/>
    <w:rsid w:val="003A6106"/>
    <w:rsid w:val="003A6C31"/>
    <w:rsid w:val="003A731A"/>
    <w:rsid w:val="003B0055"/>
    <w:rsid w:val="003B0481"/>
    <w:rsid w:val="003B1F3B"/>
    <w:rsid w:val="003B36B8"/>
    <w:rsid w:val="003B438C"/>
    <w:rsid w:val="003B44EB"/>
    <w:rsid w:val="003B55C9"/>
    <w:rsid w:val="003B5F6A"/>
    <w:rsid w:val="003B62E3"/>
    <w:rsid w:val="003B6370"/>
    <w:rsid w:val="003B7374"/>
    <w:rsid w:val="003B74D7"/>
    <w:rsid w:val="003B792C"/>
    <w:rsid w:val="003C02F1"/>
    <w:rsid w:val="003C07AD"/>
    <w:rsid w:val="003C0BD3"/>
    <w:rsid w:val="003C11C5"/>
    <w:rsid w:val="003C2D53"/>
    <w:rsid w:val="003C32D8"/>
    <w:rsid w:val="003C358D"/>
    <w:rsid w:val="003C4E71"/>
    <w:rsid w:val="003C522E"/>
    <w:rsid w:val="003C5249"/>
    <w:rsid w:val="003C6246"/>
    <w:rsid w:val="003C6516"/>
    <w:rsid w:val="003C6976"/>
    <w:rsid w:val="003C6D96"/>
    <w:rsid w:val="003C6EBE"/>
    <w:rsid w:val="003C7F3C"/>
    <w:rsid w:val="003D024A"/>
    <w:rsid w:val="003D0459"/>
    <w:rsid w:val="003D0685"/>
    <w:rsid w:val="003D0F47"/>
    <w:rsid w:val="003D1573"/>
    <w:rsid w:val="003D1ED5"/>
    <w:rsid w:val="003D5931"/>
    <w:rsid w:val="003D5C33"/>
    <w:rsid w:val="003D5CAD"/>
    <w:rsid w:val="003D5D88"/>
    <w:rsid w:val="003D62CD"/>
    <w:rsid w:val="003D657F"/>
    <w:rsid w:val="003D6905"/>
    <w:rsid w:val="003E001B"/>
    <w:rsid w:val="003E05B6"/>
    <w:rsid w:val="003E0CDE"/>
    <w:rsid w:val="003E0D58"/>
    <w:rsid w:val="003E1C68"/>
    <w:rsid w:val="003E1D97"/>
    <w:rsid w:val="003E25F6"/>
    <w:rsid w:val="003E295D"/>
    <w:rsid w:val="003E337C"/>
    <w:rsid w:val="003E3460"/>
    <w:rsid w:val="003E38A6"/>
    <w:rsid w:val="003E4078"/>
    <w:rsid w:val="003E6A7D"/>
    <w:rsid w:val="003E75B3"/>
    <w:rsid w:val="003E7800"/>
    <w:rsid w:val="003E7F2E"/>
    <w:rsid w:val="003F002F"/>
    <w:rsid w:val="003F0266"/>
    <w:rsid w:val="003F09F9"/>
    <w:rsid w:val="003F0CA1"/>
    <w:rsid w:val="003F0D7B"/>
    <w:rsid w:val="003F2382"/>
    <w:rsid w:val="003F28DC"/>
    <w:rsid w:val="003F2CCE"/>
    <w:rsid w:val="003F3207"/>
    <w:rsid w:val="003F38CB"/>
    <w:rsid w:val="003F39E5"/>
    <w:rsid w:val="003F3A7D"/>
    <w:rsid w:val="003F4095"/>
    <w:rsid w:val="003F4193"/>
    <w:rsid w:val="003F4997"/>
    <w:rsid w:val="003F522F"/>
    <w:rsid w:val="003F571A"/>
    <w:rsid w:val="003F720D"/>
    <w:rsid w:val="003F7317"/>
    <w:rsid w:val="003F77EF"/>
    <w:rsid w:val="00400095"/>
    <w:rsid w:val="00400452"/>
    <w:rsid w:val="0040070D"/>
    <w:rsid w:val="00401778"/>
    <w:rsid w:val="004027A9"/>
    <w:rsid w:val="0040362A"/>
    <w:rsid w:val="00405BF1"/>
    <w:rsid w:val="0040656B"/>
    <w:rsid w:val="00407866"/>
    <w:rsid w:val="00410E0F"/>
    <w:rsid w:val="00411189"/>
    <w:rsid w:val="0041153F"/>
    <w:rsid w:val="004125FA"/>
    <w:rsid w:val="00412747"/>
    <w:rsid w:val="00412CE2"/>
    <w:rsid w:val="00413323"/>
    <w:rsid w:val="00413ABD"/>
    <w:rsid w:val="004141ED"/>
    <w:rsid w:val="00414AD7"/>
    <w:rsid w:val="004156ED"/>
    <w:rsid w:val="0041664E"/>
    <w:rsid w:val="00416784"/>
    <w:rsid w:val="0041796F"/>
    <w:rsid w:val="00417A05"/>
    <w:rsid w:val="00417E4C"/>
    <w:rsid w:val="004201D3"/>
    <w:rsid w:val="0042029C"/>
    <w:rsid w:val="00422894"/>
    <w:rsid w:val="004228B3"/>
    <w:rsid w:val="00422FFF"/>
    <w:rsid w:val="00423483"/>
    <w:rsid w:val="004235FB"/>
    <w:rsid w:val="0042436C"/>
    <w:rsid w:val="00424708"/>
    <w:rsid w:val="00424ADA"/>
    <w:rsid w:val="00424E5E"/>
    <w:rsid w:val="004256FA"/>
    <w:rsid w:val="004257EE"/>
    <w:rsid w:val="00425BAC"/>
    <w:rsid w:val="00426243"/>
    <w:rsid w:val="00426C3E"/>
    <w:rsid w:val="004272AE"/>
    <w:rsid w:val="004278DB"/>
    <w:rsid w:val="00430A57"/>
    <w:rsid w:val="00430B00"/>
    <w:rsid w:val="00430B60"/>
    <w:rsid w:val="00431129"/>
    <w:rsid w:val="00432E79"/>
    <w:rsid w:val="004336C6"/>
    <w:rsid w:val="00434389"/>
    <w:rsid w:val="00434B3B"/>
    <w:rsid w:val="004352DD"/>
    <w:rsid w:val="0043576B"/>
    <w:rsid w:val="00435A02"/>
    <w:rsid w:val="004369EA"/>
    <w:rsid w:val="0043783B"/>
    <w:rsid w:val="004378D8"/>
    <w:rsid w:val="0043C25F"/>
    <w:rsid w:val="004409B9"/>
    <w:rsid w:val="00440B38"/>
    <w:rsid w:val="00440BF1"/>
    <w:rsid w:val="0044116D"/>
    <w:rsid w:val="004414BE"/>
    <w:rsid w:val="00441B0F"/>
    <w:rsid w:val="00441F7D"/>
    <w:rsid w:val="00443D73"/>
    <w:rsid w:val="00443DCD"/>
    <w:rsid w:val="00443EF5"/>
    <w:rsid w:val="00443FA4"/>
    <w:rsid w:val="004440CE"/>
    <w:rsid w:val="00444E5B"/>
    <w:rsid w:val="004457B4"/>
    <w:rsid w:val="00445B16"/>
    <w:rsid w:val="00447482"/>
    <w:rsid w:val="00447CB5"/>
    <w:rsid w:val="00450DDB"/>
    <w:rsid w:val="004528A8"/>
    <w:rsid w:val="00452FEB"/>
    <w:rsid w:val="0045400C"/>
    <w:rsid w:val="004544BA"/>
    <w:rsid w:val="004553BC"/>
    <w:rsid w:val="004555BF"/>
    <w:rsid w:val="004557FF"/>
    <w:rsid w:val="00455C4E"/>
    <w:rsid w:val="00456A13"/>
    <w:rsid w:val="004613F8"/>
    <w:rsid w:val="0046188F"/>
    <w:rsid w:val="00461A39"/>
    <w:rsid w:val="00462636"/>
    <w:rsid w:val="00462B9E"/>
    <w:rsid w:val="00462D8E"/>
    <w:rsid w:val="00463690"/>
    <w:rsid w:val="00463D4C"/>
    <w:rsid w:val="004645CA"/>
    <w:rsid w:val="00464FDD"/>
    <w:rsid w:val="00465174"/>
    <w:rsid w:val="004653DC"/>
    <w:rsid w:val="00465538"/>
    <w:rsid w:val="0046585B"/>
    <w:rsid w:val="004666AD"/>
    <w:rsid w:val="00466EAF"/>
    <w:rsid w:val="00467282"/>
    <w:rsid w:val="004679B5"/>
    <w:rsid w:val="00470E9D"/>
    <w:rsid w:val="00471641"/>
    <w:rsid w:val="004725D2"/>
    <w:rsid w:val="00472C19"/>
    <w:rsid w:val="004732D8"/>
    <w:rsid w:val="004738E5"/>
    <w:rsid w:val="00473E58"/>
    <w:rsid w:val="00473FED"/>
    <w:rsid w:val="00474063"/>
    <w:rsid w:val="004750CA"/>
    <w:rsid w:val="00475470"/>
    <w:rsid w:val="00475FA6"/>
    <w:rsid w:val="00476090"/>
    <w:rsid w:val="0047652E"/>
    <w:rsid w:val="0047663D"/>
    <w:rsid w:val="00476E34"/>
    <w:rsid w:val="00477C54"/>
    <w:rsid w:val="00477D34"/>
    <w:rsid w:val="004801EF"/>
    <w:rsid w:val="004805CB"/>
    <w:rsid w:val="00480BCA"/>
    <w:rsid w:val="00481222"/>
    <w:rsid w:val="004816C7"/>
    <w:rsid w:val="00483897"/>
    <w:rsid w:val="00483C11"/>
    <w:rsid w:val="00483CB7"/>
    <w:rsid w:val="004840C1"/>
    <w:rsid w:val="004842BE"/>
    <w:rsid w:val="004844B0"/>
    <w:rsid w:val="00484A9C"/>
    <w:rsid w:val="00484EE9"/>
    <w:rsid w:val="004855D7"/>
    <w:rsid w:val="00485B6A"/>
    <w:rsid w:val="0048604E"/>
    <w:rsid w:val="004866DB"/>
    <w:rsid w:val="004877DF"/>
    <w:rsid w:val="00487B9D"/>
    <w:rsid w:val="00487F1D"/>
    <w:rsid w:val="004906FD"/>
    <w:rsid w:val="00490B71"/>
    <w:rsid w:val="00492010"/>
    <w:rsid w:val="004944FE"/>
    <w:rsid w:val="004946C8"/>
    <w:rsid w:val="00494CF3"/>
    <w:rsid w:val="00494DC5"/>
    <w:rsid w:val="00494E67"/>
    <w:rsid w:val="004954C9"/>
    <w:rsid w:val="004960E8"/>
    <w:rsid w:val="00497206"/>
    <w:rsid w:val="0049730A"/>
    <w:rsid w:val="004A1564"/>
    <w:rsid w:val="004A1AF9"/>
    <w:rsid w:val="004A263A"/>
    <w:rsid w:val="004A36E9"/>
    <w:rsid w:val="004A3CB8"/>
    <w:rsid w:val="004A40FE"/>
    <w:rsid w:val="004A4FA2"/>
    <w:rsid w:val="004A5AAB"/>
    <w:rsid w:val="004A62DD"/>
    <w:rsid w:val="004A6884"/>
    <w:rsid w:val="004A6E15"/>
    <w:rsid w:val="004A7ECD"/>
    <w:rsid w:val="004B27B8"/>
    <w:rsid w:val="004B2C35"/>
    <w:rsid w:val="004B2DF4"/>
    <w:rsid w:val="004B36AD"/>
    <w:rsid w:val="004B3DB7"/>
    <w:rsid w:val="004B4C4F"/>
    <w:rsid w:val="004B7E95"/>
    <w:rsid w:val="004C052D"/>
    <w:rsid w:val="004C05A1"/>
    <w:rsid w:val="004C0832"/>
    <w:rsid w:val="004C1FE6"/>
    <w:rsid w:val="004C209D"/>
    <w:rsid w:val="004C2663"/>
    <w:rsid w:val="004C30D6"/>
    <w:rsid w:val="004C3185"/>
    <w:rsid w:val="004C380C"/>
    <w:rsid w:val="004C46A3"/>
    <w:rsid w:val="004C4D40"/>
    <w:rsid w:val="004C5174"/>
    <w:rsid w:val="004C5FB8"/>
    <w:rsid w:val="004C6318"/>
    <w:rsid w:val="004C6F02"/>
    <w:rsid w:val="004C7335"/>
    <w:rsid w:val="004C7617"/>
    <w:rsid w:val="004D0C0C"/>
    <w:rsid w:val="004D0FB2"/>
    <w:rsid w:val="004D1205"/>
    <w:rsid w:val="004D12D6"/>
    <w:rsid w:val="004D1310"/>
    <w:rsid w:val="004D159D"/>
    <w:rsid w:val="004D27E1"/>
    <w:rsid w:val="004D2832"/>
    <w:rsid w:val="004D2AD2"/>
    <w:rsid w:val="004D3BD1"/>
    <w:rsid w:val="004D52E5"/>
    <w:rsid w:val="004D5626"/>
    <w:rsid w:val="004D6347"/>
    <w:rsid w:val="004D73D6"/>
    <w:rsid w:val="004E0360"/>
    <w:rsid w:val="004E0584"/>
    <w:rsid w:val="004E095E"/>
    <w:rsid w:val="004E1EC9"/>
    <w:rsid w:val="004E1FE0"/>
    <w:rsid w:val="004E2263"/>
    <w:rsid w:val="004E282F"/>
    <w:rsid w:val="004E2932"/>
    <w:rsid w:val="004E2C16"/>
    <w:rsid w:val="004E2DA2"/>
    <w:rsid w:val="004E3AE5"/>
    <w:rsid w:val="004E3EFD"/>
    <w:rsid w:val="004E4039"/>
    <w:rsid w:val="004E4074"/>
    <w:rsid w:val="004E42ED"/>
    <w:rsid w:val="004E4EE6"/>
    <w:rsid w:val="004E5389"/>
    <w:rsid w:val="004E66B5"/>
    <w:rsid w:val="004F0509"/>
    <w:rsid w:val="004F0A5B"/>
    <w:rsid w:val="004F0E2C"/>
    <w:rsid w:val="004F16A7"/>
    <w:rsid w:val="004F1B41"/>
    <w:rsid w:val="004F25AA"/>
    <w:rsid w:val="004F2FDA"/>
    <w:rsid w:val="004F304B"/>
    <w:rsid w:val="004F348F"/>
    <w:rsid w:val="004F35D6"/>
    <w:rsid w:val="004F36AE"/>
    <w:rsid w:val="004F3D74"/>
    <w:rsid w:val="004F40DD"/>
    <w:rsid w:val="004F4224"/>
    <w:rsid w:val="004F4330"/>
    <w:rsid w:val="004F473C"/>
    <w:rsid w:val="004F4814"/>
    <w:rsid w:val="004F547E"/>
    <w:rsid w:val="004F5704"/>
    <w:rsid w:val="004F5E8F"/>
    <w:rsid w:val="004F6522"/>
    <w:rsid w:val="004F72A5"/>
    <w:rsid w:val="004F7879"/>
    <w:rsid w:val="004F798C"/>
    <w:rsid w:val="004F7BAD"/>
    <w:rsid w:val="0050063C"/>
    <w:rsid w:val="0050099A"/>
    <w:rsid w:val="0050173C"/>
    <w:rsid w:val="0050184A"/>
    <w:rsid w:val="00501B07"/>
    <w:rsid w:val="00501DE8"/>
    <w:rsid w:val="00502F2A"/>
    <w:rsid w:val="005033B4"/>
    <w:rsid w:val="00503579"/>
    <w:rsid w:val="00503D9F"/>
    <w:rsid w:val="00503E81"/>
    <w:rsid w:val="0050532B"/>
    <w:rsid w:val="00505333"/>
    <w:rsid w:val="0050565F"/>
    <w:rsid w:val="00505B42"/>
    <w:rsid w:val="005063C4"/>
    <w:rsid w:val="0050660E"/>
    <w:rsid w:val="00506A84"/>
    <w:rsid w:val="0050778C"/>
    <w:rsid w:val="005106A1"/>
    <w:rsid w:val="00510A23"/>
    <w:rsid w:val="005114C8"/>
    <w:rsid w:val="0051152D"/>
    <w:rsid w:val="005121E1"/>
    <w:rsid w:val="00513DA9"/>
    <w:rsid w:val="00513F46"/>
    <w:rsid w:val="00514B50"/>
    <w:rsid w:val="005151CE"/>
    <w:rsid w:val="00515C1E"/>
    <w:rsid w:val="00515F52"/>
    <w:rsid w:val="00516674"/>
    <w:rsid w:val="00517616"/>
    <w:rsid w:val="00517A5B"/>
    <w:rsid w:val="00517FAE"/>
    <w:rsid w:val="005205EA"/>
    <w:rsid w:val="00521B11"/>
    <w:rsid w:val="00521CDB"/>
    <w:rsid w:val="00522B5F"/>
    <w:rsid w:val="00522C4F"/>
    <w:rsid w:val="005247A3"/>
    <w:rsid w:val="00525215"/>
    <w:rsid w:val="005256E2"/>
    <w:rsid w:val="00525B78"/>
    <w:rsid w:val="00525C0F"/>
    <w:rsid w:val="00525D95"/>
    <w:rsid w:val="005265AB"/>
    <w:rsid w:val="00527846"/>
    <w:rsid w:val="00530793"/>
    <w:rsid w:val="00530897"/>
    <w:rsid w:val="00530D41"/>
    <w:rsid w:val="00531443"/>
    <w:rsid w:val="00532104"/>
    <w:rsid w:val="005325F2"/>
    <w:rsid w:val="00533A17"/>
    <w:rsid w:val="00533FD1"/>
    <w:rsid w:val="00535123"/>
    <w:rsid w:val="00535ABC"/>
    <w:rsid w:val="00535C7A"/>
    <w:rsid w:val="00535CFE"/>
    <w:rsid w:val="00535D7B"/>
    <w:rsid w:val="005366C9"/>
    <w:rsid w:val="005369F1"/>
    <w:rsid w:val="00536EBC"/>
    <w:rsid w:val="0053784F"/>
    <w:rsid w:val="00537985"/>
    <w:rsid w:val="00541493"/>
    <w:rsid w:val="00542721"/>
    <w:rsid w:val="005431A9"/>
    <w:rsid w:val="00543568"/>
    <w:rsid w:val="00544C1F"/>
    <w:rsid w:val="0054687B"/>
    <w:rsid w:val="00551B3D"/>
    <w:rsid w:val="005522EE"/>
    <w:rsid w:val="00554322"/>
    <w:rsid w:val="00554F18"/>
    <w:rsid w:val="00555401"/>
    <w:rsid w:val="0055566F"/>
    <w:rsid w:val="00555A0B"/>
    <w:rsid w:val="00555C61"/>
    <w:rsid w:val="00555DF0"/>
    <w:rsid w:val="005572C2"/>
    <w:rsid w:val="00557CC5"/>
    <w:rsid w:val="00560A9B"/>
    <w:rsid w:val="00561CD8"/>
    <w:rsid w:val="00562542"/>
    <w:rsid w:val="0056366D"/>
    <w:rsid w:val="0056379A"/>
    <w:rsid w:val="0056389C"/>
    <w:rsid w:val="00563DE2"/>
    <w:rsid w:val="005651BD"/>
    <w:rsid w:val="00565C95"/>
    <w:rsid w:val="005667BB"/>
    <w:rsid w:val="005668BC"/>
    <w:rsid w:val="0056698B"/>
    <w:rsid w:val="0056727A"/>
    <w:rsid w:val="005702F9"/>
    <w:rsid w:val="0057047B"/>
    <w:rsid w:val="00570666"/>
    <w:rsid w:val="00570C54"/>
    <w:rsid w:val="00570C83"/>
    <w:rsid w:val="00571106"/>
    <w:rsid w:val="0057167D"/>
    <w:rsid w:val="005717A9"/>
    <w:rsid w:val="00571BDE"/>
    <w:rsid w:val="0057277A"/>
    <w:rsid w:val="00573DFE"/>
    <w:rsid w:val="0057421F"/>
    <w:rsid w:val="00574DAF"/>
    <w:rsid w:val="00575631"/>
    <w:rsid w:val="00575C1E"/>
    <w:rsid w:val="005762E5"/>
    <w:rsid w:val="00576544"/>
    <w:rsid w:val="00576EE4"/>
    <w:rsid w:val="00577909"/>
    <w:rsid w:val="00577A8D"/>
    <w:rsid w:val="00580DBB"/>
    <w:rsid w:val="00580F6F"/>
    <w:rsid w:val="005812AE"/>
    <w:rsid w:val="00581B13"/>
    <w:rsid w:val="00581B34"/>
    <w:rsid w:val="00581F04"/>
    <w:rsid w:val="005825EC"/>
    <w:rsid w:val="005826A6"/>
    <w:rsid w:val="00582C75"/>
    <w:rsid w:val="00583419"/>
    <w:rsid w:val="005838A7"/>
    <w:rsid w:val="005849D4"/>
    <w:rsid w:val="00584B0B"/>
    <w:rsid w:val="00584C38"/>
    <w:rsid w:val="00585E12"/>
    <w:rsid w:val="005875C3"/>
    <w:rsid w:val="00587FB9"/>
    <w:rsid w:val="00590519"/>
    <w:rsid w:val="00592178"/>
    <w:rsid w:val="005922C7"/>
    <w:rsid w:val="00592692"/>
    <w:rsid w:val="0059269A"/>
    <w:rsid w:val="005927AC"/>
    <w:rsid w:val="005932AC"/>
    <w:rsid w:val="0059392A"/>
    <w:rsid w:val="00593A76"/>
    <w:rsid w:val="00593B31"/>
    <w:rsid w:val="00593FD2"/>
    <w:rsid w:val="00594AEE"/>
    <w:rsid w:val="00594B48"/>
    <w:rsid w:val="00594E1D"/>
    <w:rsid w:val="0059502C"/>
    <w:rsid w:val="0059520F"/>
    <w:rsid w:val="00595619"/>
    <w:rsid w:val="00596026"/>
    <w:rsid w:val="0059652A"/>
    <w:rsid w:val="00596707"/>
    <w:rsid w:val="005A0025"/>
    <w:rsid w:val="005A02F2"/>
    <w:rsid w:val="005A035C"/>
    <w:rsid w:val="005A0664"/>
    <w:rsid w:val="005A084F"/>
    <w:rsid w:val="005A3BED"/>
    <w:rsid w:val="005A40FC"/>
    <w:rsid w:val="005A4310"/>
    <w:rsid w:val="005A50C8"/>
    <w:rsid w:val="005A5E4A"/>
    <w:rsid w:val="005A6146"/>
    <w:rsid w:val="005A6C15"/>
    <w:rsid w:val="005A6D53"/>
    <w:rsid w:val="005A744C"/>
    <w:rsid w:val="005B0051"/>
    <w:rsid w:val="005B0120"/>
    <w:rsid w:val="005B0832"/>
    <w:rsid w:val="005B0F99"/>
    <w:rsid w:val="005B0FD2"/>
    <w:rsid w:val="005B1B6A"/>
    <w:rsid w:val="005B2B5D"/>
    <w:rsid w:val="005B4D37"/>
    <w:rsid w:val="005B5843"/>
    <w:rsid w:val="005B6609"/>
    <w:rsid w:val="005B6C21"/>
    <w:rsid w:val="005B7A41"/>
    <w:rsid w:val="005B7E8D"/>
    <w:rsid w:val="005C00D3"/>
    <w:rsid w:val="005C0B07"/>
    <w:rsid w:val="005C0C35"/>
    <w:rsid w:val="005C0F85"/>
    <w:rsid w:val="005C1917"/>
    <w:rsid w:val="005C272B"/>
    <w:rsid w:val="005C289D"/>
    <w:rsid w:val="005C2CBE"/>
    <w:rsid w:val="005C3E8D"/>
    <w:rsid w:val="005C4811"/>
    <w:rsid w:val="005C5588"/>
    <w:rsid w:val="005C5BC8"/>
    <w:rsid w:val="005C5C18"/>
    <w:rsid w:val="005C643B"/>
    <w:rsid w:val="005C71EE"/>
    <w:rsid w:val="005D1195"/>
    <w:rsid w:val="005D15C6"/>
    <w:rsid w:val="005D1E59"/>
    <w:rsid w:val="005D21A4"/>
    <w:rsid w:val="005D2AE8"/>
    <w:rsid w:val="005D2CEB"/>
    <w:rsid w:val="005D2E95"/>
    <w:rsid w:val="005D324F"/>
    <w:rsid w:val="005D4BE1"/>
    <w:rsid w:val="005D542D"/>
    <w:rsid w:val="005D563B"/>
    <w:rsid w:val="005D5FC4"/>
    <w:rsid w:val="005D612E"/>
    <w:rsid w:val="005D61FB"/>
    <w:rsid w:val="005D6FB1"/>
    <w:rsid w:val="005D7C57"/>
    <w:rsid w:val="005D7FEF"/>
    <w:rsid w:val="005E1CF7"/>
    <w:rsid w:val="005E1E9A"/>
    <w:rsid w:val="005E24B5"/>
    <w:rsid w:val="005E2E6B"/>
    <w:rsid w:val="005E3EED"/>
    <w:rsid w:val="005E452D"/>
    <w:rsid w:val="005E4C1B"/>
    <w:rsid w:val="005E4E0D"/>
    <w:rsid w:val="005E4E1F"/>
    <w:rsid w:val="005E6124"/>
    <w:rsid w:val="005E6226"/>
    <w:rsid w:val="005E6426"/>
    <w:rsid w:val="005E6AE1"/>
    <w:rsid w:val="005E6C93"/>
    <w:rsid w:val="005E7092"/>
    <w:rsid w:val="005E70C7"/>
    <w:rsid w:val="005E73B0"/>
    <w:rsid w:val="005E7B45"/>
    <w:rsid w:val="005E7BF9"/>
    <w:rsid w:val="005F019E"/>
    <w:rsid w:val="005F03FD"/>
    <w:rsid w:val="005F12CA"/>
    <w:rsid w:val="005F2784"/>
    <w:rsid w:val="005F3186"/>
    <w:rsid w:val="005F3425"/>
    <w:rsid w:val="005F3972"/>
    <w:rsid w:val="005F4297"/>
    <w:rsid w:val="005F443D"/>
    <w:rsid w:val="005F47F6"/>
    <w:rsid w:val="005F4906"/>
    <w:rsid w:val="005F5834"/>
    <w:rsid w:val="005F6356"/>
    <w:rsid w:val="005F63AC"/>
    <w:rsid w:val="005F6910"/>
    <w:rsid w:val="006008C0"/>
    <w:rsid w:val="006021EC"/>
    <w:rsid w:val="00602566"/>
    <w:rsid w:val="006033C7"/>
    <w:rsid w:val="00604B38"/>
    <w:rsid w:val="00605F6F"/>
    <w:rsid w:val="00606407"/>
    <w:rsid w:val="00606954"/>
    <w:rsid w:val="006101A9"/>
    <w:rsid w:val="006105CE"/>
    <w:rsid w:val="00611638"/>
    <w:rsid w:val="006128BE"/>
    <w:rsid w:val="006140B2"/>
    <w:rsid w:val="006142D8"/>
    <w:rsid w:val="006142F9"/>
    <w:rsid w:val="006148D7"/>
    <w:rsid w:val="00615351"/>
    <w:rsid w:val="00615D2D"/>
    <w:rsid w:val="0061652C"/>
    <w:rsid w:val="00616B40"/>
    <w:rsid w:val="006174B2"/>
    <w:rsid w:val="00617C2D"/>
    <w:rsid w:val="00617E5D"/>
    <w:rsid w:val="00620A47"/>
    <w:rsid w:val="00621B69"/>
    <w:rsid w:val="00621D47"/>
    <w:rsid w:val="00622AC5"/>
    <w:rsid w:val="00622F84"/>
    <w:rsid w:val="00624DFE"/>
    <w:rsid w:val="00625192"/>
    <w:rsid w:val="00625959"/>
    <w:rsid w:val="00625975"/>
    <w:rsid w:val="00626583"/>
    <w:rsid w:val="006273EA"/>
    <w:rsid w:val="00627733"/>
    <w:rsid w:val="00627CCB"/>
    <w:rsid w:val="00627CD5"/>
    <w:rsid w:val="0063008E"/>
    <w:rsid w:val="0063010F"/>
    <w:rsid w:val="0063107C"/>
    <w:rsid w:val="006315CB"/>
    <w:rsid w:val="00631EC3"/>
    <w:rsid w:val="006328D7"/>
    <w:rsid w:val="0063306B"/>
    <w:rsid w:val="006331F6"/>
    <w:rsid w:val="00633398"/>
    <w:rsid w:val="00633607"/>
    <w:rsid w:val="00634B55"/>
    <w:rsid w:val="0063625E"/>
    <w:rsid w:val="0063651C"/>
    <w:rsid w:val="00637065"/>
    <w:rsid w:val="006371C0"/>
    <w:rsid w:val="006407B5"/>
    <w:rsid w:val="006410FB"/>
    <w:rsid w:val="00641F9B"/>
    <w:rsid w:val="0064253C"/>
    <w:rsid w:val="00642601"/>
    <w:rsid w:val="0064298A"/>
    <w:rsid w:val="0064368D"/>
    <w:rsid w:val="0064382D"/>
    <w:rsid w:val="00643A4A"/>
    <w:rsid w:val="00643CDA"/>
    <w:rsid w:val="00643D6E"/>
    <w:rsid w:val="0064509B"/>
    <w:rsid w:val="006450EA"/>
    <w:rsid w:val="00645D56"/>
    <w:rsid w:val="0064636D"/>
    <w:rsid w:val="00646A12"/>
    <w:rsid w:val="00646BD6"/>
    <w:rsid w:val="0064705E"/>
    <w:rsid w:val="006471AA"/>
    <w:rsid w:val="00647598"/>
    <w:rsid w:val="00650CA6"/>
    <w:rsid w:val="00650FD8"/>
    <w:rsid w:val="00651259"/>
    <w:rsid w:val="006516BB"/>
    <w:rsid w:val="00655CFC"/>
    <w:rsid w:val="006560EA"/>
    <w:rsid w:val="006562E3"/>
    <w:rsid w:val="00656E5A"/>
    <w:rsid w:val="00660474"/>
    <w:rsid w:val="0066088B"/>
    <w:rsid w:val="00660BB2"/>
    <w:rsid w:val="006614CD"/>
    <w:rsid w:val="006614F3"/>
    <w:rsid w:val="0066189B"/>
    <w:rsid w:val="00662A01"/>
    <w:rsid w:val="00662A0E"/>
    <w:rsid w:val="00662BCF"/>
    <w:rsid w:val="00663AC0"/>
    <w:rsid w:val="00663B39"/>
    <w:rsid w:val="00664437"/>
    <w:rsid w:val="00664B3B"/>
    <w:rsid w:val="00664D0A"/>
    <w:rsid w:val="0066539E"/>
    <w:rsid w:val="006656AE"/>
    <w:rsid w:val="00665A22"/>
    <w:rsid w:val="006662AA"/>
    <w:rsid w:val="00666CDB"/>
    <w:rsid w:val="006671B7"/>
    <w:rsid w:val="0066795A"/>
    <w:rsid w:val="00670A34"/>
    <w:rsid w:val="00670AAB"/>
    <w:rsid w:val="00671D17"/>
    <w:rsid w:val="00671DF6"/>
    <w:rsid w:val="0067330D"/>
    <w:rsid w:val="00673387"/>
    <w:rsid w:val="006734AD"/>
    <w:rsid w:val="00673AC2"/>
    <w:rsid w:val="00673CEB"/>
    <w:rsid w:val="0067484C"/>
    <w:rsid w:val="00674DFD"/>
    <w:rsid w:val="00676052"/>
    <w:rsid w:val="0067608F"/>
    <w:rsid w:val="00676097"/>
    <w:rsid w:val="006773A0"/>
    <w:rsid w:val="00677C6C"/>
    <w:rsid w:val="00680A6E"/>
    <w:rsid w:val="00680B00"/>
    <w:rsid w:val="00680F5E"/>
    <w:rsid w:val="00681B6F"/>
    <w:rsid w:val="00682257"/>
    <w:rsid w:val="00682326"/>
    <w:rsid w:val="0068300A"/>
    <w:rsid w:val="00683E21"/>
    <w:rsid w:val="00685DE8"/>
    <w:rsid w:val="00685E9B"/>
    <w:rsid w:val="006863AD"/>
    <w:rsid w:val="0068717E"/>
    <w:rsid w:val="0069080E"/>
    <w:rsid w:val="00690E43"/>
    <w:rsid w:val="006915E7"/>
    <w:rsid w:val="00691D29"/>
    <w:rsid w:val="00692717"/>
    <w:rsid w:val="00692D20"/>
    <w:rsid w:val="006931C4"/>
    <w:rsid w:val="006932E5"/>
    <w:rsid w:val="006944FA"/>
    <w:rsid w:val="0069608C"/>
    <w:rsid w:val="00696E77"/>
    <w:rsid w:val="006A0071"/>
    <w:rsid w:val="006A1327"/>
    <w:rsid w:val="006A1FFF"/>
    <w:rsid w:val="006A2719"/>
    <w:rsid w:val="006A2AFB"/>
    <w:rsid w:val="006A2DA7"/>
    <w:rsid w:val="006A3BB1"/>
    <w:rsid w:val="006A4D36"/>
    <w:rsid w:val="006A4E2E"/>
    <w:rsid w:val="006A63DA"/>
    <w:rsid w:val="006A6546"/>
    <w:rsid w:val="006A6CF3"/>
    <w:rsid w:val="006A7DDF"/>
    <w:rsid w:val="006A7EEA"/>
    <w:rsid w:val="006B017C"/>
    <w:rsid w:val="006B0B13"/>
    <w:rsid w:val="006B2240"/>
    <w:rsid w:val="006B291F"/>
    <w:rsid w:val="006B2D42"/>
    <w:rsid w:val="006B3078"/>
    <w:rsid w:val="006B4207"/>
    <w:rsid w:val="006B4449"/>
    <w:rsid w:val="006B4F45"/>
    <w:rsid w:val="006B5CB4"/>
    <w:rsid w:val="006B60A7"/>
    <w:rsid w:val="006B6B5B"/>
    <w:rsid w:val="006B6C34"/>
    <w:rsid w:val="006B6C80"/>
    <w:rsid w:val="006B768C"/>
    <w:rsid w:val="006C00DD"/>
    <w:rsid w:val="006C14AC"/>
    <w:rsid w:val="006C2676"/>
    <w:rsid w:val="006C2793"/>
    <w:rsid w:val="006C2852"/>
    <w:rsid w:val="006C2858"/>
    <w:rsid w:val="006C3D87"/>
    <w:rsid w:val="006C43A0"/>
    <w:rsid w:val="006C43DD"/>
    <w:rsid w:val="006C453F"/>
    <w:rsid w:val="006C4592"/>
    <w:rsid w:val="006C4E0E"/>
    <w:rsid w:val="006C4EEE"/>
    <w:rsid w:val="006C5041"/>
    <w:rsid w:val="006C522C"/>
    <w:rsid w:val="006C546B"/>
    <w:rsid w:val="006C58E8"/>
    <w:rsid w:val="006C6A01"/>
    <w:rsid w:val="006C6E23"/>
    <w:rsid w:val="006D04A8"/>
    <w:rsid w:val="006D24F3"/>
    <w:rsid w:val="006D2D18"/>
    <w:rsid w:val="006D39AD"/>
    <w:rsid w:val="006D4AF6"/>
    <w:rsid w:val="006D4DCC"/>
    <w:rsid w:val="006D4FC5"/>
    <w:rsid w:val="006D4FF9"/>
    <w:rsid w:val="006D53BF"/>
    <w:rsid w:val="006D5E9A"/>
    <w:rsid w:val="006D5F0C"/>
    <w:rsid w:val="006D6DEF"/>
    <w:rsid w:val="006D7A6D"/>
    <w:rsid w:val="006E016A"/>
    <w:rsid w:val="006E029F"/>
    <w:rsid w:val="006E0F5F"/>
    <w:rsid w:val="006E1917"/>
    <w:rsid w:val="006E1B9C"/>
    <w:rsid w:val="006E2B9D"/>
    <w:rsid w:val="006E336E"/>
    <w:rsid w:val="006E3374"/>
    <w:rsid w:val="006E5355"/>
    <w:rsid w:val="006E61B1"/>
    <w:rsid w:val="006E6271"/>
    <w:rsid w:val="006E6C42"/>
    <w:rsid w:val="006E6D24"/>
    <w:rsid w:val="006E72C7"/>
    <w:rsid w:val="006E7BDD"/>
    <w:rsid w:val="006F0E98"/>
    <w:rsid w:val="006F139A"/>
    <w:rsid w:val="006F341B"/>
    <w:rsid w:val="006F34DB"/>
    <w:rsid w:val="006F44DF"/>
    <w:rsid w:val="006F5B2B"/>
    <w:rsid w:val="006F6A9F"/>
    <w:rsid w:val="006F71FE"/>
    <w:rsid w:val="006F7203"/>
    <w:rsid w:val="006F727B"/>
    <w:rsid w:val="006F7E12"/>
    <w:rsid w:val="007012C6"/>
    <w:rsid w:val="007025AC"/>
    <w:rsid w:val="007038F2"/>
    <w:rsid w:val="00703A30"/>
    <w:rsid w:val="00704D8D"/>
    <w:rsid w:val="0070534E"/>
    <w:rsid w:val="00705557"/>
    <w:rsid w:val="0070555A"/>
    <w:rsid w:val="00705B37"/>
    <w:rsid w:val="0070613A"/>
    <w:rsid w:val="007067AE"/>
    <w:rsid w:val="0070744E"/>
    <w:rsid w:val="00710ABE"/>
    <w:rsid w:val="00710C03"/>
    <w:rsid w:val="007114DD"/>
    <w:rsid w:val="00711900"/>
    <w:rsid w:val="00711975"/>
    <w:rsid w:val="0071261F"/>
    <w:rsid w:val="00713437"/>
    <w:rsid w:val="00714240"/>
    <w:rsid w:val="00714323"/>
    <w:rsid w:val="0071530D"/>
    <w:rsid w:val="00715500"/>
    <w:rsid w:val="00715E6B"/>
    <w:rsid w:val="00716134"/>
    <w:rsid w:val="00717693"/>
    <w:rsid w:val="00717F9B"/>
    <w:rsid w:val="00720A3F"/>
    <w:rsid w:val="00720EB3"/>
    <w:rsid w:val="00721203"/>
    <w:rsid w:val="00721D26"/>
    <w:rsid w:val="00721F35"/>
    <w:rsid w:val="007222F0"/>
    <w:rsid w:val="00722D9C"/>
    <w:rsid w:val="0072301D"/>
    <w:rsid w:val="0072364F"/>
    <w:rsid w:val="00723BA0"/>
    <w:rsid w:val="0072485E"/>
    <w:rsid w:val="00725E30"/>
    <w:rsid w:val="00725F9F"/>
    <w:rsid w:val="0072686F"/>
    <w:rsid w:val="00726F9E"/>
    <w:rsid w:val="00730581"/>
    <w:rsid w:val="00730A68"/>
    <w:rsid w:val="007312AF"/>
    <w:rsid w:val="00731B62"/>
    <w:rsid w:val="00732706"/>
    <w:rsid w:val="00733A13"/>
    <w:rsid w:val="00733AEE"/>
    <w:rsid w:val="00733BDE"/>
    <w:rsid w:val="00733C93"/>
    <w:rsid w:val="00733FFE"/>
    <w:rsid w:val="00734D20"/>
    <w:rsid w:val="00735679"/>
    <w:rsid w:val="00735867"/>
    <w:rsid w:val="00735A75"/>
    <w:rsid w:val="007360EB"/>
    <w:rsid w:val="00736DA0"/>
    <w:rsid w:val="00736DEE"/>
    <w:rsid w:val="00736E88"/>
    <w:rsid w:val="00737128"/>
    <w:rsid w:val="00737858"/>
    <w:rsid w:val="00737D78"/>
    <w:rsid w:val="00740A0E"/>
    <w:rsid w:val="00740D57"/>
    <w:rsid w:val="00741A9A"/>
    <w:rsid w:val="00741B52"/>
    <w:rsid w:val="00741C60"/>
    <w:rsid w:val="0074215C"/>
    <w:rsid w:val="0074347C"/>
    <w:rsid w:val="00743FAA"/>
    <w:rsid w:val="00744DC8"/>
    <w:rsid w:val="007458D9"/>
    <w:rsid w:val="00745952"/>
    <w:rsid w:val="00745A15"/>
    <w:rsid w:val="00745B49"/>
    <w:rsid w:val="007460FD"/>
    <w:rsid w:val="007466AD"/>
    <w:rsid w:val="00746909"/>
    <w:rsid w:val="00747664"/>
    <w:rsid w:val="00747796"/>
    <w:rsid w:val="00750AEA"/>
    <w:rsid w:val="00751336"/>
    <w:rsid w:val="00751DDA"/>
    <w:rsid w:val="00751F04"/>
    <w:rsid w:val="007523A3"/>
    <w:rsid w:val="007528D7"/>
    <w:rsid w:val="00753312"/>
    <w:rsid w:val="00753E7E"/>
    <w:rsid w:val="00753F3D"/>
    <w:rsid w:val="007547BD"/>
    <w:rsid w:val="00754A22"/>
    <w:rsid w:val="00754D85"/>
    <w:rsid w:val="007550D9"/>
    <w:rsid w:val="00755C36"/>
    <w:rsid w:val="0075669B"/>
    <w:rsid w:val="0075671B"/>
    <w:rsid w:val="00756B55"/>
    <w:rsid w:val="00760615"/>
    <w:rsid w:val="007620C5"/>
    <w:rsid w:val="007623E7"/>
    <w:rsid w:val="00762D05"/>
    <w:rsid w:val="0076348E"/>
    <w:rsid w:val="007638F7"/>
    <w:rsid w:val="00764B8A"/>
    <w:rsid w:val="00766412"/>
    <w:rsid w:val="00766430"/>
    <w:rsid w:val="00766CA1"/>
    <w:rsid w:val="00767B40"/>
    <w:rsid w:val="0077023A"/>
    <w:rsid w:val="00770A3D"/>
    <w:rsid w:val="00771354"/>
    <w:rsid w:val="00771381"/>
    <w:rsid w:val="00771B46"/>
    <w:rsid w:val="00771CFD"/>
    <w:rsid w:val="007720ED"/>
    <w:rsid w:val="00772101"/>
    <w:rsid w:val="00773CB9"/>
    <w:rsid w:val="007743EC"/>
    <w:rsid w:val="0077443E"/>
    <w:rsid w:val="007750D1"/>
    <w:rsid w:val="00775BD8"/>
    <w:rsid w:val="00776BE6"/>
    <w:rsid w:val="00777F15"/>
    <w:rsid w:val="0078003D"/>
    <w:rsid w:val="00780379"/>
    <w:rsid w:val="00780BC8"/>
    <w:rsid w:val="00780CCE"/>
    <w:rsid w:val="0078112A"/>
    <w:rsid w:val="00781C39"/>
    <w:rsid w:val="00782340"/>
    <w:rsid w:val="007824AE"/>
    <w:rsid w:val="007846C1"/>
    <w:rsid w:val="007848E1"/>
    <w:rsid w:val="00786301"/>
    <w:rsid w:val="00786863"/>
    <w:rsid w:val="0078746F"/>
    <w:rsid w:val="007874FE"/>
    <w:rsid w:val="00790206"/>
    <w:rsid w:val="00790696"/>
    <w:rsid w:val="007918F1"/>
    <w:rsid w:val="00793A7D"/>
    <w:rsid w:val="00794707"/>
    <w:rsid w:val="00794BB9"/>
    <w:rsid w:val="00797595"/>
    <w:rsid w:val="007A1AC1"/>
    <w:rsid w:val="007A3927"/>
    <w:rsid w:val="007A404E"/>
    <w:rsid w:val="007A4538"/>
    <w:rsid w:val="007A45B1"/>
    <w:rsid w:val="007A493B"/>
    <w:rsid w:val="007A5D92"/>
    <w:rsid w:val="007A660F"/>
    <w:rsid w:val="007A697C"/>
    <w:rsid w:val="007A6FE9"/>
    <w:rsid w:val="007A7350"/>
    <w:rsid w:val="007B1917"/>
    <w:rsid w:val="007B1DCF"/>
    <w:rsid w:val="007B206F"/>
    <w:rsid w:val="007B29E4"/>
    <w:rsid w:val="007B2A2D"/>
    <w:rsid w:val="007B2B33"/>
    <w:rsid w:val="007B318D"/>
    <w:rsid w:val="007B39D1"/>
    <w:rsid w:val="007B4E21"/>
    <w:rsid w:val="007B5CF2"/>
    <w:rsid w:val="007B67B8"/>
    <w:rsid w:val="007B6FE7"/>
    <w:rsid w:val="007B7845"/>
    <w:rsid w:val="007C0F4A"/>
    <w:rsid w:val="007C1DDD"/>
    <w:rsid w:val="007C26F6"/>
    <w:rsid w:val="007C27A8"/>
    <w:rsid w:val="007C29EC"/>
    <w:rsid w:val="007C2F7F"/>
    <w:rsid w:val="007C358C"/>
    <w:rsid w:val="007C441F"/>
    <w:rsid w:val="007C53B5"/>
    <w:rsid w:val="007C5495"/>
    <w:rsid w:val="007C5818"/>
    <w:rsid w:val="007C69EE"/>
    <w:rsid w:val="007C726E"/>
    <w:rsid w:val="007C75B8"/>
    <w:rsid w:val="007D0ED2"/>
    <w:rsid w:val="007D1FB5"/>
    <w:rsid w:val="007D2C91"/>
    <w:rsid w:val="007D2CE8"/>
    <w:rsid w:val="007D30B4"/>
    <w:rsid w:val="007D5046"/>
    <w:rsid w:val="007D64B9"/>
    <w:rsid w:val="007D6F3A"/>
    <w:rsid w:val="007D732C"/>
    <w:rsid w:val="007D7C21"/>
    <w:rsid w:val="007D7D5A"/>
    <w:rsid w:val="007E0B90"/>
    <w:rsid w:val="007E0C8F"/>
    <w:rsid w:val="007E11E8"/>
    <w:rsid w:val="007E128D"/>
    <w:rsid w:val="007E2A21"/>
    <w:rsid w:val="007E375D"/>
    <w:rsid w:val="007E3CF3"/>
    <w:rsid w:val="007E57C3"/>
    <w:rsid w:val="007E5F17"/>
    <w:rsid w:val="007E621B"/>
    <w:rsid w:val="007E7402"/>
    <w:rsid w:val="007F0183"/>
    <w:rsid w:val="007F04EB"/>
    <w:rsid w:val="007F0D55"/>
    <w:rsid w:val="007F1211"/>
    <w:rsid w:val="007F24B6"/>
    <w:rsid w:val="007F37AD"/>
    <w:rsid w:val="007F3C97"/>
    <w:rsid w:val="007F465B"/>
    <w:rsid w:val="007F4D8A"/>
    <w:rsid w:val="007F692B"/>
    <w:rsid w:val="007F6A26"/>
    <w:rsid w:val="007F77EC"/>
    <w:rsid w:val="007F7937"/>
    <w:rsid w:val="007F7A98"/>
    <w:rsid w:val="007F7D25"/>
    <w:rsid w:val="007F7F42"/>
    <w:rsid w:val="007F7F61"/>
    <w:rsid w:val="00801360"/>
    <w:rsid w:val="008013CD"/>
    <w:rsid w:val="008016F7"/>
    <w:rsid w:val="00801E4A"/>
    <w:rsid w:val="00802B70"/>
    <w:rsid w:val="00803F0B"/>
    <w:rsid w:val="00804384"/>
    <w:rsid w:val="00804AE5"/>
    <w:rsid w:val="008066A5"/>
    <w:rsid w:val="00807368"/>
    <w:rsid w:val="00807953"/>
    <w:rsid w:val="00810418"/>
    <w:rsid w:val="00811CC4"/>
    <w:rsid w:val="0081231F"/>
    <w:rsid w:val="00812937"/>
    <w:rsid w:val="008133E9"/>
    <w:rsid w:val="00813CE6"/>
    <w:rsid w:val="008149EF"/>
    <w:rsid w:val="0081520F"/>
    <w:rsid w:val="00815854"/>
    <w:rsid w:val="00816AE2"/>
    <w:rsid w:val="00816CDE"/>
    <w:rsid w:val="0081798F"/>
    <w:rsid w:val="00820A2A"/>
    <w:rsid w:val="00821C4A"/>
    <w:rsid w:val="00822059"/>
    <w:rsid w:val="00822065"/>
    <w:rsid w:val="008221BE"/>
    <w:rsid w:val="00822C82"/>
    <w:rsid w:val="00822E4E"/>
    <w:rsid w:val="008230D3"/>
    <w:rsid w:val="008239B3"/>
    <w:rsid w:val="00824852"/>
    <w:rsid w:val="00824AB1"/>
    <w:rsid w:val="00825045"/>
    <w:rsid w:val="00825E3B"/>
    <w:rsid w:val="0083039A"/>
    <w:rsid w:val="00830875"/>
    <w:rsid w:val="0083096E"/>
    <w:rsid w:val="00831104"/>
    <w:rsid w:val="00831203"/>
    <w:rsid w:val="008324ED"/>
    <w:rsid w:val="00833658"/>
    <w:rsid w:val="00834397"/>
    <w:rsid w:val="0083476D"/>
    <w:rsid w:val="00835AC0"/>
    <w:rsid w:val="0083627A"/>
    <w:rsid w:val="0083666F"/>
    <w:rsid w:val="008402A3"/>
    <w:rsid w:val="008402A9"/>
    <w:rsid w:val="0084088D"/>
    <w:rsid w:val="00841004"/>
    <w:rsid w:val="008411FC"/>
    <w:rsid w:val="00841809"/>
    <w:rsid w:val="0084308B"/>
    <w:rsid w:val="00843290"/>
    <w:rsid w:val="00843632"/>
    <w:rsid w:val="008438F0"/>
    <w:rsid w:val="00843B83"/>
    <w:rsid w:val="00843EC3"/>
    <w:rsid w:val="008448FA"/>
    <w:rsid w:val="008463AA"/>
    <w:rsid w:val="00846AFF"/>
    <w:rsid w:val="0084719E"/>
    <w:rsid w:val="008472A2"/>
    <w:rsid w:val="008512A8"/>
    <w:rsid w:val="00852A25"/>
    <w:rsid w:val="00852CAE"/>
    <w:rsid w:val="00852CE8"/>
    <w:rsid w:val="00853477"/>
    <w:rsid w:val="0085362B"/>
    <w:rsid w:val="008543CF"/>
    <w:rsid w:val="008545C1"/>
    <w:rsid w:val="008545D0"/>
    <w:rsid w:val="00854CA5"/>
    <w:rsid w:val="00855D71"/>
    <w:rsid w:val="00855D90"/>
    <w:rsid w:val="00856F12"/>
    <w:rsid w:val="008607BB"/>
    <w:rsid w:val="008612B1"/>
    <w:rsid w:val="00861F51"/>
    <w:rsid w:val="008621E4"/>
    <w:rsid w:val="00864670"/>
    <w:rsid w:val="008649FB"/>
    <w:rsid w:val="00864E55"/>
    <w:rsid w:val="008654C9"/>
    <w:rsid w:val="00865630"/>
    <w:rsid w:val="0086645E"/>
    <w:rsid w:val="0086669D"/>
    <w:rsid w:val="00866865"/>
    <w:rsid w:val="00867B7F"/>
    <w:rsid w:val="0087113C"/>
    <w:rsid w:val="008713C6"/>
    <w:rsid w:val="00871957"/>
    <w:rsid w:val="00871ED3"/>
    <w:rsid w:val="0087204D"/>
    <w:rsid w:val="0087262A"/>
    <w:rsid w:val="008728F6"/>
    <w:rsid w:val="00872AF0"/>
    <w:rsid w:val="00872BF3"/>
    <w:rsid w:val="00872E45"/>
    <w:rsid w:val="00872EEA"/>
    <w:rsid w:val="00873F32"/>
    <w:rsid w:val="0087468F"/>
    <w:rsid w:val="008746B0"/>
    <w:rsid w:val="00874DAF"/>
    <w:rsid w:val="00875B03"/>
    <w:rsid w:val="00875BE4"/>
    <w:rsid w:val="00875E4B"/>
    <w:rsid w:val="0087606F"/>
    <w:rsid w:val="008762E6"/>
    <w:rsid w:val="00876977"/>
    <w:rsid w:val="00876F7B"/>
    <w:rsid w:val="008774CA"/>
    <w:rsid w:val="00880E85"/>
    <w:rsid w:val="008810B2"/>
    <w:rsid w:val="008824D1"/>
    <w:rsid w:val="00882813"/>
    <w:rsid w:val="00882DA7"/>
    <w:rsid w:val="008833EA"/>
    <w:rsid w:val="0088390C"/>
    <w:rsid w:val="00883DE6"/>
    <w:rsid w:val="00884978"/>
    <w:rsid w:val="00885108"/>
    <w:rsid w:val="00887278"/>
    <w:rsid w:val="00887463"/>
    <w:rsid w:val="00887C20"/>
    <w:rsid w:val="00887CA1"/>
    <w:rsid w:val="0089064A"/>
    <w:rsid w:val="008915D3"/>
    <w:rsid w:val="00891824"/>
    <w:rsid w:val="0089192F"/>
    <w:rsid w:val="00891A17"/>
    <w:rsid w:val="00891F6F"/>
    <w:rsid w:val="0089272F"/>
    <w:rsid w:val="00892764"/>
    <w:rsid w:val="00892ADF"/>
    <w:rsid w:val="00892B49"/>
    <w:rsid w:val="008939A3"/>
    <w:rsid w:val="00893B64"/>
    <w:rsid w:val="00893CCA"/>
    <w:rsid w:val="00893D27"/>
    <w:rsid w:val="00894205"/>
    <w:rsid w:val="0089484D"/>
    <w:rsid w:val="00894EC5"/>
    <w:rsid w:val="008956C3"/>
    <w:rsid w:val="00895C29"/>
    <w:rsid w:val="00895F2C"/>
    <w:rsid w:val="00896EB1"/>
    <w:rsid w:val="00896F2B"/>
    <w:rsid w:val="00897289"/>
    <w:rsid w:val="008A008A"/>
    <w:rsid w:val="008A06DE"/>
    <w:rsid w:val="008A0799"/>
    <w:rsid w:val="008A1D92"/>
    <w:rsid w:val="008A25B6"/>
    <w:rsid w:val="008A2854"/>
    <w:rsid w:val="008A2AE2"/>
    <w:rsid w:val="008A4D00"/>
    <w:rsid w:val="008A5A21"/>
    <w:rsid w:val="008A6C7A"/>
    <w:rsid w:val="008A6EBD"/>
    <w:rsid w:val="008A6ED6"/>
    <w:rsid w:val="008A7039"/>
    <w:rsid w:val="008B02C0"/>
    <w:rsid w:val="008B151C"/>
    <w:rsid w:val="008B1D87"/>
    <w:rsid w:val="008B207F"/>
    <w:rsid w:val="008B2DB9"/>
    <w:rsid w:val="008B2EED"/>
    <w:rsid w:val="008B395F"/>
    <w:rsid w:val="008B5064"/>
    <w:rsid w:val="008B6698"/>
    <w:rsid w:val="008B6761"/>
    <w:rsid w:val="008B6B28"/>
    <w:rsid w:val="008B6BCC"/>
    <w:rsid w:val="008B7783"/>
    <w:rsid w:val="008C0E0D"/>
    <w:rsid w:val="008C1353"/>
    <w:rsid w:val="008C194A"/>
    <w:rsid w:val="008C1951"/>
    <w:rsid w:val="008C1A72"/>
    <w:rsid w:val="008C1C2B"/>
    <w:rsid w:val="008C1F20"/>
    <w:rsid w:val="008C2090"/>
    <w:rsid w:val="008C2F6F"/>
    <w:rsid w:val="008C30B0"/>
    <w:rsid w:val="008C4359"/>
    <w:rsid w:val="008C5294"/>
    <w:rsid w:val="008C52CB"/>
    <w:rsid w:val="008C7231"/>
    <w:rsid w:val="008C79D7"/>
    <w:rsid w:val="008C7C7B"/>
    <w:rsid w:val="008D0279"/>
    <w:rsid w:val="008D0C6C"/>
    <w:rsid w:val="008D1042"/>
    <w:rsid w:val="008D176D"/>
    <w:rsid w:val="008D203C"/>
    <w:rsid w:val="008D25B4"/>
    <w:rsid w:val="008D2940"/>
    <w:rsid w:val="008D2D0A"/>
    <w:rsid w:val="008D33FF"/>
    <w:rsid w:val="008D3810"/>
    <w:rsid w:val="008D391C"/>
    <w:rsid w:val="008D4183"/>
    <w:rsid w:val="008D428A"/>
    <w:rsid w:val="008D4408"/>
    <w:rsid w:val="008E1440"/>
    <w:rsid w:val="008E1CCB"/>
    <w:rsid w:val="008E2E6E"/>
    <w:rsid w:val="008E3095"/>
    <w:rsid w:val="008E39B9"/>
    <w:rsid w:val="008E4AFD"/>
    <w:rsid w:val="008E4BAE"/>
    <w:rsid w:val="008E4D88"/>
    <w:rsid w:val="008E56BF"/>
    <w:rsid w:val="008E5BB3"/>
    <w:rsid w:val="008E6439"/>
    <w:rsid w:val="008E660D"/>
    <w:rsid w:val="008E6B95"/>
    <w:rsid w:val="008E7BB6"/>
    <w:rsid w:val="008F1328"/>
    <w:rsid w:val="008F1FAC"/>
    <w:rsid w:val="008F2939"/>
    <w:rsid w:val="008F298C"/>
    <w:rsid w:val="008F33FE"/>
    <w:rsid w:val="008F3532"/>
    <w:rsid w:val="008F459F"/>
    <w:rsid w:val="008F4B2E"/>
    <w:rsid w:val="008F60A4"/>
    <w:rsid w:val="008F669B"/>
    <w:rsid w:val="008F66A4"/>
    <w:rsid w:val="008F689C"/>
    <w:rsid w:val="008F69A4"/>
    <w:rsid w:val="00900B20"/>
    <w:rsid w:val="009034EE"/>
    <w:rsid w:val="009036D1"/>
    <w:rsid w:val="00903711"/>
    <w:rsid w:val="00903C5D"/>
    <w:rsid w:val="00903E0F"/>
    <w:rsid w:val="0090480D"/>
    <w:rsid w:val="00905763"/>
    <w:rsid w:val="00905D06"/>
    <w:rsid w:val="00906CB6"/>
    <w:rsid w:val="00907135"/>
    <w:rsid w:val="009076D8"/>
    <w:rsid w:val="00907835"/>
    <w:rsid w:val="0091203A"/>
    <w:rsid w:val="009123F3"/>
    <w:rsid w:val="00913327"/>
    <w:rsid w:val="009133C3"/>
    <w:rsid w:val="00913905"/>
    <w:rsid w:val="009142AD"/>
    <w:rsid w:val="00914569"/>
    <w:rsid w:val="0091459C"/>
    <w:rsid w:val="0091627D"/>
    <w:rsid w:val="0091697E"/>
    <w:rsid w:val="00916E5A"/>
    <w:rsid w:val="00917924"/>
    <w:rsid w:val="009210A1"/>
    <w:rsid w:val="0092142F"/>
    <w:rsid w:val="009214FD"/>
    <w:rsid w:val="009221C4"/>
    <w:rsid w:val="00922D12"/>
    <w:rsid w:val="00922D9C"/>
    <w:rsid w:val="009254BA"/>
    <w:rsid w:val="00925706"/>
    <w:rsid w:val="00925DB7"/>
    <w:rsid w:val="009262A6"/>
    <w:rsid w:val="00926A99"/>
    <w:rsid w:val="00927194"/>
    <w:rsid w:val="00927519"/>
    <w:rsid w:val="00927534"/>
    <w:rsid w:val="00927C7E"/>
    <w:rsid w:val="00930672"/>
    <w:rsid w:val="00930939"/>
    <w:rsid w:val="0093184A"/>
    <w:rsid w:val="00931D6E"/>
    <w:rsid w:val="009324AD"/>
    <w:rsid w:val="00932942"/>
    <w:rsid w:val="009331DF"/>
    <w:rsid w:val="00934C57"/>
    <w:rsid w:val="009359C0"/>
    <w:rsid w:val="00935A75"/>
    <w:rsid w:val="0093622B"/>
    <w:rsid w:val="00936B61"/>
    <w:rsid w:val="00936CD0"/>
    <w:rsid w:val="00937E16"/>
    <w:rsid w:val="00940CED"/>
    <w:rsid w:val="00941F5F"/>
    <w:rsid w:val="00942562"/>
    <w:rsid w:val="0094267A"/>
    <w:rsid w:val="0094338F"/>
    <w:rsid w:val="009438B4"/>
    <w:rsid w:val="00944726"/>
    <w:rsid w:val="009450D8"/>
    <w:rsid w:val="009452B8"/>
    <w:rsid w:val="00946A1C"/>
    <w:rsid w:val="00947FDD"/>
    <w:rsid w:val="00950946"/>
    <w:rsid w:val="0095111B"/>
    <w:rsid w:val="00951585"/>
    <w:rsid w:val="00951BCC"/>
    <w:rsid w:val="00952B99"/>
    <w:rsid w:val="00954781"/>
    <w:rsid w:val="00954D25"/>
    <w:rsid w:val="009553D5"/>
    <w:rsid w:val="009562FA"/>
    <w:rsid w:val="009564D7"/>
    <w:rsid w:val="00956969"/>
    <w:rsid w:val="00957F19"/>
    <w:rsid w:val="009604D1"/>
    <w:rsid w:val="00960833"/>
    <w:rsid w:val="00960F6F"/>
    <w:rsid w:val="00962012"/>
    <w:rsid w:val="009630E0"/>
    <w:rsid w:val="00963131"/>
    <w:rsid w:val="0096429F"/>
    <w:rsid w:val="00966AC2"/>
    <w:rsid w:val="00970121"/>
    <w:rsid w:val="00971E40"/>
    <w:rsid w:val="009739E6"/>
    <w:rsid w:val="0097598F"/>
    <w:rsid w:val="00975C3A"/>
    <w:rsid w:val="009766C2"/>
    <w:rsid w:val="00981D4B"/>
    <w:rsid w:val="0098295B"/>
    <w:rsid w:val="00982E10"/>
    <w:rsid w:val="00983CC1"/>
    <w:rsid w:val="00984CC6"/>
    <w:rsid w:val="00985089"/>
    <w:rsid w:val="009856B2"/>
    <w:rsid w:val="009862E6"/>
    <w:rsid w:val="009866CF"/>
    <w:rsid w:val="009869B1"/>
    <w:rsid w:val="0098776A"/>
    <w:rsid w:val="009927F8"/>
    <w:rsid w:val="009932F3"/>
    <w:rsid w:val="00993434"/>
    <w:rsid w:val="0099410B"/>
    <w:rsid w:val="00994AE0"/>
    <w:rsid w:val="00994B54"/>
    <w:rsid w:val="009966B8"/>
    <w:rsid w:val="0099690F"/>
    <w:rsid w:val="00996E27"/>
    <w:rsid w:val="009A04D7"/>
    <w:rsid w:val="009A141A"/>
    <w:rsid w:val="009A1D85"/>
    <w:rsid w:val="009A26B6"/>
    <w:rsid w:val="009A3875"/>
    <w:rsid w:val="009A3962"/>
    <w:rsid w:val="009A3E04"/>
    <w:rsid w:val="009A4239"/>
    <w:rsid w:val="009A49C2"/>
    <w:rsid w:val="009A55FE"/>
    <w:rsid w:val="009A5667"/>
    <w:rsid w:val="009A65A9"/>
    <w:rsid w:val="009A71C8"/>
    <w:rsid w:val="009B0211"/>
    <w:rsid w:val="009B10CD"/>
    <w:rsid w:val="009B10E3"/>
    <w:rsid w:val="009B1AC8"/>
    <w:rsid w:val="009B3112"/>
    <w:rsid w:val="009B4D7B"/>
    <w:rsid w:val="009B55F7"/>
    <w:rsid w:val="009B5695"/>
    <w:rsid w:val="009B583A"/>
    <w:rsid w:val="009B6DCC"/>
    <w:rsid w:val="009C05D6"/>
    <w:rsid w:val="009C08F9"/>
    <w:rsid w:val="009C122D"/>
    <w:rsid w:val="009C16B0"/>
    <w:rsid w:val="009C2295"/>
    <w:rsid w:val="009C22AD"/>
    <w:rsid w:val="009C265C"/>
    <w:rsid w:val="009C3066"/>
    <w:rsid w:val="009C370E"/>
    <w:rsid w:val="009C3851"/>
    <w:rsid w:val="009C3E4E"/>
    <w:rsid w:val="009C4294"/>
    <w:rsid w:val="009C4CF0"/>
    <w:rsid w:val="009C4EE2"/>
    <w:rsid w:val="009C5766"/>
    <w:rsid w:val="009C5C0D"/>
    <w:rsid w:val="009C5E7F"/>
    <w:rsid w:val="009C6AAC"/>
    <w:rsid w:val="009C72E9"/>
    <w:rsid w:val="009D0D31"/>
    <w:rsid w:val="009D1327"/>
    <w:rsid w:val="009D1904"/>
    <w:rsid w:val="009D1FBC"/>
    <w:rsid w:val="009D24E1"/>
    <w:rsid w:val="009D269D"/>
    <w:rsid w:val="009D2F52"/>
    <w:rsid w:val="009D3ADC"/>
    <w:rsid w:val="009D4F9C"/>
    <w:rsid w:val="009D55A6"/>
    <w:rsid w:val="009D5A14"/>
    <w:rsid w:val="009D5A88"/>
    <w:rsid w:val="009D5AAD"/>
    <w:rsid w:val="009D67DC"/>
    <w:rsid w:val="009D6D2E"/>
    <w:rsid w:val="009D6D60"/>
    <w:rsid w:val="009D7AAE"/>
    <w:rsid w:val="009E07F5"/>
    <w:rsid w:val="009E1291"/>
    <w:rsid w:val="009E1890"/>
    <w:rsid w:val="009E1C21"/>
    <w:rsid w:val="009E2398"/>
    <w:rsid w:val="009E2574"/>
    <w:rsid w:val="009E2616"/>
    <w:rsid w:val="009E3069"/>
    <w:rsid w:val="009E3C0D"/>
    <w:rsid w:val="009E4986"/>
    <w:rsid w:val="009E49FC"/>
    <w:rsid w:val="009E4D11"/>
    <w:rsid w:val="009E58CD"/>
    <w:rsid w:val="009E5F72"/>
    <w:rsid w:val="009E7ACF"/>
    <w:rsid w:val="009E7BFA"/>
    <w:rsid w:val="009E7D9C"/>
    <w:rsid w:val="009F0061"/>
    <w:rsid w:val="009F047E"/>
    <w:rsid w:val="009F08AF"/>
    <w:rsid w:val="009F141F"/>
    <w:rsid w:val="009F14E3"/>
    <w:rsid w:val="009F1976"/>
    <w:rsid w:val="009F1CA7"/>
    <w:rsid w:val="009F1FB0"/>
    <w:rsid w:val="009F2560"/>
    <w:rsid w:val="009F26B3"/>
    <w:rsid w:val="009F3CE0"/>
    <w:rsid w:val="009F4477"/>
    <w:rsid w:val="009F4A5B"/>
    <w:rsid w:val="009F4FE5"/>
    <w:rsid w:val="009F5DE6"/>
    <w:rsid w:val="009F71F2"/>
    <w:rsid w:val="00A0060F"/>
    <w:rsid w:val="00A00803"/>
    <w:rsid w:val="00A00D1E"/>
    <w:rsid w:val="00A0162B"/>
    <w:rsid w:val="00A01BC5"/>
    <w:rsid w:val="00A01C7A"/>
    <w:rsid w:val="00A0321F"/>
    <w:rsid w:val="00A04226"/>
    <w:rsid w:val="00A04AF6"/>
    <w:rsid w:val="00A04C49"/>
    <w:rsid w:val="00A05346"/>
    <w:rsid w:val="00A06995"/>
    <w:rsid w:val="00A0707B"/>
    <w:rsid w:val="00A071AB"/>
    <w:rsid w:val="00A07314"/>
    <w:rsid w:val="00A073DB"/>
    <w:rsid w:val="00A07C0A"/>
    <w:rsid w:val="00A10044"/>
    <w:rsid w:val="00A10102"/>
    <w:rsid w:val="00A10E83"/>
    <w:rsid w:val="00A11684"/>
    <w:rsid w:val="00A1309B"/>
    <w:rsid w:val="00A13EDB"/>
    <w:rsid w:val="00A1484C"/>
    <w:rsid w:val="00A14C81"/>
    <w:rsid w:val="00A1525F"/>
    <w:rsid w:val="00A1533E"/>
    <w:rsid w:val="00A15F03"/>
    <w:rsid w:val="00A17DA3"/>
    <w:rsid w:val="00A212F4"/>
    <w:rsid w:val="00A21389"/>
    <w:rsid w:val="00A21887"/>
    <w:rsid w:val="00A21B92"/>
    <w:rsid w:val="00A22441"/>
    <w:rsid w:val="00A22473"/>
    <w:rsid w:val="00A224C8"/>
    <w:rsid w:val="00A22618"/>
    <w:rsid w:val="00A23976"/>
    <w:rsid w:val="00A248F6"/>
    <w:rsid w:val="00A24D8E"/>
    <w:rsid w:val="00A24F38"/>
    <w:rsid w:val="00A265DB"/>
    <w:rsid w:val="00A27142"/>
    <w:rsid w:val="00A2776A"/>
    <w:rsid w:val="00A27ABF"/>
    <w:rsid w:val="00A30032"/>
    <w:rsid w:val="00A323A9"/>
    <w:rsid w:val="00A325D3"/>
    <w:rsid w:val="00A33004"/>
    <w:rsid w:val="00A33120"/>
    <w:rsid w:val="00A33F13"/>
    <w:rsid w:val="00A3417B"/>
    <w:rsid w:val="00A34672"/>
    <w:rsid w:val="00A34CFB"/>
    <w:rsid w:val="00A353FF"/>
    <w:rsid w:val="00A3661C"/>
    <w:rsid w:val="00A40821"/>
    <w:rsid w:val="00A40916"/>
    <w:rsid w:val="00A414DD"/>
    <w:rsid w:val="00A417DF"/>
    <w:rsid w:val="00A41BE5"/>
    <w:rsid w:val="00A42207"/>
    <w:rsid w:val="00A4268A"/>
    <w:rsid w:val="00A43BB1"/>
    <w:rsid w:val="00A444C7"/>
    <w:rsid w:val="00A445CE"/>
    <w:rsid w:val="00A45349"/>
    <w:rsid w:val="00A46623"/>
    <w:rsid w:val="00A5002A"/>
    <w:rsid w:val="00A502C5"/>
    <w:rsid w:val="00A507B4"/>
    <w:rsid w:val="00A512D2"/>
    <w:rsid w:val="00A51318"/>
    <w:rsid w:val="00A518C2"/>
    <w:rsid w:val="00A53A7F"/>
    <w:rsid w:val="00A548B8"/>
    <w:rsid w:val="00A57219"/>
    <w:rsid w:val="00A579B0"/>
    <w:rsid w:val="00A57B5E"/>
    <w:rsid w:val="00A600B3"/>
    <w:rsid w:val="00A601BD"/>
    <w:rsid w:val="00A6043A"/>
    <w:rsid w:val="00A60D1F"/>
    <w:rsid w:val="00A60DB3"/>
    <w:rsid w:val="00A6203E"/>
    <w:rsid w:val="00A628C1"/>
    <w:rsid w:val="00A64868"/>
    <w:rsid w:val="00A64C28"/>
    <w:rsid w:val="00A64CC1"/>
    <w:rsid w:val="00A64CF7"/>
    <w:rsid w:val="00A65217"/>
    <w:rsid w:val="00A658C9"/>
    <w:rsid w:val="00A65F40"/>
    <w:rsid w:val="00A66EE4"/>
    <w:rsid w:val="00A671B1"/>
    <w:rsid w:val="00A6752B"/>
    <w:rsid w:val="00A67E89"/>
    <w:rsid w:val="00A67E8E"/>
    <w:rsid w:val="00A701F4"/>
    <w:rsid w:val="00A70219"/>
    <w:rsid w:val="00A71AED"/>
    <w:rsid w:val="00A71D01"/>
    <w:rsid w:val="00A72DEA"/>
    <w:rsid w:val="00A734DA"/>
    <w:rsid w:val="00A73E4C"/>
    <w:rsid w:val="00A73FE7"/>
    <w:rsid w:val="00A7472E"/>
    <w:rsid w:val="00A75516"/>
    <w:rsid w:val="00A758CE"/>
    <w:rsid w:val="00A75A8E"/>
    <w:rsid w:val="00A75CB6"/>
    <w:rsid w:val="00A76790"/>
    <w:rsid w:val="00A771D6"/>
    <w:rsid w:val="00A777B2"/>
    <w:rsid w:val="00A80605"/>
    <w:rsid w:val="00A80677"/>
    <w:rsid w:val="00A8084D"/>
    <w:rsid w:val="00A821BD"/>
    <w:rsid w:val="00A825FF"/>
    <w:rsid w:val="00A8293F"/>
    <w:rsid w:val="00A82C54"/>
    <w:rsid w:val="00A84A1B"/>
    <w:rsid w:val="00A84ACF"/>
    <w:rsid w:val="00A86E1D"/>
    <w:rsid w:val="00A87003"/>
    <w:rsid w:val="00A879F6"/>
    <w:rsid w:val="00A87A2C"/>
    <w:rsid w:val="00A87AB2"/>
    <w:rsid w:val="00A87B74"/>
    <w:rsid w:val="00A87E0A"/>
    <w:rsid w:val="00A90A9F"/>
    <w:rsid w:val="00A91A35"/>
    <w:rsid w:val="00A91BC4"/>
    <w:rsid w:val="00A933A4"/>
    <w:rsid w:val="00A9488C"/>
    <w:rsid w:val="00A950E5"/>
    <w:rsid w:val="00A95525"/>
    <w:rsid w:val="00A95752"/>
    <w:rsid w:val="00A959BF"/>
    <w:rsid w:val="00A962D3"/>
    <w:rsid w:val="00A96425"/>
    <w:rsid w:val="00A96909"/>
    <w:rsid w:val="00A96A16"/>
    <w:rsid w:val="00AA06D7"/>
    <w:rsid w:val="00AA1C75"/>
    <w:rsid w:val="00AA26A6"/>
    <w:rsid w:val="00AA2824"/>
    <w:rsid w:val="00AA39D0"/>
    <w:rsid w:val="00AA4A16"/>
    <w:rsid w:val="00AA4BBE"/>
    <w:rsid w:val="00AA4FDF"/>
    <w:rsid w:val="00AA50CE"/>
    <w:rsid w:val="00AA6616"/>
    <w:rsid w:val="00AA6A48"/>
    <w:rsid w:val="00AA7427"/>
    <w:rsid w:val="00AA7BA4"/>
    <w:rsid w:val="00AB0CC5"/>
    <w:rsid w:val="00AB125F"/>
    <w:rsid w:val="00AB19A3"/>
    <w:rsid w:val="00AB23C4"/>
    <w:rsid w:val="00AB2634"/>
    <w:rsid w:val="00AB3390"/>
    <w:rsid w:val="00AB3EE7"/>
    <w:rsid w:val="00AB4D94"/>
    <w:rsid w:val="00AB5794"/>
    <w:rsid w:val="00AB5A10"/>
    <w:rsid w:val="00AB6EEC"/>
    <w:rsid w:val="00AB7DCF"/>
    <w:rsid w:val="00AC04C7"/>
    <w:rsid w:val="00AC05D7"/>
    <w:rsid w:val="00AC0792"/>
    <w:rsid w:val="00AC0A90"/>
    <w:rsid w:val="00AC27EB"/>
    <w:rsid w:val="00AC33CC"/>
    <w:rsid w:val="00AC3736"/>
    <w:rsid w:val="00AC3A12"/>
    <w:rsid w:val="00AC3B0B"/>
    <w:rsid w:val="00AC4FD6"/>
    <w:rsid w:val="00AC54EF"/>
    <w:rsid w:val="00AC61B9"/>
    <w:rsid w:val="00AD0CC1"/>
    <w:rsid w:val="00AD0E7A"/>
    <w:rsid w:val="00AD138D"/>
    <w:rsid w:val="00AD1413"/>
    <w:rsid w:val="00AD1735"/>
    <w:rsid w:val="00AD2BE2"/>
    <w:rsid w:val="00AD396A"/>
    <w:rsid w:val="00AD3E25"/>
    <w:rsid w:val="00AD3EB7"/>
    <w:rsid w:val="00AD486D"/>
    <w:rsid w:val="00AD4FD5"/>
    <w:rsid w:val="00AD5428"/>
    <w:rsid w:val="00AD575D"/>
    <w:rsid w:val="00AD62F5"/>
    <w:rsid w:val="00AD7623"/>
    <w:rsid w:val="00AD7BA8"/>
    <w:rsid w:val="00AD7C48"/>
    <w:rsid w:val="00AD7EA8"/>
    <w:rsid w:val="00AE2815"/>
    <w:rsid w:val="00AE297F"/>
    <w:rsid w:val="00AE2B24"/>
    <w:rsid w:val="00AE3278"/>
    <w:rsid w:val="00AE3841"/>
    <w:rsid w:val="00AE3A19"/>
    <w:rsid w:val="00AE40D0"/>
    <w:rsid w:val="00AE4D18"/>
    <w:rsid w:val="00AE522C"/>
    <w:rsid w:val="00AE6403"/>
    <w:rsid w:val="00AE71F0"/>
    <w:rsid w:val="00AE7C52"/>
    <w:rsid w:val="00AF11EF"/>
    <w:rsid w:val="00AF19F5"/>
    <w:rsid w:val="00AF201C"/>
    <w:rsid w:val="00AF2578"/>
    <w:rsid w:val="00AF2ED3"/>
    <w:rsid w:val="00AF32B0"/>
    <w:rsid w:val="00AF4F00"/>
    <w:rsid w:val="00AF5C0E"/>
    <w:rsid w:val="00AF695C"/>
    <w:rsid w:val="00AF6C84"/>
    <w:rsid w:val="00AF6FE7"/>
    <w:rsid w:val="00AF74BB"/>
    <w:rsid w:val="00AF7815"/>
    <w:rsid w:val="00AF7C8B"/>
    <w:rsid w:val="00B0132A"/>
    <w:rsid w:val="00B01B07"/>
    <w:rsid w:val="00B028BA"/>
    <w:rsid w:val="00B03510"/>
    <w:rsid w:val="00B03A70"/>
    <w:rsid w:val="00B04903"/>
    <w:rsid w:val="00B05684"/>
    <w:rsid w:val="00B05DA0"/>
    <w:rsid w:val="00B0602B"/>
    <w:rsid w:val="00B068DF"/>
    <w:rsid w:val="00B0709F"/>
    <w:rsid w:val="00B0756E"/>
    <w:rsid w:val="00B07BAD"/>
    <w:rsid w:val="00B07C59"/>
    <w:rsid w:val="00B1010D"/>
    <w:rsid w:val="00B101E2"/>
    <w:rsid w:val="00B108C8"/>
    <w:rsid w:val="00B109D3"/>
    <w:rsid w:val="00B10B99"/>
    <w:rsid w:val="00B11204"/>
    <w:rsid w:val="00B114B3"/>
    <w:rsid w:val="00B118B6"/>
    <w:rsid w:val="00B1323D"/>
    <w:rsid w:val="00B139A0"/>
    <w:rsid w:val="00B13AA6"/>
    <w:rsid w:val="00B14019"/>
    <w:rsid w:val="00B1446F"/>
    <w:rsid w:val="00B14620"/>
    <w:rsid w:val="00B14C68"/>
    <w:rsid w:val="00B150FB"/>
    <w:rsid w:val="00B1593E"/>
    <w:rsid w:val="00B16AB0"/>
    <w:rsid w:val="00B17011"/>
    <w:rsid w:val="00B17D5B"/>
    <w:rsid w:val="00B21C4C"/>
    <w:rsid w:val="00B22433"/>
    <w:rsid w:val="00B22820"/>
    <w:rsid w:val="00B229FA"/>
    <w:rsid w:val="00B233CD"/>
    <w:rsid w:val="00B24D2D"/>
    <w:rsid w:val="00B24FE3"/>
    <w:rsid w:val="00B2593E"/>
    <w:rsid w:val="00B25EAD"/>
    <w:rsid w:val="00B25EE3"/>
    <w:rsid w:val="00B2644E"/>
    <w:rsid w:val="00B271AD"/>
    <w:rsid w:val="00B274B2"/>
    <w:rsid w:val="00B3034E"/>
    <w:rsid w:val="00B30669"/>
    <w:rsid w:val="00B30992"/>
    <w:rsid w:val="00B30E3C"/>
    <w:rsid w:val="00B31BB2"/>
    <w:rsid w:val="00B32277"/>
    <w:rsid w:val="00B32B56"/>
    <w:rsid w:val="00B330CD"/>
    <w:rsid w:val="00B33EDF"/>
    <w:rsid w:val="00B340D6"/>
    <w:rsid w:val="00B3536A"/>
    <w:rsid w:val="00B3554A"/>
    <w:rsid w:val="00B35F1D"/>
    <w:rsid w:val="00B36F0D"/>
    <w:rsid w:val="00B36FB2"/>
    <w:rsid w:val="00B409AF"/>
    <w:rsid w:val="00B41D22"/>
    <w:rsid w:val="00B41E67"/>
    <w:rsid w:val="00B42FF1"/>
    <w:rsid w:val="00B43FC8"/>
    <w:rsid w:val="00B45535"/>
    <w:rsid w:val="00B45C7A"/>
    <w:rsid w:val="00B46063"/>
    <w:rsid w:val="00B4607C"/>
    <w:rsid w:val="00B462F7"/>
    <w:rsid w:val="00B46398"/>
    <w:rsid w:val="00B4641B"/>
    <w:rsid w:val="00B46D96"/>
    <w:rsid w:val="00B47145"/>
    <w:rsid w:val="00B50DE9"/>
    <w:rsid w:val="00B514E7"/>
    <w:rsid w:val="00B518B1"/>
    <w:rsid w:val="00B522AF"/>
    <w:rsid w:val="00B52873"/>
    <w:rsid w:val="00B531B3"/>
    <w:rsid w:val="00B535B2"/>
    <w:rsid w:val="00B53729"/>
    <w:rsid w:val="00B53A69"/>
    <w:rsid w:val="00B54195"/>
    <w:rsid w:val="00B5497A"/>
    <w:rsid w:val="00B55150"/>
    <w:rsid w:val="00B556C1"/>
    <w:rsid w:val="00B5581B"/>
    <w:rsid w:val="00B55C68"/>
    <w:rsid w:val="00B55E56"/>
    <w:rsid w:val="00B56A13"/>
    <w:rsid w:val="00B6011C"/>
    <w:rsid w:val="00B60B91"/>
    <w:rsid w:val="00B61D3B"/>
    <w:rsid w:val="00B61F8B"/>
    <w:rsid w:val="00B6340C"/>
    <w:rsid w:val="00B6400E"/>
    <w:rsid w:val="00B6438B"/>
    <w:rsid w:val="00B6454D"/>
    <w:rsid w:val="00B64E8A"/>
    <w:rsid w:val="00B6543F"/>
    <w:rsid w:val="00B66533"/>
    <w:rsid w:val="00B667F7"/>
    <w:rsid w:val="00B67CD5"/>
    <w:rsid w:val="00B67FF0"/>
    <w:rsid w:val="00B7048B"/>
    <w:rsid w:val="00B707FD"/>
    <w:rsid w:val="00B70FFA"/>
    <w:rsid w:val="00B71016"/>
    <w:rsid w:val="00B714B2"/>
    <w:rsid w:val="00B714F9"/>
    <w:rsid w:val="00B71BB9"/>
    <w:rsid w:val="00B71E03"/>
    <w:rsid w:val="00B728FB"/>
    <w:rsid w:val="00B72E1B"/>
    <w:rsid w:val="00B7341D"/>
    <w:rsid w:val="00B742E9"/>
    <w:rsid w:val="00B74675"/>
    <w:rsid w:val="00B7473D"/>
    <w:rsid w:val="00B74E0C"/>
    <w:rsid w:val="00B75037"/>
    <w:rsid w:val="00B755AB"/>
    <w:rsid w:val="00B762B4"/>
    <w:rsid w:val="00B7655F"/>
    <w:rsid w:val="00B76872"/>
    <w:rsid w:val="00B7778D"/>
    <w:rsid w:val="00B77798"/>
    <w:rsid w:val="00B77C73"/>
    <w:rsid w:val="00B801D1"/>
    <w:rsid w:val="00B81135"/>
    <w:rsid w:val="00B81717"/>
    <w:rsid w:val="00B81FD9"/>
    <w:rsid w:val="00B8268B"/>
    <w:rsid w:val="00B853B2"/>
    <w:rsid w:val="00B85B5A"/>
    <w:rsid w:val="00B86D88"/>
    <w:rsid w:val="00B870E6"/>
    <w:rsid w:val="00B87C35"/>
    <w:rsid w:val="00B90024"/>
    <w:rsid w:val="00B90546"/>
    <w:rsid w:val="00B90A17"/>
    <w:rsid w:val="00B9125E"/>
    <w:rsid w:val="00B91E19"/>
    <w:rsid w:val="00B92A27"/>
    <w:rsid w:val="00B93AD6"/>
    <w:rsid w:val="00B93C72"/>
    <w:rsid w:val="00B95006"/>
    <w:rsid w:val="00B957BE"/>
    <w:rsid w:val="00B95E76"/>
    <w:rsid w:val="00B9639B"/>
    <w:rsid w:val="00B9713E"/>
    <w:rsid w:val="00B97352"/>
    <w:rsid w:val="00B97D0A"/>
    <w:rsid w:val="00B97D15"/>
    <w:rsid w:val="00B97DB3"/>
    <w:rsid w:val="00BA119D"/>
    <w:rsid w:val="00BA1FFA"/>
    <w:rsid w:val="00BA29F4"/>
    <w:rsid w:val="00BA2DE0"/>
    <w:rsid w:val="00BA307B"/>
    <w:rsid w:val="00BA4A1C"/>
    <w:rsid w:val="00BA4CB6"/>
    <w:rsid w:val="00BA55CE"/>
    <w:rsid w:val="00BA5A78"/>
    <w:rsid w:val="00BA5FEC"/>
    <w:rsid w:val="00BA6374"/>
    <w:rsid w:val="00BA647C"/>
    <w:rsid w:val="00BA69E2"/>
    <w:rsid w:val="00BA76D1"/>
    <w:rsid w:val="00BA777A"/>
    <w:rsid w:val="00BA7957"/>
    <w:rsid w:val="00BB1186"/>
    <w:rsid w:val="00BB1F6D"/>
    <w:rsid w:val="00BB2695"/>
    <w:rsid w:val="00BB36B7"/>
    <w:rsid w:val="00BB36FD"/>
    <w:rsid w:val="00BB3FF6"/>
    <w:rsid w:val="00BB4D1B"/>
    <w:rsid w:val="00BB4EF5"/>
    <w:rsid w:val="00BB512C"/>
    <w:rsid w:val="00BB7D95"/>
    <w:rsid w:val="00BC0346"/>
    <w:rsid w:val="00BC2D11"/>
    <w:rsid w:val="00BC3A31"/>
    <w:rsid w:val="00BC3B59"/>
    <w:rsid w:val="00BC4E1D"/>
    <w:rsid w:val="00BC57C5"/>
    <w:rsid w:val="00BC5B19"/>
    <w:rsid w:val="00BC7044"/>
    <w:rsid w:val="00BC704B"/>
    <w:rsid w:val="00BC706F"/>
    <w:rsid w:val="00BC70C9"/>
    <w:rsid w:val="00BC7109"/>
    <w:rsid w:val="00BC717C"/>
    <w:rsid w:val="00BC76EC"/>
    <w:rsid w:val="00BC7AB5"/>
    <w:rsid w:val="00BC7B11"/>
    <w:rsid w:val="00BC7D31"/>
    <w:rsid w:val="00BD0313"/>
    <w:rsid w:val="00BD03B2"/>
    <w:rsid w:val="00BD1331"/>
    <w:rsid w:val="00BD172B"/>
    <w:rsid w:val="00BD191A"/>
    <w:rsid w:val="00BD369D"/>
    <w:rsid w:val="00BD3995"/>
    <w:rsid w:val="00BD3DA0"/>
    <w:rsid w:val="00BD4418"/>
    <w:rsid w:val="00BD4FD7"/>
    <w:rsid w:val="00BD5260"/>
    <w:rsid w:val="00BD55A6"/>
    <w:rsid w:val="00BD5743"/>
    <w:rsid w:val="00BD6295"/>
    <w:rsid w:val="00BD6297"/>
    <w:rsid w:val="00BD7019"/>
    <w:rsid w:val="00BD74CE"/>
    <w:rsid w:val="00BD78C3"/>
    <w:rsid w:val="00BE0046"/>
    <w:rsid w:val="00BE1CC7"/>
    <w:rsid w:val="00BE2B64"/>
    <w:rsid w:val="00BE34E5"/>
    <w:rsid w:val="00BE431E"/>
    <w:rsid w:val="00BE53BA"/>
    <w:rsid w:val="00BE6C1C"/>
    <w:rsid w:val="00BE73E6"/>
    <w:rsid w:val="00BE795A"/>
    <w:rsid w:val="00BE7AB3"/>
    <w:rsid w:val="00BE7F12"/>
    <w:rsid w:val="00BF028F"/>
    <w:rsid w:val="00BF03ED"/>
    <w:rsid w:val="00BF0FC0"/>
    <w:rsid w:val="00BF24A8"/>
    <w:rsid w:val="00BF47BB"/>
    <w:rsid w:val="00BF5022"/>
    <w:rsid w:val="00BF531D"/>
    <w:rsid w:val="00BF559B"/>
    <w:rsid w:val="00BF66FF"/>
    <w:rsid w:val="00BF6858"/>
    <w:rsid w:val="00BF6901"/>
    <w:rsid w:val="00BF70DE"/>
    <w:rsid w:val="00BF794E"/>
    <w:rsid w:val="00BF79ED"/>
    <w:rsid w:val="00C00082"/>
    <w:rsid w:val="00C005C4"/>
    <w:rsid w:val="00C00D7E"/>
    <w:rsid w:val="00C0121A"/>
    <w:rsid w:val="00C01AD9"/>
    <w:rsid w:val="00C02139"/>
    <w:rsid w:val="00C02681"/>
    <w:rsid w:val="00C02B3D"/>
    <w:rsid w:val="00C03717"/>
    <w:rsid w:val="00C03927"/>
    <w:rsid w:val="00C04BFE"/>
    <w:rsid w:val="00C054E4"/>
    <w:rsid w:val="00C0604B"/>
    <w:rsid w:val="00C06521"/>
    <w:rsid w:val="00C070B3"/>
    <w:rsid w:val="00C0741A"/>
    <w:rsid w:val="00C076E3"/>
    <w:rsid w:val="00C07A00"/>
    <w:rsid w:val="00C07C8B"/>
    <w:rsid w:val="00C10179"/>
    <w:rsid w:val="00C1025A"/>
    <w:rsid w:val="00C11325"/>
    <w:rsid w:val="00C11F3C"/>
    <w:rsid w:val="00C121DA"/>
    <w:rsid w:val="00C12225"/>
    <w:rsid w:val="00C129D2"/>
    <w:rsid w:val="00C135A4"/>
    <w:rsid w:val="00C13CCF"/>
    <w:rsid w:val="00C148B0"/>
    <w:rsid w:val="00C14B78"/>
    <w:rsid w:val="00C15653"/>
    <w:rsid w:val="00C159D5"/>
    <w:rsid w:val="00C15FA7"/>
    <w:rsid w:val="00C16B95"/>
    <w:rsid w:val="00C173FC"/>
    <w:rsid w:val="00C17865"/>
    <w:rsid w:val="00C17F0E"/>
    <w:rsid w:val="00C17FD5"/>
    <w:rsid w:val="00C20314"/>
    <w:rsid w:val="00C206BA"/>
    <w:rsid w:val="00C20A4F"/>
    <w:rsid w:val="00C20D3E"/>
    <w:rsid w:val="00C2193C"/>
    <w:rsid w:val="00C233B0"/>
    <w:rsid w:val="00C234E9"/>
    <w:rsid w:val="00C23942"/>
    <w:rsid w:val="00C23EE7"/>
    <w:rsid w:val="00C24D25"/>
    <w:rsid w:val="00C24EE8"/>
    <w:rsid w:val="00C2585E"/>
    <w:rsid w:val="00C25B43"/>
    <w:rsid w:val="00C25B7C"/>
    <w:rsid w:val="00C26010"/>
    <w:rsid w:val="00C26E84"/>
    <w:rsid w:val="00C27058"/>
    <w:rsid w:val="00C27258"/>
    <w:rsid w:val="00C27273"/>
    <w:rsid w:val="00C272FA"/>
    <w:rsid w:val="00C273FF"/>
    <w:rsid w:val="00C30D09"/>
    <w:rsid w:val="00C318B5"/>
    <w:rsid w:val="00C31989"/>
    <w:rsid w:val="00C31E07"/>
    <w:rsid w:val="00C32D2A"/>
    <w:rsid w:val="00C3314F"/>
    <w:rsid w:val="00C33B65"/>
    <w:rsid w:val="00C3403B"/>
    <w:rsid w:val="00C344AD"/>
    <w:rsid w:val="00C353CC"/>
    <w:rsid w:val="00C36972"/>
    <w:rsid w:val="00C3743D"/>
    <w:rsid w:val="00C379E6"/>
    <w:rsid w:val="00C4027A"/>
    <w:rsid w:val="00C40633"/>
    <w:rsid w:val="00C410CC"/>
    <w:rsid w:val="00C4112C"/>
    <w:rsid w:val="00C411EE"/>
    <w:rsid w:val="00C4145B"/>
    <w:rsid w:val="00C4176C"/>
    <w:rsid w:val="00C41D1E"/>
    <w:rsid w:val="00C42021"/>
    <w:rsid w:val="00C420AA"/>
    <w:rsid w:val="00C4287D"/>
    <w:rsid w:val="00C434E4"/>
    <w:rsid w:val="00C4421A"/>
    <w:rsid w:val="00C451B3"/>
    <w:rsid w:val="00C453F8"/>
    <w:rsid w:val="00C46915"/>
    <w:rsid w:val="00C46C0E"/>
    <w:rsid w:val="00C47238"/>
    <w:rsid w:val="00C47871"/>
    <w:rsid w:val="00C50315"/>
    <w:rsid w:val="00C5051C"/>
    <w:rsid w:val="00C50DF2"/>
    <w:rsid w:val="00C5116D"/>
    <w:rsid w:val="00C514D8"/>
    <w:rsid w:val="00C521BB"/>
    <w:rsid w:val="00C53C88"/>
    <w:rsid w:val="00C53DB7"/>
    <w:rsid w:val="00C543C2"/>
    <w:rsid w:val="00C5463A"/>
    <w:rsid w:val="00C55D04"/>
    <w:rsid w:val="00C5670C"/>
    <w:rsid w:val="00C569BC"/>
    <w:rsid w:val="00C56B21"/>
    <w:rsid w:val="00C56CD6"/>
    <w:rsid w:val="00C56F1D"/>
    <w:rsid w:val="00C56F8E"/>
    <w:rsid w:val="00C57B16"/>
    <w:rsid w:val="00C600CC"/>
    <w:rsid w:val="00C616CD"/>
    <w:rsid w:val="00C6251F"/>
    <w:rsid w:val="00C62713"/>
    <w:rsid w:val="00C629DC"/>
    <w:rsid w:val="00C630EB"/>
    <w:rsid w:val="00C6389F"/>
    <w:rsid w:val="00C64661"/>
    <w:rsid w:val="00C64FB1"/>
    <w:rsid w:val="00C65307"/>
    <w:rsid w:val="00C65525"/>
    <w:rsid w:val="00C674D9"/>
    <w:rsid w:val="00C67B99"/>
    <w:rsid w:val="00C70084"/>
    <w:rsid w:val="00C70166"/>
    <w:rsid w:val="00C718F7"/>
    <w:rsid w:val="00C734EB"/>
    <w:rsid w:val="00C73C24"/>
    <w:rsid w:val="00C73D41"/>
    <w:rsid w:val="00C75A62"/>
    <w:rsid w:val="00C75C8E"/>
    <w:rsid w:val="00C76188"/>
    <w:rsid w:val="00C76281"/>
    <w:rsid w:val="00C7692E"/>
    <w:rsid w:val="00C76B9E"/>
    <w:rsid w:val="00C7704D"/>
    <w:rsid w:val="00C77794"/>
    <w:rsid w:val="00C81346"/>
    <w:rsid w:val="00C81554"/>
    <w:rsid w:val="00C815EB"/>
    <w:rsid w:val="00C8290E"/>
    <w:rsid w:val="00C82B38"/>
    <w:rsid w:val="00C82B93"/>
    <w:rsid w:val="00C83569"/>
    <w:rsid w:val="00C83F8F"/>
    <w:rsid w:val="00C84825"/>
    <w:rsid w:val="00C85552"/>
    <w:rsid w:val="00C864F8"/>
    <w:rsid w:val="00C86A83"/>
    <w:rsid w:val="00C86C92"/>
    <w:rsid w:val="00C9041B"/>
    <w:rsid w:val="00C90F50"/>
    <w:rsid w:val="00C9221D"/>
    <w:rsid w:val="00C9242B"/>
    <w:rsid w:val="00C92D20"/>
    <w:rsid w:val="00C931E0"/>
    <w:rsid w:val="00C936DF"/>
    <w:rsid w:val="00C9431B"/>
    <w:rsid w:val="00C94A0B"/>
    <w:rsid w:val="00C94FA7"/>
    <w:rsid w:val="00C95147"/>
    <w:rsid w:val="00C95257"/>
    <w:rsid w:val="00C95295"/>
    <w:rsid w:val="00CA036D"/>
    <w:rsid w:val="00CA0B0D"/>
    <w:rsid w:val="00CA1426"/>
    <w:rsid w:val="00CA1E93"/>
    <w:rsid w:val="00CA20E4"/>
    <w:rsid w:val="00CA23A4"/>
    <w:rsid w:val="00CA24FE"/>
    <w:rsid w:val="00CA289C"/>
    <w:rsid w:val="00CA2A2A"/>
    <w:rsid w:val="00CA2C20"/>
    <w:rsid w:val="00CA2C9B"/>
    <w:rsid w:val="00CA3928"/>
    <w:rsid w:val="00CA4C1D"/>
    <w:rsid w:val="00CA4F8A"/>
    <w:rsid w:val="00CA5178"/>
    <w:rsid w:val="00CA5525"/>
    <w:rsid w:val="00CA5C3A"/>
    <w:rsid w:val="00CA6267"/>
    <w:rsid w:val="00CA745A"/>
    <w:rsid w:val="00CA7B0E"/>
    <w:rsid w:val="00CA7B44"/>
    <w:rsid w:val="00CA7D79"/>
    <w:rsid w:val="00CB0F5A"/>
    <w:rsid w:val="00CB1AE4"/>
    <w:rsid w:val="00CB1F96"/>
    <w:rsid w:val="00CB38FB"/>
    <w:rsid w:val="00CB47AA"/>
    <w:rsid w:val="00CB4D8F"/>
    <w:rsid w:val="00CB5B27"/>
    <w:rsid w:val="00CB5E6A"/>
    <w:rsid w:val="00CB611D"/>
    <w:rsid w:val="00CB6BF7"/>
    <w:rsid w:val="00CB71BE"/>
    <w:rsid w:val="00CB7204"/>
    <w:rsid w:val="00CB7983"/>
    <w:rsid w:val="00CC0150"/>
    <w:rsid w:val="00CC0C76"/>
    <w:rsid w:val="00CC0F03"/>
    <w:rsid w:val="00CC1F55"/>
    <w:rsid w:val="00CC2F0E"/>
    <w:rsid w:val="00CC346C"/>
    <w:rsid w:val="00CC3A35"/>
    <w:rsid w:val="00CC40D5"/>
    <w:rsid w:val="00CC4373"/>
    <w:rsid w:val="00CC562C"/>
    <w:rsid w:val="00CC5A41"/>
    <w:rsid w:val="00CC642B"/>
    <w:rsid w:val="00CC6798"/>
    <w:rsid w:val="00CC6D9A"/>
    <w:rsid w:val="00CC7384"/>
    <w:rsid w:val="00CC7453"/>
    <w:rsid w:val="00CC74F1"/>
    <w:rsid w:val="00CD001F"/>
    <w:rsid w:val="00CD0484"/>
    <w:rsid w:val="00CD138B"/>
    <w:rsid w:val="00CD155F"/>
    <w:rsid w:val="00CD1A29"/>
    <w:rsid w:val="00CD1B74"/>
    <w:rsid w:val="00CD3833"/>
    <w:rsid w:val="00CD3E29"/>
    <w:rsid w:val="00CD456C"/>
    <w:rsid w:val="00CD4EF0"/>
    <w:rsid w:val="00CD4F16"/>
    <w:rsid w:val="00CD535D"/>
    <w:rsid w:val="00CD6EAD"/>
    <w:rsid w:val="00CD7205"/>
    <w:rsid w:val="00CE008B"/>
    <w:rsid w:val="00CE0705"/>
    <w:rsid w:val="00CE0ACD"/>
    <w:rsid w:val="00CE1B8C"/>
    <w:rsid w:val="00CE1CA0"/>
    <w:rsid w:val="00CE42D1"/>
    <w:rsid w:val="00CE4631"/>
    <w:rsid w:val="00CE5C1C"/>
    <w:rsid w:val="00CE6BE5"/>
    <w:rsid w:val="00CE7006"/>
    <w:rsid w:val="00CE7015"/>
    <w:rsid w:val="00CE7083"/>
    <w:rsid w:val="00CF11A9"/>
    <w:rsid w:val="00CF1560"/>
    <w:rsid w:val="00CF1F41"/>
    <w:rsid w:val="00CF2E56"/>
    <w:rsid w:val="00CF2FDA"/>
    <w:rsid w:val="00CF34A8"/>
    <w:rsid w:val="00CF3511"/>
    <w:rsid w:val="00CF3E64"/>
    <w:rsid w:val="00CF4D0E"/>
    <w:rsid w:val="00CF5052"/>
    <w:rsid w:val="00CF58D7"/>
    <w:rsid w:val="00CF58DD"/>
    <w:rsid w:val="00CF5DD5"/>
    <w:rsid w:val="00CF7B0A"/>
    <w:rsid w:val="00CF7F63"/>
    <w:rsid w:val="00D01181"/>
    <w:rsid w:val="00D01555"/>
    <w:rsid w:val="00D029D3"/>
    <w:rsid w:val="00D02D02"/>
    <w:rsid w:val="00D0322B"/>
    <w:rsid w:val="00D04412"/>
    <w:rsid w:val="00D04A14"/>
    <w:rsid w:val="00D065E0"/>
    <w:rsid w:val="00D06750"/>
    <w:rsid w:val="00D06A1D"/>
    <w:rsid w:val="00D06C1D"/>
    <w:rsid w:val="00D06D4C"/>
    <w:rsid w:val="00D06D88"/>
    <w:rsid w:val="00D07413"/>
    <w:rsid w:val="00D07C7C"/>
    <w:rsid w:val="00D100EE"/>
    <w:rsid w:val="00D10A42"/>
    <w:rsid w:val="00D10BDE"/>
    <w:rsid w:val="00D13EBA"/>
    <w:rsid w:val="00D1516C"/>
    <w:rsid w:val="00D158E4"/>
    <w:rsid w:val="00D15B12"/>
    <w:rsid w:val="00D16D77"/>
    <w:rsid w:val="00D17318"/>
    <w:rsid w:val="00D20CEB"/>
    <w:rsid w:val="00D20F74"/>
    <w:rsid w:val="00D218D2"/>
    <w:rsid w:val="00D21D6F"/>
    <w:rsid w:val="00D22268"/>
    <w:rsid w:val="00D22948"/>
    <w:rsid w:val="00D22A76"/>
    <w:rsid w:val="00D234D5"/>
    <w:rsid w:val="00D23961"/>
    <w:rsid w:val="00D24007"/>
    <w:rsid w:val="00D243F2"/>
    <w:rsid w:val="00D24E5F"/>
    <w:rsid w:val="00D259B1"/>
    <w:rsid w:val="00D25C04"/>
    <w:rsid w:val="00D2624D"/>
    <w:rsid w:val="00D262B9"/>
    <w:rsid w:val="00D26373"/>
    <w:rsid w:val="00D270F8"/>
    <w:rsid w:val="00D27597"/>
    <w:rsid w:val="00D27699"/>
    <w:rsid w:val="00D308A1"/>
    <w:rsid w:val="00D320DB"/>
    <w:rsid w:val="00D32261"/>
    <w:rsid w:val="00D32EBF"/>
    <w:rsid w:val="00D3301B"/>
    <w:rsid w:val="00D34C54"/>
    <w:rsid w:val="00D3742E"/>
    <w:rsid w:val="00D37A21"/>
    <w:rsid w:val="00D4098D"/>
    <w:rsid w:val="00D40E9D"/>
    <w:rsid w:val="00D410AD"/>
    <w:rsid w:val="00D415E6"/>
    <w:rsid w:val="00D42381"/>
    <w:rsid w:val="00D430F4"/>
    <w:rsid w:val="00D43AFB"/>
    <w:rsid w:val="00D444DE"/>
    <w:rsid w:val="00D446A8"/>
    <w:rsid w:val="00D4564B"/>
    <w:rsid w:val="00D45E1B"/>
    <w:rsid w:val="00D4671F"/>
    <w:rsid w:val="00D46A08"/>
    <w:rsid w:val="00D46B3D"/>
    <w:rsid w:val="00D46C05"/>
    <w:rsid w:val="00D47969"/>
    <w:rsid w:val="00D50D76"/>
    <w:rsid w:val="00D51216"/>
    <w:rsid w:val="00D51500"/>
    <w:rsid w:val="00D51569"/>
    <w:rsid w:val="00D517C3"/>
    <w:rsid w:val="00D51EFC"/>
    <w:rsid w:val="00D529C6"/>
    <w:rsid w:val="00D53418"/>
    <w:rsid w:val="00D53776"/>
    <w:rsid w:val="00D53CF1"/>
    <w:rsid w:val="00D54071"/>
    <w:rsid w:val="00D54376"/>
    <w:rsid w:val="00D54F8D"/>
    <w:rsid w:val="00D556A5"/>
    <w:rsid w:val="00D5719A"/>
    <w:rsid w:val="00D5753D"/>
    <w:rsid w:val="00D57C4D"/>
    <w:rsid w:val="00D6065A"/>
    <w:rsid w:val="00D624C2"/>
    <w:rsid w:val="00D628B9"/>
    <w:rsid w:val="00D63855"/>
    <w:rsid w:val="00D6416E"/>
    <w:rsid w:val="00D6523B"/>
    <w:rsid w:val="00D6532B"/>
    <w:rsid w:val="00D6573A"/>
    <w:rsid w:val="00D659C3"/>
    <w:rsid w:val="00D65B38"/>
    <w:rsid w:val="00D65DD4"/>
    <w:rsid w:val="00D67008"/>
    <w:rsid w:val="00D7068B"/>
    <w:rsid w:val="00D70B15"/>
    <w:rsid w:val="00D70E63"/>
    <w:rsid w:val="00D71204"/>
    <w:rsid w:val="00D71575"/>
    <w:rsid w:val="00D71E06"/>
    <w:rsid w:val="00D72601"/>
    <w:rsid w:val="00D72AF7"/>
    <w:rsid w:val="00D72B2E"/>
    <w:rsid w:val="00D7351F"/>
    <w:rsid w:val="00D740A5"/>
    <w:rsid w:val="00D7540C"/>
    <w:rsid w:val="00D75439"/>
    <w:rsid w:val="00D775EE"/>
    <w:rsid w:val="00D7790E"/>
    <w:rsid w:val="00D8073D"/>
    <w:rsid w:val="00D80E93"/>
    <w:rsid w:val="00D80EAF"/>
    <w:rsid w:val="00D80EE7"/>
    <w:rsid w:val="00D8249D"/>
    <w:rsid w:val="00D82856"/>
    <w:rsid w:val="00D828A9"/>
    <w:rsid w:val="00D82EE7"/>
    <w:rsid w:val="00D83954"/>
    <w:rsid w:val="00D84BF3"/>
    <w:rsid w:val="00D85D7C"/>
    <w:rsid w:val="00D86059"/>
    <w:rsid w:val="00D86433"/>
    <w:rsid w:val="00D87878"/>
    <w:rsid w:val="00D87C2F"/>
    <w:rsid w:val="00D904F5"/>
    <w:rsid w:val="00D91073"/>
    <w:rsid w:val="00D912E2"/>
    <w:rsid w:val="00D91703"/>
    <w:rsid w:val="00D92B7B"/>
    <w:rsid w:val="00D92BB1"/>
    <w:rsid w:val="00D92D1B"/>
    <w:rsid w:val="00D92FAF"/>
    <w:rsid w:val="00D93863"/>
    <w:rsid w:val="00D93896"/>
    <w:rsid w:val="00D9406F"/>
    <w:rsid w:val="00D9422A"/>
    <w:rsid w:val="00D94415"/>
    <w:rsid w:val="00D95373"/>
    <w:rsid w:val="00D95FFA"/>
    <w:rsid w:val="00D96559"/>
    <w:rsid w:val="00D9684A"/>
    <w:rsid w:val="00D9752D"/>
    <w:rsid w:val="00D977E1"/>
    <w:rsid w:val="00D97D3E"/>
    <w:rsid w:val="00D97F16"/>
    <w:rsid w:val="00DA06B6"/>
    <w:rsid w:val="00DA1001"/>
    <w:rsid w:val="00DA10D9"/>
    <w:rsid w:val="00DA1A77"/>
    <w:rsid w:val="00DA29EE"/>
    <w:rsid w:val="00DA3036"/>
    <w:rsid w:val="00DA424D"/>
    <w:rsid w:val="00DA460E"/>
    <w:rsid w:val="00DA4985"/>
    <w:rsid w:val="00DA51BA"/>
    <w:rsid w:val="00DA5B01"/>
    <w:rsid w:val="00DA6273"/>
    <w:rsid w:val="00DA66E4"/>
    <w:rsid w:val="00DA6F95"/>
    <w:rsid w:val="00DA6FDF"/>
    <w:rsid w:val="00DA7021"/>
    <w:rsid w:val="00DA7022"/>
    <w:rsid w:val="00DA7D29"/>
    <w:rsid w:val="00DB1D21"/>
    <w:rsid w:val="00DB2893"/>
    <w:rsid w:val="00DB3017"/>
    <w:rsid w:val="00DB34F3"/>
    <w:rsid w:val="00DB3754"/>
    <w:rsid w:val="00DB3C2F"/>
    <w:rsid w:val="00DB41C1"/>
    <w:rsid w:val="00DB4900"/>
    <w:rsid w:val="00DB5DD5"/>
    <w:rsid w:val="00DC062C"/>
    <w:rsid w:val="00DC0F44"/>
    <w:rsid w:val="00DC1665"/>
    <w:rsid w:val="00DC17F8"/>
    <w:rsid w:val="00DC1A7A"/>
    <w:rsid w:val="00DC1F33"/>
    <w:rsid w:val="00DC3970"/>
    <w:rsid w:val="00DC3D8F"/>
    <w:rsid w:val="00DC4276"/>
    <w:rsid w:val="00DC54C9"/>
    <w:rsid w:val="00DC5F02"/>
    <w:rsid w:val="00DC60AE"/>
    <w:rsid w:val="00DD027D"/>
    <w:rsid w:val="00DD09AD"/>
    <w:rsid w:val="00DD0D6C"/>
    <w:rsid w:val="00DD1489"/>
    <w:rsid w:val="00DD149E"/>
    <w:rsid w:val="00DD1538"/>
    <w:rsid w:val="00DD17C3"/>
    <w:rsid w:val="00DD193D"/>
    <w:rsid w:val="00DD236B"/>
    <w:rsid w:val="00DD3666"/>
    <w:rsid w:val="00DD3BD5"/>
    <w:rsid w:val="00DD513D"/>
    <w:rsid w:val="00DD5BC1"/>
    <w:rsid w:val="00DD609B"/>
    <w:rsid w:val="00DD6269"/>
    <w:rsid w:val="00DD68D9"/>
    <w:rsid w:val="00DD6D8D"/>
    <w:rsid w:val="00DD713E"/>
    <w:rsid w:val="00DE0558"/>
    <w:rsid w:val="00DE0C17"/>
    <w:rsid w:val="00DE11EB"/>
    <w:rsid w:val="00DE18EC"/>
    <w:rsid w:val="00DE1C99"/>
    <w:rsid w:val="00DE3960"/>
    <w:rsid w:val="00DE4399"/>
    <w:rsid w:val="00DE4A8A"/>
    <w:rsid w:val="00DE4CEC"/>
    <w:rsid w:val="00DE521E"/>
    <w:rsid w:val="00DE5F26"/>
    <w:rsid w:val="00DE71B4"/>
    <w:rsid w:val="00DE7286"/>
    <w:rsid w:val="00DE73ED"/>
    <w:rsid w:val="00DE7F74"/>
    <w:rsid w:val="00DF0A1E"/>
    <w:rsid w:val="00DF1012"/>
    <w:rsid w:val="00DF1189"/>
    <w:rsid w:val="00DF155F"/>
    <w:rsid w:val="00DF1593"/>
    <w:rsid w:val="00DF1F92"/>
    <w:rsid w:val="00DF2164"/>
    <w:rsid w:val="00DF2794"/>
    <w:rsid w:val="00DF2A3E"/>
    <w:rsid w:val="00DF32E4"/>
    <w:rsid w:val="00DF5904"/>
    <w:rsid w:val="00DF5AB2"/>
    <w:rsid w:val="00DF6B32"/>
    <w:rsid w:val="00DF6F57"/>
    <w:rsid w:val="00DF7215"/>
    <w:rsid w:val="00DF7CB8"/>
    <w:rsid w:val="00DF7EEA"/>
    <w:rsid w:val="00E0081C"/>
    <w:rsid w:val="00E00B5B"/>
    <w:rsid w:val="00E01131"/>
    <w:rsid w:val="00E01A3F"/>
    <w:rsid w:val="00E02013"/>
    <w:rsid w:val="00E02479"/>
    <w:rsid w:val="00E02ED6"/>
    <w:rsid w:val="00E03462"/>
    <w:rsid w:val="00E043E4"/>
    <w:rsid w:val="00E047A5"/>
    <w:rsid w:val="00E04DB3"/>
    <w:rsid w:val="00E0545D"/>
    <w:rsid w:val="00E05916"/>
    <w:rsid w:val="00E05B45"/>
    <w:rsid w:val="00E0639B"/>
    <w:rsid w:val="00E07EC9"/>
    <w:rsid w:val="00E10120"/>
    <w:rsid w:val="00E11206"/>
    <w:rsid w:val="00E11413"/>
    <w:rsid w:val="00E129EF"/>
    <w:rsid w:val="00E12B14"/>
    <w:rsid w:val="00E12B59"/>
    <w:rsid w:val="00E13E13"/>
    <w:rsid w:val="00E14B80"/>
    <w:rsid w:val="00E1528A"/>
    <w:rsid w:val="00E17324"/>
    <w:rsid w:val="00E17440"/>
    <w:rsid w:val="00E20CF7"/>
    <w:rsid w:val="00E2140C"/>
    <w:rsid w:val="00E228AC"/>
    <w:rsid w:val="00E228D5"/>
    <w:rsid w:val="00E22FD0"/>
    <w:rsid w:val="00E244E5"/>
    <w:rsid w:val="00E24797"/>
    <w:rsid w:val="00E249A9"/>
    <w:rsid w:val="00E24AAC"/>
    <w:rsid w:val="00E24DFC"/>
    <w:rsid w:val="00E24EE3"/>
    <w:rsid w:val="00E24FE9"/>
    <w:rsid w:val="00E30395"/>
    <w:rsid w:val="00E3083E"/>
    <w:rsid w:val="00E30AA6"/>
    <w:rsid w:val="00E31B74"/>
    <w:rsid w:val="00E325E2"/>
    <w:rsid w:val="00E329E5"/>
    <w:rsid w:val="00E332FA"/>
    <w:rsid w:val="00E33526"/>
    <w:rsid w:val="00E336A7"/>
    <w:rsid w:val="00E336E2"/>
    <w:rsid w:val="00E3392C"/>
    <w:rsid w:val="00E34115"/>
    <w:rsid w:val="00E3441A"/>
    <w:rsid w:val="00E3510E"/>
    <w:rsid w:val="00E360AF"/>
    <w:rsid w:val="00E36FDE"/>
    <w:rsid w:val="00E40CB4"/>
    <w:rsid w:val="00E40D97"/>
    <w:rsid w:val="00E42151"/>
    <w:rsid w:val="00E421B9"/>
    <w:rsid w:val="00E4243E"/>
    <w:rsid w:val="00E42527"/>
    <w:rsid w:val="00E4286B"/>
    <w:rsid w:val="00E43296"/>
    <w:rsid w:val="00E4350C"/>
    <w:rsid w:val="00E4426A"/>
    <w:rsid w:val="00E445AB"/>
    <w:rsid w:val="00E44B5D"/>
    <w:rsid w:val="00E4538C"/>
    <w:rsid w:val="00E45F92"/>
    <w:rsid w:val="00E469D8"/>
    <w:rsid w:val="00E46CDC"/>
    <w:rsid w:val="00E47407"/>
    <w:rsid w:val="00E47B2A"/>
    <w:rsid w:val="00E47BE5"/>
    <w:rsid w:val="00E5037C"/>
    <w:rsid w:val="00E50AA6"/>
    <w:rsid w:val="00E5135D"/>
    <w:rsid w:val="00E5171E"/>
    <w:rsid w:val="00E52651"/>
    <w:rsid w:val="00E526E2"/>
    <w:rsid w:val="00E528AB"/>
    <w:rsid w:val="00E52B61"/>
    <w:rsid w:val="00E531F7"/>
    <w:rsid w:val="00E53BBB"/>
    <w:rsid w:val="00E5460F"/>
    <w:rsid w:val="00E5503B"/>
    <w:rsid w:val="00E553BC"/>
    <w:rsid w:val="00E5555D"/>
    <w:rsid w:val="00E55915"/>
    <w:rsid w:val="00E55B53"/>
    <w:rsid w:val="00E55B6D"/>
    <w:rsid w:val="00E56CCC"/>
    <w:rsid w:val="00E56EE7"/>
    <w:rsid w:val="00E601EC"/>
    <w:rsid w:val="00E607B4"/>
    <w:rsid w:val="00E6098A"/>
    <w:rsid w:val="00E60C62"/>
    <w:rsid w:val="00E611A8"/>
    <w:rsid w:val="00E611D8"/>
    <w:rsid w:val="00E614E8"/>
    <w:rsid w:val="00E616C9"/>
    <w:rsid w:val="00E6313A"/>
    <w:rsid w:val="00E63738"/>
    <w:rsid w:val="00E63D43"/>
    <w:rsid w:val="00E65A9D"/>
    <w:rsid w:val="00E660BC"/>
    <w:rsid w:val="00E66817"/>
    <w:rsid w:val="00E6777F"/>
    <w:rsid w:val="00E67F9E"/>
    <w:rsid w:val="00E701D8"/>
    <w:rsid w:val="00E702F9"/>
    <w:rsid w:val="00E71394"/>
    <w:rsid w:val="00E71743"/>
    <w:rsid w:val="00E7182F"/>
    <w:rsid w:val="00E71E2A"/>
    <w:rsid w:val="00E727E0"/>
    <w:rsid w:val="00E72B21"/>
    <w:rsid w:val="00E7351D"/>
    <w:rsid w:val="00E7405C"/>
    <w:rsid w:val="00E74075"/>
    <w:rsid w:val="00E7414F"/>
    <w:rsid w:val="00E7584F"/>
    <w:rsid w:val="00E7597A"/>
    <w:rsid w:val="00E75A8C"/>
    <w:rsid w:val="00E75AF0"/>
    <w:rsid w:val="00E75F23"/>
    <w:rsid w:val="00E767D3"/>
    <w:rsid w:val="00E76DB2"/>
    <w:rsid w:val="00E77171"/>
    <w:rsid w:val="00E77E8D"/>
    <w:rsid w:val="00E802DE"/>
    <w:rsid w:val="00E80F09"/>
    <w:rsid w:val="00E80FA0"/>
    <w:rsid w:val="00E82082"/>
    <w:rsid w:val="00E82403"/>
    <w:rsid w:val="00E82975"/>
    <w:rsid w:val="00E836FA"/>
    <w:rsid w:val="00E83755"/>
    <w:rsid w:val="00E83CB6"/>
    <w:rsid w:val="00E840BC"/>
    <w:rsid w:val="00E84273"/>
    <w:rsid w:val="00E85048"/>
    <w:rsid w:val="00E85526"/>
    <w:rsid w:val="00E870E8"/>
    <w:rsid w:val="00E87B1F"/>
    <w:rsid w:val="00E87BB0"/>
    <w:rsid w:val="00E87C6B"/>
    <w:rsid w:val="00E87D05"/>
    <w:rsid w:val="00E87D95"/>
    <w:rsid w:val="00E90DBE"/>
    <w:rsid w:val="00E9154D"/>
    <w:rsid w:val="00E916DB"/>
    <w:rsid w:val="00E91C09"/>
    <w:rsid w:val="00E91DA2"/>
    <w:rsid w:val="00E92CBF"/>
    <w:rsid w:val="00E92FD6"/>
    <w:rsid w:val="00E934B3"/>
    <w:rsid w:val="00E93A53"/>
    <w:rsid w:val="00E9480A"/>
    <w:rsid w:val="00E948D0"/>
    <w:rsid w:val="00E956C1"/>
    <w:rsid w:val="00E964B9"/>
    <w:rsid w:val="00E972DD"/>
    <w:rsid w:val="00E97694"/>
    <w:rsid w:val="00E9787D"/>
    <w:rsid w:val="00EA0261"/>
    <w:rsid w:val="00EA18AD"/>
    <w:rsid w:val="00EA1D25"/>
    <w:rsid w:val="00EA1FBE"/>
    <w:rsid w:val="00EA2B39"/>
    <w:rsid w:val="00EA2EDC"/>
    <w:rsid w:val="00EA31D4"/>
    <w:rsid w:val="00EA4204"/>
    <w:rsid w:val="00EA42AC"/>
    <w:rsid w:val="00EA5102"/>
    <w:rsid w:val="00EA5258"/>
    <w:rsid w:val="00EA53B8"/>
    <w:rsid w:val="00EA59C2"/>
    <w:rsid w:val="00EA6417"/>
    <w:rsid w:val="00EA65AD"/>
    <w:rsid w:val="00EA7402"/>
    <w:rsid w:val="00EA7419"/>
    <w:rsid w:val="00EA7503"/>
    <w:rsid w:val="00EA7BB2"/>
    <w:rsid w:val="00EB076D"/>
    <w:rsid w:val="00EB182F"/>
    <w:rsid w:val="00EB1B18"/>
    <w:rsid w:val="00EB1DC3"/>
    <w:rsid w:val="00EB1F41"/>
    <w:rsid w:val="00EB240D"/>
    <w:rsid w:val="00EB246D"/>
    <w:rsid w:val="00EB2786"/>
    <w:rsid w:val="00EB32B2"/>
    <w:rsid w:val="00EB3365"/>
    <w:rsid w:val="00EB4929"/>
    <w:rsid w:val="00EB4BCE"/>
    <w:rsid w:val="00EB4C0F"/>
    <w:rsid w:val="00EB5434"/>
    <w:rsid w:val="00EB5780"/>
    <w:rsid w:val="00EB6797"/>
    <w:rsid w:val="00EB78E2"/>
    <w:rsid w:val="00EB7C34"/>
    <w:rsid w:val="00EC15B2"/>
    <w:rsid w:val="00EC1620"/>
    <w:rsid w:val="00EC180A"/>
    <w:rsid w:val="00EC1A2D"/>
    <w:rsid w:val="00EC2450"/>
    <w:rsid w:val="00EC2C61"/>
    <w:rsid w:val="00EC3570"/>
    <w:rsid w:val="00EC376D"/>
    <w:rsid w:val="00EC4514"/>
    <w:rsid w:val="00EC4D6D"/>
    <w:rsid w:val="00EC5810"/>
    <w:rsid w:val="00EC5F0B"/>
    <w:rsid w:val="00EC643F"/>
    <w:rsid w:val="00EC67A6"/>
    <w:rsid w:val="00EC6FB0"/>
    <w:rsid w:val="00EC6FC8"/>
    <w:rsid w:val="00EC70D2"/>
    <w:rsid w:val="00EC70ED"/>
    <w:rsid w:val="00EC783D"/>
    <w:rsid w:val="00ED04A3"/>
    <w:rsid w:val="00ED0B83"/>
    <w:rsid w:val="00ED186C"/>
    <w:rsid w:val="00ED21DA"/>
    <w:rsid w:val="00ED21F9"/>
    <w:rsid w:val="00ED2A17"/>
    <w:rsid w:val="00ED2BD3"/>
    <w:rsid w:val="00ED2BD9"/>
    <w:rsid w:val="00ED2F9B"/>
    <w:rsid w:val="00ED4713"/>
    <w:rsid w:val="00ED4B05"/>
    <w:rsid w:val="00ED5B12"/>
    <w:rsid w:val="00ED5D2B"/>
    <w:rsid w:val="00ED6D8F"/>
    <w:rsid w:val="00ED799D"/>
    <w:rsid w:val="00EE10FE"/>
    <w:rsid w:val="00EE1462"/>
    <w:rsid w:val="00EE1767"/>
    <w:rsid w:val="00EE1DFD"/>
    <w:rsid w:val="00EE1E46"/>
    <w:rsid w:val="00EE2AEB"/>
    <w:rsid w:val="00EE3037"/>
    <w:rsid w:val="00EE37D5"/>
    <w:rsid w:val="00EE46AE"/>
    <w:rsid w:val="00EE5140"/>
    <w:rsid w:val="00EE531F"/>
    <w:rsid w:val="00EE54C1"/>
    <w:rsid w:val="00EE61EB"/>
    <w:rsid w:val="00EE636D"/>
    <w:rsid w:val="00EE6B90"/>
    <w:rsid w:val="00EE6E4C"/>
    <w:rsid w:val="00EE7900"/>
    <w:rsid w:val="00EF05E5"/>
    <w:rsid w:val="00EF07F2"/>
    <w:rsid w:val="00EF1424"/>
    <w:rsid w:val="00EF291C"/>
    <w:rsid w:val="00EF3D1A"/>
    <w:rsid w:val="00EF532C"/>
    <w:rsid w:val="00EF54A1"/>
    <w:rsid w:val="00EF5BE5"/>
    <w:rsid w:val="00EF6580"/>
    <w:rsid w:val="00F00B36"/>
    <w:rsid w:val="00F00B60"/>
    <w:rsid w:val="00F01C74"/>
    <w:rsid w:val="00F01F72"/>
    <w:rsid w:val="00F02781"/>
    <w:rsid w:val="00F02949"/>
    <w:rsid w:val="00F03566"/>
    <w:rsid w:val="00F0431B"/>
    <w:rsid w:val="00F06246"/>
    <w:rsid w:val="00F073B1"/>
    <w:rsid w:val="00F07833"/>
    <w:rsid w:val="00F102D5"/>
    <w:rsid w:val="00F10415"/>
    <w:rsid w:val="00F10E00"/>
    <w:rsid w:val="00F117E4"/>
    <w:rsid w:val="00F11988"/>
    <w:rsid w:val="00F11B7C"/>
    <w:rsid w:val="00F1257F"/>
    <w:rsid w:val="00F12587"/>
    <w:rsid w:val="00F14178"/>
    <w:rsid w:val="00F14472"/>
    <w:rsid w:val="00F153C4"/>
    <w:rsid w:val="00F15601"/>
    <w:rsid w:val="00F15773"/>
    <w:rsid w:val="00F16648"/>
    <w:rsid w:val="00F16C28"/>
    <w:rsid w:val="00F173F1"/>
    <w:rsid w:val="00F20A4F"/>
    <w:rsid w:val="00F20E94"/>
    <w:rsid w:val="00F20F9B"/>
    <w:rsid w:val="00F218A6"/>
    <w:rsid w:val="00F21D1C"/>
    <w:rsid w:val="00F231C2"/>
    <w:rsid w:val="00F232FA"/>
    <w:rsid w:val="00F232FC"/>
    <w:rsid w:val="00F236FF"/>
    <w:rsid w:val="00F23C96"/>
    <w:rsid w:val="00F24CC9"/>
    <w:rsid w:val="00F2551E"/>
    <w:rsid w:val="00F25DBA"/>
    <w:rsid w:val="00F26242"/>
    <w:rsid w:val="00F26C82"/>
    <w:rsid w:val="00F275A7"/>
    <w:rsid w:val="00F27EF4"/>
    <w:rsid w:val="00F309E3"/>
    <w:rsid w:val="00F31003"/>
    <w:rsid w:val="00F32933"/>
    <w:rsid w:val="00F32AEF"/>
    <w:rsid w:val="00F32AFF"/>
    <w:rsid w:val="00F32E43"/>
    <w:rsid w:val="00F34B23"/>
    <w:rsid w:val="00F3541A"/>
    <w:rsid w:val="00F35CD8"/>
    <w:rsid w:val="00F36110"/>
    <w:rsid w:val="00F36424"/>
    <w:rsid w:val="00F37070"/>
    <w:rsid w:val="00F37D7B"/>
    <w:rsid w:val="00F37ED9"/>
    <w:rsid w:val="00F4077F"/>
    <w:rsid w:val="00F40EC6"/>
    <w:rsid w:val="00F4111D"/>
    <w:rsid w:val="00F413DA"/>
    <w:rsid w:val="00F416DD"/>
    <w:rsid w:val="00F437A0"/>
    <w:rsid w:val="00F43968"/>
    <w:rsid w:val="00F441DE"/>
    <w:rsid w:val="00F44576"/>
    <w:rsid w:val="00F44C04"/>
    <w:rsid w:val="00F46302"/>
    <w:rsid w:val="00F46332"/>
    <w:rsid w:val="00F466AD"/>
    <w:rsid w:val="00F47056"/>
    <w:rsid w:val="00F50CFA"/>
    <w:rsid w:val="00F515C8"/>
    <w:rsid w:val="00F51995"/>
    <w:rsid w:val="00F5245A"/>
    <w:rsid w:val="00F53354"/>
    <w:rsid w:val="00F53CF7"/>
    <w:rsid w:val="00F543DC"/>
    <w:rsid w:val="00F54A7A"/>
    <w:rsid w:val="00F54FB9"/>
    <w:rsid w:val="00F55CC3"/>
    <w:rsid w:val="00F566DF"/>
    <w:rsid w:val="00F56898"/>
    <w:rsid w:val="00F56BAC"/>
    <w:rsid w:val="00F57303"/>
    <w:rsid w:val="00F57448"/>
    <w:rsid w:val="00F60226"/>
    <w:rsid w:val="00F614BE"/>
    <w:rsid w:val="00F623F4"/>
    <w:rsid w:val="00F62775"/>
    <w:rsid w:val="00F62B9F"/>
    <w:rsid w:val="00F62E88"/>
    <w:rsid w:val="00F62F2B"/>
    <w:rsid w:val="00F632A3"/>
    <w:rsid w:val="00F633D1"/>
    <w:rsid w:val="00F63507"/>
    <w:rsid w:val="00F6382F"/>
    <w:rsid w:val="00F63DE9"/>
    <w:rsid w:val="00F64529"/>
    <w:rsid w:val="00F65005"/>
    <w:rsid w:val="00F65A45"/>
    <w:rsid w:val="00F65B07"/>
    <w:rsid w:val="00F66334"/>
    <w:rsid w:val="00F67254"/>
    <w:rsid w:val="00F67392"/>
    <w:rsid w:val="00F70060"/>
    <w:rsid w:val="00F70F12"/>
    <w:rsid w:val="00F7140F"/>
    <w:rsid w:val="00F71569"/>
    <w:rsid w:val="00F71B3D"/>
    <w:rsid w:val="00F7458F"/>
    <w:rsid w:val="00F74BB4"/>
    <w:rsid w:val="00F74E68"/>
    <w:rsid w:val="00F75095"/>
    <w:rsid w:val="00F75407"/>
    <w:rsid w:val="00F75B2F"/>
    <w:rsid w:val="00F75DB3"/>
    <w:rsid w:val="00F75EE4"/>
    <w:rsid w:val="00F76655"/>
    <w:rsid w:val="00F809BC"/>
    <w:rsid w:val="00F80A02"/>
    <w:rsid w:val="00F80E16"/>
    <w:rsid w:val="00F81011"/>
    <w:rsid w:val="00F810BE"/>
    <w:rsid w:val="00F81627"/>
    <w:rsid w:val="00F81978"/>
    <w:rsid w:val="00F81B26"/>
    <w:rsid w:val="00F81EAE"/>
    <w:rsid w:val="00F82F57"/>
    <w:rsid w:val="00F848B5"/>
    <w:rsid w:val="00F85CCB"/>
    <w:rsid w:val="00F862A8"/>
    <w:rsid w:val="00F864EC"/>
    <w:rsid w:val="00F86C20"/>
    <w:rsid w:val="00F87402"/>
    <w:rsid w:val="00F87570"/>
    <w:rsid w:val="00F87A40"/>
    <w:rsid w:val="00F90A12"/>
    <w:rsid w:val="00F90E93"/>
    <w:rsid w:val="00F917C5"/>
    <w:rsid w:val="00F9410C"/>
    <w:rsid w:val="00F954C1"/>
    <w:rsid w:val="00F95ED4"/>
    <w:rsid w:val="00F96062"/>
    <w:rsid w:val="00F9617B"/>
    <w:rsid w:val="00F964CE"/>
    <w:rsid w:val="00F97B83"/>
    <w:rsid w:val="00FA03C2"/>
    <w:rsid w:val="00FA0481"/>
    <w:rsid w:val="00FA1817"/>
    <w:rsid w:val="00FA1E52"/>
    <w:rsid w:val="00FA1F9C"/>
    <w:rsid w:val="00FA21C8"/>
    <w:rsid w:val="00FA30DE"/>
    <w:rsid w:val="00FA37E8"/>
    <w:rsid w:val="00FA3AB6"/>
    <w:rsid w:val="00FA4266"/>
    <w:rsid w:val="00FA42B1"/>
    <w:rsid w:val="00FA46D6"/>
    <w:rsid w:val="00FA4884"/>
    <w:rsid w:val="00FA4A91"/>
    <w:rsid w:val="00FA4B4A"/>
    <w:rsid w:val="00FA4CF0"/>
    <w:rsid w:val="00FA5852"/>
    <w:rsid w:val="00FA5D58"/>
    <w:rsid w:val="00FA6359"/>
    <w:rsid w:val="00FB00DB"/>
    <w:rsid w:val="00FB0C72"/>
    <w:rsid w:val="00FB15FD"/>
    <w:rsid w:val="00FB1909"/>
    <w:rsid w:val="00FB27BD"/>
    <w:rsid w:val="00FB331A"/>
    <w:rsid w:val="00FB3323"/>
    <w:rsid w:val="00FB3A77"/>
    <w:rsid w:val="00FB49EE"/>
    <w:rsid w:val="00FB57C0"/>
    <w:rsid w:val="00FB57E6"/>
    <w:rsid w:val="00FB60A7"/>
    <w:rsid w:val="00FB60E3"/>
    <w:rsid w:val="00FB6CA4"/>
    <w:rsid w:val="00FB6EAA"/>
    <w:rsid w:val="00FB7C19"/>
    <w:rsid w:val="00FB7D11"/>
    <w:rsid w:val="00FB7FC0"/>
    <w:rsid w:val="00FC2028"/>
    <w:rsid w:val="00FC23D9"/>
    <w:rsid w:val="00FC33C3"/>
    <w:rsid w:val="00FC3648"/>
    <w:rsid w:val="00FC3DA8"/>
    <w:rsid w:val="00FC3E19"/>
    <w:rsid w:val="00FC3E94"/>
    <w:rsid w:val="00FC4129"/>
    <w:rsid w:val="00FC5247"/>
    <w:rsid w:val="00FC6382"/>
    <w:rsid w:val="00FC7625"/>
    <w:rsid w:val="00FC7A6E"/>
    <w:rsid w:val="00FD0410"/>
    <w:rsid w:val="00FD09F7"/>
    <w:rsid w:val="00FD116F"/>
    <w:rsid w:val="00FD1BA1"/>
    <w:rsid w:val="00FD1D0A"/>
    <w:rsid w:val="00FD28E5"/>
    <w:rsid w:val="00FD29D5"/>
    <w:rsid w:val="00FD2CCD"/>
    <w:rsid w:val="00FD2DF6"/>
    <w:rsid w:val="00FD32E4"/>
    <w:rsid w:val="00FD3A5D"/>
    <w:rsid w:val="00FD3B5D"/>
    <w:rsid w:val="00FD46F5"/>
    <w:rsid w:val="00FD5412"/>
    <w:rsid w:val="00FD57D4"/>
    <w:rsid w:val="00FD6057"/>
    <w:rsid w:val="00FD7096"/>
    <w:rsid w:val="00FD7273"/>
    <w:rsid w:val="00FD740F"/>
    <w:rsid w:val="00FD7612"/>
    <w:rsid w:val="00FE052D"/>
    <w:rsid w:val="00FE067B"/>
    <w:rsid w:val="00FE17EC"/>
    <w:rsid w:val="00FE1B80"/>
    <w:rsid w:val="00FE1C5D"/>
    <w:rsid w:val="00FE241A"/>
    <w:rsid w:val="00FE30F8"/>
    <w:rsid w:val="00FE3D6B"/>
    <w:rsid w:val="00FE3EF0"/>
    <w:rsid w:val="00FE400C"/>
    <w:rsid w:val="00FE4091"/>
    <w:rsid w:val="00FE44F0"/>
    <w:rsid w:val="00FE47FF"/>
    <w:rsid w:val="00FE4D31"/>
    <w:rsid w:val="00FE50C6"/>
    <w:rsid w:val="00FE54A9"/>
    <w:rsid w:val="00FE5811"/>
    <w:rsid w:val="00FE6915"/>
    <w:rsid w:val="00FE6F39"/>
    <w:rsid w:val="00FE708B"/>
    <w:rsid w:val="00FE7102"/>
    <w:rsid w:val="00FE7292"/>
    <w:rsid w:val="00FE72FB"/>
    <w:rsid w:val="00FE7905"/>
    <w:rsid w:val="00FF1406"/>
    <w:rsid w:val="00FF1B67"/>
    <w:rsid w:val="00FF2AE8"/>
    <w:rsid w:val="00FF2E1F"/>
    <w:rsid w:val="00FF3505"/>
    <w:rsid w:val="00FF4B35"/>
    <w:rsid w:val="00FF4B44"/>
    <w:rsid w:val="00FF52A7"/>
    <w:rsid w:val="00FF6640"/>
    <w:rsid w:val="00FF7BB5"/>
    <w:rsid w:val="00FF7CC3"/>
    <w:rsid w:val="010CE5B0"/>
    <w:rsid w:val="0119AE6E"/>
    <w:rsid w:val="01321EF1"/>
    <w:rsid w:val="019A8D1C"/>
    <w:rsid w:val="01BDA3BA"/>
    <w:rsid w:val="01C14425"/>
    <w:rsid w:val="022A39BE"/>
    <w:rsid w:val="02614AC0"/>
    <w:rsid w:val="0263DC45"/>
    <w:rsid w:val="02A5D0AC"/>
    <w:rsid w:val="02A81792"/>
    <w:rsid w:val="03066021"/>
    <w:rsid w:val="0326BEBA"/>
    <w:rsid w:val="03478BA1"/>
    <w:rsid w:val="03A2E0F0"/>
    <w:rsid w:val="03B8B6A5"/>
    <w:rsid w:val="03DC22A0"/>
    <w:rsid w:val="03F7F7EF"/>
    <w:rsid w:val="04095683"/>
    <w:rsid w:val="041090CD"/>
    <w:rsid w:val="0447CF13"/>
    <w:rsid w:val="045538C3"/>
    <w:rsid w:val="04678600"/>
    <w:rsid w:val="04872A12"/>
    <w:rsid w:val="04A23082"/>
    <w:rsid w:val="04A2EF22"/>
    <w:rsid w:val="04C28F1B"/>
    <w:rsid w:val="053C00D8"/>
    <w:rsid w:val="05469ED7"/>
    <w:rsid w:val="05636687"/>
    <w:rsid w:val="05860008"/>
    <w:rsid w:val="05F1B72C"/>
    <w:rsid w:val="060561C4"/>
    <w:rsid w:val="06085940"/>
    <w:rsid w:val="06146C6C"/>
    <w:rsid w:val="06215AC2"/>
    <w:rsid w:val="064DA7EA"/>
    <w:rsid w:val="064F0D01"/>
    <w:rsid w:val="066E9653"/>
    <w:rsid w:val="066F0E3A"/>
    <w:rsid w:val="06E88BF7"/>
    <w:rsid w:val="06F3AA0F"/>
    <w:rsid w:val="06FF8EC4"/>
    <w:rsid w:val="0707262D"/>
    <w:rsid w:val="077C2734"/>
    <w:rsid w:val="0780E67F"/>
    <w:rsid w:val="078645F9"/>
    <w:rsid w:val="0789850C"/>
    <w:rsid w:val="07A79C7D"/>
    <w:rsid w:val="0841AAF0"/>
    <w:rsid w:val="084ED444"/>
    <w:rsid w:val="08D3426F"/>
    <w:rsid w:val="08ECF7CF"/>
    <w:rsid w:val="08FB774E"/>
    <w:rsid w:val="0949B0E8"/>
    <w:rsid w:val="094ED42B"/>
    <w:rsid w:val="099EC194"/>
    <w:rsid w:val="09EAF217"/>
    <w:rsid w:val="0A012369"/>
    <w:rsid w:val="0A1A0FFA"/>
    <w:rsid w:val="0A316C94"/>
    <w:rsid w:val="0A35B302"/>
    <w:rsid w:val="0A76E37E"/>
    <w:rsid w:val="0A85A8E7"/>
    <w:rsid w:val="0A922404"/>
    <w:rsid w:val="0AB48B0C"/>
    <w:rsid w:val="0AD77D97"/>
    <w:rsid w:val="0B12E51D"/>
    <w:rsid w:val="0B12F1D5"/>
    <w:rsid w:val="0B210792"/>
    <w:rsid w:val="0B25BA72"/>
    <w:rsid w:val="0B29A895"/>
    <w:rsid w:val="0B6EE13B"/>
    <w:rsid w:val="0B80A846"/>
    <w:rsid w:val="0B82B2C9"/>
    <w:rsid w:val="0B868FA7"/>
    <w:rsid w:val="0BB91CCF"/>
    <w:rsid w:val="0BD19B39"/>
    <w:rsid w:val="0C59418E"/>
    <w:rsid w:val="0C631B93"/>
    <w:rsid w:val="0C83113B"/>
    <w:rsid w:val="0C9717C9"/>
    <w:rsid w:val="0CA203C0"/>
    <w:rsid w:val="0CAD1FAD"/>
    <w:rsid w:val="0D07EB4F"/>
    <w:rsid w:val="0D173DF1"/>
    <w:rsid w:val="0D224567"/>
    <w:rsid w:val="0D5E9A4B"/>
    <w:rsid w:val="0DAD4B16"/>
    <w:rsid w:val="0E0649C9"/>
    <w:rsid w:val="0E2E58EF"/>
    <w:rsid w:val="0E7C4878"/>
    <w:rsid w:val="0E929D28"/>
    <w:rsid w:val="0EA681FD"/>
    <w:rsid w:val="0EB5F1B1"/>
    <w:rsid w:val="0EBE15C8"/>
    <w:rsid w:val="0EE41803"/>
    <w:rsid w:val="0EE7F7F2"/>
    <w:rsid w:val="0FA1738B"/>
    <w:rsid w:val="0FA2E7E9"/>
    <w:rsid w:val="0FBA9BE8"/>
    <w:rsid w:val="0FC652FA"/>
    <w:rsid w:val="0FF0AD51"/>
    <w:rsid w:val="0FF70768"/>
    <w:rsid w:val="0FFC783A"/>
    <w:rsid w:val="10039CDB"/>
    <w:rsid w:val="100799F9"/>
    <w:rsid w:val="100FB2F7"/>
    <w:rsid w:val="102D3B11"/>
    <w:rsid w:val="1042525E"/>
    <w:rsid w:val="107C0E21"/>
    <w:rsid w:val="1089A2AF"/>
    <w:rsid w:val="10B6CFC9"/>
    <w:rsid w:val="10BC1EDA"/>
    <w:rsid w:val="110AA433"/>
    <w:rsid w:val="111B31FD"/>
    <w:rsid w:val="111DFF9A"/>
    <w:rsid w:val="114E7EC3"/>
    <w:rsid w:val="1165FF60"/>
    <w:rsid w:val="11EC7EAC"/>
    <w:rsid w:val="11F85F0D"/>
    <w:rsid w:val="11FAD7B5"/>
    <w:rsid w:val="120BF982"/>
    <w:rsid w:val="12114CF4"/>
    <w:rsid w:val="121F98B4"/>
    <w:rsid w:val="1221CAAB"/>
    <w:rsid w:val="123638DD"/>
    <w:rsid w:val="12371E4F"/>
    <w:rsid w:val="123AC88A"/>
    <w:rsid w:val="123CE994"/>
    <w:rsid w:val="125009B1"/>
    <w:rsid w:val="1278BD57"/>
    <w:rsid w:val="12869BEC"/>
    <w:rsid w:val="12B9CFFB"/>
    <w:rsid w:val="12F079DC"/>
    <w:rsid w:val="1310F74C"/>
    <w:rsid w:val="1321516E"/>
    <w:rsid w:val="132A1FA9"/>
    <w:rsid w:val="136B3865"/>
    <w:rsid w:val="138C7D0B"/>
    <w:rsid w:val="13A1B540"/>
    <w:rsid w:val="13A7C9E3"/>
    <w:rsid w:val="13B330FB"/>
    <w:rsid w:val="13F17843"/>
    <w:rsid w:val="13F8B882"/>
    <w:rsid w:val="14405B16"/>
    <w:rsid w:val="1463FCCE"/>
    <w:rsid w:val="148E0D0B"/>
    <w:rsid w:val="14A2A950"/>
    <w:rsid w:val="14A8B1B3"/>
    <w:rsid w:val="14D529B1"/>
    <w:rsid w:val="14E565BE"/>
    <w:rsid w:val="15136D4F"/>
    <w:rsid w:val="1533E86C"/>
    <w:rsid w:val="15469F06"/>
    <w:rsid w:val="154DA60C"/>
    <w:rsid w:val="15C2FFBC"/>
    <w:rsid w:val="15E5880A"/>
    <w:rsid w:val="1621EFE6"/>
    <w:rsid w:val="16524E5C"/>
    <w:rsid w:val="1676A137"/>
    <w:rsid w:val="167B0959"/>
    <w:rsid w:val="1682F129"/>
    <w:rsid w:val="16A6F1C6"/>
    <w:rsid w:val="16B02B0A"/>
    <w:rsid w:val="16CA359A"/>
    <w:rsid w:val="16CFB8CD"/>
    <w:rsid w:val="16D1FA76"/>
    <w:rsid w:val="16D799EB"/>
    <w:rsid w:val="16FDC0CC"/>
    <w:rsid w:val="175A6D55"/>
    <w:rsid w:val="177E2AC2"/>
    <w:rsid w:val="17C5ADCD"/>
    <w:rsid w:val="17DFFDAD"/>
    <w:rsid w:val="17EC9F29"/>
    <w:rsid w:val="17F9E352"/>
    <w:rsid w:val="18205711"/>
    <w:rsid w:val="1841D2B8"/>
    <w:rsid w:val="187104C4"/>
    <w:rsid w:val="18C3FD76"/>
    <w:rsid w:val="18C8FE28"/>
    <w:rsid w:val="18EABE6E"/>
    <w:rsid w:val="190BBF8D"/>
    <w:rsid w:val="19653243"/>
    <w:rsid w:val="19659328"/>
    <w:rsid w:val="199C4974"/>
    <w:rsid w:val="19DC989C"/>
    <w:rsid w:val="19E83885"/>
    <w:rsid w:val="19EF5E8D"/>
    <w:rsid w:val="1A41F339"/>
    <w:rsid w:val="1A8247D6"/>
    <w:rsid w:val="1A930173"/>
    <w:rsid w:val="1A9635DF"/>
    <w:rsid w:val="1A96BC10"/>
    <w:rsid w:val="1AA14F99"/>
    <w:rsid w:val="1ABBEFA5"/>
    <w:rsid w:val="1ADBF80B"/>
    <w:rsid w:val="1B0FE08A"/>
    <w:rsid w:val="1B3B5351"/>
    <w:rsid w:val="1B4FE1EF"/>
    <w:rsid w:val="1B52C23C"/>
    <w:rsid w:val="1B80CA3B"/>
    <w:rsid w:val="1B9795C7"/>
    <w:rsid w:val="1BA0D498"/>
    <w:rsid w:val="1BD075AB"/>
    <w:rsid w:val="1BD81591"/>
    <w:rsid w:val="1BEF5C63"/>
    <w:rsid w:val="1BF4C768"/>
    <w:rsid w:val="1BFC8A28"/>
    <w:rsid w:val="1C1E1837"/>
    <w:rsid w:val="1C2D5AD0"/>
    <w:rsid w:val="1C2DDE78"/>
    <w:rsid w:val="1C3C1595"/>
    <w:rsid w:val="1C3F05C8"/>
    <w:rsid w:val="1C475597"/>
    <w:rsid w:val="1C5AFEF4"/>
    <w:rsid w:val="1C7A44D5"/>
    <w:rsid w:val="1C8C9986"/>
    <w:rsid w:val="1C937ED4"/>
    <w:rsid w:val="1CBA25CF"/>
    <w:rsid w:val="1CC3038C"/>
    <w:rsid w:val="1CDA2E7D"/>
    <w:rsid w:val="1CEB062D"/>
    <w:rsid w:val="1CEBB250"/>
    <w:rsid w:val="1CF1C132"/>
    <w:rsid w:val="1D0835B1"/>
    <w:rsid w:val="1D252A48"/>
    <w:rsid w:val="1D63AD51"/>
    <w:rsid w:val="1D64E711"/>
    <w:rsid w:val="1D6A0DD6"/>
    <w:rsid w:val="1DB29E07"/>
    <w:rsid w:val="1DF5D74B"/>
    <w:rsid w:val="1E01CA4E"/>
    <w:rsid w:val="1E0B4131"/>
    <w:rsid w:val="1E3152BD"/>
    <w:rsid w:val="1E38F6AD"/>
    <w:rsid w:val="1E448268"/>
    <w:rsid w:val="1E6CD250"/>
    <w:rsid w:val="1E8C1D7C"/>
    <w:rsid w:val="1EAB8F7B"/>
    <w:rsid w:val="1ED87E95"/>
    <w:rsid w:val="1EE1BF50"/>
    <w:rsid w:val="1EFD2968"/>
    <w:rsid w:val="1F1B8B08"/>
    <w:rsid w:val="1F28E252"/>
    <w:rsid w:val="1F582C67"/>
    <w:rsid w:val="1F60E143"/>
    <w:rsid w:val="1F6EF3A6"/>
    <w:rsid w:val="1F76D9C8"/>
    <w:rsid w:val="1F7F317D"/>
    <w:rsid w:val="1FA37579"/>
    <w:rsid w:val="1FA38A88"/>
    <w:rsid w:val="1FA71192"/>
    <w:rsid w:val="1FAF25BA"/>
    <w:rsid w:val="1FB4AC94"/>
    <w:rsid w:val="1FD3A17E"/>
    <w:rsid w:val="1FF7B5D2"/>
    <w:rsid w:val="2021884A"/>
    <w:rsid w:val="2089B965"/>
    <w:rsid w:val="215D75AE"/>
    <w:rsid w:val="216C02B0"/>
    <w:rsid w:val="21B1AABB"/>
    <w:rsid w:val="21BEA453"/>
    <w:rsid w:val="21C926FD"/>
    <w:rsid w:val="21D1CF1F"/>
    <w:rsid w:val="21FFE8E1"/>
    <w:rsid w:val="222D99C5"/>
    <w:rsid w:val="224A7F50"/>
    <w:rsid w:val="2252178C"/>
    <w:rsid w:val="22577167"/>
    <w:rsid w:val="225F248F"/>
    <w:rsid w:val="227C5E65"/>
    <w:rsid w:val="228BC362"/>
    <w:rsid w:val="22904B7C"/>
    <w:rsid w:val="229D4057"/>
    <w:rsid w:val="22B17EF3"/>
    <w:rsid w:val="230E9C85"/>
    <w:rsid w:val="2314F733"/>
    <w:rsid w:val="238E6773"/>
    <w:rsid w:val="23950249"/>
    <w:rsid w:val="23C5DB33"/>
    <w:rsid w:val="23C9D2AD"/>
    <w:rsid w:val="23D79AA8"/>
    <w:rsid w:val="23EB11D3"/>
    <w:rsid w:val="23F93F50"/>
    <w:rsid w:val="2417E653"/>
    <w:rsid w:val="241A2D30"/>
    <w:rsid w:val="2420BB5C"/>
    <w:rsid w:val="2471E100"/>
    <w:rsid w:val="2475E870"/>
    <w:rsid w:val="2481CDF3"/>
    <w:rsid w:val="24A430D5"/>
    <w:rsid w:val="24D4FE91"/>
    <w:rsid w:val="24DF8319"/>
    <w:rsid w:val="24F6E68E"/>
    <w:rsid w:val="2503822C"/>
    <w:rsid w:val="253B036C"/>
    <w:rsid w:val="2547A65F"/>
    <w:rsid w:val="254B689C"/>
    <w:rsid w:val="254C2BB2"/>
    <w:rsid w:val="25552257"/>
    <w:rsid w:val="2581A8EA"/>
    <w:rsid w:val="258E55C7"/>
    <w:rsid w:val="261E631E"/>
    <w:rsid w:val="263FEEA5"/>
    <w:rsid w:val="2650BD75"/>
    <w:rsid w:val="2659CC40"/>
    <w:rsid w:val="2670655F"/>
    <w:rsid w:val="267E572E"/>
    <w:rsid w:val="2693C2E2"/>
    <w:rsid w:val="26A4DE2B"/>
    <w:rsid w:val="26C883B1"/>
    <w:rsid w:val="27296520"/>
    <w:rsid w:val="272D3BCC"/>
    <w:rsid w:val="27B4591E"/>
    <w:rsid w:val="27D0A390"/>
    <w:rsid w:val="27DBD197"/>
    <w:rsid w:val="28002F23"/>
    <w:rsid w:val="28262EA0"/>
    <w:rsid w:val="2839D5A9"/>
    <w:rsid w:val="28AE5011"/>
    <w:rsid w:val="28AF1D7F"/>
    <w:rsid w:val="28B8ADF0"/>
    <w:rsid w:val="2910A165"/>
    <w:rsid w:val="295E799B"/>
    <w:rsid w:val="29674D5B"/>
    <w:rsid w:val="297ACB2B"/>
    <w:rsid w:val="297F9898"/>
    <w:rsid w:val="2982714A"/>
    <w:rsid w:val="299BFF84"/>
    <w:rsid w:val="29B86668"/>
    <w:rsid w:val="29D3C745"/>
    <w:rsid w:val="2A44F028"/>
    <w:rsid w:val="2A5215ED"/>
    <w:rsid w:val="2A600489"/>
    <w:rsid w:val="2AA8281B"/>
    <w:rsid w:val="2AD8ABE4"/>
    <w:rsid w:val="2AE5D810"/>
    <w:rsid w:val="2AE7065D"/>
    <w:rsid w:val="2B0AA494"/>
    <w:rsid w:val="2B11FE33"/>
    <w:rsid w:val="2B16D0FE"/>
    <w:rsid w:val="2B2C5A3D"/>
    <w:rsid w:val="2B37CFE5"/>
    <w:rsid w:val="2B3C2CAC"/>
    <w:rsid w:val="2BA56DF4"/>
    <w:rsid w:val="2BA689E4"/>
    <w:rsid w:val="2BB56BF3"/>
    <w:rsid w:val="2BED9EAB"/>
    <w:rsid w:val="2BF18AE0"/>
    <w:rsid w:val="2C062B71"/>
    <w:rsid w:val="2C31C334"/>
    <w:rsid w:val="2C3D4D94"/>
    <w:rsid w:val="2C5D1718"/>
    <w:rsid w:val="2C762724"/>
    <w:rsid w:val="2C916F8E"/>
    <w:rsid w:val="2C9AAF59"/>
    <w:rsid w:val="2CAC85F8"/>
    <w:rsid w:val="2CC6C357"/>
    <w:rsid w:val="2CD3A046"/>
    <w:rsid w:val="2CF8371F"/>
    <w:rsid w:val="2D1B412A"/>
    <w:rsid w:val="2D1E5E45"/>
    <w:rsid w:val="2D65FCE4"/>
    <w:rsid w:val="2D979E91"/>
    <w:rsid w:val="2DB07F58"/>
    <w:rsid w:val="2DC194C0"/>
    <w:rsid w:val="2E0DED44"/>
    <w:rsid w:val="2E15312F"/>
    <w:rsid w:val="2E4B131B"/>
    <w:rsid w:val="2E718AAE"/>
    <w:rsid w:val="2E995030"/>
    <w:rsid w:val="2EBF3CB0"/>
    <w:rsid w:val="2ECD7FA3"/>
    <w:rsid w:val="2EEC8D73"/>
    <w:rsid w:val="2EED4102"/>
    <w:rsid w:val="2F25ADB1"/>
    <w:rsid w:val="2F48E4CD"/>
    <w:rsid w:val="2F5761C5"/>
    <w:rsid w:val="2F83908A"/>
    <w:rsid w:val="2F94B7DA"/>
    <w:rsid w:val="2FA2AD45"/>
    <w:rsid w:val="2FA5F1CF"/>
    <w:rsid w:val="2FB8EFF3"/>
    <w:rsid w:val="2FC3AD9A"/>
    <w:rsid w:val="2FCEE949"/>
    <w:rsid w:val="2FE5CB42"/>
    <w:rsid w:val="3024E94A"/>
    <w:rsid w:val="3043731F"/>
    <w:rsid w:val="30556DC4"/>
    <w:rsid w:val="3056C26D"/>
    <w:rsid w:val="30C9E82C"/>
    <w:rsid w:val="30EA3986"/>
    <w:rsid w:val="30F3C731"/>
    <w:rsid w:val="3121AE09"/>
    <w:rsid w:val="3130BB79"/>
    <w:rsid w:val="313E7DA6"/>
    <w:rsid w:val="3183AC1E"/>
    <w:rsid w:val="3192C629"/>
    <w:rsid w:val="31C0B9AB"/>
    <w:rsid w:val="31CEA097"/>
    <w:rsid w:val="31D7E8C0"/>
    <w:rsid w:val="320C0458"/>
    <w:rsid w:val="323BF7EF"/>
    <w:rsid w:val="3257AE57"/>
    <w:rsid w:val="3276B00C"/>
    <w:rsid w:val="3277F076"/>
    <w:rsid w:val="328609E7"/>
    <w:rsid w:val="32BF8096"/>
    <w:rsid w:val="32E51E98"/>
    <w:rsid w:val="32FEFF24"/>
    <w:rsid w:val="330B3A29"/>
    <w:rsid w:val="33102B33"/>
    <w:rsid w:val="3315468F"/>
    <w:rsid w:val="3347C00E"/>
    <w:rsid w:val="3352B690"/>
    <w:rsid w:val="3361BC29"/>
    <w:rsid w:val="33801DC9"/>
    <w:rsid w:val="33B19BC9"/>
    <w:rsid w:val="33E461A3"/>
    <w:rsid w:val="34097252"/>
    <w:rsid w:val="340AD448"/>
    <w:rsid w:val="34134C82"/>
    <w:rsid w:val="3414CA4B"/>
    <w:rsid w:val="3453C818"/>
    <w:rsid w:val="34C239F5"/>
    <w:rsid w:val="34CEF1B5"/>
    <w:rsid w:val="34DCEC85"/>
    <w:rsid w:val="35201737"/>
    <w:rsid w:val="357BC6D8"/>
    <w:rsid w:val="35C9F8E5"/>
    <w:rsid w:val="35CEE371"/>
    <w:rsid w:val="35D9A9B1"/>
    <w:rsid w:val="35FBE7CC"/>
    <w:rsid w:val="36642969"/>
    <w:rsid w:val="3682EEEB"/>
    <w:rsid w:val="3689BC04"/>
    <w:rsid w:val="36950C7D"/>
    <w:rsid w:val="36DAF6CC"/>
    <w:rsid w:val="36E41985"/>
    <w:rsid w:val="36ECE506"/>
    <w:rsid w:val="36EEBB76"/>
    <w:rsid w:val="37077F4A"/>
    <w:rsid w:val="37255EE3"/>
    <w:rsid w:val="37435191"/>
    <w:rsid w:val="3759D8CC"/>
    <w:rsid w:val="376A3678"/>
    <w:rsid w:val="37CB9A82"/>
    <w:rsid w:val="37DA251E"/>
    <w:rsid w:val="37EA4282"/>
    <w:rsid w:val="37EE479F"/>
    <w:rsid w:val="37F4179E"/>
    <w:rsid w:val="37F68BB8"/>
    <w:rsid w:val="380DC79A"/>
    <w:rsid w:val="38345846"/>
    <w:rsid w:val="38614F7F"/>
    <w:rsid w:val="388751E8"/>
    <w:rsid w:val="38A22CC3"/>
    <w:rsid w:val="38DF21F2"/>
    <w:rsid w:val="390199A7"/>
    <w:rsid w:val="39153824"/>
    <w:rsid w:val="395296F6"/>
    <w:rsid w:val="3962E9BE"/>
    <w:rsid w:val="396814ED"/>
    <w:rsid w:val="3998FAF1"/>
    <w:rsid w:val="39B94CF4"/>
    <w:rsid w:val="39EB2CCB"/>
    <w:rsid w:val="3A20DD4D"/>
    <w:rsid w:val="3A270B53"/>
    <w:rsid w:val="3A518D88"/>
    <w:rsid w:val="3A70273D"/>
    <w:rsid w:val="3AA8E575"/>
    <w:rsid w:val="3AAB9AF4"/>
    <w:rsid w:val="3AD9547A"/>
    <w:rsid w:val="3AEEAD2C"/>
    <w:rsid w:val="3AF277C1"/>
    <w:rsid w:val="3B008109"/>
    <w:rsid w:val="3B033B44"/>
    <w:rsid w:val="3B0BD5E2"/>
    <w:rsid w:val="3B25DB17"/>
    <w:rsid w:val="3B6F9A0B"/>
    <w:rsid w:val="3B701718"/>
    <w:rsid w:val="3BEC3EAC"/>
    <w:rsid w:val="3BFA90AC"/>
    <w:rsid w:val="3C1DFBC3"/>
    <w:rsid w:val="3C28AA87"/>
    <w:rsid w:val="3C4D992E"/>
    <w:rsid w:val="3C9CE7EB"/>
    <w:rsid w:val="3CA65C3C"/>
    <w:rsid w:val="3CBEEBBC"/>
    <w:rsid w:val="3CEEAB61"/>
    <w:rsid w:val="3D6DD51E"/>
    <w:rsid w:val="3D7E570A"/>
    <w:rsid w:val="3D84E373"/>
    <w:rsid w:val="3D880F0D"/>
    <w:rsid w:val="3DF61624"/>
    <w:rsid w:val="3E0BA6AC"/>
    <w:rsid w:val="3E264AF4"/>
    <w:rsid w:val="3E768253"/>
    <w:rsid w:val="3EDF5B30"/>
    <w:rsid w:val="3F025226"/>
    <w:rsid w:val="3F058947"/>
    <w:rsid w:val="3F07A71A"/>
    <w:rsid w:val="3F106D2F"/>
    <w:rsid w:val="3F23DF6E"/>
    <w:rsid w:val="3F499976"/>
    <w:rsid w:val="3F549E07"/>
    <w:rsid w:val="3F89BFBA"/>
    <w:rsid w:val="3FCB7577"/>
    <w:rsid w:val="3FD57B46"/>
    <w:rsid w:val="3FDF4705"/>
    <w:rsid w:val="402F362C"/>
    <w:rsid w:val="409AEA97"/>
    <w:rsid w:val="40CB43E5"/>
    <w:rsid w:val="40D53059"/>
    <w:rsid w:val="40F16CE6"/>
    <w:rsid w:val="40F8D569"/>
    <w:rsid w:val="4108C176"/>
    <w:rsid w:val="414714DF"/>
    <w:rsid w:val="4165CBE7"/>
    <w:rsid w:val="416C5392"/>
    <w:rsid w:val="41BF3FD5"/>
    <w:rsid w:val="41BF6552"/>
    <w:rsid w:val="41BFE92C"/>
    <w:rsid w:val="41CBC3CE"/>
    <w:rsid w:val="41EEF7BF"/>
    <w:rsid w:val="4208BBAB"/>
    <w:rsid w:val="42471942"/>
    <w:rsid w:val="4288C07E"/>
    <w:rsid w:val="428AF2DA"/>
    <w:rsid w:val="42C847FF"/>
    <w:rsid w:val="4305CDED"/>
    <w:rsid w:val="4306E4A0"/>
    <w:rsid w:val="4318FDF1"/>
    <w:rsid w:val="4346BE25"/>
    <w:rsid w:val="439C9EB4"/>
    <w:rsid w:val="43A9B70B"/>
    <w:rsid w:val="43C2849A"/>
    <w:rsid w:val="43F1D504"/>
    <w:rsid w:val="442DFD40"/>
    <w:rsid w:val="44435895"/>
    <w:rsid w:val="449308DA"/>
    <w:rsid w:val="44AA46F5"/>
    <w:rsid w:val="44B73D4F"/>
    <w:rsid w:val="44E66A58"/>
    <w:rsid w:val="44EB6E7A"/>
    <w:rsid w:val="4594AFA2"/>
    <w:rsid w:val="4599D828"/>
    <w:rsid w:val="45AE71A4"/>
    <w:rsid w:val="45B3099F"/>
    <w:rsid w:val="45C59280"/>
    <w:rsid w:val="4644D99E"/>
    <w:rsid w:val="4654A30D"/>
    <w:rsid w:val="465DEFBF"/>
    <w:rsid w:val="466A0788"/>
    <w:rsid w:val="466A3065"/>
    <w:rsid w:val="467E5EE7"/>
    <w:rsid w:val="46B6A4FA"/>
    <w:rsid w:val="470180FB"/>
    <w:rsid w:val="470D640B"/>
    <w:rsid w:val="47176FBB"/>
    <w:rsid w:val="472668E7"/>
    <w:rsid w:val="47291034"/>
    <w:rsid w:val="472DBB03"/>
    <w:rsid w:val="4735A889"/>
    <w:rsid w:val="4739FC59"/>
    <w:rsid w:val="47777A03"/>
    <w:rsid w:val="47A22BFC"/>
    <w:rsid w:val="47B21530"/>
    <w:rsid w:val="47D24C92"/>
    <w:rsid w:val="47E13476"/>
    <w:rsid w:val="47E44A1D"/>
    <w:rsid w:val="47ED730B"/>
    <w:rsid w:val="47F71AC2"/>
    <w:rsid w:val="4810431F"/>
    <w:rsid w:val="48191FF0"/>
    <w:rsid w:val="48293DFF"/>
    <w:rsid w:val="484FE156"/>
    <w:rsid w:val="48AD12AB"/>
    <w:rsid w:val="48D15249"/>
    <w:rsid w:val="48FA345E"/>
    <w:rsid w:val="4907114D"/>
    <w:rsid w:val="49344983"/>
    <w:rsid w:val="4965BBB5"/>
    <w:rsid w:val="4967A0DB"/>
    <w:rsid w:val="4978F8F5"/>
    <w:rsid w:val="49A9CA15"/>
    <w:rsid w:val="49AC1380"/>
    <w:rsid w:val="49B9DB7B"/>
    <w:rsid w:val="49E75BE9"/>
    <w:rsid w:val="49F4FF04"/>
    <w:rsid w:val="4A1C248C"/>
    <w:rsid w:val="4A1F807A"/>
    <w:rsid w:val="4A469D3E"/>
    <w:rsid w:val="4A5CC388"/>
    <w:rsid w:val="4A6329B8"/>
    <w:rsid w:val="4A895374"/>
    <w:rsid w:val="4A9903A3"/>
    <w:rsid w:val="4AADCCA7"/>
    <w:rsid w:val="4AC8F80E"/>
    <w:rsid w:val="4AD24E60"/>
    <w:rsid w:val="4AD5A56B"/>
    <w:rsid w:val="4B7A40AC"/>
    <w:rsid w:val="4B92B7D3"/>
    <w:rsid w:val="4BEFF14F"/>
    <w:rsid w:val="4C1B8587"/>
    <w:rsid w:val="4C2A225D"/>
    <w:rsid w:val="4C6BAA7E"/>
    <w:rsid w:val="4CA8AF04"/>
    <w:rsid w:val="4CC8DB51"/>
    <w:rsid w:val="4CF1E00D"/>
    <w:rsid w:val="4D0890E7"/>
    <w:rsid w:val="4D2D3F55"/>
    <w:rsid w:val="4D323087"/>
    <w:rsid w:val="4D3E9C70"/>
    <w:rsid w:val="4D5B3426"/>
    <w:rsid w:val="4D71F486"/>
    <w:rsid w:val="4D947972"/>
    <w:rsid w:val="4DE23D0F"/>
    <w:rsid w:val="4E077ADF"/>
    <w:rsid w:val="4E344421"/>
    <w:rsid w:val="4E428A3F"/>
    <w:rsid w:val="4E4A0258"/>
    <w:rsid w:val="4E54C339"/>
    <w:rsid w:val="4E92947E"/>
    <w:rsid w:val="4EC2F441"/>
    <w:rsid w:val="4F434082"/>
    <w:rsid w:val="4F43E19C"/>
    <w:rsid w:val="4F69B094"/>
    <w:rsid w:val="4F82779E"/>
    <w:rsid w:val="4F980AAE"/>
    <w:rsid w:val="4F9E3C6B"/>
    <w:rsid w:val="4FA516BB"/>
    <w:rsid w:val="4FB911A2"/>
    <w:rsid w:val="4FE352C4"/>
    <w:rsid w:val="4FF2CFB4"/>
    <w:rsid w:val="5013189F"/>
    <w:rsid w:val="503A01BA"/>
    <w:rsid w:val="504FBE87"/>
    <w:rsid w:val="50547195"/>
    <w:rsid w:val="505EC4A2"/>
    <w:rsid w:val="506C9846"/>
    <w:rsid w:val="50A20BEE"/>
    <w:rsid w:val="50DA2FE6"/>
    <w:rsid w:val="50ECDE4D"/>
    <w:rsid w:val="50EFAB93"/>
    <w:rsid w:val="5103323A"/>
    <w:rsid w:val="513F17D8"/>
    <w:rsid w:val="5142A23A"/>
    <w:rsid w:val="51EF0864"/>
    <w:rsid w:val="5205817E"/>
    <w:rsid w:val="5236FC46"/>
    <w:rsid w:val="524EAD10"/>
    <w:rsid w:val="525B77C7"/>
    <w:rsid w:val="528AED2B"/>
    <w:rsid w:val="52B65FF2"/>
    <w:rsid w:val="52D5EDF6"/>
    <w:rsid w:val="5318F9BD"/>
    <w:rsid w:val="537AE777"/>
    <w:rsid w:val="53B930C8"/>
    <w:rsid w:val="548113CE"/>
    <w:rsid w:val="54D4F324"/>
    <w:rsid w:val="54DF1733"/>
    <w:rsid w:val="54F4A09C"/>
    <w:rsid w:val="556ECFD9"/>
    <w:rsid w:val="55739F1B"/>
    <w:rsid w:val="55901439"/>
    <w:rsid w:val="55A78637"/>
    <w:rsid w:val="55B12E29"/>
    <w:rsid w:val="55DF1509"/>
    <w:rsid w:val="55E5C064"/>
    <w:rsid w:val="55F96D5D"/>
    <w:rsid w:val="55F99E66"/>
    <w:rsid w:val="561C4FC6"/>
    <w:rsid w:val="56544E54"/>
    <w:rsid w:val="56711F2C"/>
    <w:rsid w:val="56A86547"/>
    <w:rsid w:val="56E55F6D"/>
    <w:rsid w:val="56E8EE0F"/>
    <w:rsid w:val="56F4EAD2"/>
    <w:rsid w:val="5722ACF3"/>
    <w:rsid w:val="5767D67C"/>
    <w:rsid w:val="57685355"/>
    <w:rsid w:val="579A919D"/>
    <w:rsid w:val="57F01EB5"/>
    <w:rsid w:val="57F31EBB"/>
    <w:rsid w:val="57FB7F98"/>
    <w:rsid w:val="5824BD6D"/>
    <w:rsid w:val="5835303D"/>
    <w:rsid w:val="5845218B"/>
    <w:rsid w:val="58538313"/>
    <w:rsid w:val="58BB74DB"/>
    <w:rsid w:val="58D3D211"/>
    <w:rsid w:val="5957E30B"/>
    <w:rsid w:val="59710CAD"/>
    <w:rsid w:val="59C08DCE"/>
    <w:rsid w:val="5A0E7037"/>
    <w:rsid w:val="5A0ECADC"/>
    <w:rsid w:val="5A1D1CD7"/>
    <w:rsid w:val="5A63161D"/>
    <w:rsid w:val="5A854E08"/>
    <w:rsid w:val="5A8554B9"/>
    <w:rsid w:val="5A9CDD71"/>
    <w:rsid w:val="5ACEB4F3"/>
    <w:rsid w:val="5B0A3A9C"/>
    <w:rsid w:val="5B1D16E0"/>
    <w:rsid w:val="5B29CD14"/>
    <w:rsid w:val="5B2FACFD"/>
    <w:rsid w:val="5B65C4F2"/>
    <w:rsid w:val="5B666053"/>
    <w:rsid w:val="5B6CD0FF"/>
    <w:rsid w:val="5B793B31"/>
    <w:rsid w:val="5B7D5442"/>
    <w:rsid w:val="5BDDE871"/>
    <w:rsid w:val="5C3B9FCB"/>
    <w:rsid w:val="5C48781F"/>
    <w:rsid w:val="5C5785A0"/>
    <w:rsid w:val="5C7BD460"/>
    <w:rsid w:val="5CB8E741"/>
    <w:rsid w:val="5CBAAC15"/>
    <w:rsid w:val="5CBD96AF"/>
    <w:rsid w:val="5CCB7D5E"/>
    <w:rsid w:val="5D08A160"/>
    <w:rsid w:val="5D1AD7C3"/>
    <w:rsid w:val="5D229380"/>
    <w:rsid w:val="5D2E7D82"/>
    <w:rsid w:val="5DC07039"/>
    <w:rsid w:val="5DC88DA2"/>
    <w:rsid w:val="5DCC304D"/>
    <w:rsid w:val="5DFF929C"/>
    <w:rsid w:val="5E4114D6"/>
    <w:rsid w:val="5E92073C"/>
    <w:rsid w:val="5EA111A2"/>
    <w:rsid w:val="5EA37068"/>
    <w:rsid w:val="5ECABDBF"/>
    <w:rsid w:val="5ED7659D"/>
    <w:rsid w:val="5EF08DFA"/>
    <w:rsid w:val="5F72EA7C"/>
    <w:rsid w:val="5FB9B3A1"/>
    <w:rsid w:val="600F4A7B"/>
    <w:rsid w:val="60203DF7"/>
    <w:rsid w:val="6031522D"/>
    <w:rsid w:val="6045DC52"/>
    <w:rsid w:val="6055727F"/>
    <w:rsid w:val="605A3442"/>
    <w:rsid w:val="606C2106"/>
    <w:rsid w:val="60719287"/>
    <w:rsid w:val="608C5E5B"/>
    <w:rsid w:val="60B6BC98"/>
    <w:rsid w:val="60D0DDB0"/>
    <w:rsid w:val="60E55F47"/>
    <w:rsid w:val="6130B467"/>
    <w:rsid w:val="6135A0F1"/>
    <w:rsid w:val="614BC80C"/>
    <w:rsid w:val="61548285"/>
    <w:rsid w:val="616CE1D7"/>
    <w:rsid w:val="618A4389"/>
    <w:rsid w:val="61D323A4"/>
    <w:rsid w:val="61E6134A"/>
    <w:rsid w:val="621BE6DC"/>
    <w:rsid w:val="623A4B03"/>
    <w:rsid w:val="626BF6BB"/>
    <w:rsid w:val="627D0A38"/>
    <w:rsid w:val="62812FA8"/>
    <w:rsid w:val="628747CF"/>
    <w:rsid w:val="62AFD14B"/>
    <w:rsid w:val="62D1B996"/>
    <w:rsid w:val="6337182E"/>
    <w:rsid w:val="63495A1C"/>
    <w:rsid w:val="634FF133"/>
    <w:rsid w:val="6357314F"/>
    <w:rsid w:val="63576DB9"/>
    <w:rsid w:val="635A494D"/>
    <w:rsid w:val="63720AF7"/>
    <w:rsid w:val="63AAD6C0"/>
    <w:rsid w:val="63CBAA62"/>
    <w:rsid w:val="63DC79D7"/>
    <w:rsid w:val="63E2CA0B"/>
    <w:rsid w:val="63F85B25"/>
    <w:rsid w:val="641DA463"/>
    <w:rsid w:val="6443B426"/>
    <w:rsid w:val="64615F52"/>
    <w:rsid w:val="64654D71"/>
    <w:rsid w:val="64685529"/>
    <w:rsid w:val="64701201"/>
    <w:rsid w:val="648CE625"/>
    <w:rsid w:val="6507015D"/>
    <w:rsid w:val="65409641"/>
    <w:rsid w:val="654697B9"/>
    <w:rsid w:val="657145E7"/>
    <w:rsid w:val="65AE55E7"/>
    <w:rsid w:val="65DC0854"/>
    <w:rsid w:val="65E9DA6F"/>
    <w:rsid w:val="66684DA3"/>
    <w:rsid w:val="66903195"/>
    <w:rsid w:val="66A3E180"/>
    <w:rsid w:val="66A8A7AF"/>
    <w:rsid w:val="66AE824D"/>
    <w:rsid w:val="66B9554C"/>
    <w:rsid w:val="66C2D909"/>
    <w:rsid w:val="66C975C6"/>
    <w:rsid w:val="674FEC88"/>
    <w:rsid w:val="67607BF7"/>
    <w:rsid w:val="6787339A"/>
    <w:rsid w:val="67891CE3"/>
    <w:rsid w:val="679BC711"/>
    <w:rsid w:val="679FF5EB"/>
    <w:rsid w:val="68002250"/>
    <w:rsid w:val="68034393"/>
    <w:rsid w:val="680424DB"/>
    <w:rsid w:val="681D14A1"/>
    <w:rsid w:val="6857EDAD"/>
    <w:rsid w:val="685B4555"/>
    <w:rsid w:val="688F1E13"/>
    <w:rsid w:val="68B3E4AB"/>
    <w:rsid w:val="68CCF490"/>
    <w:rsid w:val="68EC0CD7"/>
    <w:rsid w:val="68F872A6"/>
    <w:rsid w:val="68F93E60"/>
    <w:rsid w:val="69172549"/>
    <w:rsid w:val="69DB8242"/>
    <w:rsid w:val="69F715B6"/>
    <w:rsid w:val="6A167394"/>
    <w:rsid w:val="6A27AAA0"/>
    <w:rsid w:val="6A548728"/>
    <w:rsid w:val="6A88C73C"/>
    <w:rsid w:val="6A94E950"/>
    <w:rsid w:val="6AC7F5B6"/>
    <w:rsid w:val="6B36093C"/>
    <w:rsid w:val="6B742B75"/>
    <w:rsid w:val="6B79D226"/>
    <w:rsid w:val="6B816B96"/>
    <w:rsid w:val="6B847EF3"/>
    <w:rsid w:val="6BD6BC47"/>
    <w:rsid w:val="6BDFB02E"/>
    <w:rsid w:val="6BEFCB2E"/>
    <w:rsid w:val="6BF12B09"/>
    <w:rsid w:val="6C127A92"/>
    <w:rsid w:val="6C16C100"/>
    <w:rsid w:val="6C16F144"/>
    <w:rsid w:val="6C2B8078"/>
    <w:rsid w:val="6C2B9BEB"/>
    <w:rsid w:val="6C790D4C"/>
    <w:rsid w:val="6C88739A"/>
    <w:rsid w:val="6CB4EA68"/>
    <w:rsid w:val="6CBA38CC"/>
    <w:rsid w:val="6D47DED5"/>
    <w:rsid w:val="6D54B652"/>
    <w:rsid w:val="6D6A33C0"/>
    <w:rsid w:val="6D8353A0"/>
    <w:rsid w:val="6D8B202E"/>
    <w:rsid w:val="6DAE4AF3"/>
    <w:rsid w:val="6DB7339D"/>
    <w:rsid w:val="6DD11F10"/>
    <w:rsid w:val="6DFF78E3"/>
    <w:rsid w:val="6EA08C09"/>
    <w:rsid w:val="6EC45B37"/>
    <w:rsid w:val="6ECA86D9"/>
    <w:rsid w:val="6ED35B4A"/>
    <w:rsid w:val="6EE3AF36"/>
    <w:rsid w:val="6EFADB06"/>
    <w:rsid w:val="6F48F8A7"/>
    <w:rsid w:val="6F4E8974"/>
    <w:rsid w:val="6F774AAC"/>
    <w:rsid w:val="6F8C0CAD"/>
    <w:rsid w:val="6FBC36AA"/>
    <w:rsid w:val="6FF46AFE"/>
    <w:rsid w:val="705561AF"/>
    <w:rsid w:val="707BD4BB"/>
    <w:rsid w:val="70847FA8"/>
    <w:rsid w:val="70B18A56"/>
    <w:rsid w:val="70EED45F"/>
    <w:rsid w:val="71140AC1"/>
    <w:rsid w:val="712C9195"/>
    <w:rsid w:val="714C7E6F"/>
    <w:rsid w:val="714D4A4D"/>
    <w:rsid w:val="71A48522"/>
    <w:rsid w:val="71D22F70"/>
    <w:rsid w:val="71ECA53F"/>
    <w:rsid w:val="722B7438"/>
    <w:rsid w:val="72346E9F"/>
    <w:rsid w:val="726A858F"/>
    <w:rsid w:val="728517D1"/>
    <w:rsid w:val="7287E4D6"/>
    <w:rsid w:val="729211BF"/>
    <w:rsid w:val="729566A0"/>
    <w:rsid w:val="72A3BE83"/>
    <w:rsid w:val="72C61E58"/>
    <w:rsid w:val="72CFE13E"/>
    <w:rsid w:val="730111C7"/>
    <w:rsid w:val="7306AA0F"/>
    <w:rsid w:val="731E4C92"/>
    <w:rsid w:val="7329269C"/>
    <w:rsid w:val="732CB34A"/>
    <w:rsid w:val="734B018D"/>
    <w:rsid w:val="734B6C3C"/>
    <w:rsid w:val="735D9F42"/>
    <w:rsid w:val="73B72059"/>
    <w:rsid w:val="73C3742E"/>
    <w:rsid w:val="74268FC2"/>
    <w:rsid w:val="743A5F51"/>
    <w:rsid w:val="7461EEB9"/>
    <w:rsid w:val="748CA6E4"/>
    <w:rsid w:val="748F7661"/>
    <w:rsid w:val="74A27A70"/>
    <w:rsid w:val="74C27AAD"/>
    <w:rsid w:val="74D6FFFC"/>
    <w:rsid w:val="74EE4315"/>
    <w:rsid w:val="7518D3E4"/>
    <w:rsid w:val="756A1F9C"/>
    <w:rsid w:val="756F342E"/>
    <w:rsid w:val="75970681"/>
    <w:rsid w:val="75BB058F"/>
    <w:rsid w:val="75BCA5D7"/>
    <w:rsid w:val="75E883B6"/>
    <w:rsid w:val="76029DA2"/>
    <w:rsid w:val="7607FAE4"/>
    <w:rsid w:val="7616A63A"/>
    <w:rsid w:val="762303C7"/>
    <w:rsid w:val="7644A53E"/>
    <w:rsid w:val="76934DCB"/>
    <w:rsid w:val="7698FCCF"/>
    <w:rsid w:val="76B2ACCB"/>
    <w:rsid w:val="76B60875"/>
    <w:rsid w:val="76C2C75C"/>
    <w:rsid w:val="772FCE69"/>
    <w:rsid w:val="775E3084"/>
    <w:rsid w:val="776406FB"/>
    <w:rsid w:val="77A2B389"/>
    <w:rsid w:val="77CA55F0"/>
    <w:rsid w:val="77D41B82"/>
    <w:rsid w:val="77F04909"/>
    <w:rsid w:val="77FBCCFC"/>
    <w:rsid w:val="77FFF727"/>
    <w:rsid w:val="7803C36C"/>
    <w:rsid w:val="780E37D2"/>
    <w:rsid w:val="7824D908"/>
    <w:rsid w:val="78398620"/>
    <w:rsid w:val="7872DB74"/>
    <w:rsid w:val="78771217"/>
    <w:rsid w:val="7889FBE2"/>
    <w:rsid w:val="78A2571A"/>
    <w:rsid w:val="78ABC7F0"/>
    <w:rsid w:val="78FEEE65"/>
    <w:rsid w:val="790296E0"/>
    <w:rsid w:val="792D5F28"/>
    <w:rsid w:val="793B110E"/>
    <w:rsid w:val="7956F515"/>
    <w:rsid w:val="79652C12"/>
    <w:rsid w:val="7A17B987"/>
    <w:rsid w:val="7A1D5DC0"/>
    <w:rsid w:val="7A36C26B"/>
    <w:rsid w:val="7A8AAF2F"/>
    <w:rsid w:val="7AD6E16F"/>
    <w:rsid w:val="7B4F9245"/>
    <w:rsid w:val="7BA4CEC0"/>
    <w:rsid w:val="7BB92E21"/>
    <w:rsid w:val="7BC8A84F"/>
    <w:rsid w:val="7BD04187"/>
    <w:rsid w:val="7C0B3880"/>
    <w:rsid w:val="7C22A6A2"/>
    <w:rsid w:val="7C7E2E68"/>
    <w:rsid w:val="7C895F06"/>
    <w:rsid w:val="7C8DA549"/>
    <w:rsid w:val="7C939A91"/>
    <w:rsid w:val="7CE4FFBA"/>
    <w:rsid w:val="7CFB11C6"/>
    <w:rsid w:val="7D0CF743"/>
    <w:rsid w:val="7D3D9A8E"/>
    <w:rsid w:val="7D55AB7A"/>
    <w:rsid w:val="7D56C89A"/>
    <w:rsid w:val="7DCFAB96"/>
    <w:rsid w:val="7DD9F90F"/>
    <w:rsid w:val="7E0E8231"/>
    <w:rsid w:val="7E4F9C00"/>
    <w:rsid w:val="7EA8C7A4"/>
    <w:rsid w:val="7EE3F6A8"/>
    <w:rsid w:val="7EEA98F7"/>
    <w:rsid w:val="7EFCEE17"/>
    <w:rsid w:val="7F071F2C"/>
    <w:rsid w:val="7F2710BF"/>
    <w:rsid w:val="7F46F1E1"/>
    <w:rsid w:val="7F4EC6E2"/>
    <w:rsid w:val="7F7C6C38"/>
    <w:rsid w:val="7F964881"/>
    <w:rsid w:val="7F9917BB"/>
    <w:rsid w:val="7FCEBF5E"/>
    <w:rsid w:val="7FDD72E5"/>
    <w:rsid w:val="7FFEB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440708"/>
  <w15:chartTrackingRefBased/>
  <w15:docId w15:val="{5E9E8C5F-9A20-4382-87EC-8076BD8DC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0A44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14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2D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Heading3"/>
    <w:next w:val="Heading3"/>
    <w:link w:val="Heading4Char"/>
    <w:uiPriority w:val="1"/>
    <w:qFormat/>
    <w:rsid w:val="003C2D53"/>
    <w:pPr>
      <w:keepLines w:val="0"/>
      <w:numPr>
        <w:ilvl w:val="3"/>
        <w:numId w:val="1"/>
      </w:numPr>
      <w:spacing w:before="0" w:line="480" w:lineRule="auto"/>
      <w:outlineLvl w:val="3"/>
    </w:pPr>
    <w:rPr>
      <w:rFonts w:ascii="Arial" w:eastAsia="SimSun" w:hAnsi="Arial" w:cs="Times New Roman"/>
      <w:b/>
      <w:iCs/>
      <w:color w:val="auto"/>
      <w:sz w:val="22"/>
      <w:lang w:val="en-US"/>
    </w:rPr>
  </w:style>
  <w:style w:type="paragraph" w:styleId="Heading5">
    <w:name w:val="heading 5"/>
    <w:basedOn w:val="Normal"/>
    <w:next w:val="Normal"/>
    <w:link w:val="Heading5Char"/>
    <w:uiPriority w:val="1"/>
    <w:qFormat/>
    <w:rsid w:val="003C2D53"/>
    <w:pPr>
      <w:keepNext/>
      <w:numPr>
        <w:ilvl w:val="4"/>
        <w:numId w:val="1"/>
      </w:numPr>
      <w:tabs>
        <w:tab w:val="num" w:pos="1008"/>
      </w:tabs>
      <w:spacing w:after="0" w:line="480" w:lineRule="auto"/>
      <w:ind w:left="0" w:firstLine="0"/>
      <w:outlineLvl w:val="4"/>
    </w:pPr>
    <w:rPr>
      <w:rFonts w:ascii="Arial" w:eastAsia="Times New Roman" w:hAnsi="Arial" w:cs="Times New Roman"/>
      <w:b/>
      <w:bCs/>
      <w:iCs/>
      <w:szCs w:val="26"/>
      <w:lang w:val="en-US"/>
    </w:rPr>
  </w:style>
  <w:style w:type="paragraph" w:styleId="Heading6">
    <w:name w:val="heading 6"/>
    <w:basedOn w:val="Normal"/>
    <w:next w:val="Normal"/>
    <w:link w:val="Heading6Char"/>
    <w:uiPriority w:val="1"/>
    <w:qFormat/>
    <w:rsid w:val="00E047A5"/>
    <w:pPr>
      <w:numPr>
        <w:ilvl w:val="5"/>
        <w:numId w:val="1"/>
      </w:numPr>
      <w:spacing w:after="0" w:line="480" w:lineRule="auto"/>
      <w:outlineLvl w:val="5"/>
    </w:pPr>
    <w:rPr>
      <w:rFonts w:ascii="Arial" w:eastAsia="Times New Roman" w:hAnsi="Arial" w:cs="Times New Roman"/>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666F"/>
    <w:rPr>
      <w:color w:val="0563C1" w:themeColor="hyperlink"/>
      <w:u w:val="single"/>
    </w:rPr>
  </w:style>
  <w:style w:type="character" w:customStyle="1" w:styleId="UnresolvedMention1">
    <w:name w:val="Unresolved Mention1"/>
    <w:basedOn w:val="DefaultParagraphFont"/>
    <w:uiPriority w:val="99"/>
    <w:semiHidden/>
    <w:unhideWhenUsed/>
    <w:rsid w:val="0083666F"/>
    <w:rPr>
      <w:color w:val="605E5C"/>
      <w:shd w:val="clear" w:color="auto" w:fill="E1DFDD"/>
    </w:rPr>
  </w:style>
  <w:style w:type="paragraph" w:styleId="ListParagraph">
    <w:name w:val="List Paragraph"/>
    <w:basedOn w:val="Normal"/>
    <w:uiPriority w:val="34"/>
    <w:qFormat/>
    <w:pPr>
      <w:ind w:left="720"/>
      <w:contextualSpacing/>
    </w:pPr>
  </w:style>
  <w:style w:type="paragraph" w:styleId="Revision">
    <w:name w:val="Revision"/>
    <w:hidden/>
    <w:uiPriority w:val="99"/>
    <w:semiHidden/>
    <w:rsid w:val="001D0E0A"/>
    <w:pPr>
      <w:spacing w:after="0" w:line="240" w:lineRule="auto"/>
    </w:pPr>
  </w:style>
  <w:style w:type="character" w:styleId="CommentReference">
    <w:name w:val="annotation reference"/>
    <w:basedOn w:val="DefaultParagraphFont"/>
    <w:uiPriority w:val="99"/>
    <w:semiHidden/>
    <w:unhideWhenUsed/>
    <w:rsid w:val="001D0E0A"/>
    <w:rPr>
      <w:sz w:val="16"/>
      <w:szCs w:val="16"/>
    </w:rPr>
  </w:style>
  <w:style w:type="paragraph" w:styleId="CommentText">
    <w:name w:val="annotation text"/>
    <w:basedOn w:val="Normal"/>
    <w:link w:val="CommentTextChar"/>
    <w:uiPriority w:val="99"/>
    <w:semiHidden/>
    <w:unhideWhenUsed/>
    <w:rsid w:val="001D0E0A"/>
    <w:pPr>
      <w:spacing w:line="240" w:lineRule="auto"/>
    </w:pPr>
    <w:rPr>
      <w:sz w:val="20"/>
      <w:szCs w:val="20"/>
    </w:rPr>
  </w:style>
  <w:style w:type="character" w:customStyle="1" w:styleId="CommentTextChar">
    <w:name w:val="Comment Text Char"/>
    <w:basedOn w:val="DefaultParagraphFont"/>
    <w:link w:val="CommentText"/>
    <w:uiPriority w:val="99"/>
    <w:semiHidden/>
    <w:rsid w:val="001D0E0A"/>
    <w:rPr>
      <w:sz w:val="20"/>
      <w:szCs w:val="20"/>
    </w:rPr>
  </w:style>
  <w:style w:type="paragraph" w:styleId="CommentSubject">
    <w:name w:val="annotation subject"/>
    <w:basedOn w:val="CommentText"/>
    <w:next w:val="CommentText"/>
    <w:link w:val="CommentSubjectChar"/>
    <w:uiPriority w:val="99"/>
    <w:semiHidden/>
    <w:unhideWhenUsed/>
    <w:rsid w:val="001D0E0A"/>
    <w:rPr>
      <w:b/>
      <w:bCs/>
    </w:rPr>
  </w:style>
  <w:style w:type="character" w:customStyle="1" w:styleId="CommentSubjectChar">
    <w:name w:val="Comment Subject Char"/>
    <w:basedOn w:val="CommentTextChar"/>
    <w:link w:val="CommentSubject"/>
    <w:uiPriority w:val="99"/>
    <w:semiHidden/>
    <w:rsid w:val="001D0E0A"/>
    <w:rPr>
      <w:b/>
      <w:bCs/>
      <w:sz w:val="20"/>
      <w:szCs w:val="20"/>
    </w:rPr>
  </w:style>
  <w:style w:type="character" w:customStyle="1" w:styleId="apple-converted-space">
    <w:name w:val="apple-converted-space"/>
    <w:basedOn w:val="DefaultParagraphFont"/>
    <w:rsid w:val="008C1F20"/>
  </w:style>
  <w:style w:type="character" w:customStyle="1" w:styleId="markedcontent">
    <w:name w:val="markedcontent"/>
    <w:basedOn w:val="DefaultParagraphFont"/>
    <w:rsid w:val="00FD116F"/>
  </w:style>
  <w:style w:type="character" w:styleId="FollowedHyperlink">
    <w:name w:val="FollowedHyperlink"/>
    <w:basedOn w:val="DefaultParagraphFont"/>
    <w:uiPriority w:val="99"/>
    <w:semiHidden/>
    <w:unhideWhenUsed/>
    <w:rsid w:val="002C3DB5"/>
    <w:rPr>
      <w:color w:val="954F72" w:themeColor="followedHyperlink"/>
      <w:u w:val="single"/>
    </w:rPr>
  </w:style>
  <w:style w:type="character" w:styleId="Emphasis">
    <w:name w:val="Emphasis"/>
    <w:basedOn w:val="DefaultParagraphFont"/>
    <w:uiPriority w:val="20"/>
    <w:qFormat/>
    <w:rsid w:val="00B54195"/>
    <w:rPr>
      <w:i/>
      <w:iCs/>
    </w:rPr>
  </w:style>
  <w:style w:type="character" w:customStyle="1" w:styleId="anchor-text">
    <w:name w:val="anchor-text"/>
    <w:basedOn w:val="DefaultParagraphFont"/>
    <w:rsid w:val="00B54195"/>
  </w:style>
  <w:style w:type="paragraph" w:styleId="BalloonText">
    <w:name w:val="Balloon Text"/>
    <w:basedOn w:val="Normal"/>
    <w:link w:val="BalloonTextChar"/>
    <w:uiPriority w:val="99"/>
    <w:semiHidden/>
    <w:unhideWhenUsed/>
    <w:rsid w:val="00B409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09AF"/>
    <w:rPr>
      <w:rFonts w:ascii="Segoe UI" w:hAnsi="Segoe UI" w:cs="Segoe UI"/>
      <w:sz w:val="18"/>
      <w:szCs w:val="18"/>
    </w:rPr>
  </w:style>
  <w:style w:type="paragraph" w:styleId="Header">
    <w:name w:val="header"/>
    <w:basedOn w:val="Normal"/>
    <w:link w:val="HeaderChar"/>
    <w:uiPriority w:val="99"/>
    <w:unhideWhenUsed/>
    <w:rsid w:val="00EA1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FBE"/>
  </w:style>
  <w:style w:type="paragraph" w:styleId="Footer">
    <w:name w:val="footer"/>
    <w:basedOn w:val="Normal"/>
    <w:link w:val="FooterChar"/>
    <w:uiPriority w:val="99"/>
    <w:unhideWhenUsed/>
    <w:rsid w:val="00EA1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FBE"/>
  </w:style>
  <w:style w:type="character" w:customStyle="1" w:styleId="UnresolvedMention2">
    <w:name w:val="Unresolved Mention2"/>
    <w:basedOn w:val="DefaultParagraphFont"/>
    <w:uiPriority w:val="99"/>
    <w:semiHidden/>
    <w:unhideWhenUsed/>
    <w:rsid w:val="000E2ED6"/>
    <w:rPr>
      <w:color w:val="605E5C"/>
      <w:shd w:val="clear" w:color="auto" w:fill="E1DFDD"/>
    </w:rPr>
  </w:style>
  <w:style w:type="character" w:styleId="PlaceholderText">
    <w:name w:val="Placeholder Text"/>
    <w:basedOn w:val="DefaultParagraphFont"/>
    <w:uiPriority w:val="99"/>
    <w:semiHidden/>
    <w:rsid w:val="000C221A"/>
    <w:rPr>
      <w:color w:val="808080"/>
    </w:rPr>
  </w:style>
  <w:style w:type="character" w:customStyle="1" w:styleId="author">
    <w:name w:val="author"/>
    <w:basedOn w:val="DefaultParagraphFont"/>
    <w:rsid w:val="00A0060F"/>
  </w:style>
  <w:style w:type="character" w:customStyle="1" w:styleId="pubyear">
    <w:name w:val="pubyear"/>
    <w:basedOn w:val="DefaultParagraphFont"/>
    <w:rsid w:val="00A0060F"/>
  </w:style>
  <w:style w:type="character" w:customStyle="1" w:styleId="articletitle">
    <w:name w:val="articletitle"/>
    <w:basedOn w:val="DefaultParagraphFont"/>
    <w:rsid w:val="00A0060F"/>
  </w:style>
  <w:style w:type="character" w:customStyle="1" w:styleId="vol">
    <w:name w:val="vol"/>
    <w:basedOn w:val="DefaultParagraphFont"/>
    <w:rsid w:val="00A0060F"/>
  </w:style>
  <w:style w:type="character" w:customStyle="1" w:styleId="pagefirst">
    <w:name w:val="pagefirst"/>
    <w:basedOn w:val="DefaultParagraphFont"/>
    <w:rsid w:val="00A0060F"/>
  </w:style>
  <w:style w:type="character" w:customStyle="1" w:styleId="pagelast">
    <w:name w:val="pagelast"/>
    <w:basedOn w:val="DefaultParagraphFont"/>
    <w:rsid w:val="00A0060F"/>
  </w:style>
  <w:style w:type="character" w:styleId="UnresolvedMention">
    <w:name w:val="Unresolved Mention"/>
    <w:basedOn w:val="DefaultParagraphFont"/>
    <w:uiPriority w:val="99"/>
    <w:semiHidden/>
    <w:unhideWhenUsed/>
    <w:rsid w:val="00645D56"/>
    <w:rPr>
      <w:color w:val="605E5C"/>
      <w:shd w:val="clear" w:color="auto" w:fill="E1DFDD"/>
    </w:rPr>
  </w:style>
  <w:style w:type="character" w:styleId="PageNumber">
    <w:name w:val="page number"/>
    <w:basedOn w:val="DefaultParagraphFont"/>
    <w:uiPriority w:val="99"/>
    <w:semiHidden/>
    <w:unhideWhenUsed/>
    <w:rsid w:val="00DD027D"/>
  </w:style>
  <w:style w:type="character" w:customStyle="1" w:styleId="Heading1Char">
    <w:name w:val="Heading 1 Char"/>
    <w:basedOn w:val="DefaultParagraphFont"/>
    <w:link w:val="Heading1"/>
    <w:uiPriority w:val="9"/>
    <w:rsid w:val="000A44A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44A9"/>
    <w:pPr>
      <w:outlineLvl w:val="9"/>
    </w:pPr>
  </w:style>
  <w:style w:type="paragraph" w:styleId="TOC1">
    <w:name w:val="toc 1"/>
    <w:basedOn w:val="Normal"/>
    <w:next w:val="Normal"/>
    <w:autoRedefine/>
    <w:uiPriority w:val="39"/>
    <w:unhideWhenUsed/>
    <w:rsid w:val="00BE7F12"/>
    <w:pPr>
      <w:spacing w:after="100"/>
    </w:pPr>
  </w:style>
  <w:style w:type="paragraph" w:styleId="NormalWeb">
    <w:name w:val="Normal (Web)"/>
    <w:basedOn w:val="Normal"/>
    <w:uiPriority w:val="99"/>
    <w:semiHidden/>
    <w:unhideWhenUsed/>
    <w:rsid w:val="00014D11"/>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F7140F"/>
    <w:pPr>
      <w:spacing w:after="0" w:line="480" w:lineRule="auto"/>
      <w:ind w:left="720" w:hanging="720"/>
    </w:pPr>
  </w:style>
  <w:style w:type="table" w:styleId="TableGrid">
    <w:name w:val="Table Grid"/>
    <w:basedOn w:val="TableNormal"/>
    <w:rsid w:val="00F714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F7140F"/>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F7140F"/>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F7140F"/>
    <w:rPr>
      <w:rFonts w:eastAsiaTheme="minorEastAsia" w:cs="Times New Roman"/>
      <w:sz w:val="20"/>
      <w:szCs w:val="20"/>
      <w:lang w:val="en-CA"/>
    </w:rPr>
  </w:style>
  <w:style w:type="character" w:styleId="SubtleEmphasis">
    <w:name w:val="Subtle Emphasis"/>
    <w:basedOn w:val="DefaultParagraphFont"/>
    <w:uiPriority w:val="19"/>
    <w:qFormat/>
    <w:rsid w:val="00F7140F"/>
    <w:rPr>
      <w:i/>
      <w:iCs/>
    </w:rPr>
  </w:style>
  <w:style w:type="table" w:styleId="LightShading-Accent1">
    <w:name w:val="Light Shading Accent 1"/>
    <w:basedOn w:val="TableNormal"/>
    <w:uiPriority w:val="60"/>
    <w:rsid w:val="00F7140F"/>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Heading2Char">
    <w:name w:val="Heading 2 Char"/>
    <w:basedOn w:val="DefaultParagraphFont"/>
    <w:link w:val="Heading2"/>
    <w:uiPriority w:val="9"/>
    <w:rsid w:val="00531443"/>
    <w:rPr>
      <w:rFonts w:asciiTheme="majorHAnsi" w:eastAsiaTheme="majorEastAsia" w:hAnsiTheme="majorHAnsi" w:cstheme="majorBidi"/>
      <w:color w:val="2F5496" w:themeColor="accent1" w:themeShade="BF"/>
      <w:sz w:val="26"/>
      <w:szCs w:val="26"/>
      <w:lang w:val="en-CA"/>
    </w:rPr>
  </w:style>
  <w:style w:type="paragraph" w:styleId="TOC2">
    <w:name w:val="toc 2"/>
    <w:basedOn w:val="Normal"/>
    <w:next w:val="Normal"/>
    <w:autoRedefine/>
    <w:uiPriority w:val="39"/>
    <w:unhideWhenUsed/>
    <w:rsid w:val="00816AE2"/>
    <w:pPr>
      <w:spacing w:after="100"/>
      <w:ind w:left="220"/>
    </w:pPr>
  </w:style>
  <w:style w:type="character" w:customStyle="1" w:styleId="Heading4Char">
    <w:name w:val="Heading 4 Char"/>
    <w:basedOn w:val="DefaultParagraphFont"/>
    <w:link w:val="Heading4"/>
    <w:uiPriority w:val="1"/>
    <w:rsid w:val="003C2D53"/>
    <w:rPr>
      <w:rFonts w:ascii="Arial" w:eastAsia="SimSun" w:hAnsi="Arial" w:cs="Times New Roman"/>
      <w:b/>
      <w:iCs/>
      <w:szCs w:val="24"/>
    </w:rPr>
  </w:style>
  <w:style w:type="character" w:customStyle="1" w:styleId="Heading3Char">
    <w:name w:val="Heading 3 Char"/>
    <w:basedOn w:val="DefaultParagraphFont"/>
    <w:link w:val="Heading3"/>
    <w:uiPriority w:val="9"/>
    <w:rsid w:val="003C2D53"/>
    <w:rPr>
      <w:rFonts w:asciiTheme="majorHAnsi" w:eastAsiaTheme="majorEastAsia" w:hAnsiTheme="majorHAnsi" w:cstheme="majorBidi"/>
      <w:color w:val="1F3763" w:themeColor="accent1" w:themeShade="7F"/>
      <w:sz w:val="24"/>
      <w:szCs w:val="24"/>
      <w:lang w:val="en-CA"/>
    </w:rPr>
  </w:style>
  <w:style w:type="character" w:customStyle="1" w:styleId="Heading5Char">
    <w:name w:val="Heading 5 Char"/>
    <w:basedOn w:val="DefaultParagraphFont"/>
    <w:link w:val="Heading5"/>
    <w:uiPriority w:val="1"/>
    <w:rsid w:val="003C2D53"/>
    <w:rPr>
      <w:rFonts w:ascii="Arial" w:eastAsia="Times New Roman" w:hAnsi="Arial" w:cs="Times New Roman"/>
      <w:b/>
      <w:bCs/>
      <w:iCs/>
      <w:szCs w:val="26"/>
    </w:rPr>
  </w:style>
  <w:style w:type="character" w:customStyle="1" w:styleId="Heading5Char1">
    <w:name w:val="Heading 5 Char1"/>
    <w:basedOn w:val="DefaultParagraphFont"/>
    <w:uiPriority w:val="9"/>
    <w:semiHidden/>
    <w:rsid w:val="003C2D53"/>
    <w:rPr>
      <w:rFonts w:asciiTheme="majorHAnsi" w:eastAsiaTheme="majorEastAsia" w:hAnsiTheme="majorHAnsi" w:cstheme="majorBidi"/>
      <w:color w:val="2F5496" w:themeColor="accent1" w:themeShade="BF"/>
      <w:lang w:val="en-CA"/>
    </w:rPr>
  </w:style>
  <w:style w:type="character" w:customStyle="1" w:styleId="Heading6Char">
    <w:name w:val="Heading 6 Char"/>
    <w:basedOn w:val="DefaultParagraphFont"/>
    <w:link w:val="Heading6"/>
    <w:uiPriority w:val="1"/>
    <w:rsid w:val="00E047A5"/>
    <w:rPr>
      <w:rFonts w:ascii="Arial" w:eastAsia="Times New Roman" w:hAnsi="Arial" w:cs="Times New Roman"/>
      <w:b/>
      <w:bCs/>
    </w:rPr>
  </w:style>
  <w:style w:type="paragraph" w:styleId="TableofFigures">
    <w:name w:val="table of figures"/>
    <w:basedOn w:val="Normal"/>
    <w:next w:val="Normal"/>
    <w:uiPriority w:val="99"/>
    <w:unhideWhenUsed/>
    <w:rsid w:val="00050C1D"/>
    <w:pPr>
      <w:spacing w:after="0" w:line="240" w:lineRule="auto"/>
    </w:pPr>
    <w:rPr>
      <w:rFonts w:ascii="Times New Roman" w:eastAsia="Times New Roman" w:hAnsi="Times New Roman" w:cs="Times New Roman"/>
      <w:sz w:val="24"/>
      <w:szCs w:val="24"/>
      <w:lang w:eastAsia="en-CA"/>
    </w:rPr>
  </w:style>
  <w:style w:type="paragraph" w:styleId="Caption">
    <w:name w:val="caption"/>
    <w:basedOn w:val="Normal"/>
    <w:next w:val="Normal"/>
    <w:uiPriority w:val="35"/>
    <w:unhideWhenUsed/>
    <w:qFormat/>
    <w:rsid w:val="005D563B"/>
    <w:pPr>
      <w:spacing w:after="200" w:line="240" w:lineRule="auto"/>
    </w:pPr>
    <w:rPr>
      <w:rFonts w:ascii="Times New Roman" w:eastAsia="Times New Roman" w:hAnsi="Times New Roman" w:cs="Times New Roman"/>
      <w:iCs/>
      <w:color w:val="000000" w:themeColor="text1"/>
      <w:sz w:val="20"/>
      <w:szCs w:val="18"/>
      <w:lang w:eastAsia="en-CA"/>
    </w:rPr>
  </w:style>
  <w:style w:type="paragraph" w:styleId="TOC3">
    <w:name w:val="toc 3"/>
    <w:basedOn w:val="Normal"/>
    <w:next w:val="Normal"/>
    <w:autoRedefine/>
    <w:uiPriority w:val="39"/>
    <w:unhideWhenUsed/>
    <w:rsid w:val="00193919"/>
    <w:pPr>
      <w:spacing w:after="100"/>
      <w:ind w:left="440"/>
    </w:pPr>
  </w:style>
  <w:style w:type="character" w:styleId="Strong">
    <w:name w:val="Strong"/>
    <w:basedOn w:val="DefaultParagraphFont"/>
    <w:uiPriority w:val="22"/>
    <w:qFormat/>
    <w:rsid w:val="00315F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955397">
      <w:bodyDiv w:val="1"/>
      <w:marLeft w:val="0"/>
      <w:marRight w:val="0"/>
      <w:marTop w:val="0"/>
      <w:marBottom w:val="0"/>
      <w:divBdr>
        <w:top w:val="none" w:sz="0" w:space="0" w:color="auto"/>
        <w:left w:val="none" w:sz="0" w:space="0" w:color="auto"/>
        <w:bottom w:val="none" w:sz="0" w:space="0" w:color="auto"/>
        <w:right w:val="none" w:sz="0" w:space="0" w:color="auto"/>
      </w:divBdr>
    </w:div>
    <w:div w:id="306328559">
      <w:bodyDiv w:val="1"/>
      <w:marLeft w:val="0"/>
      <w:marRight w:val="0"/>
      <w:marTop w:val="0"/>
      <w:marBottom w:val="0"/>
      <w:divBdr>
        <w:top w:val="none" w:sz="0" w:space="0" w:color="auto"/>
        <w:left w:val="none" w:sz="0" w:space="0" w:color="auto"/>
        <w:bottom w:val="none" w:sz="0" w:space="0" w:color="auto"/>
        <w:right w:val="none" w:sz="0" w:space="0" w:color="auto"/>
      </w:divBdr>
      <w:divsChild>
        <w:div w:id="1851020051">
          <w:marLeft w:val="0"/>
          <w:marRight w:val="0"/>
          <w:marTop w:val="0"/>
          <w:marBottom w:val="0"/>
          <w:divBdr>
            <w:top w:val="none" w:sz="0" w:space="0" w:color="auto"/>
            <w:left w:val="none" w:sz="0" w:space="0" w:color="auto"/>
            <w:bottom w:val="none" w:sz="0" w:space="0" w:color="auto"/>
            <w:right w:val="none" w:sz="0" w:space="0" w:color="auto"/>
          </w:divBdr>
          <w:divsChild>
            <w:div w:id="906844409">
              <w:marLeft w:val="0"/>
              <w:marRight w:val="0"/>
              <w:marTop w:val="0"/>
              <w:marBottom w:val="0"/>
              <w:divBdr>
                <w:top w:val="none" w:sz="0" w:space="0" w:color="auto"/>
                <w:left w:val="none" w:sz="0" w:space="0" w:color="auto"/>
                <w:bottom w:val="none" w:sz="0" w:space="0" w:color="auto"/>
                <w:right w:val="none" w:sz="0" w:space="0" w:color="auto"/>
              </w:divBdr>
              <w:divsChild>
                <w:div w:id="5495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368283">
      <w:bodyDiv w:val="1"/>
      <w:marLeft w:val="0"/>
      <w:marRight w:val="0"/>
      <w:marTop w:val="0"/>
      <w:marBottom w:val="0"/>
      <w:divBdr>
        <w:top w:val="none" w:sz="0" w:space="0" w:color="auto"/>
        <w:left w:val="none" w:sz="0" w:space="0" w:color="auto"/>
        <w:bottom w:val="none" w:sz="0" w:space="0" w:color="auto"/>
        <w:right w:val="none" w:sz="0" w:space="0" w:color="auto"/>
      </w:divBdr>
      <w:divsChild>
        <w:div w:id="2043282300">
          <w:marLeft w:val="0"/>
          <w:marRight w:val="0"/>
          <w:marTop w:val="0"/>
          <w:marBottom w:val="0"/>
          <w:divBdr>
            <w:top w:val="none" w:sz="0" w:space="0" w:color="auto"/>
            <w:left w:val="none" w:sz="0" w:space="0" w:color="auto"/>
            <w:bottom w:val="none" w:sz="0" w:space="0" w:color="auto"/>
            <w:right w:val="none" w:sz="0" w:space="0" w:color="auto"/>
          </w:divBdr>
        </w:div>
      </w:divsChild>
    </w:div>
    <w:div w:id="701974331">
      <w:bodyDiv w:val="1"/>
      <w:marLeft w:val="0"/>
      <w:marRight w:val="0"/>
      <w:marTop w:val="0"/>
      <w:marBottom w:val="0"/>
      <w:divBdr>
        <w:top w:val="none" w:sz="0" w:space="0" w:color="auto"/>
        <w:left w:val="none" w:sz="0" w:space="0" w:color="auto"/>
        <w:bottom w:val="none" w:sz="0" w:space="0" w:color="auto"/>
        <w:right w:val="none" w:sz="0" w:space="0" w:color="auto"/>
      </w:divBdr>
      <w:divsChild>
        <w:div w:id="244270983">
          <w:marLeft w:val="0"/>
          <w:marRight w:val="0"/>
          <w:marTop w:val="0"/>
          <w:marBottom w:val="0"/>
          <w:divBdr>
            <w:top w:val="none" w:sz="0" w:space="0" w:color="auto"/>
            <w:left w:val="none" w:sz="0" w:space="0" w:color="auto"/>
            <w:bottom w:val="none" w:sz="0" w:space="0" w:color="auto"/>
            <w:right w:val="none" w:sz="0" w:space="0" w:color="auto"/>
          </w:divBdr>
          <w:divsChild>
            <w:div w:id="5853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www.sciencedirect.com/science/article/pii/S0169204604001288" TargetMode="External"/><Relationship Id="rId26" Type="http://schemas.openxmlformats.org/officeDocument/2006/relationships/image" Target="media/image5.png"/><Relationship Id="rId39" Type="http://schemas.openxmlformats.org/officeDocument/2006/relationships/fontTable" Target="fontTable.xml"/><Relationship Id="rId21" Type="http://schemas.openxmlformats.org/officeDocument/2006/relationships/hyperlink" Target="https://doi.org/10.3819/CCBR.2018.130008" TargetMode="External"/><Relationship Id="rId34" Type="http://schemas.openxmlformats.org/officeDocument/2006/relationships/image" Target="media/image1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073/pnas.1505913113" TargetMode="External"/><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muse.jhu.edu/book/34368" TargetMode="External"/><Relationship Id="rId32" Type="http://schemas.openxmlformats.org/officeDocument/2006/relationships/image" Target="media/image11.png"/><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doi.org/10.1093/auk/99.3.424" TargetMode="External"/><Relationship Id="rId28" Type="http://schemas.openxmlformats.org/officeDocument/2006/relationships/image" Target="media/image7.png"/><Relationship Id="rId36" Type="http://schemas.openxmlformats.org/officeDocument/2006/relationships/hyperlink" Target="https://github.com/QuantitativeEcologyLab/MSc.-Communal-roosting-behav" TargetMode="External"/><Relationship Id="rId10" Type="http://schemas.openxmlformats.org/officeDocument/2006/relationships/comments" Target="comments.xml"/><Relationship Id="rId19" Type="http://schemas.openxmlformats.org/officeDocument/2006/relationships/hyperlink" Target="https://onlinelibrary.wiley.com/doi/full/10.1111/brv.13089"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1.png"/><Relationship Id="rId22" Type="http://schemas.openxmlformats.org/officeDocument/2006/relationships/hyperlink" Target="https://doi.org/10.1126/sciadv.abe2101"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customXml" Target="ink/ink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meridian.allenpress.com/rapt/article/52/4/407/429769/Evolution-of-Communal-Roosting-A-Social-Refuge"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oter" Target="foot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6T20:23:03.488"/>
    </inkml:context>
    <inkml:brush xml:id="br0">
      <inkml:brushProperty name="width" value="0.05" units="cm"/>
      <inkml:brushProperty name="height" value="0.05" units="cm"/>
      <inkml:brushProperty name="color" value="#E71224"/>
    </inkml:brush>
  </inkml:definitions>
  <inkml:trace contextRef="#ctx0" brushRef="#br0">0 0 16388,'0'0'0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586F8-96BF-4B7F-9E35-56C64CD7F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14220</TotalTime>
  <Pages>96</Pages>
  <Words>72474</Words>
  <Characters>413104</Characters>
  <Application>Microsoft Office Word</Application>
  <DocSecurity>0</DocSecurity>
  <Lines>3442</Lines>
  <Paragraphs>969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sandracd@student.ubc.ca</dc:creator>
  <cp:keywords/>
  <dc:description/>
  <cp:lastModifiedBy>sandracd@student.ubc.ca</cp:lastModifiedBy>
  <cp:revision>149</cp:revision>
  <dcterms:created xsi:type="dcterms:W3CDTF">2025-05-26T23:06:00Z</dcterms:created>
  <dcterms:modified xsi:type="dcterms:W3CDTF">2025-06-23T16:00:00Z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473d64ed80cba749f42415706d88b145133e30fcc9017f0bc5f3432f2078664f</vt:lpwstr>
  </property>
  <property fmtid="{D5CDD505-2E9C-101B-9397-08002B2CF9AE}" pid="3" name="ZOTERO_PREF_1">
    <vt:lpwstr>&lt;data data-version="3" zotero-version="6.0.36"&gt;&lt;session id="aJEuLT6r"/&gt;&lt;style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