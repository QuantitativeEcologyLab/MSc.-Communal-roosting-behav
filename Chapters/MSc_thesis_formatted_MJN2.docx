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AD0CC1" w:rsidRDefault="00101420" w:rsidP="00D70E63">
      <w:pPr>
        <w:spacing w:line="360" w:lineRule="auto"/>
        <w:jc w:val="both"/>
        <w:rPr>
          <w:rFonts w:ascii="Times New Roman" w:hAnsi="Times New Roman" w:cs="Times New Roman"/>
          <w:b/>
          <w:bCs/>
          <w:sz w:val="28"/>
          <w:szCs w:val="28"/>
        </w:rPr>
      </w:pPr>
      <w:r w:rsidRPr="000E4017">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33ADB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AD0CC1" w:rsidRDefault="00121F09" w:rsidP="00D70E63">
      <w:pPr>
        <w:spacing w:line="360" w:lineRule="auto"/>
        <w:jc w:val="both"/>
        <w:rPr>
          <w:rFonts w:ascii="Times New Roman" w:hAnsi="Times New Roman" w:cs="Times New Roman"/>
          <w:b/>
          <w:bCs/>
          <w:sz w:val="28"/>
          <w:szCs w:val="28"/>
        </w:rPr>
      </w:pPr>
    </w:p>
    <w:p w14:paraId="089B6436" w14:textId="77777777" w:rsidR="00117F54" w:rsidRPr="00AD0CC1" w:rsidRDefault="00117F54" w:rsidP="00D70E63">
      <w:pPr>
        <w:spacing w:line="360" w:lineRule="auto"/>
        <w:jc w:val="both"/>
        <w:rPr>
          <w:rFonts w:ascii="Times New Roman" w:hAnsi="Times New Roman" w:cs="Times New Roman"/>
          <w:b/>
          <w:bCs/>
          <w:sz w:val="28"/>
          <w:szCs w:val="28"/>
        </w:rPr>
      </w:pPr>
    </w:p>
    <w:p w14:paraId="561299CC" w14:textId="534A69A3" w:rsidR="001D0E0A" w:rsidRPr="00AD0CC1" w:rsidRDefault="008D203C" w:rsidP="00E047A5">
      <w:pPr>
        <w:spacing w:line="360" w:lineRule="auto"/>
        <w:jc w:val="center"/>
        <w:rPr>
          <w:rFonts w:ascii="Times New Roman" w:hAnsi="Times New Roman" w:cs="Times New Roman"/>
          <w:b/>
          <w:bCs/>
          <w:sz w:val="28"/>
          <w:szCs w:val="28"/>
        </w:rPr>
      </w:pPr>
      <w:r w:rsidRPr="00AD0CC1">
        <w:rPr>
          <w:rFonts w:ascii="Times New Roman" w:hAnsi="Times New Roman" w:cs="Times New Roman"/>
          <w:b/>
          <w:bCs/>
          <w:sz w:val="28"/>
          <w:szCs w:val="28"/>
        </w:rPr>
        <w:t xml:space="preserve">THE </w:t>
      </w:r>
      <w:r w:rsidR="005B0832" w:rsidRPr="00AD0CC1">
        <w:rPr>
          <w:rFonts w:ascii="Times New Roman" w:hAnsi="Times New Roman" w:cs="Times New Roman"/>
          <w:b/>
          <w:bCs/>
          <w:sz w:val="28"/>
          <w:szCs w:val="28"/>
        </w:rPr>
        <w:t xml:space="preserve">ORIGINS </w:t>
      </w:r>
      <w:r w:rsidRPr="00AD0CC1">
        <w:rPr>
          <w:rFonts w:ascii="Times New Roman" w:hAnsi="Times New Roman" w:cs="Times New Roman"/>
          <w:b/>
          <w:bCs/>
          <w:sz w:val="28"/>
          <w:szCs w:val="28"/>
        </w:rPr>
        <w:t xml:space="preserve">OF COMMUNAL ROOSTING </w:t>
      </w:r>
      <w:r w:rsidR="00193919" w:rsidRPr="00AD0CC1">
        <w:rPr>
          <w:rFonts w:ascii="Times New Roman" w:hAnsi="Times New Roman" w:cs="Times New Roman"/>
          <w:b/>
          <w:bCs/>
          <w:sz w:val="28"/>
          <w:szCs w:val="28"/>
        </w:rPr>
        <w:t>BEHAVIOUR</w:t>
      </w:r>
      <w:r w:rsidR="005B0832" w:rsidRPr="00AD0CC1">
        <w:rPr>
          <w:rFonts w:ascii="Times New Roman" w:hAnsi="Times New Roman" w:cs="Times New Roman"/>
          <w:b/>
          <w:bCs/>
          <w:sz w:val="28"/>
          <w:szCs w:val="28"/>
        </w:rPr>
        <w:t xml:space="preserve"> IN BIRDS</w:t>
      </w:r>
    </w:p>
    <w:p w14:paraId="19EF9137" w14:textId="77777777" w:rsidR="00117F54" w:rsidRPr="00AD0CC1" w:rsidRDefault="00117F54" w:rsidP="00E047A5">
      <w:pPr>
        <w:spacing w:line="360" w:lineRule="auto"/>
        <w:jc w:val="center"/>
        <w:rPr>
          <w:rFonts w:ascii="Times New Roman" w:hAnsi="Times New Roman" w:cs="Times New Roman"/>
          <w:b/>
          <w:bCs/>
          <w:sz w:val="28"/>
          <w:szCs w:val="28"/>
        </w:rPr>
      </w:pPr>
    </w:p>
    <w:p w14:paraId="3F9FE34C" w14:textId="0DDF9BD8" w:rsidR="00117F54" w:rsidRPr="00AD0CC1" w:rsidRDefault="001022D0" w:rsidP="00D70E63">
      <w:pPr>
        <w:tabs>
          <w:tab w:val="center" w:pos="4680"/>
          <w:tab w:val="left" w:pos="6510"/>
        </w:tabs>
        <w:jc w:val="center"/>
        <w:rPr>
          <w:rFonts w:ascii="Times New Roman" w:hAnsi="Times New Roman" w:cs="Times New Roman"/>
          <w:sz w:val="24"/>
          <w:szCs w:val="24"/>
        </w:rPr>
      </w:pPr>
      <w:r w:rsidRPr="00AD0CC1">
        <w:rPr>
          <w:rFonts w:ascii="Times New Roman" w:hAnsi="Times New Roman" w:cs="Times New Roman"/>
          <w:sz w:val="24"/>
          <w:szCs w:val="24"/>
        </w:rPr>
        <w:t>MSc</w:t>
      </w:r>
      <w:r w:rsidR="00D37A21" w:rsidRPr="00AD0CC1">
        <w:rPr>
          <w:rFonts w:ascii="Times New Roman" w:hAnsi="Times New Roman" w:cs="Times New Roman"/>
          <w:sz w:val="24"/>
          <w:szCs w:val="24"/>
        </w:rPr>
        <w:t>.</w:t>
      </w:r>
      <w:r w:rsidR="00117F54" w:rsidRPr="00AD0CC1">
        <w:rPr>
          <w:rFonts w:ascii="Times New Roman" w:hAnsi="Times New Roman" w:cs="Times New Roman"/>
          <w:sz w:val="24"/>
          <w:szCs w:val="24"/>
        </w:rPr>
        <w:t xml:space="preserve"> research proposal</w:t>
      </w:r>
    </w:p>
    <w:p w14:paraId="73DFBD96" w14:textId="77777777" w:rsidR="00117F54" w:rsidRPr="00AD0CC1" w:rsidRDefault="00117F54" w:rsidP="00D70E63">
      <w:pPr>
        <w:jc w:val="center"/>
        <w:rPr>
          <w:rFonts w:ascii="Times New Roman" w:hAnsi="Times New Roman" w:cs="Times New Roman"/>
          <w:sz w:val="24"/>
          <w:szCs w:val="24"/>
        </w:rPr>
      </w:pPr>
    </w:p>
    <w:p w14:paraId="697921AB" w14:textId="77777777" w:rsidR="00117F54" w:rsidRPr="00AD0CC1" w:rsidRDefault="00117F54" w:rsidP="00D70E63">
      <w:pPr>
        <w:jc w:val="center"/>
        <w:rPr>
          <w:rFonts w:ascii="Times New Roman" w:hAnsi="Times New Roman" w:cs="Times New Roman"/>
          <w:sz w:val="24"/>
          <w:szCs w:val="24"/>
        </w:rPr>
      </w:pPr>
    </w:p>
    <w:p w14:paraId="670D98D3" w14:textId="1A5474FE"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Submitted by Sandra Cuadros</w:t>
      </w:r>
    </w:p>
    <w:p w14:paraId="0FACD296" w14:textId="77777777" w:rsidR="00117F54" w:rsidRPr="00AD0CC1" w:rsidRDefault="00117F54" w:rsidP="00D70E63">
      <w:pPr>
        <w:jc w:val="center"/>
        <w:rPr>
          <w:rFonts w:ascii="Times New Roman" w:hAnsi="Times New Roman" w:cs="Times New Roman"/>
          <w:sz w:val="24"/>
          <w:szCs w:val="24"/>
        </w:rPr>
      </w:pPr>
    </w:p>
    <w:p w14:paraId="74178899" w14:textId="3DB5BEDD"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Supervised by Dr. Michael Noonan</w:t>
      </w:r>
    </w:p>
    <w:p w14:paraId="45E05A0E"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Committee Members</w:t>
      </w:r>
    </w:p>
    <w:p w14:paraId="4AEBAA52" w14:textId="05662E24"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Dr. Adam Ford, Dr. Autumn-Lynn Harrison, &amp; Dr. Karen Hodges</w:t>
      </w:r>
    </w:p>
    <w:p w14:paraId="4DF1E075" w14:textId="77777777" w:rsidR="00117F54" w:rsidRPr="00AD0CC1" w:rsidRDefault="00117F54" w:rsidP="00D70E63">
      <w:pPr>
        <w:jc w:val="center"/>
        <w:rPr>
          <w:rFonts w:ascii="Times New Roman" w:hAnsi="Times New Roman" w:cs="Times New Roman"/>
          <w:sz w:val="24"/>
          <w:szCs w:val="24"/>
        </w:rPr>
      </w:pPr>
    </w:p>
    <w:p w14:paraId="533CCC15" w14:textId="77777777" w:rsidR="00117F54" w:rsidRPr="00AD0CC1" w:rsidRDefault="00117F54" w:rsidP="00D70E63">
      <w:pPr>
        <w:jc w:val="center"/>
        <w:rPr>
          <w:rFonts w:ascii="Times New Roman" w:hAnsi="Times New Roman" w:cs="Times New Roman"/>
          <w:sz w:val="24"/>
          <w:szCs w:val="24"/>
        </w:rPr>
      </w:pPr>
    </w:p>
    <w:p w14:paraId="5E6E2AD4"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Department of Biology</w:t>
      </w:r>
    </w:p>
    <w:p w14:paraId="436DE1C1" w14:textId="77777777" w:rsidR="00117F54" w:rsidRPr="00AD0CC1" w:rsidRDefault="00117F54" w:rsidP="00D70E63">
      <w:pPr>
        <w:jc w:val="center"/>
        <w:rPr>
          <w:rFonts w:ascii="Times New Roman" w:hAnsi="Times New Roman" w:cs="Times New Roman"/>
          <w:sz w:val="24"/>
          <w:szCs w:val="24"/>
        </w:rPr>
      </w:pPr>
    </w:p>
    <w:p w14:paraId="697A81AD"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University of British Columbia Okanagan</w:t>
      </w:r>
    </w:p>
    <w:p w14:paraId="1BCDBE83" w14:textId="77777777" w:rsidR="00117F54" w:rsidRPr="00AD0CC1" w:rsidRDefault="00117F54" w:rsidP="00D70E63">
      <w:pPr>
        <w:jc w:val="center"/>
        <w:rPr>
          <w:rFonts w:ascii="Times New Roman" w:hAnsi="Times New Roman" w:cs="Times New Roman"/>
          <w:sz w:val="24"/>
          <w:szCs w:val="24"/>
        </w:rPr>
      </w:pPr>
    </w:p>
    <w:p w14:paraId="3F127A50" w14:textId="77777777" w:rsidR="00117F54" w:rsidRPr="00AD0CC1" w:rsidRDefault="00117F54" w:rsidP="00E047A5">
      <w:pPr>
        <w:jc w:val="center"/>
        <w:rPr>
          <w:rFonts w:ascii="Times New Roman" w:hAnsi="Times New Roman" w:cs="Times New Roman"/>
          <w:sz w:val="24"/>
          <w:szCs w:val="24"/>
        </w:rPr>
      </w:pPr>
    </w:p>
    <w:p w14:paraId="42EB16EB" w14:textId="5D313D87" w:rsidR="00117F54" w:rsidRPr="00AD0CC1" w:rsidRDefault="00ED6D8F" w:rsidP="00D70E63">
      <w:pPr>
        <w:jc w:val="center"/>
        <w:rPr>
          <w:rFonts w:ascii="Times New Roman" w:hAnsi="Times New Roman" w:cs="Times New Roman"/>
          <w:sz w:val="24"/>
          <w:szCs w:val="24"/>
        </w:rPr>
      </w:pPr>
      <w:r w:rsidRPr="00AD0CC1">
        <w:rPr>
          <w:rFonts w:ascii="Times New Roman" w:hAnsi="Times New Roman" w:cs="Times New Roman"/>
          <w:sz w:val="24"/>
          <w:szCs w:val="24"/>
          <w:highlight w:val="yellow"/>
        </w:rPr>
        <w:t>March</w:t>
      </w:r>
      <w:r w:rsidR="00117F54" w:rsidRPr="00AD0CC1">
        <w:rPr>
          <w:rFonts w:ascii="Times New Roman" w:hAnsi="Times New Roman" w:cs="Times New Roman"/>
          <w:sz w:val="24"/>
          <w:szCs w:val="24"/>
          <w:highlight w:val="yellow"/>
        </w:rPr>
        <w:t>202</w:t>
      </w:r>
      <w:r w:rsidRPr="00AD0CC1">
        <w:rPr>
          <w:rFonts w:ascii="Times New Roman" w:hAnsi="Times New Roman" w:cs="Times New Roman"/>
          <w:sz w:val="24"/>
          <w:szCs w:val="24"/>
          <w:highlight w:val="yellow"/>
        </w:rPr>
        <w:t>5</w:t>
      </w:r>
    </w:p>
    <w:p w14:paraId="5A0B77CE" w14:textId="77777777" w:rsidR="00117F54" w:rsidRPr="00AD0CC1" w:rsidRDefault="00117F54" w:rsidP="00D70E63">
      <w:pPr>
        <w:spacing w:line="360" w:lineRule="auto"/>
        <w:jc w:val="both"/>
        <w:rPr>
          <w:rFonts w:ascii="Times New Roman" w:hAnsi="Times New Roman" w:cs="Times New Roman"/>
          <w:b/>
          <w:bCs/>
          <w:sz w:val="28"/>
          <w:szCs w:val="28"/>
        </w:rPr>
      </w:pPr>
    </w:p>
    <w:p w14:paraId="00DD8DC0" w14:textId="77777777" w:rsidR="00C272FA" w:rsidRPr="00AD0CC1" w:rsidRDefault="00C272FA" w:rsidP="00D70E63">
      <w:pPr>
        <w:spacing w:line="360" w:lineRule="auto"/>
        <w:jc w:val="both"/>
        <w:rPr>
          <w:rFonts w:ascii="Times New Roman" w:hAnsi="Times New Roman" w:cs="Times New Roman"/>
          <w:b/>
          <w:bCs/>
          <w:sz w:val="28"/>
          <w:szCs w:val="28"/>
        </w:rPr>
      </w:pPr>
    </w:p>
    <w:p w14:paraId="0FFD04F5" w14:textId="77777777" w:rsidR="00C272FA" w:rsidRPr="00AD0CC1" w:rsidRDefault="00C272FA" w:rsidP="00D70E63">
      <w:pPr>
        <w:spacing w:line="360" w:lineRule="auto"/>
        <w:jc w:val="both"/>
        <w:rPr>
          <w:rFonts w:ascii="Times New Roman" w:hAnsi="Times New Roman" w:cs="Times New Roman"/>
          <w:b/>
          <w:bCs/>
          <w:sz w:val="28"/>
          <w:szCs w:val="28"/>
        </w:rPr>
      </w:pPr>
    </w:p>
    <w:p w14:paraId="0A3B10CE" w14:textId="77777777" w:rsidR="00C272FA" w:rsidRPr="00AD0CC1" w:rsidRDefault="00C272FA" w:rsidP="00D70E63">
      <w:pPr>
        <w:spacing w:line="360" w:lineRule="auto"/>
        <w:jc w:val="both"/>
        <w:rPr>
          <w:rFonts w:ascii="Times New Roman" w:hAnsi="Times New Roman" w:cs="Times New Roman"/>
          <w:b/>
          <w:bCs/>
          <w:sz w:val="28"/>
          <w:szCs w:val="28"/>
        </w:rPr>
      </w:pPr>
    </w:p>
    <w:p w14:paraId="75F36476" w14:textId="77777777"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AD0CC1">
        <w:rPr>
          <w:rFonts w:ascii="Times New Roman" w:eastAsia="Times New Roman" w:hAnsi="Times New Roman" w:cs="Times New Roman"/>
          <w:b/>
          <w:color w:val="auto"/>
          <w:sz w:val="28"/>
          <w:szCs w:val="40"/>
          <w:lang w:eastAsia="en-CA"/>
        </w:rPr>
        <w:lastRenderedPageBreak/>
        <w:t>Abstract</w:t>
      </w:r>
      <w:bookmarkEnd w:id="0"/>
      <w:bookmarkEnd w:id="1"/>
      <w:r w:rsidRPr="00AD0CC1">
        <w:rPr>
          <w:rFonts w:ascii="Times New Roman" w:eastAsia="Times New Roman" w:hAnsi="Times New Roman" w:cs="Times New Roman"/>
          <w:b/>
          <w:color w:val="auto"/>
          <w:sz w:val="28"/>
          <w:szCs w:val="40"/>
          <w:lang w:eastAsia="en-CA"/>
        </w:rPr>
        <w:t xml:space="preserve"> </w:t>
      </w:r>
    </w:p>
    <w:p w14:paraId="47FB5FDF" w14:textId="77777777" w:rsidR="00C272FA" w:rsidRPr="00AD0CC1" w:rsidRDefault="00C272FA" w:rsidP="00D70E63">
      <w:pPr>
        <w:spacing w:line="360" w:lineRule="auto"/>
        <w:jc w:val="both"/>
        <w:rPr>
          <w:rFonts w:ascii="Times New Roman" w:hAnsi="Times New Roman" w:cs="Times New Roman"/>
          <w:b/>
          <w:bCs/>
          <w:sz w:val="28"/>
          <w:szCs w:val="28"/>
        </w:rPr>
      </w:pPr>
    </w:p>
    <w:p w14:paraId="1560B0D3" w14:textId="77777777" w:rsidR="00AE4D18" w:rsidRPr="00AD0CC1" w:rsidRDefault="00AE4D18" w:rsidP="00D70E63">
      <w:pPr>
        <w:jc w:val="both"/>
        <w:rPr>
          <w:rFonts w:ascii="Times New Roman" w:hAnsi="Times New Roman" w:cs="Times New Roman"/>
          <w:b/>
          <w:bCs/>
          <w:sz w:val="28"/>
          <w:szCs w:val="28"/>
        </w:rPr>
      </w:pPr>
    </w:p>
    <w:p w14:paraId="0CE932DB" w14:textId="77777777" w:rsidR="00AE4D18" w:rsidRPr="00AD0CC1" w:rsidRDefault="00AE4D18" w:rsidP="00D70E63">
      <w:pPr>
        <w:jc w:val="both"/>
        <w:rPr>
          <w:rFonts w:ascii="Times New Roman" w:hAnsi="Times New Roman" w:cs="Times New Roman"/>
          <w:b/>
          <w:bCs/>
          <w:sz w:val="28"/>
          <w:szCs w:val="28"/>
        </w:rPr>
      </w:pPr>
    </w:p>
    <w:p w14:paraId="59D3015C" w14:textId="77FFB2B1" w:rsidR="00AE4D18" w:rsidRPr="00AD0CC1" w:rsidRDefault="00AE4D18" w:rsidP="00D70E63">
      <w:pPr>
        <w:jc w:val="both"/>
        <w:rPr>
          <w:rFonts w:ascii="Times New Roman" w:hAnsi="Times New Roman" w:cs="Times New Roman"/>
          <w:b/>
          <w:bCs/>
          <w:sz w:val="28"/>
          <w:szCs w:val="28"/>
        </w:rPr>
      </w:pPr>
    </w:p>
    <w:p w14:paraId="69AD8BB2" w14:textId="77777777" w:rsidR="00237781" w:rsidRPr="00AD0CC1" w:rsidRDefault="00237781" w:rsidP="00D70E63">
      <w:pPr>
        <w:jc w:val="both"/>
        <w:rPr>
          <w:rFonts w:ascii="Times New Roman" w:hAnsi="Times New Roman" w:cs="Times New Roman"/>
          <w:b/>
          <w:bCs/>
          <w:sz w:val="28"/>
          <w:szCs w:val="28"/>
        </w:rPr>
      </w:pPr>
    </w:p>
    <w:p w14:paraId="0EE6502A" w14:textId="77777777" w:rsidR="00237781" w:rsidRPr="00AD0CC1" w:rsidRDefault="00237781" w:rsidP="00D70E63">
      <w:pPr>
        <w:jc w:val="both"/>
        <w:rPr>
          <w:rFonts w:ascii="Times New Roman" w:hAnsi="Times New Roman" w:cs="Times New Roman"/>
          <w:b/>
          <w:bCs/>
          <w:sz w:val="28"/>
          <w:szCs w:val="28"/>
        </w:rPr>
      </w:pPr>
    </w:p>
    <w:p w14:paraId="2FC1C74C" w14:textId="77777777" w:rsidR="00237781" w:rsidRPr="00AD0CC1" w:rsidRDefault="00237781" w:rsidP="00D70E63">
      <w:pPr>
        <w:jc w:val="both"/>
        <w:rPr>
          <w:rFonts w:ascii="Times New Roman" w:hAnsi="Times New Roman" w:cs="Times New Roman"/>
          <w:b/>
          <w:bCs/>
          <w:sz w:val="28"/>
          <w:szCs w:val="28"/>
        </w:rPr>
      </w:pPr>
    </w:p>
    <w:p w14:paraId="10F11925" w14:textId="77777777" w:rsidR="00237781" w:rsidRPr="00AD0CC1" w:rsidRDefault="00237781" w:rsidP="00D70E63">
      <w:pPr>
        <w:jc w:val="both"/>
        <w:rPr>
          <w:rFonts w:ascii="Times New Roman" w:hAnsi="Times New Roman" w:cs="Times New Roman"/>
          <w:b/>
          <w:bCs/>
          <w:sz w:val="28"/>
          <w:szCs w:val="28"/>
        </w:rPr>
      </w:pPr>
    </w:p>
    <w:p w14:paraId="1D6F45E3" w14:textId="77777777" w:rsidR="00237781" w:rsidRPr="00AD0CC1" w:rsidRDefault="00237781" w:rsidP="00D70E63">
      <w:pPr>
        <w:jc w:val="both"/>
        <w:rPr>
          <w:rFonts w:ascii="Times New Roman" w:hAnsi="Times New Roman" w:cs="Times New Roman"/>
          <w:b/>
          <w:bCs/>
          <w:sz w:val="28"/>
          <w:szCs w:val="28"/>
        </w:rPr>
      </w:pPr>
    </w:p>
    <w:p w14:paraId="2773994B" w14:textId="77777777" w:rsidR="00237781" w:rsidRPr="00AD0CC1" w:rsidRDefault="00237781" w:rsidP="00D70E63">
      <w:pPr>
        <w:jc w:val="both"/>
        <w:rPr>
          <w:rFonts w:ascii="Times New Roman" w:hAnsi="Times New Roman" w:cs="Times New Roman"/>
          <w:b/>
          <w:bCs/>
          <w:sz w:val="28"/>
          <w:szCs w:val="28"/>
        </w:rPr>
      </w:pPr>
    </w:p>
    <w:p w14:paraId="7D436D0F" w14:textId="77777777" w:rsidR="00237781" w:rsidRPr="00AD0CC1" w:rsidRDefault="00237781" w:rsidP="00D70E63">
      <w:pPr>
        <w:jc w:val="both"/>
        <w:rPr>
          <w:rFonts w:ascii="Times New Roman" w:hAnsi="Times New Roman" w:cs="Times New Roman"/>
          <w:b/>
          <w:bCs/>
          <w:sz w:val="28"/>
          <w:szCs w:val="28"/>
        </w:rPr>
      </w:pPr>
    </w:p>
    <w:p w14:paraId="2808C9B1" w14:textId="77777777" w:rsidR="00237781" w:rsidRPr="00AD0CC1" w:rsidRDefault="00237781" w:rsidP="00D70E63">
      <w:pPr>
        <w:jc w:val="both"/>
        <w:rPr>
          <w:rFonts w:ascii="Times New Roman" w:hAnsi="Times New Roman" w:cs="Times New Roman"/>
          <w:b/>
          <w:bCs/>
          <w:sz w:val="28"/>
          <w:szCs w:val="28"/>
        </w:rPr>
      </w:pPr>
    </w:p>
    <w:p w14:paraId="3086A34C" w14:textId="77777777" w:rsidR="00237781" w:rsidRPr="00AD0CC1" w:rsidRDefault="00237781" w:rsidP="00D70E63">
      <w:pPr>
        <w:jc w:val="both"/>
        <w:rPr>
          <w:rFonts w:ascii="Times New Roman" w:hAnsi="Times New Roman" w:cs="Times New Roman"/>
          <w:b/>
          <w:bCs/>
          <w:sz w:val="28"/>
          <w:szCs w:val="28"/>
        </w:rPr>
      </w:pPr>
    </w:p>
    <w:p w14:paraId="284979FD" w14:textId="77777777" w:rsidR="00237781" w:rsidRPr="00AD0CC1" w:rsidRDefault="00237781" w:rsidP="00D70E63">
      <w:pPr>
        <w:jc w:val="both"/>
        <w:rPr>
          <w:rFonts w:ascii="Times New Roman" w:hAnsi="Times New Roman" w:cs="Times New Roman"/>
          <w:b/>
          <w:bCs/>
          <w:sz w:val="28"/>
          <w:szCs w:val="28"/>
        </w:rPr>
      </w:pPr>
    </w:p>
    <w:p w14:paraId="367B6F25" w14:textId="77777777" w:rsidR="00237781" w:rsidRPr="00AD0CC1" w:rsidRDefault="00237781" w:rsidP="00D70E63">
      <w:pPr>
        <w:jc w:val="both"/>
        <w:rPr>
          <w:rFonts w:ascii="Times New Roman" w:hAnsi="Times New Roman" w:cs="Times New Roman"/>
          <w:b/>
          <w:bCs/>
          <w:sz w:val="28"/>
          <w:szCs w:val="28"/>
        </w:rPr>
      </w:pPr>
    </w:p>
    <w:p w14:paraId="54F79088" w14:textId="77777777" w:rsidR="00237781" w:rsidRPr="00AD0CC1" w:rsidRDefault="00237781" w:rsidP="00D70E63">
      <w:pPr>
        <w:jc w:val="both"/>
        <w:rPr>
          <w:rFonts w:ascii="Times New Roman" w:hAnsi="Times New Roman" w:cs="Times New Roman"/>
          <w:b/>
          <w:bCs/>
          <w:sz w:val="28"/>
          <w:szCs w:val="28"/>
        </w:rPr>
      </w:pPr>
    </w:p>
    <w:p w14:paraId="2B12E399" w14:textId="77777777" w:rsidR="00237781" w:rsidRPr="00AD0CC1" w:rsidRDefault="00237781" w:rsidP="00D70E63">
      <w:pPr>
        <w:jc w:val="both"/>
        <w:rPr>
          <w:rFonts w:ascii="Times New Roman" w:hAnsi="Times New Roman" w:cs="Times New Roman"/>
          <w:b/>
          <w:bCs/>
          <w:sz w:val="28"/>
          <w:szCs w:val="28"/>
        </w:rPr>
      </w:pPr>
    </w:p>
    <w:p w14:paraId="1D13D3A7" w14:textId="77777777" w:rsidR="00237781" w:rsidRPr="00AD0CC1" w:rsidRDefault="00237781" w:rsidP="00D70E63">
      <w:pPr>
        <w:jc w:val="both"/>
        <w:rPr>
          <w:rFonts w:ascii="Times New Roman" w:hAnsi="Times New Roman" w:cs="Times New Roman"/>
          <w:b/>
          <w:bCs/>
          <w:sz w:val="28"/>
          <w:szCs w:val="28"/>
        </w:rPr>
      </w:pPr>
    </w:p>
    <w:p w14:paraId="16E413FD" w14:textId="77777777" w:rsidR="00237781" w:rsidRPr="00AD0CC1" w:rsidRDefault="00237781" w:rsidP="00D70E63">
      <w:pPr>
        <w:jc w:val="both"/>
        <w:rPr>
          <w:rFonts w:ascii="Times New Roman" w:hAnsi="Times New Roman" w:cs="Times New Roman"/>
          <w:b/>
          <w:bCs/>
          <w:sz w:val="28"/>
          <w:szCs w:val="28"/>
        </w:rPr>
      </w:pPr>
    </w:p>
    <w:p w14:paraId="21BAD1C0" w14:textId="77777777" w:rsidR="00237781" w:rsidRPr="00AD0CC1" w:rsidRDefault="00237781" w:rsidP="00D70E63">
      <w:pPr>
        <w:jc w:val="both"/>
        <w:rPr>
          <w:rFonts w:ascii="Times New Roman" w:hAnsi="Times New Roman" w:cs="Times New Roman"/>
          <w:b/>
          <w:bCs/>
          <w:sz w:val="28"/>
          <w:szCs w:val="28"/>
        </w:rPr>
      </w:pPr>
    </w:p>
    <w:p w14:paraId="3A5CE824" w14:textId="77777777" w:rsidR="00237781" w:rsidRPr="00AD0CC1" w:rsidRDefault="00237781" w:rsidP="00D70E63">
      <w:pPr>
        <w:jc w:val="both"/>
        <w:rPr>
          <w:rFonts w:ascii="Times New Roman" w:hAnsi="Times New Roman" w:cs="Times New Roman"/>
          <w:b/>
          <w:bCs/>
          <w:sz w:val="28"/>
          <w:szCs w:val="28"/>
        </w:rPr>
      </w:pPr>
    </w:p>
    <w:p w14:paraId="543AC6C2" w14:textId="77777777" w:rsidR="00237781" w:rsidRPr="00AD0CC1" w:rsidRDefault="00237781" w:rsidP="00D70E63">
      <w:pPr>
        <w:jc w:val="both"/>
        <w:rPr>
          <w:rFonts w:ascii="Times New Roman" w:hAnsi="Times New Roman" w:cs="Times New Roman"/>
          <w:b/>
          <w:bCs/>
          <w:sz w:val="28"/>
          <w:szCs w:val="28"/>
        </w:rPr>
      </w:pPr>
    </w:p>
    <w:p w14:paraId="58FBE54D" w14:textId="77777777" w:rsidR="00237781" w:rsidRPr="00AD0CC1" w:rsidRDefault="00237781" w:rsidP="00D70E63">
      <w:pPr>
        <w:jc w:val="both"/>
        <w:rPr>
          <w:rFonts w:ascii="Times New Roman" w:hAnsi="Times New Roman" w:cs="Times New Roman"/>
          <w:b/>
          <w:bCs/>
          <w:sz w:val="28"/>
          <w:szCs w:val="28"/>
        </w:rPr>
      </w:pPr>
    </w:p>
    <w:p w14:paraId="5A6930A8" w14:textId="77777777" w:rsidR="00237781" w:rsidRPr="00AD0CC1" w:rsidRDefault="00237781" w:rsidP="00D70E63">
      <w:pPr>
        <w:jc w:val="both"/>
        <w:rPr>
          <w:rFonts w:ascii="Times New Roman" w:hAnsi="Times New Roman" w:cs="Times New Roman"/>
          <w:b/>
          <w:bCs/>
          <w:sz w:val="28"/>
          <w:szCs w:val="28"/>
        </w:rPr>
      </w:pPr>
    </w:p>
    <w:p w14:paraId="67F00F0D" w14:textId="4B3D5D8E" w:rsidR="00237781" w:rsidRPr="00AD0CC1"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AD0CC1">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AD0CC1" w:rsidRDefault="00237781" w:rsidP="00237781">
      <w:pPr>
        <w:rPr>
          <w:lang w:eastAsia="en-CA"/>
        </w:rPr>
      </w:pPr>
    </w:p>
    <w:p w14:paraId="39C23681" w14:textId="77777777" w:rsidR="00237781" w:rsidRPr="00AD0CC1" w:rsidRDefault="00237781" w:rsidP="00237781">
      <w:pPr>
        <w:rPr>
          <w:lang w:eastAsia="en-CA"/>
        </w:rPr>
      </w:pPr>
    </w:p>
    <w:p w14:paraId="6342ADB9" w14:textId="77777777" w:rsidR="00237781" w:rsidRPr="00AD0CC1" w:rsidRDefault="00237781" w:rsidP="00237781">
      <w:pPr>
        <w:rPr>
          <w:lang w:eastAsia="en-CA"/>
        </w:rPr>
      </w:pPr>
    </w:p>
    <w:p w14:paraId="58C99EF6" w14:textId="77777777" w:rsidR="00237781" w:rsidRPr="00AD0CC1" w:rsidRDefault="00237781" w:rsidP="00237781">
      <w:pPr>
        <w:rPr>
          <w:lang w:eastAsia="en-CA"/>
        </w:rPr>
      </w:pPr>
    </w:p>
    <w:p w14:paraId="4D0552D2" w14:textId="77777777" w:rsidR="00237781" w:rsidRPr="00AD0CC1" w:rsidRDefault="00237781" w:rsidP="00237781">
      <w:pPr>
        <w:rPr>
          <w:lang w:eastAsia="en-CA"/>
        </w:rPr>
      </w:pPr>
    </w:p>
    <w:p w14:paraId="6558BC99" w14:textId="77777777" w:rsidR="00237781" w:rsidRPr="00AD0CC1" w:rsidRDefault="00237781" w:rsidP="00237781">
      <w:pPr>
        <w:rPr>
          <w:lang w:eastAsia="en-CA"/>
        </w:rPr>
      </w:pPr>
    </w:p>
    <w:p w14:paraId="2721E876" w14:textId="77777777" w:rsidR="00237781" w:rsidRPr="00AD0CC1" w:rsidRDefault="00237781" w:rsidP="00237781">
      <w:pPr>
        <w:rPr>
          <w:lang w:eastAsia="en-CA"/>
        </w:rPr>
      </w:pPr>
    </w:p>
    <w:p w14:paraId="525A3AD8" w14:textId="77777777" w:rsidR="00237781" w:rsidRPr="00AD0CC1" w:rsidRDefault="00237781" w:rsidP="00237781">
      <w:pPr>
        <w:rPr>
          <w:lang w:eastAsia="en-CA"/>
        </w:rPr>
      </w:pPr>
    </w:p>
    <w:p w14:paraId="406D9D1B" w14:textId="77777777" w:rsidR="00237781" w:rsidRPr="00AD0CC1" w:rsidRDefault="00237781" w:rsidP="00237781">
      <w:pPr>
        <w:rPr>
          <w:lang w:eastAsia="en-CA"/>
        </w:rPr>
      </w:pPr>
    </w:p>
    <w:p w14:paraId="1A7F0E1D" w14:textId="77777777" w:rsidR="00237781" w:rsidRPr="00AD0CC1" w:rsidRDefault="00237781" w:rsidP="00237781">
      <w:pPr>
        <w:rPr>
          <w:lang w:eastAsia="en-CA"/>
        </w:rPr>
      </w:pPr>
    </w:p>
    <w:p w14:paraId="08043D66" w14:textId="77777777" w:rsidR="00237781" w:rsidRPr="00AD0CC1" w:rsidRDefault="00237781" w:rsidP="00237781">
      <w:pPr>
        <w:rPr>
          <w:lang w:eastAsia="en-CA"/>
        </w:rPr>
      </w:pPr>
    </w:p>
    <w:p w14:paraId="0CA311FA" w14:textId="77777777" w:rsidR="00237781" w:rsidRPr="00AD0CC1" w:rsidRDefault="00237781" w:rsidP="00237781">
      <w:pPr>
        <w:rPr>
          <w:lang w:eastAsia="en-CA"/>
        </w:rPr>
      </w:pPr>
    </w:p>
    <w:p w14:paraId="6CD813A4" w14:textId="77777777" w:rsidR="00237781" w:rsidRPr="00AD0CC1" w:rsidRDefault="00237781" w:rsidP="00237781">
      <w:pPr>
        <w:rPr>
          <w:lang w:eastAsia="en-CA"/>
        </w:rPr>
      </w:pPr>
    </w:p>
    <w:p w14:paraId="330F2AE3" w14:textId="77777777" w:rsidR="00237781" w:rsidRPr="00AD0CC1" w:rsidRDefault="00237781" w:rsidP="00237781">
      <w:pPr>
        <w:rPr>
          <w:lang w:eastAsia="en-CA"/>
        </w:rPr>
      </w:pPr>
    </w:p>
    <w:p w14:paraId="102534B1" w14:textId="77777777" w:rsidR="00237781" w:rsidRPr="00AD0CC1" w:rsidRDefault="00237781" w:rsidP="00237781">
      <w:pPr>
        <w:rPr>
          <w:lang w:eastAsia="en-CA"/>
        </w:rPr>
      </w:pPr>
    </w:p>
    <w:p w14:paraId="12B7C0F0" w14:textId="77777777" w:rsidR="00237781" w:rsidRPr="00AD0CC1" w:rsidRDefault="00237781" w:rsidP="00237781">
      <w:pPr>
        <w:rPr>
          <w:lang w:eastAsia="en-CA"/>
        </w:rPr>
      </w:pPr>
    </w:p>
    <w:p w14:paraId="1180E94C" w14:textId="77777777" w:rsidR="00237781" w:rsidRPr="00AD0CC1" w:rsidRDefault="00237781" w:rsidP="00237781">
      <w:pPr>
        <w:rPr>
          <w:lang w:eastAsia="en-CA"/>
        </w:rPr>
      </w:pPr>
    </w:p>
    <w:p w14:paraId="7811536F" w14:textId="77777777" w:rsidR="00237781" w:rsidRPr="00AD0CC1" w:rsidRDefault="00237781" w:rsidP="00237781">
      <w:pPr>
        <w:rPr>
          <w:lang w:eastAsia="en-CA"/>
        </w:rPr>
      </w:pPr>
    </w:p>
    <w:p w14:paraId="289D9A62" w14:textId="77777777" w:rsidR="00237781" w:rsidRPr="00AD0CC1" w:rsidRDefault="00237781" w:rsidP="00237781">
      <w:pPr>
        <w:rPr>
          <w:lang w:eastAsia="en-CA"/>
        </w:rPr>
      </w:pPr>
    </w:p>
    <w:p w14:paraId="3F61FA8C" w14:textId="77777777" w:rsidR="00237781" w:rsidRPr="00AD0CC1" w:rsidRDefault="00237781" w:rsidP="00237781">
      <w:pPr>
        <w:rPr>
          <w:lang w:eastAsia="en-CA"/>
        </w:rPr>
      </w:pPr>
    </w:p>
    <w:p w14:paraId="7BE354EF" w14:textId="77777777" w:rsidR="00237781" w:rsidRPr="00AD0CC1" w:rsidRDefault="00237781" w:rsidP="00237781">
      <w:pPr>
        <w:rPr>
          <w:lang w:eastAsia="en-CA"/>
        </w:rPr>
      </w:pPr>
    </w:p>
    <w:p w14:paraId="78FFA880" w14:textId="77777777" w:rsidR="00237781" w:rsidRPr="00AD0CC1" w:rsidRDefault="00237781" w:rsidP="00237781">
      <w:pPr>
        <w:rPr>
          <w:lang w:eastAsia="en-CA"/>
        </w:rPr>
      </w:pPr>
    </w:p>
    <w:p w14:paraId="43BA17DE" w14:textId="77777777" w:rsidR="00237781" w:rsidRPr="00AD0CC1" w:rsidRDefault="00237781" w:rsidP="00237781">
      <w:pPr>
        <w:rPr>
          <w:lang w:eastAsia="en-CA"/>
        </w:rPr>
      </w:pPr>
    </w:p>
    <w:p w14:paraId="56C5163A" w14:textId="77777777" w:rsidR="00237781" w:rsidRPr="00AD0CC1" w:rsidRDefault="00237781" w:rsidP="00237781">
      <w:pPr>
        <w:rPr>
          <w:lang w:eastAsia="en-CA"/>
        </w:rPr>
      </w:pPr>
    </w:p>
    <w:p w14:paraId="4E17D5E2" w14:textId="77777777" w:rsidR="00237781" w:rsidRPr="00AD0CC1" w:rsidRDefault="00237781" w:rsidP="00237781">
      <w:pPr>
        <w:rPr>
          <w:lang w:eastAsia="en-CA"/>
        </w:rPr>
      </w:pPr>
    </w:p>
    <w:p w14:paraId="2EB5611D" w14:textId="77777777" w:rsidR="00237781" w:rsidRPr="00AD0CC1" w:rsidRDefault="00237781" w:rsidP="00237781">
      <w:pPr>
        <w:rPr>
          <w:lang w:eastAsia="en-CA"/>
        </w:rPr>
      </w:pPr>
    </w:p>
    <w:p w14:paraId="40B8EA76" w14:textId="77777777" w:rsidR="00237781" w:rsidRPr="00AD0CC1" w:rsidRDefault="00237781" w:rsidP="00237781">
      <w:pPr>
        <w:rPr>
          <w:lang w:eastAsia="en-CA"/>
        </w:rPr>
      </w:pPr>
    </w:p>
    <w:p w14:paraId="7AAE08C3" w14:textId="77777777" w:rsidR="00237781" w:rsidRPr="00AD0CC1" w:rsidRDefault="00237781" w:rsidP="00237781">
      <w:pPr>
        <w:rPr>
          <w:lang w:eastAsia="en-CA"/>
        </w:rPr>
      </w:pPr>
    </w:p>
    <w:p w14:paraId="37AAFEE1" w14:textId="75E484E4"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AD0CC1">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AD0CC1" w:rsidRDefault="00237781" w:rsidP="00E047A5">
      <w:pPr>
        <w:rPr>
          <w:lang w:eastAsia="en-CA"/>
        </w:rPr>
      </w:pPr>
    </w:p>
    <w:p w14:paraId="05AF6D54" w14:textId="77777777" w:rsidR="00237781" w:rsidRPr="00AD0CC1" w:rsidRDefault="00237781" w:rsidP="00D70E63">
      <w:pPr>
        <w:jc w:val="both"/>
        <w:rPr>
          <w:rFonts w:ascii="Times New Roman" w:hAnsi="Times New Roman" w:cs="Times New Roman"/>
          <w:b/>
          <w:bCs/>
          <w:sz w:val="28"/>
          <w:szCs w:val="28"/>
        </w:rPr>
      </w:pPr>
    </w:p>
    <w:p w14:paraId="0EC02CE8" w14:textId="77777777" w:rsidR="00AE4D18" w:rsidRPr="00AD0CC1" w:rsidRDefault="00AE4D18" w:rsidP="00D70E63">
      <w:pPr>
        <w:jc w:val="both"/>
        <w:rPr>
          <w:rFonts w:ascii="Times New Roman" w:hAnsi="Times New Roman" w:cs="Times New Roman"/>
          <w:b/>
          <w:bCs/>
          <w:sz w:val="28"/>
          <w:szCs w:val="28"/>
        </w:rPr>
      </w:pPr>
    </w:p>
    <w:p w14:paraId="7F4920E5" w14:textId="77777777" w:rsidR="00237781" w:rsidRPr="00AD0CC1" w:rsidRDefault="00237781" w:rsidP="00D70E63">
      <w:pPr>
        <w:jc w:val="both"/>
        <w:rPr>
          <w:rFonts w:ascii="Times New Roman" w:hAnsi="Times New Roman" w:cs="Times New Roman"/>
          <w:b/>
          <w:bCs/>
          <w:sz w:val="28"/>
          <w:szCs w:val="28"/>
        </w:rPr>
      </w:pPr>
    </w:p>
    <w:p w14:paraId="465CF59E" w14:textId="77777777" w:rsidR="00237781" w:rsidRPr="00AD0CC1" w:rsidRDefault="00237781" w:rsidP="00D70E63">
      <w:pPr>
        <w:jc w:val="both"/>
        <w:rPr>
          <w:rFonts w:ascii="Times New Roman" w:hAnsi="Times New Roman" w:cs="Times New Roman"/>
          <w:b/>
          <w:bCs/>
          <w:sz w:val="28"/>
          <w:szCs w:val="28"/>
        </w:rPr>
      </w:pPr>
    </w:p>
    <w:p w14:paraId="0F731020" w14:textId="77777777" w:rsidR="00237781" w:rsidRPr="00AD0CC1" w:rsidRDefault="00237781" w:rsidP="00D70E63">
      <w:pPr>
        <w:jc w:val="both"/>
        <w:rPr>
          <w:rFonts w:ascii="Times New Roman" w:hAnsi="Times New Roman" w:cs="Times New Roman"/>
          <w:b/>
          <w:bCs/>
          <w:sz w:val="28"/>
          <w:szCs w:val="28"/>
        </w:rPr>
      </w:pPr>
    </w:p>
    <w:p w14:paraId="10E2C24A" w14:textId="77777777" w:rsidR="00237781" w:rsidRPr="00AD0CC1" w:rsidRDefault="00237781" w:rsidP="00D70E63">
      <w:pPr>
        <w:jc w:val="both"/>
        <w:rPr>
          <w:rFonts w:ascii="Times New Roman" w:hAnsi="Times New Roman" w:cs="Times New Roman"/>
          <w:b/>
          <w:bCs/>
          <w:sz w:val="28"/>
          <w:szCs w:val="28"/>
        </w:rPr>
      </w:pPr>
    </w:p>
    <w:p w14:paraId="636F958F" w14:textId="77777777" w:rsidR="00237781" w:rsidRPr="00AD0CC1" w:rsidRDefault="00237781" w:rsidP="00D70E63">
      <w:pPr>
        <w:jc w:val="both"/>
        <w:rPr>
          <w:rFonts w:ascii="Times New Roman" w:hAnsi="Times New Roman" w:cs="Times New Roman"/>
          <w:b/>
          <w:bCs/>
          <w:sz w:val="28"/>
          <w:szCs w:val="28"/>
        </w:rPr>
      </w:pPr>
    </w:p>
    <w:p w14:paraId="2DD6C743" w14:textId="77777777" w:rsidR="00237781" w:rsidRPr="00AD0CC1" w:rsidRDefault="00237781" w:rsidP="00D70E63">
      <w:pPr>
        <w:jc w:val="both"/>
        <w:rPr>
          <w:rFonts w:ascii="Times New Roman" w:hAnsi="Times New Roman" w:cs="Times New Roman"/>
          <w:b/>
          <w:bCs/>
          <w:sz w:val="28"/>
          <w:szCs w:val="28"/>
        </w:rPr>
      </w:pPr>
    </w:p>
    <w:p w14:paraId="5B51BCDA" w14:textId="77777777" w:rsidR="00237781" w:rsidRPr="00AD0CC1" w:rsidRDefault="00237781" w:rsidP="00D70E63">
      <w:pPr>
        <w:jc w:val="both"/>
        <w:rPr>
          <w:rFonts w:ascii="Times New Roman" w:hAnsi="Times New Roman" w:cs="Times New Roman"/>
          <w:b/>
          <w:bCs/>
          <w:sz w:val="28"/>
          <w:szCs w:val="28"/>
        </w:rPr>
      </w:pPr>
    </w:p>
    <w:p w14:paraId="0F9266CD" w14:textId="77777777" w:rsidR="00237781" w:rsidRPr="00AD0CC1" w:rsidRDefault="00237781" w:rsidP="00D70E63">
      <w:pPr>
        <w:jc w:val="both"/>
        <w:rPr>
          <w:rFonts w:ascii="Times New Roman" w:hAnsi="Times New Roman" w:cs="Times New Roman"/>
          <w:b/>
          <w:bCs/>
          <w:sz w:val="28"/>
          <w:szCs w:val="28"/>
        </w:rPr>
      </w:pPr>
    </w:p>
    <w:p w14:paraId="6F0DBE82" w14:textId="77777777" w:rsidR="00237781" w:rsidRPr="00AD0CC1" w:rsidRDefault="00237781" w:rsidP="00D70E63">
      <w:pPr>
        <w:jc w:val="both"/>
        <w:rPr>
          <w:rFonts w:ascii="Times New Roman" w:hAnsi="Times New Roman" w:cs="Times New Roman"/>
          <w:b/>
          <w:bCs/>
          <w:sz w:val="28"/>
          <w:szCs w:val="28"/>
        </w:rPr>
      </w:pPr>
    </w:p>
    <w:p w14:paraId="0149247E" w14:textId="77777777" w:rsidR="00237781" w:rsidRPr="00AD0CC1" w:rsidRDefault="00237781" w:rsidP="00D70E63">
      <w:pPr>
        <w:jc w:val="both"/>
        <w:rPr>
          <w:rFonts w:ascii="Times New Roman" w:hAnsi="Times New Roman" w:cs="Times New Roman"/>
          <w:b/>
          <w:bCs/>
          <w:sz w:val="28"/>
          <w:szCs w:val="28"/>
        </w:rPr>
      </w:pPr>
    </w:p>
    <w:p w14:paraId="14D11706" w14:textId="77777777" w:rsidR="00237781" w:rsidRPr="00AD0CC1" w:rsidRDefault="00237781" w:rsidP="00D70E63">
      <w:pPr>
        <w:jc w:val="both"/>
        <w:rPr>
          <w:rFonts w:ascii="Times New Roman" w:hAnsi="Times New Roman" w:cs="Times New Roman"/>
          <w:b/>
          <w:bCs/>
          <w:sz w:val="28"/>
          <w:szCs w:val="28"/>
        </w:rPr>
      </w:pPr>
    </w:p>
    <w:p w14:paraId="5C08D4F4" w14:textId="77777777" w:rsidR="00237781" w:rsidRPr="00AD0CC1" w:rsidRDefault="00237781" w:rsidP="00D70E63">
      <w:pPr>
        <w:jc w:val="both"/>
        <w:rPr>
          <w:rFonts w:ascii="Times New Roman" w:hAnsi="Times New Roman" w:cs="Times New Roman"/>
          <w:b/>
          <w:bCs/>
          <w:sz w:val="28"/>
          <w:szCs w:val="28"/>
        </w:rPr>
      </w:pPr>
    </w:p>
    <w:p w14:paraId="6F51E647" w14:textId="77777777" w:rsidR="00237781" w:rsidRPr="00AD0CC1" w:rsidRDefault="00237781" w:rsidP="00D70E63">
      <w:pPr>
        <w:jc w:val="both"/>
        <w:rPr>
          <w:rFonts w:ascii="Times New Roman" w:hAnsi="Times New Roman" w:cs="Times New Roman"/>
          <w:b/>
          <w:bCs/>
          <w:sz w:val="28"/>
          <w:szCs w:val="28"/>
        </w:rPr>
      </w:pPr>
    </w:p>
    <w:p w14:paraId="2A8E3B58" w14:textId="77777777" w:rsidR="00237781" w:rsidRPr="00AD0CC1" w:rsidRDefault="00237781" w:rsidP="00D70E63">
      <w:pPr>
        <w:jc w:val="both"/>
        <w:rPr>
          <w:rFonts w:ascii="Times New Roman" w:hAnsi="Times New Roman" w:cs="Times New Roman"/>
          <w:b/>
          <w:bCs/>
          <w:sz w:val="28"/>
          <w:szCs w:val="28"/>
        </w:rPr>
      </w:pPr>
    </w:p>
    <w:p w14:paraId="1C1BF8E0" w14:textId="77777777" w:rsidR="00237781" w:rsidRPr="00AD0CC1" w:rsidRDefault="00237781" w:rsidP="00D70E63">
      <w:pPr>
        <w:jc w:val="both"/>
        <w:rPr>
          <w:rFonts w:ascii="Times New Roman" w:hAnsi="Times New Roman" w:cs="Times New Roman"/>
          <w:b/>
          <w:bCs/>
          <w:sz w:val="28"/>
          <w:szCs w:val="28"/>
        </w:rPr>
      </w:pPr>
    </w:p>
    <w:p w14:paraId="0D6D9E48" w14:textId="77777777" w:rsidR="00237781" w:rsidRPr="00AD0CC1" w:rsidRDefault="00237781" w:rsidP="00D70E63">
      <w:pPr>
        <w:jc w:val="both"/>
        <w:rPr>
          <w:rFonts w:ascii="Times New Roman" w:hAnsi="Times New Roman" w:cs="Times New Roman"/>
          <w:b/>
          <w:bCs/>
          <w:sz w:val="28"/>
          <w:szCs w:val="28"/>
        </w:rPr>
      </w:pPr>
    </w:p>
    <w:p w14:paraId="51BF50FA" w14:textId="77777777" w:rsidR="00237781" w:rsidRPr="00AD0CC1" w:rsidRDefault="00237781" w:rsidP="00D70E63">
      <w:pPr>
        <w:jc w:val="both"/>
        <w:rPr>
          <w:rFonts w:ascii="Times New Roman" w:hAnsi="Times New Roman" w:cs="Times New Roman"/>
          <w:b/>
          <w:bCs/>
          <w:sz w:val="28"/>
          <w:szCs w:val="28"/>
        </w:rPr>
      </w:pPr>
    </w:p>
    <w:p w14:paraId="7C1A9A0D" w14:textId="77777777" w:rsidR="00237781" w:rsidRPr="00AD0CC1" w:rsidRDefault="00237781" w:rsidP="00D70E63">
      <w:pPr>
        <w:jc w:val="both"/>
        <w:rPr>
          <w:rFonts w:ascii="Times New Roman" w:hAnsi="Times New Roman" w:cs="Times New Roman"/>
          <w:b/>
          <w:bCs/>
          <w:sz w:val="28"/>
          <w:szCs w:val="28"/>
        </w:rPr>
      </w:pPr>
    </w:p>
    <w:p w14:paraId="24427F03" w14:textId="77777777" w:rsidR="00237781" w:rsidRPr="00AD0CC1" w:rsidRDefault="00237781" w:rsidP="00D70E63">
      <w:pPr>
        <w:jc w:val="both"/>
        <w:rPr>
          <w:rFonts w:ascii="Times New Roman" w:hAnsi="Times New Roman" w:cs="Times New Roman"/>
          <w:b/>
          <w:bCs/>
          <w:sz w:val="28"/>
          <w:szCs w:val="28"/>
        </w:rPr>
      </w:pPr>
    </w:p>
    <w:p w14:paraId="4129BA8F" w14:textId="77777777" w:rsidR="00237781" w:rsidRPr="00AD0CC1" w:rsidRDefault="00237781" w:rsidP="00D70E63">
      <w:pPr>
        <w:jc w:val="both"/>
        <w:rPr>
          <w:rFonts w:ascii="Times New Roman" w:hAnsi="Times New Roman" w:cs="Times New Roman"/>
          <w:b/>
          <w:bCs/>
          <w:sz w:val="28"/>
          <w:szCs w:val="28"/>
        </w:rPr>
      </w:pPr>
    </w:p>
    <w:p w14:paraId="5BEB38E2" w14:textId="77777777" w:rsidR="00237781" w:rsidRPr="00AD0CC1"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AD0CC1" w:rsidRDefault="00237781" w:rsidP="004F3D74">
          <w:pPr>
            <w:pStyle w:val="TOCHeading"/>
            <w:spacing w:line="360" w:lineRule="auto"/>
            <w:jc w:val="both"/>
            <w:rPr>
              <w:rFonts w:ascii="Times New Roman" w:hAnsi="Times New Roman" w:cs="Times New Roman"/>
              <w:b/>
              <w:bCs/>
              <w:color w:val="auto"/>
              <w:sz w:val="28"/>
              <w:szCs w:val="28"/>
            </w:rPr>
          </w:pPr>
          <w:r w:rsidRPr="00AD0CC1">
            <w:rPr>
              <w:rFonts w:ascii="Times New Roman" w:eastAsiaTheme="minorHAnsi" w:hAnsi="Times New Roman" w:cs="Times New Roman"/>
              <w:b/>
              <w:bCs/>
              <w:color w:val="auto"/>
              <w:sz w:val="28"/>
              <w:szCs w:val="28"/>
            </w:rPr>
            <w:t xml:space="preserve">Table of </w:t>
          </w:r>
          <w:r w:rsidR="000A44A9" w:rsidRPr="00AD0CC1">
            <w:rPr>
              <w:rFonts w:ascii="Times New Roman" w:hAnsi="Times New Roman" w:cs="Times New Roman"/>
              <w:b/>
              <w:bCs/>
              <w:color w:val="auto"/>
              <w:sz w:val="28"/>
              <w:szCs w:val="28"/>
            </w:rPr>
            <w:t>Contents</w:t>
          </w:r>
          <w:commentRangeEnd w:id="4"/>
          <w:r w:rsidR="00484EE9" w:rsidRPr="00AD0CC1">
            <w:rPr>
              <w:rStyle w:val="CommentReference"/>
              <w:rFonts w:asciiTheme="minorHAnsi" w:eastAsiaTheme="minorHAnsi" w:hAnsiTheme="minorHAnsi" w:cstheme="minorBidi"/>
              <w:color w:val="auto"/>
            </w:rPr>
            <w:commentReference w:id="4"/>
          </w:r>
        </w:p>
        <w:p w14:paraId="5EFD62CE" w14:textId="2C6A215A" w:rsidR="00193919" w:rsidRPr="00ED21DA" w:rsidRDefault="000A44A9">
          <w:pPr>
            <w:pStyle w:val="TOC1"/>
            <w:tabs>
              <w:tab w:val="right" w:leader="dot" w:pos="9350"/>
            </w:tabs>
            <w:rPr>
              <w:rFonts w:eastAsiaTheme="minorEastAsia"/>
              <w:kern w:val="2"/>
              <w:sz w:val="24"/>
              <w:szCs w:val="24"/>
              <w:lang w:eastAsia="en-CA"/>
              <w14:ligatures w14:val="standardContextual"/>
            </w:rPr>
          </w:pP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TOC \o "1-3" \h \z \u </w:instrText>
          </w:r>
          <w:r w:rsidRPr="00AD0CC1">
            <w:rPr>
              <w:rFonts w:ascii="Times New Roman" w:hAnsi="Times New Roman" w:cs="Times New Roman"/>
              <w:sz w:val="24"/>
              <w:szCs w:val="24"/>
            </w:rPr>
            <w:fldChar w:fldCharType="separate"/>
          </w:r>
          <w:hyperlink w:anchor="_Toc199480607" w:history="1">
            <w:r w:rsidR="00193919" w:rsidRPr="00ED21DA">
              <w:rPr>
                <w:rStyle w:val="Hyperlink"/>
                <w:rFonts w:ascii="Times New Roman" w:eastAsia="Times New Roman" w:hAnsi="Times New Roman" w:cs="Times New Roman"/>
                <w:b/>
                <w:lang w:eastAsia="en-CA"/>
              </w:rPr>
              <w:t>Abstract</w:t>
            </w:r>
            <w:r w:rsidR="00193919" w:rsidRPr="00ED21DA">
              <w:rPr>
                <w:webHidden/>
              </w:rPr>
              <w:tab/>
            </w:r>
            <w:r w:rsidR="00193919" w:rsidRPr="00ED21DA">
              <w:rPr>
                <w:webHidden/>
              </w:rPr>
              <w:fldChar w:fldCharType="begin"/>
            </w:r>
            <w:r w:rsidR="00193919" w:rsidRPr="00ED21DA">
              <w:rPr>
                <w:webHidden/>
              </w:rPr>
              <w:instrText xml:space="preserve"> PAGEREF _Toc199480607 \h </w:instrText>
            </w:r>
            <w:r w:rsidR="00193919" w:rsidRPr="00ED21DA">
              <w:rPr>
                <w:webHidden/>
              </w:rPr>
            </w:r>
            <w:r w:rsidR="00193919" w:rsidRPr="00ED21DA">
              <w:rPr>
                <w:webHidden/>
              </w:rPr>
              <w:fldChar w:fldCharType="separate"/>
            </w:r>
            <w:r w:rsidR="00193919" w:rsidRPr="00ED21DA">
              <w:rPr>
                <w:webHidden/>
              </w:rPr>
              <w:t>2</w:t>
            </w:r>
            <w:r w:rsidR="00193919" w:rsidRPr="00ED21DA">
              <w:rPr>
                <w:webHidden/>
              </w:rPr>
              <w:fldChar w:fldCharType="end"/>
            </w:r>
          </w:hyperlink>
        </w:p>
        <w:p w14:paraId="39C47345" w14:textId="31DA667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8" w:history="1">
            <w:r w:rsidRPr="00ED21DA">
              <w:rPr>
                <w:rStyle w:val="Hyperlink"/>
                <w:rFonts w:ascii="Times New Roman" w:eastAsia="Times New Roman" w:hAnsi="Times New Roman" w:cs="Times New Roman"/>
                <w:b/>
                <w:lang w:eastAsia="en-CA"/>
              </w:rPr>
              <w:t>Lay Summary</w:t>
            </w:r>
            <w:r w:rsidRPr="00ED21DA">
              <w:rPr>
                <w:webHidden/>
              </w:rPr>
              <w:tab/>
            </w:r>
            <w:r w:rsidRPr="00ED21DA">
              <w:rPr>
                <w:webHidden/>
              </w:rPr>
              <w:fldChar w:fldCharType="begin"/>
            </w:r>
            <w:r w:rsidRPr="00ED21DA">
              <w:rPr>
                <w:webHidden/>
              </w:rPr>
              <w:instrText xml:space="preserve"> PAGEREF _Toc199480608 \h </w:instrText>
            </w:r>
            <w:r w:rsidRPr="00ED21DA">
              <w:rPr>
                <w:webHidden/>
              </w:rPr>
            </w:r>
            <w:r w:rsidRPr="00ED21DA">
              <w:rPr>
                <w:webHidden/>
              </w:rPr>
              <w:fldChar w:fldCharType="separate"/>
            </w:r>
            <w:r w:rsidRPr="00ED21DA">
              <w:rPr>
                <w:webHidden/>
              </w:rPr>
              <w:t>3</w:t>
            </w:r>
            <w:r w:rsidRPr="00ED21DA">
              <w:rPr>
                <w:webHidden/>
              </w:rPr>
              <w:fldChar w:fldCharType="end"/>
            </w:r>
          </w:hyperlink>
        </w:p>
        <w:p w14:paraId="4086F043" w14:textId="7C7EC9A9"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9" w:history="1">
            <w:r w:rsidRPr="00ED21DA">
              <w:rPr>
                <w:rStyle w:val="Hyperlink"/>
                <w:rFonts w:ascii="Times New Roman" w:eastAsia="Times New Roman" w:hAnsi="Times New Roman" w:cs="Times New Roman"/>
                <w:b/>
                <w:lang w:eastAsia="en-CA"/>
              </w:rPr>
              <w:t>Preface</w:t>
            </w:r>
            <w:r w:rsidRPr="00ED21DA">
              <w:rPr>
                <w:webHidden/>
              </w:rPr>
              <w:tab/>
            </w:r>
            <w:r w:rsidRPr="00ED21DA">
              <w:rPr>
                <w:webHidden/>
              </w:rPr>
              <w:fldChar w:fldCharType="begin"/>
            </w:r>
            <w:r w:rsidRPr="00ED21DA">
              <w:rPr>
                <w:webHidden/>
              </w:rPr>
              <w:instrText xml:space="preserve"> PAGEREF _Toc199480609 \h </w:instrText>
            </w:r>
            <w:r w:rsidRPr="00ED21DA">
              <w:rPr>
                <w:webHidden/>
              </w:rPr>
            </w:r>
            <w:r w:rsidRPr="00ED21DA">
              <w:rPr>
                <w:webHidden/>
              </w:rPr>
              <w:fldChar w:fldCharType="separate"/>
            </w:r>
            <w:r w:rsidRPr="00ED21DA">
              <w:rPr>
                <w:webHidden/>
              </w:rPr>
              <w:t>4</w:t>
            </w:r>
            <w:r w:rsidRPr="00ED21DA">
              <w:rPr>
                <w:webHidden/>
              </w:rPr>
              <w:fldChar w:fldCharType="end"/>
            </w:r>
          </w:hyperlink>
        </w:p>
        <w:p w14:paraId="13BC1E26" w14:textId="7725106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0" w:history="1">
            <w:r w:rsidRPr="00ED21DA">
              <w:rPr>
                <w:rStyle w:val="Hyperlink"/>
                <w:rFonts w:ascii="Times New Roman" w:eastAsia="Times New Roman" w:hAnsi="Times New Roman" w:cs="Times New Roman"/>
                <w:b/>
                <w:lang w:eastAsia="en-CA"/>
              </w:rPr>
              <w:t>List of Tables</w:t>
            </w:r>
            <w:r w:rsidRPr="00ED21DA">
              <w:rPr>
                <w:webHidden/>
              </w:rPr>
              <w:tab/>
            </w:r>
            <w:r w:rsidRPr="00ED21DA">
              <w:rPr>
                <w:webHidden/>
              </w:rPr>
              <w:fldChar w:fldCharType="begin"/>
            </w:r>
            <w:r w:rsidRPr="00ED21DA">
              <w:rPr>
                <w:webHidden/>
              </w:rPr>
              <w:instrText xml:space="preserve"> PAGEREF _Toc199480610 \h </w:instrText>
            </w:r>
            <w:r w:rsidRPr="00ED21DA">
              <w:rPr>
                <w:webHidden/>
              </w:rPr>
            </w:r>
            <w:r w:rsidRPr="00ED21DA">
              <w:rPr>
                <w:webHidden/>
              </w:rPr>
              <w:fldChar w:fldCharType="separate"/>
            </w:r>
            <w:r w:rsidRPr="00ED21DA">
              <w:rPr>
                <w:webHidden/>
              </w:rPr>
              <w:t>6</w:t>
            </w:r>
            <w:r w:rsidRPr="00ED21DA">
              <w:rPr>
                <w:webHidden/>
              </w:rPr>
              <w:fldChar w:fldCharType="end"/>
            </w:r>
          </w:hyperlink>
        </w:p>
        <w:p w14:paraId="32DD492F" w14:textId="172A2125"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1" w:history="1">
            <w:r w:rsidRPr="00ED21DA">
              <w:rPr>
                <w:rStyle w:val="Hyperlink"/>
                <w:rFonts w:ascii="Times New Roman" w:eastAsia="Times New Roman" w:hAnsi="Times New Roman" w:cs="Times New Roman"/>
                <w:b/>
                <w:lang w:eastAsia="en-CA"/>
              </w:rPr>
              <w:t>List of Figures</w:t>
            </w:r>
            <w:r w:rsidRPr="00ED21DA">
              <w:rPr>
                <w:webHidden/>
              </w:rPr>
              <w:tab/>
            </w:r>
            <w:r w:rsidRPr="00ED21DA">
              <w:rPr>
                <w:webHidden/>
              </w:rPr>
              <w:fldChar w:fldCharType="begin"/>
            </w:r>
            <w:r w:rsidRPr="00ED21DA">
              <w:rPr>
                <w:webHidden/>
              </w:rPr>
              <w:instrText xml:space="preserve"> PAGEREF _Toc199480611 \h </w:instrText>
            </w:r>
            <w:r w:rsidRPr="00ED21DA">
              <w:rPr>
                <w:webHidden/>
              </w:rPr>
            </w:r>
            <w:r w:rsidRPr="00ED21DA">
              <w:rPr>
                <w:webHidden/>
              </w:rPr>
              <w:fldChar w:fldCharType="separate"/>
            </w:r>
            <w:r w:rsidRPr="00ED21DA">
              <w:rPr>
                <w:webHidden/>
              </w:rPr>
              <w:t>7</w:t>
            </w:r>
            <w:r w:rsidRPr="00ED21DA">
              <w:rPr>
                <w:webHidden/>
              </w:rPr>
              <w:fldChar w:fldCharType="end"/>
            </w:r>
          </w:hyperlink>
        </w:p>
        <w:p w14:paraId="6E4D5E72" w14:textId="120D7A2C"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2" w:history="1">
            <w:r w:rsidRPr="00ED21DA">
              <w:rPr>
                <w:rStyle w:val="Hyperlink"/>
                <w:rFonts w:ascii="Times New Roman" w:eastAsia="Times New Roman" w:hAnsi="Times New Roman" w:cs="Times New Roman"/>
                <w:b/>
                <w:lang w:eastAsia="en-CA"/>
              </w:rPr>
              <w:t>List of Abbreviations</w:t>
            </w:r>
            <w:r w:rsidRPr="00ED21DA">
              <w:rPr>
                <w:webHidden/>
              </w:rPr>
              <w:tab/>
            </w:r>
            <w:r w:rsidRPr="00ED21DA">
              <w:rPr>
                <w:webHidden/>
              </w:rPr>
              <w:fldChar w:fldCharType="begin"/>
            </w:r>
            <w:r w:rsidRPr="00ED21DA">
              <w:rPr>
                <w:webHidden/>
              </w:rPr>
              <w:instrText xml:space="preserve"> PAGEREF _Toc199480612 \h </w:instrText>
            </w:r>
            <w:r w:rsidRPr="00ED21DA">
              <w:rPr>
                <w:webHidden/>
              </w:rPr>
            </w:r>
            <w:r w:rsidRPr="00ED21DA">
              <w:rPr>
                <w:webHidden/>
              </w:rPr>
              <w:fldChar w:fldCharType="separate"/>
            </w:r>
            <w:r w:rsidRPr="00ED21DA">
              <w:rPr>
                <w:webHidden/>
              </w:rPr>
              <w:t>8</w:t>
            </w:r>
            <w:r w:rsidRPr="00ED21DA">
              <w:rPr>
                <w:webHidden/>
              </w:rPr>
              <w:fldChar w:fldCharType="end"/>
            </w:r>
          </w:hyperlink>
        </w:p>
        <w:p w14:paraId="292D3B78" w14:textId="74E95E0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3" w:history="1">
            <w:r w:rsidRPr="00ED21DA">
              <w:rPr>
                <w:rStyle w:val="Hyperlink"/>
                <w:rFonts w:ascii="Times New Roman" w:eastAsia="Times New Roman" w:hAnsi="Times New Roman" w:cs="Times New Roman"/>
                <w:b/>
                <w:lang w:eastAsia="en-CA"/>
              </w:rPr>
              <w:t>Acknowledgments</w:t>
            </w:r>
            <w:r w:rsidRPr="00ED21DA">
              <w:rPr>
                <w:webHidden/>
              </w:rPr>
              <w:tab/>
            </w:r>
            <w:r w:rsidRPr="00ED21DA">
              <w:rPr>
                <w:webHidden/>
              </w:rPr>
              <w:fldChar w:fldCharType="begin"/>
            </w:r>
            <w:r w:rsidRPr="00ED21DA">
              <w:rPr>
                <w:webHidden/>
              </w:rPr>
              <w:instrText xml:space="preserve"> PAGEREF _Toc199480613 \h </w:instrText>
            </w:r>
            <w:r w:rsidRPr="00ED21DA">
              <w:rPr>
                <w:webHidden/>
              </w:rPr>
            </w:r>
            <w:r w:rsidRPr="00ED21DA">
              <w:rPr>
                <w:webHidden/>
              </w:rPr>
              <w:fldChar w:fldCharType="separate"/>
            </w:r>
            <w:r w:rsidRPr="00ED21DA">
              <w:rPr>
                <w:webHidden/>
              </w:rPr>
              <w:t>9</w:t>
            </w:r>
            <w:r w:rsidRPr="00ED21DA">
              <w:rPr>
                <w:webHidden/>
              </w:rPr>
              <w:fldChar w:fldCharType="end"/>
            </w:r>
          </w:hyperlink>
        </w:p>
        <w:p w14:paraId="474F2E67" w14:textId="3962611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4" w:history="1">
            <w:r w:rsidRPr="00ED21DA">
              <w:rPr>
                <w:rStyle w:val="Hyperlink"/>
                <w:rFonts w:ascii="Times New Roman" w:eastAsia="Times New Roman" w:hAnsi="Times New Roman" w:cs="Times New Roman"/>
                <w:b/>
                <w:lang w:eastAsia="en-CA"/>
              </w:rPr>
              <w:t>Dedication</w:t>
            </w:r>
            <w:r w:rsidRPr="00ED21DA">
              <w:rPr>
                <w:webHidden/>
              </w:rPr>
              <w:tab/>
            </w:r>
            <w:r w:rsidRPr="00ED21DA">
              <w:rPr>
                <w:webHidden/>
              </w:rPr>
              <w:fldChar w:fldCharType="begin"/>
            </w:r>
            <w:r w:rsidRPr="00ED21DA">
              <w:rPr>
                <w:webHidden/>
              </w:rPr>
              <w:instrText xml:space="preserve"> PAGEREF _Toc199480614 \h </w:instrText>
            </w:r>
            <w:r w:rsidRPr="00ED21DA">
              <w:rPr>
                <w:webHidden/>
              </w:rPr>
            </w:r>
            <w:r w:rsidRPr="00ED21DA">
              <w:rPr>
                <w:webHidden/>
              </w:rPr>
              <w:fldChar w:fldCharType="separate"/>
            </w:r>
            <w:r w:rsidRPr="00ED21DA">
              <w:rPr>
                <w:webHidden/>
              </w:rPr>
              <w:t>10</w:t>
            </w:r>
            <w:r w:rsidRPr="00ED21DA">
              <w:rPr>
                <w:webHidden/>
              </w:rPr>
              <w:fldChar w:fldCharType="end"/>
            </w:r>
          </w:hyperlink>
        </w:p>
        <w:p w14:paraId="43B40E05" w14:textId="001D2A98"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5" w:history="1">
            <w:r w:rsidRPr="00ED21DA">
              <w:rPr>
                <w:rStyle w:val="Hyperlink"/>
                <w:rFonts w:ascii="Times New Roman" w:hAnsi="Times New Roman" w:cs="Times New Roman"/>
                <w:b/>
                <w:bCs/>
              </w:rPr>
              <w:t>Chapter 1: Movement ecology and foraging behaviour</w:t>
            </w:r>
            <w:r w:rsidRPr="00ED21DA">
              <w:rPr>
                <w:webHidden/>
              </w:rPr>
              <w:tab/>
            </w:r>
            <w:r w:rsidRPr="00ED21DA">
              <w:rPr>
                <w:webHidden/>
              </w:rPr>
              <w:fldChar w:fldCharType="begin"/>
            </w:r>
            <w:r w:rsidRPr="00ED21DA">
              <w:rPr>
                <w:webHidden/>
              </w:rPr>
              <w:instrText xml:space="preserve"> PAGEREF _Toc199480615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6D8A9F2B" w14:textId="70ED4EFA"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6" w:history="1">
            <w:r w:rsidRPr="00ED21DA">
              <w:rPr>
                <w:rStyle w:val="Hyperlink"/>
                <w:rFonts w:ascii="Times New Roman" w:hAnsi="Times New Roman" w:cs="Times New Roman"/>
                <w:b/>
                <w:bCs/>
              </w:rPr>
              <w:t>1.1 Movement ecology in wildlife – an overview</w:t>
            </w:r>
            <w:r w:rsidRPr="00ED21DA">
              <w:rPr>
                <w:webHidden/>
              </w:rPr>
              <w:tab/>
            </w:r>
            <w:r w:rsidRPr="00ED21DA">
              <w:rPr>
                <w:webHidden/>
              </w:rPr>
              <w:fldChar w:fldCharType="begin"/>
            </w:r>
            <w:r w:rsidRPr="00ED21DA">
              <w:rPr>
                <w:webHidden/>
              </w:rPr>
              <w:instrText xml:space="preserve"> PAGEREF _Toc199480616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7A092E27" w14:textId="07D2DE1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7" w:history="1">
            <w:r w:rsidRPr="00ED21DA">
              <w:rPr>
                <w:rStyle w:val="Hyperlink"/>
                <w:rFonts w:ascii="Times New Roman" w:hAnsi="Times New Roman" w:cs="Times New Roman"/>
                <w:b/>
                <w:bCs/>
              </w:rPr>
              <w:t>1.2 The unique nature of avian foraging ecology</w:t>
            </w:r>
            <w:r w:rsidRPr="00ED21DA">
              <w:rPr>
                <w:webHidden/>
              </w:rPr>
              <w:tab/>
            </w:r>
            <w:r w:rsidRPr="00ED21DA">
              <w:rPr>
                <w:webHidden/>
              </w:rPr>
              <w:fldChar w:fldCharType="begin"/>
            </w:r>
            <w:r w:rsidRPr="00ED21DA">
              <w:rPr>
                <w:webHidden/>
              </w:rPr>
              <w:instrText xml:space="preserve"> PAGEREF _Toc199480617 \h </w:instrText>
            </w:r>
            <w:r w:rsidRPr="00ED21DA">
              <w:rPr>
                <w:webHidden/>
              </w:rPr>
            </w:r>
            <w:r w:rsidRPr="00ED21DA">
              <w:rPr>
                <w:webHidden/>
              </w:rPr>
              <w:fldChar w:fldCharType="separate"/>
            </w:r>
            <w:r w:rsidRPr="00ED21DA">
              <w:rPr>
                <w:webHidden/>
              </w:rPr>
              <w:t>13</w:t>
            </w:r>
            <w:r w:rsidRPr="00ED21DA">
              <w:rPr>
                <w:webHidden/>
              </w:rPr>
              <w:fldChar w:fldCharType="end"/>
            </w:r>
          </w:hyperlink>
        </w:p>
        <w:p w14:paraId="4D3C7FFC" w14:textId="319E585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8" w:history="1">
            <w:r w:rsidRPr="00ED21DA">
              <w:rPr>
                <w:rStyle w:val="Hyperlink"/>
                <w:rFonts w:ascii="Times New Roman" w:hAnsi="Times New Roman" w:cs="Times New Roman"/>
                <w:b/>
                <w:bCs/>
              </w:rPr>
              <w:t>1.3 Movement ecology and bird foraging behaviour</w:t>
            </w:r>
            <w:r w:rsidRPr="00ED21DA">
              <w:rPr>
                <w:webHidden/>
              </w:rPr>
              <w:tab/>
            </w:r>
            <w:r w:rsidRPr="00ED21DA">
              <w:rPr>
                <w:webHidden/>
              </w:rPr>
              <w:fldChar w:fldCharType="begin"/>
            </w:r>
            <w:r w:rsidRPr="00ED21DA">
              <w:rPr>
                <w:webHidden/>
              </w:rPr>
              <w:instrText xml:space="preserve"> PAGEREF _Toc199480618 \h </w:instrText>
            </w:r>
            <w:r w:rsidRPr="00ED21DA">
              <w:rPr>
                <w:webHidden/>
              </w:rPr>
            </w:r>
            <w:r w:rsidRPr="00ED21DA">
              <w:rPr>
                <w:webHidden/>
              </w:rPr>
              <w:fldChar w:fldCharType="separate"/>
            </w:r>
            <w:r w:rsidRPr="00ED21DA">
              <w:rPr>
                <w:webHidden/>
              </w:rPr>
              <w:t>14</w:t>
            </w:r>
            <w:r w:rsidRPr="00ED21DA">
              <w:rPr>
                <w:webHidden/>
              </w:rPr>
              <w:fldChar w:fldCharType="end"/>
            </w:r>
          </w:hyperlink>
        </w:p>
        <w:p w14:paraId="2506BD17" w14:textId="6EBF4E4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9" w:history="1">
            <w:r w:rsidRPr="00ED21DA">
              <w:rPr>
                <w:rStyle w:val="Hyperlink"/>
                <w:rFonts w:ascii="Times New Roman" w:hAnsi="Times New Roman" w:cs="Times New Roman"/>
                <w:b/>
                <w:bCs/>
              </w:rPr>
              <w:t>1.4 Predictability of resources and foraging behaviour</w:t>
            </w:r>
            <w:r w:rsidRPr="00ED21DA">
              <w:rPr>
                <w:webHidden/>
              </w:rPr>
              <w:tab/>
            </w:r>
            <w:r w:rsidRPr="00ED21DA">
              <w:rPr>
                <w:webHidden/>
              </w:rPr>
              <w:fldChar w:fldCharType="begin"/>
            </w:r>
            <w:r w:rsidRPr="00ED21DA">
              <w:rPr>
                <w:webHidden/>
              </w:rPr>
              <w:instrText xml:space="preserve"> PAGEREF _Toc199480619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0E90ED55" w14:textId="755328FF"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0" w:history="1">
            <w:r w:rsidRPr="00ED21DA">
              <w:rPr>
                <w:rStyle w:val="Hyperlink"/>
                <w:rFonts w:ascii="Times New Roman" w:hAnsi="Times New Roman" w:cs="Times New Roman"/>
                <w:b/>
                <w:bCs/>
              </w:rPr>
              <w:t>1.5 Sociality and foraging behaviour</w:t>
            </w:r>
            <w:r w:rsidRPr="00ED21DA">
              <w:rPr>
                <w:webHidden/>
              </w:rPr>
              <w:tab/>
            </w:r>
            <w:r w:rsidRPr="00ED21DA">
              <w:rPr>
                <w:webHidden/>
              </w:rPr>
              <w:fldChar w:fldCharType="begin"/>
            </w:r>
            <w:r w:rsidRPr="00ED21DA">
              <w:rPr>
                <w:webHidden/>
              </w:rPr>
              <w:instrText xml:space="preserve"> PAGEREF _Toc199480620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68ED7E6A" w14:textId="6E5F554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1" w:history="1">
            <w:r w:rsidRPr="00ED21DA">
              <w:rPr>
                <w:rStyle w:val="Hyperlink"/>
                <w:rFonts w:ascii="Times New Roman" w:hAnsi="Times New Roman" w:cs="Times New Roman"/>
                <w:b/>
                <w:bCs/>
              </w:rPr>
              <w:t>1.6 Memory and foraging behaviour</w:t>
            </w:r>
            <w:r w:rsidRPr="00ED21DA">
              <w:rPr>
                <w:webHidden/>
              </w:rPr>
              <w:tab/>
            </w:r>
            <w:r w:rsidRPr="00ED21DA">
              <w:rPr>
                <w:webHidden/>
              </w:rPr>
              <w:fldChar w:fldCharType="begin"/>
            </w:r>
            <w:r w:rsidRPr="00ED21DA">
              <w:rPr>
                <w:webHidden/>
              </w:rPr>
              <w:instrText xml:space="preserve"> PAGEREF _Toc199480621 \h </w:instrText>
            </w:r>
            <w:r w:rsidRPr="00ED21DA">
              <w:rPr>
                <w:webHidden/>
              </w:rPr>
            </w:r>
            <w:r w:rsidRPr="00ED21DA">
              <w:rPr>
                <w:webHidden/>
              </w:rPr>
              <w:fldChar w:fldCharType="separate"/>
            </w:r>
            <w:r w:rsidRPr="00ED21DA">
              <w:rPr>
                <w:webHidden/>
              </w:rPr>
              <w:t>16</w:t>
            </w:r>
            <w:r w:rsidRPr="00ED21DA">
              <w:rPr>
                <w:webHidden/>
              </w:rPr>
              <w:fldChar w:fldCharType="end"/>
            </w:r>
          </w:hyperlink>
        </w:p>
        <w:p w14:paraId="7A178C9C" w14:textId="39BB346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2" w:history="1">
            <w:r w:rsidRPr="00ED21DA">
              <w:rPr>
                <w:rStyle w:val="Hyperlink"/>
                <w:rFonts w:ascii="Times New Roman" w:hAnsi="Times New Roman" w:cs="Times New Roman"/>
                <w:b/>
                <w:bCs/>
              </w:rPr>
              <w:t>1.7 Foraging ecology and conservation implications</w:t>
            </w:r>
            <w:r w:rsidRPr="00ED21DA">
              <w:rPr>
                <w:webHidden/>
              </w:rPr>
              <w:tab/>
            </w:r>
            <w:r w:rsidRPr="00ED21DA">
              <w:rPr>
                <w:webHidden/>
              </w:rPr>
              <w:fldChar w:fldCharType="begin"/>
            </w:r>
            <w:r w:rsidRPr="00ED21DA">
              <w:rPr>
                <w:webHidden/>
              </w:rPr>
              <w:instrText xml:space="preserve"> PAGEREF _Toc199480622 \h </w:instrText>
            </w:r>
            <w:r w:rsidRPr="00ED21DA">
              <w:rPr>
                <w:webHidden/>
              </w:rPr>
            </w:r>
            <w:r w:rsidRPr="00ED21DA">
              <w:rPr>
                <w:webHidden/>
              </w:rPr>
              <w:fldChar w:fldCharType="separate"/>
            </w:r>
            <w:r w:rsidRPr="00ED21DA">
              <w:rPr>
                <w:webHidden/>
              </w:rPr>
              <w:t>17</w:t>
            </w:r>
            <w:r w:rsidRPr="00ED21DA">
              <w:rPr>
                <w:webHidden/>
              </w:rPr>
              <w:fldChar w:fldCharType="end"/>
            </w:r>
          </w:hyperlink>
        </w:p>
        <w:p w14:paraId="747A3049" w14:textId="68AD73D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3" w:history="1">
            <w:r w:rsidRPr="00ED21DA">
              <w:rPr>
                <w:rStyle w:val="Hyperlink"/>
                <w:rFonts w:ascii="Times New Roman" w:hAnsi="Times New Roman" w:cs="Times New Roman"/>
                <w:b/>
                <w:bCs/>
              </w:rPr>
              <w:t>1.8 Knowledge gaps and future directions</w:t>
            </w:r>
            <w:r w:rsidRPr="00ED21DA">
              <w:rPr>
                <w:webHidden/>
              </w:rPr>
              <w:tab/>
            </w:r>
            <w:r w:rsidRPr="00ED21DA">
              <w:rPr>
                <w:webHidden/>
              </w:rPr>
              <w:fldChar w:fldCharType="begin"/>
            </w:r>
            <w:r w:rsidRPr="00ED21DA">
              <w:rPr>
                <w:webHidden/>
              </w:rPr>
              <w:instrText xml:space="preserve"> PAGEREF _Toc199480623 \h </w:instrText>
            </w:r>
            <w:r w:rsidRPr="00ED21DA">
              <w:rPr>
                <w:webHidden/>
              </w:rPr>
            </w:r>
            <w:r w:rsidRPr="00ED21DA">
              <w:rPr>
                <w:webHidden/>
              </w:rPr>
              <w:fldChar w:fldCharType="separate"/>
            </w:r>
            <w:r w:rsidRPr="00ED21DA">
              <w:rPr>
                <w:webHidden/>
              </w:rPr>
              <w:t>18</w:t>
            </w:r>
            <w:r w:rsidRPr="00ED21DA">
              <w:rPr>
                <w:webHidden/>
              </w:rPr>
              <w:fldChar w:fldCharType="end"/>
            </w:r>
          </w:hyperlink>
        </w:p>
        <w:p w14:paraId="0E9B44DA" w14:textId="0FE28697"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4" w:history="1">
            <w:r w:rsidRPr="00ED21DA">
              <w:rPr>
                <w:rStyle w:val="Hyperlink"/>
                <w:rFonts w:ascii="Times New Roman" w:hAnsi="Times New Roman" w:cs="Times New Roman"/>
                <w:b/>
                <w:bCs/>
              </w:rPr>
              <w:t>1.9 Thesis aims and structure</w:t>
            </w:r>
            <w:r w:rsidRPr="00ED21DA">
              <w:rPr>
                <w:webHidden/>
              </w:rPr>
              <w:tab/>
            </w:r>
            <w:r w:rsidRPr="00ED21DA">
              <w:rPr>
                <w:webHidden/>
              </w:rPr>
              <w:fldChar w:fldCharType="begin"/>
            </w:r>
            <w:r w:rsidRPr="00ED21DA">
              <w:rPr>
                <w:webHidden/>
              </w:rPr>
              <w:instrText xml:space="preserve"> PAGEREF _Toc199480624 \h </w:instrText>
            </w:r>
            <w:r w:rsidRPr="00ED21DA">
              <w:rPr>
                <w:webHidden/>
              </w:rPr>
            </w:r>
            <w:r w:rsidRPr="00ED21DA">
              <w:rPr>
                <w:webHidden/>
              </w:rPr>
              <w:fldChar w:fldCharType="separate"/>
            </w:r>
            <w:r w:rsidRPr="00ED21DA">
              <w:rPr>
                <w:webHidden/>
              </w:rPr>
              <w:t>19</w:t>
            </w:r>
            <w:r w:rsidRPr="00ED21DA">
              <w:rPr>
                <w:webHidden/>
              </w:rPr>
              <w:fldChar w:fldCharType="end"/>
            </w:r>
          </w:hyperlink>
        </w:p>
        <w:p w14:paraId="75AD1B0F" w14:textId="66E534E4"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25" w:history="1">
            <w:r w:rsidRPr="00ED21DA">
              <w:rPr>
                <w:rStyle w:val="Hyperlink"/>
                <w:rFonts w:ascii="Times New Roman" w:hAnsi="Times New Roman" w:cs="Times New Roman"/>
                <w:b/>
                <w:bCs/>
              </w:rPr>
              <w:t>Chapter 2: Sharing is caring - The evolution of communal roosting behaviour in birds</w:t>
            </w:r>
            <w:r w:rsidRPr="00ED21DA">
              <w:rPr>
                <w:webHidden/>
              </w:rPr>
              <w:tab/>
            </w:r>
            <w:r w:rsidRPr="00ED21DA">
              <w:rPr>
                <w:webHidden/>
              </w:rPr>
              <w:fldChar w:fldCharType="begin"/>
            </w:r>
            <w:r w:rsidRPr="00ED21DA">
              <w:rPr>
                <w:webHidden/>
              </w:rPr>
              <w:instrText xml:space="preserve"> PAGEREF _Toc199480625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CF413AD" w14:textId="46F85C7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6" w:history="1">
            <w:r w:rsidRPr="00ED21DA">
              <w:rPr>
                <w:rStyle w:val="Hyperlink"/>
                <w:rFonts w:ascii="Times New Roman" w:hAnsi="Times New Roman" w:cs="Times New Roman"/>
                <w:b/>
                <w:bCs/>
              </w:rPr>
              <w:t>2.1 Introduction</w:t>
            </w:r>
            <w:r w:rsidRPr="00ED21DA">
              <w:rPr>
                <w:webHidden/>
              </w:rPr>
              <w:tab/>
            </w:r>
            <w:r w:rsidRPr="00ED21DA">
              <w:rPr>
                <w:webHidden/>
              </w:rPr>
              <w:fldChar w:fldCharType="begin"/>
            </w:r>
            <w:r w:rsidRPr="00ED21DA">
              <w:rPr>
                <w:webHidden/>
              </w:rPr>
              <w:instrText xml:space="preserve"> PAGEREF _Toc199480626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AA385D4" w14:textId="3F4BC57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7" w:history="1">
            <w:r w:rsidRPr="00ED21DA">
              <w:rPr>
                <w:rStyle w:val="Hyperlink"/>
                <w:rFonts w:ascii="Times New Roman" w:hAnsi="Times New Roman" w:cs="Times New Roman"/>
                <w:b/>
                <w:bCs/>
              </w:rPr>
              <w:t>2.2 Methods</w:t>
            </w:r>
            <w:r w:rsidRPr="00ED21DA">
              <w:rPr>
                <w:webHidden/>
              </w:rPr>
              <w:tab/>
            </w:r>
            <w:r w:rsidRPr="00ED21DA">
              <w:rPr>
                <w:webHidden/>
              </w:rPr>
              <w:fldChar w:fldCharType="begin"/>
            </w:r>
            <w:r w:rsidRPr="00ED21DA">
              <w:rPr>
                <w:webHidden/>
              </w:rPr>
              <w:instrText xml:space="preserve"> PAGEREF _Toc199480627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3E51CF69" w14:textId="3F43C8F9" w:rsidR="00193919" w:rsidRPr="00ED21DA" w:rsidRDefault="00193919">
          <w:pPr>
            <w:pStyle w:val="TOC3"/>
            <w:tabs>
              <w:tab w:val="right" w:leader="dot" w:pos="9350"/>
            </w:tabs>
          </w:pPr>
          <w:hyperlink w:anchor="_Toc199480628" w:history="1">
            <w:r w:rsidRPr="00ED21DA">
              <w:rPr>
                <w:rStyle w:val="Hyperlink"/>
                <w:rFonts w:ascii="Times New Roman" w:eastAsia="SimSun" w:hAnsi="Times New Roman" w:cs="Times New Roman"/>
                <w:b/>
              </w:rPr>
              <w:t>2.2.1 Biological variables</w:t>
            </w:r>
            <w:r w:rsidRPr="00ED21DA">
              <w:rPr>
                <w:webHidden/>
              </w:rPr>
              <w:tab/>
            </w:r>
            <w:r w:rsidRPr="00ED21DA">
              <w:rPr>
                <w:webHidden/>
              </w:rPr>
              <w:fldChar w:fldCharType="begin"/>
            </w:r>
            <w:r w:rsidRPr="00ED21DA">
              <w:rPr>
                <w:webHidden/>
              </w:rPr>
              <w:instrText xml:space="preserve"> PAGEREF _Toc199480628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638ECE3A" w14:textId="5AE6BC61" w:rsidR="00193919" w:rsidRPr="00ED21DA" w:rsidRDefault="00193919">
          <w:pPr>
            <w:pStyle w:val="TOC3"/>
            <w:tabs>
              <w:tab w:val="right" w:leader="dot" w:pos="9350"/>
            </w:tabs>
          </w:pPr>
          <w:hyperlink w:anchor="_Toc199480629" w:history="1">
            <w:r w:rsidRPr="00ED21DA">
              <w:rPr>
                <w:rStyle w:val="Hyperlink"/>
                <w:rFonts w:ascii="Times New Roman" w:eastAsia="SimSun" w:hAnsi="Times New Roman" w:cs="Times New Roman"/>
                <w:b/>
              </w:rPr>
              <w:t>2.2.2 Communal roosting behaviour</w:t>
            </w:r>
            <w:r w:rsidRPr="00ED21DA">
              <w:rPr>
                <w:webHidden/>
              </w:rPr>
              <w:tab/>
            </w:r>
            <w:r w:rsidRPr="00ED21DA">
              <w:rPr>
                <w:webHidden/>
              </w:rPr>
              <w:fldChar w:fldCharType="begin"/>
            </w:r>
            <w:r w:rsidRPr="00ED21DA">
              <w:rPr>
                <w:webHidden/>
              </w:rPr>
              <w:instrText xml:space="preserve"> PAGEREF _Toc199480629 \h </w:instrText>
            </w:r>
            <w:r w:rsidRPr="00ED21DA">
              <w:rPr>
                <w:webHidden/>
              </w:rPr>
            </w:r>
            <w:r w:rsidRPr="00ED21DA">
              <w:rPr>
                <w:webHidden/>
              </w:rPr>
              <w:fldChar w:fldCharType="separate"/>
            </w:r>
            <w:r w:rsidRPr="00ED21DA">
              <w:rPr>
                <w:webHidden/>
              </w:rPr>
              <w:t>24</w:t>
            </w:r>
            <w:r w:rsidRPr="00ED21DA">
              <w:rPr>
                <w:webHidden/>
              </w:rPr>
              <w:fldChar w:fldCharType="end"/>
            </w:r>
          </w:hyperlink>
        </w:p>
        <w:p w14:paraId="788A742A" w14:textId="01933977" w:rsidR="00193919" w:rsidRPr="00ED21DA" w:rsidRDefault="00193919">
          <w:pPr>
            <w:pStyle w:val="TOC3"/>
            <w:tabs>
              <w:tab w:val="right" w:leader="dot" w:pos="9350"/>
            </w:tabs>
          </w:pPr>
          <w:hyperlink w:anchor="_Toc199480630" w:history="1">
            <w:r w:rsidRPr="00ED21DA">
              <w:rPr>
                <w:rStyle w:val="Hyperlink"/>
                <w:rFonts w:ascii="Times New Roman" w:eastAsia="SimSun" w:hAnsi="Times New Roman" w:cs="Times New Roman"/>
                <w:b/>
              </w:rPr>
              <w:t>2.2.3 Phylogenetic data</w:t>
            </w:r>
            <w:r w:rsidRPr="00ED21DA">
              <w:rPr>
                <w:webHidden/>
              </w:rPr>
              <w:tab/>
            </w:r>
            <w:r w:rsidRPr="00ED21DA">
              <w:rPr>
                <w:webHidden/>
              </w:rPr>
              <w:fldChar w:fldCharType="begin"/>
            </w:r>
            <w:r w:rsidRPr="00ED21DA">
              <w:rPr>
                <w:webHidden/>
              </w:rPr>
              <w:instrText xml:space="preserve"> PAGEREF _Toc199480630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72975B14" w14:textId="73C2A76A" w:rsidR="00193919" w:rsidRPr="00ED21DA" w:rsidRDefault="00193919">
          <w:pPr>
            <w:pStyle w:val="TOC3"/>
            <w:tabs>
              <w:tab w:val="right" w:leader="dot" w:pos="9350"/>
            </w:tabs>
          </w:pPr>
          <w:hyperlink w:anchor="_Toc199480631" w:history="1">
            <w:r w:rsidRPr="00ED21DA">
              <w:rPr>
                <w:rStyle w:val="Hyperlink"/>
                <w:rFonts w:ascii="Times New Roman" w:hAnsi="Times New Roman" w:cs="Times New Roman"/>
                <w:b/>
                <w:bCs/>
              </w:rPr>
              <w:t>2.2.4 Statistical analyses</w:t>
            </w:r>
            <w:r w:rsidRPr="00ED21DA">
              <w:rPr>
                <w:webHidden/>
              </w:rPr>
              <w:tab/>
            </w:r>
            <w:r w:rsidRPr="00ED21DA">
              <w:rPr>
                <w:webHidden/>
              </w:rPr>
              <w:fldChar w:fldCharType="begin"/>
            </w:r>
            <w:r w:rsidRPr="00ED21DA">
              <w:rPr>
                <w:webHidden/>
              </w:rPr>
              <w:instrText xml:space="preserve"> PAGEREF _Toc199480631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338DF6CB" w14:textId="6D6E222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2" w:history="1">
            <w:r w:rsidRPr="00ED21DA">
              <w:rPr>
                <w:rStyle w:val="Hyperlink"/>
                <w:rFonts w:ascii="Times New Roman" w:hAnsi="Times New Roman" w:cs="Times New Roman"/>
                <w:b/>
                <w:bCs/>
              </w:rPr>
              <w:t>2.3 Results</w:t>
            </w:r>
            <w:r w:rsidRPr="00ED21DA">
              <w:rPr>
                <w:webHidden/>
              </w:rPr>
              <w:tab/>
            </w:r>
            <w:r w:rsidRPr="00ED21DA">
              <w:rPr>
                <w:webHidden/>
              </w:rPr>
              <w:fldChar w:fldCharType="begin"/>
            </w:r>
            <w:r w:rsidRPr="00ED21DA">
              <w:rPr>
                <w:webHidden/>
              </w:rPr>
              <w:instrText xml:space="preserve"> PAGEREF _Toc199480632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68418C35" w14:textId="2BD9B90A" w:rsidR="00193919" w:rsidRPr="00ED21DA" w:rsidRDefault="00193919">
          <w:pPr>
            <w:pStyle w:val="TOC3"/>
            <w:tabs>
              <w:tab w:val="right" w:leader="dot" w:pos="9350"/>
            </w:tabs>
          </w:pPr>
          <w:hyperlink w:anchor="_Toc199480633" w:history="1">
            <w:r w:rsidRPr="00ED21DA">
              <w:rPr>
                <w:rStyle w:val="Hyperlink"/>
                <w:rFonts w:ascii="Times New Roman" w:eastAsia="SimSun" w:hAnsi="Times New Roman" w:cs="Times New Roman"/>
                <w:b/>
              </w:rPr>
              <w:t>2.3.1 The distribution of Communal Roosting</w:t>
            </w:r>
            <w:r w:rsidRPr="00ED21DA">
              <w:rPr>
                <w:webHidden/>
              </w:rPr>
              <w:tab/>
            </w:r>
            <w:r w:rsidRPr="00ED21DA">
              <w:rPr>
                <w:webHidden/>
              </w:rPr>
              <w:fldChar w:fldCharType="begin"/>
            </w:r>
            <w:r w:rsidRPr="00ED21DA">
              <w:rPr>
                <w:webHidden/>
              </w:rPr>
              <w:instrText xml:space="preserve"> PAGEREF _Toc199480633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35ACAB84" w14:textId="40FEC18E" w:rsidR="00193919" w:rsidRPr="00ED21DA" w:rsidRDefault="00193919">
          <w:pPr>
            <w:pStyle w:val="TOC3"/>
            <w:tabs>
              <w:tab w:val="right" w:leader="dot" w:pos="9350"/>
            </w:tabs>
          </w:pPr>
          <w:hyperlink w:anchor="_Toc199480634" w:history="1">
            <w:r w:rsidRPr="00ED21DA">
              <w:rPr>
                <w:rStyle w:val="Hyperlink"/>
                <w:rFonts w:ascii="Times New Roman" w:eastAsia="SimSun" w:hAnsi="Times New Roman" w:cs="Times New Roman"/>
                <w:b/>
              </w:rPr>
              <w:t>2.3.3 Biological variables and CRB</w:t>
            </w:r>
            <w:r w:rsidRPr="00ED21DA">
              <w:rPr>
                <w:webHidden/>
              </w:rPr>
              <w:tab/>
            </w:r>
            <w:r w:rsidRPr="00ED21DA">
              <w:rPr>
                <w:webHidden/>
              </w:rPr>
              <w:fldChar w:fldCharType="begin"/>
            </w:r>
            <w:r w:rsidRPr="00ED21DA">
              <w:rPr>
                <w:webHidden/>
              </w:rPr>
              <w:instrText xml:space="preserve"> PAGEREF _Toc199480634 \h </w:instrText>
            </w:r>
            <w:r w:rsidRPr="00ED21DA">
              <w:rPr>
                <w:webHidden/>
              </w:rPr>
            </w:r>
            <w:r w:rsidRPr="00ED21DA">
              <w:rPr>
                <w:webHidden/>
              </w:rPr>
              <w:fldChar w:fldCharType="separate"/>
            </w:r>
            <w:r w:rsidRPr="00ED21DA">
              <w:rPr>
                <w:webHidden/>
              </w:rPr>
              <w:t>28</w:t>
            </w:r>
            <w:r w:rsidRPr="00ED21DA">
              <w:rPr>
                <w:webHidden/>
              </w:rPr>
              <w:fldChar w:fldCharType="end"/>
            </w:r>
          </w:hyperlink>
        </w:p>
        <w:p w14:paraId="3C3CADC3" w14:textId="221F967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5" w:history="1">
            <w:r w:rsidRPr="00ED21DA">
              <w:rPr>
                <w:rStyle w:val="Hyperlink"/>
                <w:rFonts w:ascii="Times New Roman" w:hAnsi="Times New Roman" w:cs="Times New Roman"/>
                <w:b/>
                <w:bCs/>
              </w:rPr>
              <w:t xml:space="preserve">2.4 Discussion </w:t>
            </w:r>
            <w:r w:rsidRPr="00ED21DA">
              <w:rPr>
                <w:webHidden/>
              </w:rPr>
              <w:tab/>
            </w:r>
            <w:r w:rsidRPr="00ED21DA">
              <w:rPr>
                <w:webHidden/>
              </w:rPr>
              <w:fldChar w:fldCharType="begin"/>
            </w:r>
            <w:r w:rsidRPr="00ED21DA">
              <w:rPr>
                <w:webHidden/>
              </w:rPr>
              <w:instrText xml:space="preserve"> PAGEREF _Toc199480635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7EE2DE43" w14:textId="76445D54" w:rsidR="00193919" w:rsidRPr="00ED21DA" w:rsidRDefault="00193919">
          <w:pPr>
            <w:pStyle w:val="TOC3"/>
            <w:tabs>
              <w:tab w:val="right" w:leader="dot" w:pos="9350"/>
            </w:tabs>
          </w:pPr>
          <w:hyperlink w:anchor="_Toc199480636" w:history="1">
            <w:r w:rsidRPr="00ED21DA">
              <w:rPr>
                <w:rStyle w:val="Hyperlink"/>
                <w:rFonts w:ascii="Times New Roman" w:eastAsia="SimSun" w:hAnsi="Times New Roman" w:cs="Times New Roman"/>
                <w:b/>
              </w:rPr>
              <w:t>2.4.1 Hand Wing Index and Communal Roosting Behaviour</w:t>
            </w:r>
            <w:r w:rsidRPr="00ED21DA">
              <w:rPr>
                <w:webHidden/>
              </w:rPr>
              <w:tab/>
            </w:r>
            <w:r w:rsidRPr="00ED21DA">
              <w:rPr>
                <w:webHidden/>
              </w:rPr>
              <w:fldChar w:fldCharType="begin"/>
            </w:r>
            <w:r w:rsidRPr="00ED21DA">
              <w:rPr>
                <w:webHidden/>
              </w:rPr>
              <w:instrText xml:space="preserve"> PAGEREF _Toc199480636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6075BB08" w14:textId="77EB3D8E" w:rsidR="00193919" w:rsidRPr="00ED21DA" w:rsidRDefault="00193919">
          <w:pPr>
            <w:pStyle w:val="TOC3"/>
            <w:tabs>
              <w:tab w:val="right" w:leader="dot" w:pos="9350"/>
            </w:tabs>
          </w:pPr>
          <w:hyperlink w:anchor="_Toc199480637" w:history="1">
            <w:r w:rsidRPr="00ED21DA">
              <w:rPr>
                <w:rStyle w:val="Hyperlink"/>
                <w:rFonts w:ascii="Times New Roman" w:eastAsia="SimSun" w:hAnsi="Times New Roman" w:cs="Times New Roman"/>
                <w:b/>
              </w:rPr>
              <w:t>2.4.2 Mass and Communal Roosting Behaviour</w:t>
            </w:r>
            <w:r w:rsidRPr="00ED21DA">
              <w:rPr>
                <w:webHidden/>
              </w:rPr>
              <w:tab/>
            </w:r>
            <w:r w:rsidRPr="00ED21DA">
              <w:rPr>
                <w:webHidden/>
              </w:rPr>
              <w:fldChar w:fldCharType="begin"/>
            </w:r>
            <w:r w:rsidRPr="00ED21DA">
              <w:rPr>
                <w:webHidden/>
              </w:rPr>
              <w:instrText xml:space="preserve"> PAGEREF _Toc199480637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1F950424" w14:textId="6243F9F4" w:rsidR="00193919" w:rsidRPr="00ED21DA" w:rsidRDefault="00193919">
          <w:pPr>
            <w:pStyle w:val="TOC3"/>
            <w:tabs>
              <w:tab w:val="right" w:leader="dot" w:pos="9350"/>
            </w:tabs>
          </w:pPr>
          <w:hyperlink w:anchor="_Toc199480638" w:history="1">
            <w:r w:rsidRPr="00ED21DA">
              <w:rPr>
                <w:rStyle w:val="Hyperlink"/>
                <w:rFonts w:ascii="Times New Roman" w:eastAsia="SimSun" w:hAnsi="Times New Roman" w:cs="Times New Roman"/>
                <w:b/>
              </w:rPr>
              <w:t>2.4.3 Trophic level and Communal Roosting Behaviour</w:t>
            </w:r>
            <w:r w:rsidRPr="00ED21DA">
              <w:rPr>
                <w:webHidden/>
              </w:rPr>
              <w:tab/>
            </w:r>
            <w:r w:rsidRPr="00ED21DA">
              <w:rPr>
                <w:webHidden/>
              </w:rPr>
              <w:fldChar w:fldCharType="begin"/>
            </w:r>
            <w:r w:rsidRPr="00ED21DA">
              <w:rPr>
                <w:webHidden/>
              </w:rPr>
              <w:instrText xml:space="preserve"> PAGEREF _Toc199480638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32CC9193" w14:textId="7457A5EC" w:rsidR="00193919" w:rsidRPr="00ED21DA" w:rsidRDefault="00193919">
          <w:pPr>
            <w:pStyle w:val="TOC3"/>
            <w:tabs>
              <w:tab w:val="right" w:leader="dot" w:pos="9350"/>
            </w:tabs>
          </w:pPr>
          <w:hyperlink w:anchor="_Toc199480639" w:history="1">
            <w:r w:rsidRPr="00ED21DA">
              <w:rPr>
                <w:rStyle w:val="Hyperlink"/>
                <w:rFonts w:ascii="Times New Roman" w:eastAsia="SimSun" w:hAnsi="Times New Roman" w:cs="Times New Roman"/>
                <w:b/>
              </w:rPr>
              <w:t>2.4.4. Brain size and Communal Roosting Behaviour</w:t>
            </w:r>
            <w:r w:rsidRPr="00ED21DA">
              <w:rPr>
                <w:webHidden/>
              </w:rPr>
              <w:tab/>
            </w:r>
            <w:r w:rsidRPr="00ED21DA">
              <w:rPr>
                <w:webHidden/>
              </w:rPr>
              <w:fldChar w:fldCharType="begin"/>
            </w:r>
            <w:r w:rsidRPr="00ED21DA">
              <w:rPr>
                <w:webHidden/>
              </w:rPr>
              <w:instrText xml:space="preserve"> PAGEREF _Toc199480639 \h </w:instrText>
            </w:r>
            <w:r w:rsidRPr="00ED21DA">
              <w:rPr>
                <w:webHidden/>
              </w:rPr>
            </w:r>
            <w:r w:rsidRPr="00ED21DA">
              <w:rPr>
                <w:webHidden/>
              </w:rPr>
              <w:fldChar w:fldCharType="separate"/>
            </w:r>
            <w:r w:rsidRPr="00ED21DA">
              <w:rPr>
                <w:webHidden/>
              </w:rPr>
              <w:t>35</w:t>
            </w:r>
            <w:r w:rsidRPr="00ED21DA">
              <w:rPr>
                <w:webHidden/>
              </w:rPr>
              <w:fldChar w:fldCharType="end"/>
            </w:r>
          </w:hyperlink>
        </w:p>
        <w:p w14:paraId="6CF98C97" w14:textId="51FB8151" w:rsidR="00193919" w:rsidRPr="00ED21DA" w:rsidRDefault="00193919">
          <w:pPr>
            <w:pStyle w:val="TOC3"/>
            <w:tabs>
              <w:tab w:val="right" w:leader="dot" w:pos="9350"/>
            </w:tabs>
          </w:pPr>
          <w:hyperlink w:anchor="_Toc199480640" w:history="1">
            <w:r w:rsidRPr="00ED21DA">
              <w:rPr>
                <w:rStyle w:val="Hyperlink"/>
                <w:rFonts w:ascii="Times New Roman" w:eastAsia="SimSun" w:hAnsi="Times New Roman" w:cs="Times New Roman"/>
                <w:b/>
              </w:rPr>
              <w:t>2.4.5 Alternative predictors: Predictability of food sources and food abundance</w:t>
            </w:r>
            <w:r w:rsidRPr="00ED21DA">
              <w:rPr>
                <w:webHidden/>
              </w:rPr>
              <w:tab/>
            </w:r>
            <w:r w:rsidRPr="00ED21DA">
              <w:rPr>
                <w:webHidden/>
              </w:rPr>
              <w:fldChar w:fldCharType="begin"/>
            </w:r>
            <w:r w:rsidRPr="00ED21DA">
              <w:rPr>
                <w:webHidden/>
              </w:rPr>
              <w:instrText xml:space="preserve"> PAGEREF _Toc199480640 \h </w:instrText>
            </w:r>
            <w:r w:rsidRPr="00ED21DA">
              <w:rPr>
                <w:webHidden/>
              </w:rPr>
            </w:r>
            <w:r w:rsidRPr="00ED21DA">
              <w:rPr>
                <w:webHidden/>
              </w:rPr>
              <w:fldChar w:fldCharType="separate"/>
            </w:r>
            <w:r w:rsidRPr="00ED21DA">
              <w:rPr>
                <w:webHidden/>
              </w:rPr>
              <w:t>36</w:t>
            </w:r>
            <w:r w:rsidRPr="00ED21DA">
              <w:rPr>
                <w:webHidden/>
              </w:rPr>
              <w:fldChar w:fldCharType="end"/>
            </w:r>
          </w:hyperlink>
        </w:p>
        <w:p w14:paraId="3C93750A" w14:textId="7499526F" w:rsidR="00193919" w:rsidRPr="00ED21DA" w:rsidRDefault="00193919">
          <w:pPr>
            <w:pStyle w:val="TOC3"/>
            <w:tabs>
              <w:tab w:val="right" w:leader="dot" w:pos="9350"/>
            </w:tabs>
          </w:pPr>
          <w:hyperlink w:anchor="_Toc199480641" w:history="1">
            <w:r w:rsidRPr="00ED21DA">
              <w:rPr>
                <w:rStyle w:val="Hyperlink"/>
                <w:rFonts w:ascii="Times New Roman" w:eastAsia="SimSun" w:hAnsi="Times New Roman" w:cs="Times New Roman"/>
                <w:b/>
              </w:rPr>
              <w:t>2.4.6 Limitations</w:t>
            </w:r>
            <w:r w:rsidRPr="00ED21DA">
              <w:rPr>
                <w:webHidden/>
              </w:rPr>
              <w:tab/>
            </w:r>
            <w:r w:rsidRPr="00ED21DA">
              <w:rPr>
                <w:webHidden/>
              </w:rPr>
              <w:fldChar w:fldCharType="begin"/>
            </w:r>
            <w:r w:rsidRPr="00ED21DA">
              <w:rPr>
                <w:webHidden/>
              </w:rPr>
              <w:instrText xml:space="preserve"> PAGEREF _Toc199480641 \h </w:instrText>
            </w:r>
            <w:r w:rsidRPr="00ED21DA">
              <w:rPr>
                <w:webHidden/>
              </w:rPr>
            </w:r>
            <w:r w:rsidRPr="00ED21DA">
              <w:rPr>
                <w:webHidden/>
              </w:rPr>
              <w:fldChar w:fldCharType="separate"/>
            </w:r>
            <w:r w:rsidRPr="00ED21DA">
              <w:rPr>
                <w:webHidden/>
              </w:rPr>
              <w:t>37</w:t>
            </w:r>
            <w:r w:rsidRPr="00ED21DA">
              <w:rPr>
                <w:webHidden/>
              </w:rPr>
              <w:fldChar w:fldCharType="end"/>
            </w:r>
          </w:hyperlink>
        </w:p>
        <w:p w14:paraId="7FFDE7F5" w14:textId="434751F8" w:rsidR="00193919" w:rsidRPr="00ED21DA" w:rsidRDefault="00193919">
          <w:pPr>
            <w:pStyle w:val="TOC3"/>
            <w:tabs>
              <w:tab w:val="right" w:leader="dot" w:pos="9350"/>
            </w:tabs>
          </w:pPr>
          <w:hyperlink w:anchor="_Toc199480642" w:history="1">
            <w:r w:rsidRPr="00ED21DA">
              <w:rPr>
                <w:rStyle w:val="Hyperlink"/>
                <w:rFonts w:ascii="Times New Roman" w:eastAsia="SimSun" w:hAnsi="Times New Roman" w:cs="Times New Roman"/>
                <w:b/>
              </w:rPr>
              <w:t>2.4.7 Future work</w:t>
            </w:r>
            <w:r w:rsidRPr="00ED21DA">
              <w:rPr>
                <w:webHidden/>
              </w:rPr>
              <w:tab/>
            </w:r>
            <w:r w:rsidRPr="00ED21DA">
              <w:rPr>
                <w:webHidden/>
              </w:rPr>
              <w:fldChar w:fldCharType="begin"/>
            </w:r>
            <w:r w:rsidRPr="00ED21DA">
              <w:rPr>
                <w:webHidden/>
              </w:rPr>
              <w:instrText xml:space="preserve"> PAGEREF _Toc199480642 \h </w:instrText>
            </w:r>
            <w:r w:rsidRPr="00ED21DA">
              <w:rPr>
                <w:webHidden/>
              </w:rPr>
            </w:r>
            <w:r w:rsidRPr="00ED21DA">
              <w:rPr>
                <w:webHidden/>
              </w:rPr>
              <w:fldChar w:fldCharType="separate"/>
            </w:r>
            <w:r w:rsidRPr="00ED21DA">
              <w:rPr>
                <w:webHidden/>
              </w:rPr>
              <w:t>39</w:t>
            </w:r>
            <w:r w:rsidRPr="00ED21DA">
              <w:rPr>
                <w:webHidden/>
              </w:rPr>
              <w:fldChar w:fldCharType="end"/>
            </w:r>
          </w:hyperlink>
        </w:p>
        <w:p w14:paraId="4AB88E5A" w14:textId="5311E18E"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3" w:history="1">
            <w:r w:rsidRPr="00ED21DA">
              <w:rPr>
                <w:rStyle w:val="Hyperlink"/>
                <w:rFonts w:ascii="Times New Roman" w:hAnsi="Times New Roman" w:cs="Times New Roman"/>
                <w:b/>
                <w:bCs/>
              </w:rPr>
              <w:t>Chapter 3: The need for ecological studies in social species</w:t>
            </w:r>
            <w:r w:rsidRPr="00ED21DA">
              <w:rPr>
                <w:webHidden/>
              </w:rPr>
              <w:tab/>
            </w:r>
            <w:r w:rsidRPr="00ED21DA">
              <w:rPr>
                <w:webHidden/>
              </w:rPr>
              <w:fldChar w:fldCharType="begin"/>
            </w:r>
            <w:r w:rsidRPr="00ED21DA">
              <w:rPr>
                <w:webHidden/>
              </w:rPr>
              <w:instrText xml:space="preserve"> PAGEREF _Toc199480643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2539DF59" w14:textId="521432D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4" w:history="1">
            <w:r w:rsidRPr="00ED21DA">
              <w:rPr>
                <w:rStyle w:val="Hyperlink"/>
                <w:rFonts w:ascii="Times New Roman" w:hAnsi="Times New Roman" w:cs="Times New Roman"/>
                <w:b/>
                <w:bCs/>
              </w:rPr>
              <w:t>3.1 Introduction</w:t>
            </w:r>
            <w:r w:rsidRPr="00ED21DA">
              <w:rPr>
                <w:webHidden/>
              </w:rPr>
              <w:tab/>
            </w:r>
            <w:r w:rsidRPr="00ED21DA">
              <w:rPr>
                <w:webHidden/>
              </w:rPr>
              <w:fldChar w:fldCharType="begin"/>
            </w:r>
            <w:r w:rsidRPr="00ED21DA">
              <w:rPr>
                <w:webHidden/>
              </w:rPr>
              <w:instrText xml:space="preserve"> PAGEREF _Toc199480644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383A2C34" w14:textId="461D22E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5" w:history="1">
            <w:r w:rsidRPr="00ED21DA">
              <w:rPr>
                <w:rStyle w:val="Hyperlink"/>
                <w:rFonts w:ascii="Times New Roman" w:hAnsi="Times New Roman" w:cs="Times New Roman"/>
                <w:b/>
                <w:bCs/>
              </w:rPr>
              <w:t>3.2 Why vultures?</w:t>
            </w:r>
            <w:r w:rsidRPr="00ED21DA">
              <w:rPr>
                <w:webHidden/>
              </w:rPr>
              <w:tab/>
            </w:r>
            <w:r w:rsidRPr="00ED21DA">
              <w:rPr>
                <w:webHidden/>
              </w:rPr>
              <w:fldChar w:fldCharType="begin"/>
            </w:r>
            <w:r w:rsidRPr="00ED21DA">
              <w:rPr>
                <w:webHidden/>
              </w:rPr>
              <w:instrText xml:space="preserve"> PAGEREF _Toc199480645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2ABE9CAF" w14:textId="544ABEE2"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6" w:history="1">
            <w:r w:rsidRPr="00ED21DA">
              <w:rPr>
                <w:rStyle w:val="Hyperlink"/>
                <w:rFonts w:ascii="Times New Roman" w:hAnsi="Times New Roman" w:cs="Times New Roman"/>
                <w:b/>
                <w:bCs/>
              </w:rPr>
              <w:t>3.3 A note on the Information Center Hypothesis</w:t>
            </w:r>
            <w:r w:rsidRPr="00ED21DA">
              <w:rPr>
                <w:webHidden/>
              </w:rPr>
              <w:tab/>
            </w:r>
            <w:r w:rsidRPr="00ED21DA">
              <w:rPr>
                <w:webHidden/>
              </w:rPr>
              <w:fldChar w:fldCharType="begin"/>
            </w:r>
            <w:r w:rsidRPr="00ED21DA">
              <w:rPr>
                <w:webHidden/>
              </w:rPr>
              <w:instrText xml:space="preserve"> PAGEREF _Toc199480646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6D8DBE96" w14:textId="0800E6F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7" w:history="1">
            <w:r w:rsidRPr="00ED21DA">
              <w:rPr>
                <w:rStyle w:val="Hyperlink"/>
                <w:rFonts w:ascii="Times New Roman" w:hAnsi="Times New Roman" w:cs="Times New Roman"/>
                <w:b/>
                <w:bCs/>
              </w:rPr>
              <w:t>3.4 Size matters: The Andean Condor – A peculiar case study</w:t>
            </w:r>
            <w:r w:rsidRPr="00ED21DA">
              <w:rPr>
                <w:webHidden/>
              </w:rPr>
              <w:tab/>
            </w:r>
            <w:r w:rsidRPr="00ED21DA">
              <w:rPr>
                <w:webHidden/>
              </w:rPr>
              <w:fldChar w:fldCharType="begin"/>
            </w:r>
            <w:r w:rsidRPr="00ED21DA">
              <w:rPr>
                <w:webHidden/>
              </w:rPr>
              <w:instrText xml:space="preserve"> PAGEREF _Toc199480647 \h </w:instrText>
            </w:r>
            <w:r w:rsidRPr="00ED21DA">
              <w:rPr>
                <w:webHidden/>
              </w:rPr>
            </w:r>
            <w:r w:rsidRPr="00ED21DA">
              <w:rPr>
                <w:webHidden/>
              </w:rPr>
              <w:fldChar w:fldCharType="separate"/>
            </w:r>
            <w:r w:rsidRPr="00ED21DA">
              <w:rPr>
                <w:webHidden/>
              </w:rPr>
              <w:t>43</w:t>
            </w:r>
            <w:r w:rsidRPr="00ED21DA">
              <w:rPr>
                <w:webHidden/>
              </w:rPr>
              <w:fldChar w:fldCharType="end"/>
            </w:r>
          </w:hyperlink>
        </w:p>
        <w:p w14:paraId="71D57899" w14:textId="70E98230"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8" w:history="1">
            <w:r w:rsidRPr="00ED21DA">
              <w:rPr>
                <w:rStyle w:val="Hyperlink"/>
                <w:rFonts w:ascii="Times New Roman" w:hAnsi="Times New Roman" w:cs="Times New Roman"/>
                <w:b/>
                <w:bCs/>
              </w:rPr>
              <w:t>Bibliography</w:t>
            </w:r>
            <w:r w:rsidRPr="00ED21DA">
              <w:rPr>
                <w:webHidden/>
              </w:rPr>
              <w:tab/>
            </w:r>
            <w:r w:rsidRPr="00ED21DA">
              <w:rPr>
                <w:webHidden/>
              </w:rPr>
              <w:fldChar w:fldCharType="begin"/>
            </w:r>
            <w:r w:rsidRPr="00ED21DA">
              <w:rPr>
                <w:webHidden/>
              </w:rPr>
              <w:instrText xml:space="preserve"> PAGEREF _Toc199480648 \h </w:instrText>
            </w:r>
            <w:r w:rsidRPr="00ED21DA">
              <w:rPr>
                <w:webHidden/>
              </w:rPr>
            </w:r>
            <w:r w:rsidRPr="00ED21DA">
              <w:rPr>
                <w:webHidden/>
              </w:rPr>
              <w:fldChar w:fldCharType="separate"/>
            </w:r>
            <w:r w:rsidRPr="00ED21DA">
              <w:rPr>
                <w:webHidden/>
              </w:rPr>
              <w:t>44</w:t>
            </w:r>
            <w:r w:rsidRPr="00ED21DA">
              <w:rPr>
                <w:webHidden/>
              </w:rPr>
              <w:fldChar w:fldCharType="end"/>
            </w:r>
          </w:hyperlink>
        </w:p>
        <w:p w14:paraId="6B3052E0" w14:textId="6CDF2A86" w:rsidR="000A44A9" w:rsidRPr="00AD0CC1" w:rsidRDefault="000A44A9" w:rsidP="004F3D74">
          <w:pPr>
            <w:spacing w:line="360" w:lineRule="auto"/>
            <w:jc w:val="both"/>
            <w:rPr>
              <w:rFonts w:ascii="Times New Roman" w:hAnsi="Times New Roman" w:cs="Times New Roman"/>
              <w:sz w:val="24"/>
              <w:szCs w:val="24"/>
            </w:rPr>
          </w:pPr>
          <w:r w:rsidRPr="00AD0CC1">
            <w:rPr>
              <w:rFonts w:ascii="Times New Roman" w:hAnsi="Times New Roman" w:cs="Times New Roman"/>
              <w:b/>
              <w:bCs/>
              <w:sz w:val="24"/>
              <w:szCs w:val="24"/>
            </w:rPr>
            <w:fldChar w:fldCharType="end"/>
          </w:r>
        </w:p>
      </w:sdtContent>
    </w:sdt>
    <w:p w14:paraId="49E16A54" w14:textId="77777777" w:rsidR="004F3D74" w:rsidRPr="00AD0CC1" w:rsidRDefault="004F3D74" w:rsidP="00D70E63">
      <w:pPr>
        <w:spacing w:line="360" w:lineRule="auto"/>
        <w:jc w:val="both"/>
        <w:rPr>
          <w:rFonts w:ascii="Times New Roman" w:hAnsi="Times New Roman" w:cs="Times New Roman"/>
          <w:sz w:val="24"/>
          <w:szCs w:val="24"/>
        </w:rPr>
      </w:pPr>
    </w:p>
    <w:p w14:paraId="754185BB" w14:textId="77777777" w:rsidR="00193919" w:rsidRPr="00AD0CC1" w:rsidRDefault="00193919" w:rsidP="00D70E63">
      <w:pPr>
        <w:spacing w:line="360" w:lineRule="auto"/>
        <w:jc w:val="both"/>
        <w:rPr>
          <w:rFonts w:ascii="Times New Roman" w:hAnsi="Times New Roman" w:cs="Times New Roman"/>
          <w:sz w:val="24"/>
          <w:szCs w:val="24"/>
        </w:rPr>
      </w:pPr>
    </w:p>
    <w:p w14:paraId="6ABBF758" w14:textId="77777777" w:rsidR="00193919" w:rsidRPr="00AD0CC1" w:rsidRDefault="00193919" w:rsidP="00D70E63">
      <w:pPr>
        <w:spacing w:line="360" w:lineRule="auto"/>
        <w:jc w:val="both"/>
        <w:rPr>
          <w:rFonts w:ascii="Times New Roman" w:hAnsi="Times New Roman" w:cs="Times New Roman"/>
          <w:sz w:val="24"/>
          <w:szCs w:val="24"/>
        </w:rPr>
      </w:pPr>
    </w:p>
    <w:p w14:paraId="2F77536D" w14:textId="77777777" w:rsidR="00193919" w:rsidRPr="00AD0CC1" w:rsidRDefault="00193919" w:rsidP="00D70E63">
      <w:pPr>
        <w:spacing w:line="360" w:lineRule="auto"/>
        <w:jc w:val="both"/>
        <w:rPr>
          <w:rFonts w:ascii="Times New Roman" w:hAnsi="Times New Roman" w:cs="Times New Roman"/>
          <w:sz w:val="24"/>
          <w:szCs w:val="24"/>
        </w:rPr>
      </w:pPr>
    </w:p>
    <w:p w14:paraId="426859A9" w14:textId="77777777" w:rsidR="00193919" w:rsidRPr="00AD0CC1" w:rsidRDefault="00193919" w:rsidP="00D70E63">
      <w:pPr>
        <w:spacing w:line="360" w:lineRule="auto"/>
        <w:jc w:val="both"/>
        <w:rPr>
          <w:rFonts w:ascii="Times New Roman" w:hAnsi="Times New Roman" w:cs="Times New Roman"/>
          <w:sz w:val="24"/>
          <w:szCs w:val="24"/>
        </w:rPr>
      </w:pPr>
    </w:p>
    <w:p w14:paraId="2A15E866" w14:textId="77777777" w:rsidR="00193919" w:rsidRPr="00AD0CC1" w:rsidRDefault="00193919" w:rsidP="00D70E63">
      <w:pPr>
        <w:spacing w:line="360" w:lineRule="auto"/>
        <w:jc w:val="both"/>
        <w:rPr>
          <w:rFonts w:ascii="Times New Roman" w:hAnsi="Times New Roman" w:cs="Times New Roman"/>
          <w:sz w:val="24"/>
          <w:szCs w:val="24"/>
        </w:rPr>
      </w:pPr>
    </w:p>
    <w:p w14:paraId="064F1469" w14:textId="77777777" w:rsidR="00193919" w:rsidRPr="00AD0CC1" w:rsidRDefault="00193919" w:rsidP="00D70E63">
      <w:pPr>
        <w:spacing w:line="360" w:lineRule="auto"/>
        <w:jc w:val="both"/>
        <w:rPr>
          <w:rFonts w:ascii="Times New Roman" w:hAnsi="Times New Roman" w:cs="Times New Roman"/>
          <w:sz w:val="24"/>
          <w:szCs w:val="24"/>
        </w:rPr>
      </w:pPr>
    </w:p>
    <w:p w14:paraId="7C928C0E" w14:textId="77777777" w:rsidR="00193919" w:rsidRPr="00AD0CC1" w:rsidRDefault="00193919" w:rsidP="00D70E63">
      <w:pPr>
        <w:spacing w:line="360" w:lineRule="auto"/>
        <w:jc w:val="both"/>
        <w:rPr>
          <w:rFonts w:ascii="Times New Roman" w:hAnsi="Times New Roman" w:cs="Times New Roman"/>
          <w:sz w:val="24"/>
          <w:szCs w:val="24"/>
        </w:rPr>
      </w:pPr>
    </w:p>
    <w:p w14:paraId="2AFCAE5F" w14:textId="77777777" w:rsidR="00193919" w:rsidRPr="00AD0CC1" w:rsidRDefault="00193919" w:rsidP="00D70E63">
      <w:pPr>
        <w:spacing w:line="360" w:lineRule="auto"/>
        <w:jc w:val="both"/>
        <w:rPr>
          <w:rFonts w:ascii="Times New Roman" w:hAnsi="Times New Roman" w:cs="Times New Roman"/>
          <w:sz w:val="24"/>
          <w:szCs w:val="24"/>
        </w:rPr>
      </w:pPr>
    </w:p>
    <w:p w14:paraId="2C9AEB6F" w14:textId="77777777" w:rsidR="00193919" w:rsidRPr="00AD0CC1" w:rsidRDefault="00193919" w:rsidP="00D70E63">
      <w:pPr>
        <w:spacing w:line="360" w:lineRule="auto"/>
        <w:jc w:val="both"/>
        <w:rPr>
          <w:rFonts w:ascii="Times New Roman" w:hAnsi="Times New Roman" w:cs="Times New Roman"/>
          <w:sz w:val="24"/>
          <w:szCs w:val="24"/>
        </w:rPr>
      </w:pPr>
    </w:p>
    <w:p w14:paraId="5FAECD38" w14:textId="77777777" w:rsidR="00193919" w:rsidRPr="00AD0CC1" w:rsidRDefault="00193919" w:rsidP="00D70E63">
      <w:pPr>
        <w:spacing w:line="360" w:lineRule="auto"/>
        <w:jc w:val="both"/>
        <w:rPr>
          <w:rFonts w:ascii="Times New Roman" w:hAnsi="Times New Roman" w:cs="Times New Roman"/>
          <w:sz w:val="24"/>
          <w:szCs w:val="24"/>
        </w:rPr>
      </w:pPr>
    </w:p>
    <w:p w14:paraId="2CDE1315" w14:textId="77777777" w:rsidR="00193919" w:rsidRPr="00AD0CC1" w:rsidRDefault="00193919" w:rsidP="00D70E63">
      <w:pPr>
        <w:spacing w:line="360" w:lineRule="auto"/>
        <w:jc w:val="both"/>
        <w:rPr>
          <w:rFonts w:ascii="Times New Roman" w:hAnsi="Times New Roman" w:cs="Times New Roman"/>
          <w:sz w:val="24"/>
          <w:szCs w:val="24"/>
        </w:rPr>
      </w:pPr>
    </w:p>
    <w:p w14:paraId="08D63890" w14:textId="77777777" w:rsidR="00193919" w:rsidRPr="00AD0CC1" w:rsidRDefault="00193919" w:rsidP="00D70E63">
      <w:pPr>
        <w:spacing w:line="360" w:lineRule="auto"/>
        <w:jc w:val="both"/>
        <w:rPr>
          <w:rFonts w:ascii="Times New Roman" w:hAnsi="Times New Roman" w:cs="Times New Roman"/>
          <w:sz w:val="24"/>
          <w:szCs w:val="24"/>
        </w:rPr>
      </w:pPr>
    </w:p>
    <w:p w14:paraId="405397B7" w14:textId="77777777" w:rsidR="00193919" w:rsidRPr="00AD0CC1" w:rsidRDefault="00193919" w:rsidP="00D70E63">
      <w:pPr>
        <w:spacing w:line="360" w:lineRule="auto"/>
        <w:jc w:val="both"/>
        <w:rPr>
          <w:rFonts w:ascii="Times New Roman" w:hAnsi="Times New Roman" w:cs="Times New Roman"/>
          <w:sz w:val="24"/>
          <w:szCs w:val="24"/>
        </w:rPr>
      </w:pPr>
    </w:p>
    <w:p w14:paraId="4FA94751" w14:textId="77777777" w:rsidR="00193919" w:rsidRPr="00AD0CC1" w:rsidRDefault="00193919" w:rsidP="00D70E63">
      <w:pPr>
        <w:spacing w:line="360" w:lineRule="auto"/>
        <w:jc w:val="both"/>
        <w:rPr>
          <w:rFonts w:ascii="Times New Roman" w:hAnsi="Times New Roman" w:cs="Times New Roman"/>
          <w:sz w:val="24"/>
          <w:szCs w:val="24"/>
        </w:rPr>
      </w:pPr>
    </w:p>
    <w:p w14:paraId="23A78CA6" w14:textId="77777777"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AD0CC1">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AD0CC1" w:rsidRDefault="00D529C6" w:rsidP="00D529C6">
      <w:pPr>
        <w:rPr>
          <w:lang w:eastAsia="en-CA"/>
        </w:rPr>
      </w:pPr>
    </w:p>
    <w:p w14:paraId="78E2C428" w14:textId="77777777" w:rsidR="00D529C6" w:rsidRPr="00AD0CC1" w:rsidRDefault="00D529C6" w:rsidP="00D529C6">
      <w:pPr>
        <w:rPr>
          <w:lang w:eastAsia="en-CA"/>
        </w:rPr>
      </w:pPr>
    </w:p>
    <w:p w14:paraId="660E7B81" w14:textId="77777777" w:rsidR="00D529C6" w:rsidRPr="00AD0CC1" w:rsidRDefault="00D529C6" w:rsidP="00D529C6">
      <w:pPr>
        <w:rPr>
          <w:lang w:eastAsia="en-CA"/>
        </w:rPr>
      </w:pPr>
    </w:p>
    <w:p w14:paraId="54920BC9" w14:textId="77777777" w:rsidR="00D529C6" w:rsidRPr="00AD0CC1" w:rsidRDefault="00D529C6" w:rsidP="00D529C6">
      <w:pPr>
        <w:rPr>
          <w:lang w:eastAsia="en-CA"/>
        </w:rPr>
      </w:pPr>
    </w:p>
    <w:p w14:paraId="490A3D18" w14:textId="77777777" w:rsidR="00D529C6" w:rsidRPr="00AD0CC1" w:rsidRDefault="00D529C6" w:rsidP="00D529C6">
      <w:pPr>
        <w:rPr>
          <w:lang w:eastAsia="en-CA"/>
        </w:rPr>
      </w:pPr>
    </w:p>
    <w:p w14:paraId="4AB635A9" w14:textId="77777777" w:rsidR="00D529C6" w:rsidRPr="00AD0CC1" w:rsidRDefault="00D529C6" w:rsidP="00D529C6">
      <w:pPr>
        <w:rPr>
          <w:lang w:eastAsia="en-CA"/>
        </w:rPr>
      </w:pPr>
    </w:p>
    <w:p w14:paraId="5C3D20AF" w14:textId="77777777" w:rsidR="00D529C6" w:rsidRPr="00AD0CC1" w:rsidRDefault="00D529C6" w:rsidP="00D529C6">
      <w:pPr>
        <w:rPr>
          <w:lang w:eastAsia="en-CA"/>
        </w:rPr>
      </w:pPr>
    </w:p>
    <w:p w14:paraId="31D2DA47" w14:textId="77777777" w:rsidR="00D529C6" w:rsidRPr="00AD0CC1" w:rsidRDefault="00D529C6" w:rsidP="00D529C6">
      <w:pPr>
        <w:rPr>
          <w:lang w:eastAsia="en-CA"/>
        </w:rPr>
      </w:pPr>
    </w:p>
    <w:p w14:paraId="5A56BE17" w14:textId="77777777" w:rsidR="00D529C6" w:rsidRPr="00AD0CC1" w:rsidRDefault="00D529C6" w:rsidP="00D529C6">
      <w:pPr>
        <w:rPr>
          <w:lang w:eastAsia="en-CA"/>
        </w:rPr>
      </w:pPr>
    </w:p>
    <w:p w14:paraId="6B40BDB7" w14:textId="77777777" w:rsidR="00D529C6" w:rsidRPr="00AD0CC1" w:rsidRDefault="00D529C6" w:rsidP="00D529C6">
      <w:pPr>
        <w:rPr>
          <w:lang w:eastAsia="en-CA"/>
        </w:rPr>
      </w:pPr>
    </w:p>
    <w:p w14:paraId="3DD1D21D" w14:textId="77777777" w:rsidR="00D529C6" w:rsidRPr="00AD0CC1" w:rsidRDefault="00D529C6" w:rsidP="00D529C6">
      <w:pPr>
        <w:rPr>
          <w:lang w:eastAsia="en-CA"/>
        </w:rPr>
      </w:pPr>
    </w:p>
    <w:p w14:paraId="517B9BEA" w14:textId="77777777" w:rsidR="00D529C6" w:rsidRPr="00AD0CC1" w:rsidRDefault="00D529C6" w:rsidP="00D529C6">
      <w:pPr>
        <w:rPr>
          <w:lang w:eastAsia="en-CA"/>
        </w:rPr>
      </w:pPr>
    </w:p>
    <w:p w14:paraId="00A9BACE" w14:textId="77777777" w:rsidR="00D529C6" w:rsidRPr="00AD0CC1" w:rsidRDefault="00D529C6" w:rsidP="00D529C6">
      <w:pPr>
        <w:rPr>
          <w:lang w:eastAsia="en-CA"/>
        </w:rPr>
      </w:pPr>
    </w:p>
    <w:p w14:paraId="384FD856" w14:textId="77777777" w:rsidR="00D529C6" w:rsidRPr="00AD0CC1" w:rsidRDefault="00D529C6" w:rsidP="00D529C6">
      <w:pPr>
        <w:rPr>
          <w:lang w:eastAsia="en-CA"/>
        </w:rPr>
      </w:pPr>
    </w:p>
    <w:p w14:paraId="10289F5E" w14:textId="77777777" w:rsidR="00D529C6" w:rsidRPr="00AD0CC1" w:rsidRDefault="00D529C6" w:rsidP="00D529C6">
      <w:pPr>
        <w:rPr>
          <w:lang w:eastAsia="en-CA"/>
        </w:rPr>
      </w:pPr>
    </w:p>
    <w:p w14:paraId="1CBFF82F" w14:textId="77777777" w:rsidR="00D529C6" w:rsidRPr="00AD0CC1" w:rsidRDefault="00D529C6" w:rsidP="00D529C6">
      <w:pPr>
        <w:rPr>
          <w:lang w:eastAsia="en-CA"/>
        </w:rPr>
      </w:pPr>
    </w:p>
    <w:p w14:paraId="6F5B048C" w14:textId="77777777" w:rsidR="00D529C6" w:rsidRPr="00AD0CC1" w:rsidRDefault="00D529C6" w:rsidP="00D529C6">
      <w:pPr>
        <w:rPr>
          <w:lang w:eastAsia="en-CA"/>
        </w:rPr>
      </w:pPr>
    </w:p>
    <w:p w14:paraId="10E818D8" w14:textId="77777777" w:rsidR="00D529C6" w:rsidRPr="00AD0CC1" w:rsidRDefault="00D529C6" w:rsidP="00D529C6">
      <w:pPr>
        <w:rPr>
          <w:lang w:eastAsia="en-CA"/>
        </w:rPr>
      </w:pPr>
    </w:p>
    <w:p w14:paraId="111A065D" w14:textId="77777777" w:rsidR="00D529C6" w:rsidRPr="00AD0CC1" w:rsidRDefault="00D529C6" w:rsidP="00D529C6">
      <w:pPr>
        <w:rPr>
          <w:lang w:eastAsia="en-CA"/>
        </w:rPr>
      </w:pPr>
    </w:p>
    <w:p w14:paraId="29F0D91B" w14:textId="77777777" w:rsidR="00D529C6" w:rsidRPr="00AD0CC1" w:rsidRDefault="00D529C6" w:rsidP="00D529C6">
      <w:pPr>
        <w:rPr>
          <w:lang w:eastAsia="en-CA"/>
        </w:rPr>
      </w:pPr>
    </w:p>
    <w:p w14:paraId="1549C23E" w14:textId="77777777" w:rsidR="00D529C6" w:rsidRPr="00AD0CC1" w:rsidRDefault="00D529C6" w:rsidP="00D529C6">
      <w:pPr>
        <w:rPr>
          <w:lang w:eastAsia="en-CA"/>
        </w:rPr>
      </w:pPr>
    </w:p>
    <w:p w14:paraId="1141FF5F" w14:textId="77777777" w:rsidR="00D529C6" w:rsidRPr="00AD0CC1" w:rsidRDefault="00D529C6" w:rsidP="00D529C6">
      <w:pPr>
        <w:rPr>
          <w:lang w:eastAsia="en-CA"/>
        </w:rPr>
      </w:pPr>
    </w:p>
    <w:p w14:paraId="79052F28" w14:textId="77777777" w:rsidR="00D529C6" w:rsidRPr="00AD0CC1" w:rsidRDefault="00D529C6" w:rsidP="00D529C6">
      <w:pPr>
        <w:rPr>
          <w:lang w:eastAsia="en-CA"/>
        </w:rPr>
      </w:pPr>
    </w:p>
    <w:p w14:paraId="4D66D13D" w14:textId="77777777" w:rsidR="00D529C6" w:rsidRPr="00AD0CC1" w:rsidRDefault="00D529C6" w:rsidP="00D529C6">
      <w:pPr>
        <w:rPr>
          <w:lang w:eastAsia="en-CA"/>
        </w:rPr>
      </w:pPr>
    </w:p>
    <w:p w14:paraId="2D3EA0AC" w14:textId="77777777" w:rsidR="00D529C6" w:rsidRPr="00AD0CC1" w:rsidRDefault="00D529C6" w:rsidP="00D529C6">
      <w:pPr>
        <w:rPr>
          <w:lang w:eastAsia="en-CA"/>
        </w:rPr>
      </w:pPr>
    </w:p>
    <w:p w14:paraId="76A70A54" w14:textId="77777777" w:rsidR="00D529C6" w:rsidRPr="00AD0CC1" w:rsidRDefault="00D529C6" w:rsidP="00F437A0">
      <w:pPr>
        <w:rPr>
          <w:lang w:eastAsia="en-CA"/>
        </w:rPr>
      </w:pPr>
    </w:p>
    <w:p w14:paraId="7C129B55" w14:textId="6FA15A23"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AD0CC1">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AD0CC1" w:rsidRDefault="00D529C6" w:rsidP="004F3D74">
      <w:pPr>
        <w:rPr>
          <w:lang w:eastAsia="en-CA"/>
        </w:rPr>
      </w:pPr>
    </w:p>
    <w:p w14:paraId="01C93192" w14:textId="0349C888" w:rsidR="00F34B23" w:rsidRPr="00ED21DA" w:rsidRDefault="00F34B23">
      <w:pPr>
        <w:pStyle w:val="TableofFigures"/>
        <w:tabs>
          <w:tab w:val="right" w:leader="dot" w:pos="9350"/>
        </w:tabs>
        <w:rPr>
          <w:rFonts w:asciiTheme="minorHAnsi" w:eastAsiaTheme="minorEastAsia" w:hAnsiTheme="minorHAnsi" w:cstheme="minorBidi"/>
          <w:kern w:val="2"/>
          <w14:ligatures w14:val="standardContextual"/>
        </w:rPr>
      </w:pPr>
      <w:r w:rsidRPr="00AD0CC1">
        <w:fldChar w:fldCharType="begin"/>
      </w:r>
      <w:r w:rsidRPr="00AD0CC1">
        <w:instrText xml:space="preserve"> TOC \h \z \c "Figure" </w:instrText>
      </w:r>
      <w:r w:rsidRPr="00AD0CC1">
        <w:fldChar w:fldCharType="separate"/>
      </w:r>
      <w:hyperlink w:anchor="_Toc199250239" w:history="1">
        <w:r w:rsidRPr="00ED21DA">
          <w:rPr>
            <w:rStyle w:val="Hyperlink"/>
            <w:b/>
            <w:bCs/>
            <w:i/>
          </w:rPr>
          <w:t>Figure 0</w:t>
        </w:r>
        <w:r w:rsidRPr="00ED21DA">
          <w:rPr>
            <w:rStyle w:val="Hyperlink"/>
            <w:b/>
            <w:bCs/>
            <w:i/>
          </w:rPr>
          <w:noBreakHyphen/>
          <w:t>1Figure 2.1</w:t>
        </w:r>
        <w:r w:rsidRPr="00ED21DA">
          <w:rPr>
            <w:rStyle w:val="Hyperlink"/>
            <w:i/>
          </w:rPr>
          <w:t xml:space="preserve"> Evolution of Communal Roosting Behaviour in Core Land Birds across different taxa. Data shows the convergence evolution of this </w:t>
        </w:r>
        <w:r w:rsidR="00193919" w:rsidRPr="00ED21DA">
          <w:rPr>
            <w:rStyle w:val="Hyperlink"/>
            <w:i/>
          </w:rPr>
          <w:t>behaviour</w:t>
        </w:r>
        <w:r w:rsidRPr="00ED21DA">
          <w:rPr>
            <w:rStyle w:val="Hyperlink"/>
            <w:i/>
          </w:rPr>
          <w:t>. Data was collected through Birds of the World and a Google scholar search.</w:t>
        </w:r>
        <w:r w:rsidRPr="00ED21DA">
          <w:rPr>
            <w:webHidden/>
          </w:rPr>
          <w:tab/>
        </w:r>
        <w:r w:rsidRPr="00ED21DA">
          <w:rPr>
            <w:webHidden/>
          </w:rPr>
          <w:fldChar w:fldCharType="begin"/>
        </w:r>
        <w:r w:rsidRPr="00ED21DA">
          <w:rPr>
            <w:webHidden/>
          </w:rPr>
          <w:instrText xml:space="preserve"> PAGEREF _Toc199250239 \h </w:instrText>
        </w:r>
        <w:r w:rsidRPr="00ED21DA">
          <w:rPr>
            <w:webHidden/>
          </w:rPr>
        </w:r>
        <w:r w:rsidRPr="00ED21DA">
          <w:rPr>
            <w:webHidden/>
          </w:rPr>
          <w:fldChar w:fldCharType="separate"/>
        </w:r>
        <w:r w:rsidRPr="00ED21DA">
          <w:rPr>
            <w:webHidden/>
          </w:rPr>
          <w:t>29</w:t>
        </w:r>
        <w:r w:rsidRPr="00ED21DA">
          <w:rPr>
            <w:webHidden/>
          </w:rPr>
          <w:fldChar w:fldCharType="end"/>
        </w:r>
      </w:hyperlink>
    </w:p>
    <w:p w14:paraId="42DBCA4E" w14:textId="1E7F5322" w:rsidR="00D529C6" w:rsidRPr="00AD0CC1" w:rsidRDefault="00F34B23" w:rsidP="004F3D74">
      <w:pPr>
        <w:rPr>
          <w:lang w:eastAsia="en-CA"/>
        </w:rPr>
      </w:pPr>
      <w:r w:rsidRPr="00AD0CC1">
        <w:rPr>
          <w:lang w:eastAsia="en-CA"/>
        </w:rPr>
        <w:fldChar w:fldCharType="end"/>
      </w:r>
    </w:p>
    <w:p w14:paraId="0D338E4B" w14:textId="77777777" w:rsidR="00D529C6" w:rsidRPr="00AD0CC1" w:rsidRDefault="00D529C6" w:rsidP="004F3D74">
      <w:pPr>
        <w:rPr>
          <w:lang w:eastAsia="en-CA"/>
        </w:rPr>
      </w:pPr>
    </w:p>
    <w:p w14:paraId="6268FABF" w14:textId="77777777" w:rsidR="00D529C6" w:rsidRPr="00AD0CC1" w:rsidRDefault="00D529C6" w:rsidP="004F3D74">
      <w:pPr>
        <w:rPr>
          <w:lang w:eastAsia="en-CA"/>
        </w:rPr>
      </w:pPr>
    </w:p>
    <w:p w14:paraId="59710A07" w14:textId="77777777" w:rsidR="00A76790" w:rsidRPr="00AD0CC1" w:rsidRDefault="00A76790" w:rsidP="004F3D74">
      <w:pPr>
        <w:rPr>
          <w:lang w:eastAsia="en-CA"/>
        </w:rPr>
      </w:pPr>
    </w:p>
    <w:p w14:paraId="498E5085" w14:textId="77777777" w:rsidR="00A76790" w:rsidRPr="00AD0CC1" w:rsidRDefault="00A76790" w:rsidP="004F3D74">
      <w:pPr>
        <w:rPr>
          <w:lang w:eastAsia="en-CA"/>
        </w:rPr>
      </w:pPr>
    </w:p>
    <w:p w14:paraId="0870DF20" w14:textId="77777777" w:rsidR="00A76790" w:rsidRPr="00AD0CC1" w:rsidRDefault="00A76790" w:rsidP="004F3D74">
      <w:pPr>
        <w:rPr>
          <w:lang w:eastAsia="en-CA"/>
        </w:rPr>
      </w:pPr>
    </w:p>
    <w:p w14:paraId="49887B6B" w14:textId="77777777" w:rsidR="00A76790" w:rsidRPr="00AD0CC1" w:rsidRDefault="00A76790" w:rsidP="004F3D74">
      <w:pPr>
        <w:rPr>
          <w:lang w:eastAsia="en-CA"/>
        </w:rPr>
      </w:pPr>
    </w:p>
    <w:p w14:paraId="0AE17E3E" w14:textId="77777777" w:rsidR="00A76790" w:rsidRPr="00AD0CC1" w:rsidRDefault="00A76790" w:rsidP="004F3D74">
      <w:pPr>
        <w:rPr>
          <w:lang w:eastAsia="en-CA"/>
        </w:rPr>
      </w:pPr>
    </w:p>
    <w:p w14:paraId="78D51EB0" w14:textId="77777777" w:rsidR="00A76790" w:rsidRPr="00AD0CC1" w:rsidRDefault="00A76790" w:rsidP="004F3D74">
      <w:pPr>
        <w:rPr>
          <w:lang w:eastAsia="en-CA"/>
        </w:rPr>
      </w:pPr>
    </w:p>
    <w:p w14:paraId="6AC3C0C2" w14:textId="77777777" w:rsidR="00A76790" w:rsidRPr="00AD0CC1" w:rsidRDefault="00A76790" w:rsidP="004F3D74">
      <w:pPr>
        <w:rPr>
          <w:lang w:eastAsia="en-CA"/>
        </w:rPr>
      </w:pPr>
    </w:p>
    <w:p w14:paraId="70801F66" w14:textId="77777777" w:rsidR="00A76790" w:rsidRPr="00AD0CC1" w:rsidRDefault="00A76790" w:rsidP="004F3D74">
      <w:pPr>
        <w:rPr>
          <w:lang w:eastAsia="en-CA"/>
        </w:rPr>
      </w:pPr>
    </w:p>
    <w:p w14:paraId="33F0AED3" w14:textId="77777777" w:rsidR="00A76790" w:rsidRPr="00AD0CC1" w:rsidRDefault="00A76790" w:rsidP="004F3D74">
      <w:pPr>
        <w:rPr>
          <w:lang w:eastAsia="en-CA"/>
        </w:rPr>
      </w:pPr>
    </w:p>
    <w:p w14:paraId="5DD97134" w14:textId="77777777" w:rsidR="00A76790" w:rsidRPr="00AD0CC1" w:rsidRDefault="00A76790" w:rsidP="004F3D74">
      <w:pPr>
        <w:rPr>
          <w:lang w:eastAsia="en-CA"/>
        </w:rPr>
      </w:pPr>
    </w:p>
    <w:p w14:paraId="0BA547E6" w14:textId="77777777" w:rsidR="00A76790" w:rsidRPr="00AD0CC1" w:rsidRDefault="00A76790" w:rsidP="004F3D74">
      <w:pPr>
        <w:rPr>
          <w:lang w:eastAsia="en-CA"/>
        </w:rPr>
      </w:pPr>
    </w:p>
    <w:p w14:paraId="6EE10699" w14:textId="77777777" w:rsidR="00A76790" w:rsidRPr="00AD0CC1" w:rsidRDefault="00A76790" w:rsidP="004F3D74">
      <w:pPr>
        <w:rPr>
          <w:lang w:eastAsia="en-CA"/>
        </w:rPr>
      </w:pPr>
    </w:p>
    <w:p w14:paraId="5854E479" w14:textId="77777777" w:rsidR="00A76790" w:rsidRPr="00AD0CC1" w:rsidRDefault="00A76790" w:rsidP="004F3D74">
      <w:pPr>
        <w:rPr>
          <w:lang w:eastAsia="en-CA"/>
        </w:rPr>
      </w:pPr>
    </w:p>
    <w:p w14:paraId="61F8A43D" w14:textId="77777777" w:rsidR="00A76790" w:rsidRPr="00AD0CC1" w:rsidRDefault="00A76790" w:rsidP="004F3D74">
      <w:pPr>
        <w:rPr>
          <w:lang w:eastAsia="en-CA"/>
        </w:rPr>
      </w:pPr>
    </w:p>
    <w:p w14:paraId="21058A07" w14:textId="77777777" w:rsidR="00A76790" w:rsidRPr="00AD0CC1" w:rsidRDefault="00A76790" w:rsidP="004F3D74">
      <w:pPr>
        <w:rPr>
          <w:lang w:eastAsia="en-CA"/>
        </w:rPr>
      </w:pPr>
    </w:p>
    <w:p w14:paraId="0A27872F" w14:textId="77777777" w:rsidR="00A76790" w:rsidRPr="00AD0CC1" w:rsidRDefault="00A76790" w:rsidP="004F3D74">
      <w:pPr>
        <w:rPr>
          <w:lang w:eastAsia="en-CA"/>
        </w:rPr>
      </w:pPr>
    </w:p>
    <w:p w14:paraId="2288E846" w14:textId="77777777" w:rsidR="00A76790" w:rsidRPr="00AD0CC1" w:rsidRDefault="00A76790" w:rsidP="004F3D74">
      <w:pPr>
        <w:rPr>
          <w:lang w:eastAsia="en-CA"/>
        </w:rPr>
      </w:pPr>
    </w:p>
    <w:p w14:paraId="4D49BFEA" w14:textId="77777777" w:rsidR="00A76790" w:rsidRPr="00AD0CC1" w:rsidRDefault="00A76790" w:rsidP="004F3D74">
      <w:pPr>
        <w:rPr>
          <w:lang w:eastAsia="en-CA"/>
        </w:rPr>
      </w:pPr>
    </w:p>
    <w:p w14:paraId="6BDE6475" w14:textId="77777777" w:rsidR="00D529C6" w:rsidRPr="00AD0CC1" w:rsidRDefault="00D529C6" w:rsidP="004F3D74">
      <w:pPr>
        <w:rPr>
          <w:lang w:eastAsia="en-CA"/>
        </w:rPr>
      </w:pPr>
    </w:p>
    <w:p w14:paraId="738E10C9" w14:textId="77777777" w:rsidR="00D529C6" w:rsidRPr="00AD0CC1" w:rsidRDefault="00D529C6" w:rsidP="004F3D74">
      <w:pPr>
        <w:rPr>
          <w:lang w:eastAsia="en-CA"/>
        </w:rPr>
      </w:pPr>
    </w:p>
    <w:p w14:paraId="43BF806F"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AD0CC1">
        <w:rPr>
          <w:rFonts w:ascii="Times New Roman" w:eastAsia="Times New Roman" w:hAnsi="Times New Roman" w:cs="Times New Roman"/>
          <w:b/>
          <w:color w:val="auto"/>
          <w:sz w:val="28"/>
          <w:szCs w:val="40"/>
          <w:lang w:eastAsia="en-CA"/>
        </w:rPr>
        <w:lastRenderedPageBreak/>
        <w:t>List of Abbreviations</w:t>
      </w:r>
      <w:bookmarkEnd w:id="8"/>
      <w:bookmarkEnd w:id="9"/>
      <w:r w:rsidRPr="00AD0CC1">
        <w:rPr>
          <w:rFonts w:ascii="Times New Roman" w:eastAsia="Times New Roman" w:hAnsi="Times New Roman" w:cs="Times New Roman"/>
          <w:b/>
          <w:color w:val="auto"/>
          <w:sz w:val="28"/>
          <w:szCs w:val="40"/>
          <w:lang w:eastAsia="en-CA"/>
        </w:rPr>
        <w:t xml:space="preserve"> </w:t>
      </w:r>
    </w:p>
    <w:p w14:paraId="24AEF6B2" w14:textId="77777777" w:rsidR="00D529C6" w:rsidRPr="00AD0CC1"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AD0CC1" w14:paraId="117C3FE3" w14:textId="77777777" w:rsidTr="00CC0C76">
        <w:tc>
          <w:tcPr>
            <w:tcW w:w="1297" w:type="dxa"/>
            <w:tcBorders>
              <w:top w:val="nil"/>
              <w:left w:val="nil"/>
              <w:bottom w:val="nil"/>
              <w:right w:val="nil"/>
            </w:tcBorders>
            <w:vAlign w:val="center"/>
          </w:tcPr>
          <w:p w14:paraId="4D18F020" w14:textId="6E492E7B"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Communal Roosting Behaviour</w:t>
            </w:r>
          </w:p>
        </w:tc>
      </w:tr>
      <w:tr w:rsidR="00DF6F57" w:rsidRPr="00AD0CC1" w14:paraId="6E074942" w14:textId="77777777" w:rsidTr="00CC0C76">
        <w:tc>
          <w:tcPr>
            <w:tcW w:w="1297" w:type="dxa"/>
            <w:tcBorders>
              <w:top w:val="nil"/>
              <w:left w:val="nil"/>
              <w:bottom w:val="nil"/>
              <w:right w:val="nil"/>
            </w:tcBorders>
            <w:vAlign w:val="center"/>
          </w:tcPr>
          <w:p w14:paraId="5C22196C" w14:textId="61F808A7"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Deviance Information Criteria</w:t>
            </w:r>
          </w:p>
        </w:tc>
      </w:tr>
      <w:tr w:rsidR="000839D6" w:rsidRPr="00AD0CC1" w14:paraId="423BCCE0" w14:textId="77777777" w:rsidTr="00CC0C76">
        <w:tc>
          <w:tcPr>
            <w:tcW w:w="1297" w:type="dxa"/>
            <w:tcBorders>
              <w:top w:val="nil"/>
              <w:left w:val="nil"/>
              <w:bottom w:val="nil"/>
              <w:right w:val="nil"/>
            </w:tcBorders>
            <w:vAlign w:val="center"/>
          </w:tcPr>
          <w:p w14:paraId="34A2B2FD" w14:textId="05FAF7C6"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Hand-wing Index</w:t>
            </w:r>
          </w:p>
        </w:tc>
      </w:tr>
      <w:tr w:rsidR="004F0E2C" w:rsidRPr="00AD0CC1"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Information Center Hypothesis</w:t>
            </w:r>
          </w:p>
        </w:tc>
      </w:tr>
      <w:tr w:rsidR="00AE6403" w:rsidRPr="00AD0CC1"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University of British Columbia, Okanagan Campus</w:t>
            </w:r>
          </w:p>
        </w:tc>
      </w:tr>
      <w:tr w:rsidR="002B6DE0" w:rsidRPr="00AD0CC1"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AD0CC1" w:rsidRDefault="002B6DE0" w:rsidP="00AE6403">
            <w:pPr>
              <w:spacing w:line="480" w:lineRule="auto"/>
              <w:rPr>
                <w:rFonts w:ascii="Times New Roman" w:hAnsi="Times New Roman" w:cs="Times New Roman"/>
                <w:sz w:val="24"/>
                <w:szCs w:val="24"/>
              </w:rPr>
            </w:pPr>
            <w:proofErr w:type="spellStart"/>
            <w:r w:rsidRPr="00AD0CC1">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Probability of Communal Roosting Behaviour</w:t>
            </w:r>
          </w:p>
        </w:tc>
      </w:tr>
      <w:tr w:rsidR="00AE6403" w:rsidRPr="00AD0CC1"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AD0CC1"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AD0CC1" w:rsidRDefault="00AE6403" w:rsidP="00AE6403">
            <w:pPr>
              <w:spacing w:line="480" w:lineRule="auto"/>
              <w:rPr>
                <w:rFonts w:ascii="Times New Roman" w:hAnsi="Times New Roman" w:cs="Times New Roman"/>
                <w:sz w:val="24"/>
                <w:szCs w:val="24"/>
              </w:rPr>
            </w:pPr>
          </w:p>
        </w:tc>
      </w:tr>
    </w:tbl>
    <w:p w14:paraId="48F1F88C" w14:textId="77777777" w:rsidR="00D529C6" w:rsidRPr="00AD0CC1" w:rsidRDefault="00D529C6" w:rsidP="00D70E63">
      <w:pPr>
        <w:spacing w:line="360" w:lineRule="auto"/>
        <w:jc w:val="both"/>
        <w:rPr>
          <w:rFonts w:ascii="Times New Roman" w:hAnsi="Times New Roman" w:cs="Times New Roman"/>
          <w:sz w:val="24"/>
          <w:szCs w:val="24"/>
        </w:rPr>
      </w:pPr>
    </w:p>
    <w:p w14:paraId="1FCE6F79" w14:textId="77777777" w:rsidR="00D529C6" w:rsidRPr="00AD0CC1" w:rsidRDefault="00D529C6" w:rsidP="00D70E63">
      <w:pPr>
        <w:spacing w:line="360" w:lineRule="auto"/>
        <w:jc w:val="both"/>
        <w:rPr>
          <w:rFonts w:ascii="Times New Roman" w:hAnsi="Times New Roman" w:cs="Times New Roman"/>
          <w:sz w:val="24"/>
          <w:szCs w:val="24"/>
        </w:rPr>
      </w:pPr>
    </w:p>
    <w:p w14:paraId="3DD3FB05" w14:textId="77777777" w:rsidR="00D529C6" w:rsidRPr="00AD0CC1" w:rsidRDefault="00D529C6" w:rsidP="00D70E63">
      <w:pPr>
        <w:spacing w:line="360" w:lineRule="auto"/>
        <w:jc w:val="both"/>
        <w:rPr>
          <w:rFonts w:ascii="Times New Roman" w:hAnsi="Times New Roman" w:cs="Times New Roman"/>
          <w:sz w:val="24"/>
          <w:szCs w:val="24"/>
        </w:rPr>
      </w:pPr>
    </w:p>
    <w:p w14:paraId="4238A179" w14:textId="77777777" w:rsidR="00D529C6" w:rsidRPr="00AD0CC1" w:rsidRDefault="00D529C6" w:rsidP="00D70E63">
      <w:pPr>
        <w:spacing w:line="360" w:lineRule="auto"/>
        <w:jc w:val="both"/>
        <w:rPr>
          <w:rFonts w:ascii="Times New Roman" w:hAnsi="Times New Roman" w:cs="Times New Roman"/>
          <w:sz w:val="24"/>
          <w:szCs w:val="24"/>
        </w:rPr>
      </w:pPr>
    </w:p>
    <w:p w14:paraId="7C4C8CE8" w14:textId="77777777" w:rsidR="00D529C6" w:rsidRPr="00AD0CC1" w:rsidRDefault="00D529C6" w:rsidP="00D70E63">
      <w:pPr>
        <w:spacing w:line="360" w:lineRule="auto"/>
        <w:jc w:val="both"/>
        <w:rPr>
          <w:rFonts w:ascii="Times New Roman" w:hAnsi="Times New Roman" w:cs="Times New Roman"/>
          <w:sz w:val="24"/>
          <w:szCs w:val="24"/>
        </w:rPr>
      </w:pPr>
    </w:p>
    <w:p w14:paraId="1FEDFEE8" w14:textId="77777777" w:rsidR="00D529C6" w:rsidRPr="00AD0CC1" w:rsidRDefault="00D529C6" w:rsidP="00D70E63">
      <w:pPr>
        <w:spacing w:line="360" w:lineRule="auto"/>
        <w:jc w:val="both"/>
        <w:rPr>
          <w:rFonts w:ascii="Times New Roman" w:hAnsi="Times New Roman" w:cs="Times New Roman"/>
          <w:sz w:val="24"/>
          <w:szCs w:val="24"/>
        </w:rPr>
      </w:pPr>
    </w:p>
    <w:p w14:paraId="4FE4A81B" w14:textId="77777777" w:rsidR="00D529C6" w:rsidRPr="00AD0CC1" w:rsidRDefault="00D529C6" w:rsidP="00D70E63">
      <w:pPr>
        <w:spacing w:line="360" w:lineRule="auto"/>
        <w:jc w:val="both"/>
        <w:rPr>
          <w:rFonts w:ascii="Times New Roman" w:hAnsi="Times New Roman" w:cs="Times New Roman"/>
          <w:sz w:val="24"/>
          <w:szCs w:val="24"/>
        </w:rPr>
      </w:pPr>
    </w:p>
    <w:p w14:paraId="53AEB84C" w14:textId="77777777" w:rsidR="00D529C6" w:rsidRPr="00AD0CC1" w:rsidRDefault="00D529C6" w:rsidP="00D70E63">
      <w:pPr>
        <w:spacing w:line="360" w:lineRule="auto"/>
        <w:jc w:val="both"/>
        <w:rPr>
          <w:rFonts w:ascii="Times New Roman" w:hAnsi="Times New Roman" w:cs="Times New Roman"/>
          <w:sz w:val="24"/>
          <w:szCs w:val="24"/>
        </w:rPr>
      </w:pPr>
    </w:p>
    <w:p w14:paraId="064E4AF6" w14:textId="77777777" w:rsidR="00D529C6" w:rsidRPr="00AD0CC1" w:rsidRDefault="00D529C6" w:rsidP="00D70E63">
      <w:pPr>
        <w:spacing w:line="360" w:lineRule="auto"/>
        <w:jc w:val="both"/>
        <w:rPr>
          <w:rFonts w:ascii="Times New Roman" w:hAnsi="Times New Roman" w:cs="Times New Roman"/>
          <w:sz w:val="24"/>
          <w:szCs w:val="24"/>
        </w:rPr>
      </w:pPr>
    </w:p>
    <w:p w14:paraId="4E2CD431" w14:textId="77777777" w:rsidR="00D529C6" w:rsidRPr="00AD0CC1" w:rsidRDefault="00D529C6" w:rsidP="00D70E63">
      <w:pPr>
        <w:spacing w:line="360" w:lineRule="auto"/>
        <w:jc w:val="both"/>
        <w:rPr>
          <w:rFonts w:ascii="Times New Roman" w:hAnsi="Times New Roman" w:cs="Times New Roman"/>
          <w:sz w:val="24"/>
          <w:szCs w:val="24"/>
        </w:rPr>
      </w:pPr>
    </w:p>
    <w:p w14:paraId="16BCA326" w14:textId="77777777" w:rsidR="00D529C6" w:rsidRPr="00AD0CC1" w:rsidRDefault="00D529C6" w:rsidP="00D70E63">
      <w:pPr>
        <w:spacing w:line="360" w:lineRule="auto"/>
        <w:jc w:val="both"/>
        <w:rPr>
          <w:rFonts w:ascii="Times New Roman" w:hAnsi="Times New Roman" w:cs="Times New Roman"/>
          <w:sz w:val="24"/>
          <w:szCs w:val="24"/>
        </w:rPr>
      </w:pPr>
    </w:p>
    <w:p w14:paraId="6992ECAB" w14:textId="77777777" w:rsidR="00D529C6" w:rsidRPr="00AD0CC1" w:rsidRDefault="00D529C6" w:rsidP="00D70E63">
      <w:pPr>
        <w:spacing w:line="360" w:lineRule="auto"/>
        <w:jc w:val="both"/>
        <w:rPr>
          <w:rFonts w:ascii="Times New Roman" w:hAnsi="Times New Roman" w:cs="Times New Roman"/>
          <w:sz w:val="24"/>
          <w:szCs w:val="24"/>
        </w:rPr>
      </w:pPr>
    </w:p>
    <w:p w14:paraId="21315397" w14:textId="77777777" w:rsidR="00D529C6" w:rsidRPr="00AD0CC1" w:rsidRDefault="00D529C6" w:rsidP="00D70E63">
      <w:pPr>
        <w:spacing w:line="360" w:lineRule="auto"/>
        <w:jc w:val="both"/>
        <w:rPr>
          <w:rFonts w:ascii="Times New Roman" w:hAnsi="Times New Roman" w:cs="Times New Roman"/>
          <w:sz w:val="24"/>
          <w:szCs w:val="24"/>
        </w:rPr>
      </w:pPr>
    </w:p>
    <w:p w14:paraId="36DE8BAE" w14:textId="77777777" w:rsidR="00D529C6" w:rsidRPr="00AD0CC1" w:rsidRDefault="00D529C6" w:rsidP="00D70E63">
      <w:pPr>
        <w:spacing w:line="360" w:lineRule="auto"/>
        <w:jc w:val="both"/>
        <w:rPr>
          <w:rFonts w:ascii="Times New Roman" w:hAnsi="Times New Roman" w:cs="Times New Roman"/>
          <w:sz w:val="24"/>
          <w:szCs w:val="24"/>
        </w:rPr>
      </w:pPr>
    </w:p>
    <w:p w14:paraId="23818C67"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AD0CC1">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AD0CC1" w:rsidRDefault="00D529C6" w:rsidP="00D70E63">
      <w:pPr>
        <w:spacing w:line="360" w:lineRule="auto"/>
        <w:jc w:val="both"/>
        <w:rPr>
          <w:rFonts w:ascii="Times New Roman" w:hAnsi="Times New Roman" w:cs="Times New Roman"/>
          <w:sz w:val="24"/>
          <w:szCs w:val="24"/>
        </w:rPr>
      </w:pPr>
    </w:p>
    <w:p w14:paraId="3AF286B2" w14:textId="77777777" w:rsidR="00D529C6" w:rsidRPr="00AD0CC1" w:rsidRDefault="00D529C6" w:rsidP="00E047A5">
      <w:pPr>
        <w:spacing w:line="360" w:lineRule="auto"/>
        <w:jc w:val="both"/>
        <w:rPr>
          <w:rFonts w:ascii="Times New Roman" w:hAnsi="Times New Roman" w:cs="Times New Roman"/>
          <w:sz w:val="28"/>
          <w:szCs w:val="28"/>
        </w:rPr>
      </w:pPr>
    </w:p>
    <w:p w14:paraId="4AD537A5" w14:textId="77777777" w:rsidR="00D529C6" w:rsidRPr="00AD0CC1" w:rsidRDefault="00D529C6" w:rsidP="00E047A5">
      <w:pPr>
        <w:spacing w:line="360" w:lineRule="auto"/>
        <w:jc w:val="both"/>
        <w:rPr>
          <w:rFonts w:ascii="Times New Roman" w:hAnsi="Times New Roman" w:cs="Times New Roman"/>
          <w:sz w:val="28"/>
          <w:szCs w:val="28"/>
        </w:rPr>
      </w:pPr>
    </w:p>
    <w:p w14:paraId="40A07514" w14:textId="77777777" w:rsidR="00D529C6" w:rsidRPr="00AD0CC1" w:rsidRDefault="00D529C6" w:rsidP="00E047A5">
      <w:pPr>
        <w:spacing w:line="360" w:lineRule="auto"/>
        <w:jc w:val="both"/>
        <w:rPr>
          <w:rFonts w:ascii="Times New Roman" w:hAnsi="Times New Roman" w:cs="Times New Roman"/>
          <w:sz w:val="28"/>
          <w:szCs w:val="28"/>
        </w:rPr>
      </w:pPr>
    </w:p>
    <w:p w14:paraId="475A6705" w14:textId="77777777" w:rsidR="00D529C6" w:rsidRPr="00AD0CC1" w:rsidRDefault="00D529C6" w:rsidP="00E047A5">
      <w:pPr>
        <w:spacing w:line="360" w:lineRule="auto"/>
        <w:jc w:val="both"/>
        <w:rPr>
          <w:rFonts w:ascii="Times New Roman" w:hAnsi="Times New Roman" w:cs="Times New Roman"/>
          <w:sz w:val="28"/>
          <w:szCs w:val="28"/>
        </w:rPr>
      </w:pPr>
    </w:p>
    <w:p w14:paraId="0E2C113A" w14:textId="77777777" w:rsidR="00D529C6" w:rsidRPr="00AD0CC1" w:rsidRDefault="00D529C6" w:rsidP="00E047A5">
      <w:pPr>
        <w:spacing w:line="360" w:lineRule="auto"/>
        <w:jc w:val="both"/>
        <w:rPr>
          <w:rFonts w:ascii="Times New Roman" w:hAnsi="Times New Roman" w:cs="Times New Roman"/>
          <w:sz w:val="28"/>
          <w:szCs w:val="28"/>
        </w:rPr>
      </w:pPr>
    </w:p>
    <w:p w14:paraId="78DF62C4" w14:textId="77777777" w:rsidR="00D529C6" w:rsidRPr="00AD0CC1" w:rsidRDefault="00D529C6" w:rsidP="00E047A5">
      <w:pPr>
        <w:spacing w:line="360" w:lineRule="auto"/>
        <w:jc w:val="both"/>
        <w:rPr>
          <w:rFonts w:ascii="Times New Roman" w:hAnsi="Times New Roman" w:cs="Times New Roman"/>
          <w:sz w:val="28"/>
          <w:szCs w:val="28"/>
        </w:rPr>
      </w:pPr>
    </w:p>
    <w:p w14:paraId="34D19719" w14:textId="77777777" w:rsidR="00D529C6" w:rsidRPr="00AD0CC1" w:rsidRDefault="00D529C6" w:rsidP="00E047A5">
      <w:pPr>
        <w:spacing w:line="360" w:lineRule="auto"/>
        <w:jc w:val="both"/>
        <w:rPr>
          <w:rFonts w:ascii="Times New Roman" w:hAnsi="Times New Roman" w:cs="Times New Roman"/>
          <w:sz w:val="28"/>
          <w:szCs w:val="28"/>
        </w:rPr>
      </w:pPr>
    </w:p>
    <w:p w14:paraId="42DAED0A" w14:textId="77777777" w:rsidR="00D529C6" w:rsidRPr="00AD0CC1" w:rsidRDefault="00D529C6" w:rsidP="00E047A5">
      <w:pPr>
        <w:spacing w:line="360" w:lineRule="auto"/>
        <w:jc w:val="both"/>
        <w:rPr>
          <w:rFonts w:ascii="Times New Roman" w:hAnsi="Times New Roman" w:cs="Times New Roman"/>
          <w:sz w:val="28"/>
          <w:szCs w:val="28"/>
        </w:rPr>
      </w:pPr>
    </w:p>
    <w:p w14:paraId="012F0BBB" w14:textId="77777777" w:rsidR="00D529C6" w:rsidRPr="00AD0CC1" w:rsidRDefault="00D529C6" w:rsidP="00E047A5">
      <w:pPr>
        <w:spacing w:line="360" w:lineRule="auto"/>
        <w:jc w:val="both"/>
        <w:rPr>
          <w:rFonts w:ascii="Times New Roman" w:hAnsi="Times New Roman" w:cs="Times New Roman"/>
          <w:sz w:val="28"/>
          <w:szCs w:val="28"/>
        </w:rPr>
      </w:pPr>
    </w:p>
    <w:p w14:paraId="60AED9DD" w14:textId="77777777" w:rsidR="00D529C6" w:rsidRPr="00AD0CC1" w:rsidRDefault="00D529C6" w:rsidP="00E047A5">
      <w:pPr>
        <w:spacing w:line="360" w:lineRule="auto"/>
        <w:jc w:val="both"/>
        <w:rPr>
          <w:rFonts w:ascii="Times New Roman" w:hAnsi="Times New Roman" w:cs="Times New Roman"/>
          <w:sz w:val="28"/>
          <w:szCs w:val="28"/>
        </w:rPr>
      </w:pPr>
    </w:p>
    <w:p w14:paraId="33B75C67" w14:textId="77777777" w:rsidR="00D529C6" w:rsidRPr="00AD0CC1" w:rsidRDefault="00D529C6" w:rsidP="00E047A5">
      <w:pPr>
        <w:spacing w:line="360" w:lineRule="auto"/>
        <w:jc w:val="both"/>
        <w:rPr>
          <w:rFonts w:ascii="Times New Roman" w:hAnsi="Times New Roman" w:cs="Times New Roman"/>
          <w:sz w:val="28"/>
          <w:szCs w:val="28"/>
        </w:rPr>
      </w:pPr>
    </w:p>
    <w:p w14:paraId="44B79AEB" w14:textId="77777777" w:rsidR="00D529C6" w:rsidRPr="00AD0CC1" w:rsidRDefault="00D529C6" w:rsidP="00E047A5">
      <w:pPr>
        <w:spacing w:line="360" w:lineRule="auto"/>
        <w:jc w:val="both"/>
        <w:rPr>
          <w:rFonts w:ascii="Times New Roman" w:hAnsi="Times New Roman" w:cs="Times New Roman"/>
          <w:sz w:val="28"/>
          <w:szCs w:val="28"/>
        </w:rPr>
      </w:pPr>
    </w:p>
    <w:p w14:paraId="023BFF34" w14:textId="77777777" w:rsidR="00D529C6" w:rsidRPr="00AD0CC1" w:rsidRDefault="00D529C6" w:rsidP="00E047A5">
      <w:pPr>
        <w:spacing w:line="360" w:lineRule="auto"/>
        <w:jc w:val="both"/>
        <w:rPr>
          <w:rFonts w:ascii="Times New Roman" w:hAnsi="Times New Roman" w:cs="Times New Roman"/>
          <w:sz w:val="28"/>
          <w:szCs w:val="28"/>
        </w:rPr>
      </w:pPr>
    </w:p>
    <w:p w14:paraId="3D71FCC5" w14:textId="77777777" w:rsidR="00D529C6" w:rsidRPr="00AD0CC1" w:rsidRDefault="00D529C6" w:rsidP="00E047A5">
      <w:pPr>
        <w:spacing w:line="360" w:lineRule="auto"/>
        <w:jc w:val="both"/>
        <w:rPr>
          <w:rFonts w:ascii="Times New Roman" w:hAnsi="Times New Roman" w:cs="Times New Roman"/>
          <w:sz w:val="28"/>
          <w:szCs w:val="28"/>
        </w:rPr>
      </w:pPr>
    </w:p>
    <w:p w14:paraId="262D4C8A" w14:textId="77777777" w:rsidR="00D529C6" w:rsidRPr="00AD0CC1" w:rsidRDefault="00D529C6" w:rsidP="00E047A5">
      <w:pPr>
        <w:spacing w:line="360" w:lineRule="auto"/>
        <w:jc w:val="both"/>
        <w:rPr>
          <w:rFonts w:ascii="Times New Roman" w:hAnsi="Times New Roman" w:cs="Times New Roman"/>
          <w:sz w:val="28"/>
          <w:szCs w:val="28"/>
        </w:rPr>
      </w:pPr>
    </w:p>
    <w:p w14:paraId="09E9B4C0" w14:textId="77777777" w:rsidR="00D529C6" w:rsidRPr="00AD0CC1" w:rsidRDefault="00D529C6" w:rsidP="00E047A5">
      <w:pPr>
        <w:spacing w:line="360" w:lineRule="auto"/>
        <w:jc w:val="both"/>
        <w:rPr>
          <w:rFonts w:ascii="Times New Roman" w:hAnsi="Times New Roman" w:cs="Times New Roman"/>
          <w:sz w:val="28"/>
          <w:szCs w:val="28"/>
        </w:rPr>
      </w:pPr>
    </w:p>
    <w:p w14:paraId="426D09FD" w14:textId="77777777" w:rsidR="00D529C6" w:rsidRPr="00AD0CC1" w:rsidRDefault="00D529C6" w:rsidP="00E047A5">
      <w:pPr>
        <w:spacing w:line="360" w:lineRule="auto"/>
        <w:jc w:val="both"/>
        <w:rPr>
          <w:rFonts w:ascii="Times New Roman" w:hAnsi="Times New Roman" w:cs="Times New Roman"/>
          <w:sz w:val="28"/>
          <w:szCs w:val="28"/>
        </w:rPr>
      </w:pPr>
    </w:p>
    <w:p w14:paraId="6385A2A7" w14:textId="77777777" w:rsidR="00D529C6" w:rsidRPr="00AD0CC1" w:rsidRDefault="00D529C6" w:rsidP="00E047A5">
      <w:pPr>
        <w:spacing w:line="360" w:lineRule="auto"/>
        <w:jc w:val="both"/>
        <w:rPr>
          <w:rFonts w:ascii="Times New Roman" w:hAnsi="Times New Roman" w:cs="Times New Roman"/>
          <w:sz w:val="28"/>
          <w:szCs w:val="28"/>
        </w:rPr>
      </w:pPr>
    </w:p>
    <w:p w14:paraId="1FED8230"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AD0CC1">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AD0CC1" w:rsidRDefault="00D529C6" w:rsidP="00E047A5">
      <w:pPr>
        <w:spacing w:line="360" w:lineRule="auto"/>
        <w:jc w:val="both"/>
        <w:rPr>
          <w:rFonts w:ascii="Times New Roman" w:hAnsi="Times New Roman" w:cs="Times New Roman"/>
          <w:sz w:val="28"/>
          <w:szCs w:val="28"/>
        </w:rPr>
      </w:pPr>
    </w:p>
    <w:p w14:paraId="3A8B84FC" w14:textId="77777777" w:rsidR="00D529C6" w:rsidRPr="00AD0CC1" w:rsidRDefault="00D529C6" w:rsidP="00E047A5">
      <w:pPr>
        <w:spacing w:line="360" w:lineRule="auto"/>
        <w:jc w:val="both"/>
        <w:rPr>
          <w:rFonts w:ascii="Times New Roman" w:hAnsi="Times New Roman" w:cs="Times New Roman"/>
          <w:sz w:val="28"/>
          <w:szCs w:val="28"/>
        </w:rPr>
      </w:pPr>
    </w:p>
    <w:p w14:paraId="3D16B913" w14:textId="77777777" w:rsidR="00D529C6" w:rsidRPr="00AD0CC1" w:rsidRDefault="00D529C6" w:rsidP="00E047A5">
      <w:pPr>
        <w:spacing w:line="360" w:lineRule="auto"/>
        <w:jc w:val="both"/>
        <w:rPr>
          <w:rFonts w:ascii="Times New Roman" w:hAnsi="Times New Roman" w:cs="Times New Roman"/>
          <w:sz w:val="28"/>
          <w:szCs w:val="28"/>
        </w:rPr>
      </w:pPr>
    </w:p>
    <w:p w14:paraId="0572ED50" w14:textId="77777777" w:rsidR="00D529C6" w:rsidRPr="00AD0CC1" w:rsidRDefault="00D529C6" w:rsidP="00E047A5">
      <w:pPr>
        <w:spacing w:line="360" w:lineRule="auto"/>
        <w:jc w:val="both"/>
        <w:rPr>
          <w:rFonts w:ascii="Times New Roman" w:hAnsi="Times New Roman" w:cs="Times New Roman"/>
          <w:sz w:val="28"/>
          <w:szCs w:val="28"/>
        </w:rPr>
      </w:pPr>
    </w:p>
    <w:p w14:paraId="0E1B8B13" w14:textId="77777777" w:rsidR="00D529C6" w:rsidRPr="00AD0CC1" w:rsidRDefault="00D529C6" w:rsidP="00E047A5">
      <w:pPr>
        <w:spacing w:line="360" w:lineRule="auto"/>
        <w:jc w:val="both"/>
        <w:rPr>
          <w:rFonts w:ascii="Times New Roman" w:hAnsi="Times New Roman" w:cs="Times New Roman"/>
          <w:sz w:val="28"/>
          <w:szCs w:val="28"/>
        </w:rPr>
      </w:pPr>
    </w:p>
    <w:p w14:paraId="5F1FAEF2" w14:textId="77777777" w:rsidR="00D529C6" w:rsidRPr="00AD0CC1" w:rsidRDefault="00D529C6" w:rsidP="00E047A5">
      <w:pPr>
        <w:spacing w:line="360" w:lineRule="auto"/>
        <w:jc w:val="both"/>
        <w:rPr>
          <w:rFonts w:ascii="Times New Roman" w:hAnsi="Times New Roman" w:cs="Times New Roman"/>
          <w:sz w:val="28"/>
          <w:szCs w:val="28"/>
        </w:rPr>
      </w:pPr>
    </w:p>
    <w:p w14:paraId="2C2BFEB5" w14:textId="77777777" w:rsidR="00D529C6" w:rsidRPr="00AD0CC1" w:rsidRDefault="00D529C6" w:rsidP="00E047A5">
      <w:pPr>
        <w:spacing w:line="360" w:lineRule="auto"/>
        <w:jc w:val="both"/>
        <w:rPr>
          <w:rFonts w:ascii="Times New Roman" w:hAnsi="Times New Roman" w:cs="Times New Roman"/>
          <w:sz w:val="28"/>
          <w:szCs w:val="28"/>
        </w:rPr>
      </w:pPr>
    </w:p>
    <w:p w14:paraId="12565FE7" w14:textId="77777777" w:rsidR="00D529C6" w:rsidRPr="00AD0CC1" w:rsidRDefault="00D529C6" w:rsidP="00E047A5">
      <w:pPr>
        <w:spacing w:line="360" w:lineRule="auto"/>
        <w:jc w:val="both"/>
        <w:rPr>
          <w:rFonts w:ascii="Times New Roman" w:hAnsi="Times New Roman" w:cs="Times New Roman"/>
          <w:sz w:val="28"/>
          <w:szCs w:val="28"/>
        </w:rPr>
      </w:pPr>
    </w:p>
    <w:p w14:paraId="0E1A8349" w14:textId="77777777" w:rsidR="00D529C6" w:rsidRPr="00AD0CC1" w:rsidRDefault="00D529C6" w:rsidP="00E047A5">
      <w:pPr>
        <w:spacing w:line="360" w:lineRule="auto"/>
        <w:jc w:val="both"/>
        <w:rPr>
          <w:rFonts w:ascii="Times New Roman" w:hAnsi="Times New Roman" w:cs="Times New Roman"/>
          <w:sz w:val="28"/>
          <w:szCs w:val="28"/>
        </w:rPr>
      </w:pPr>
    </w:p>
    <w:p w14:paraId="5A435A9F" w14:textId="77777777" w:rsidR="00D529C6" w:rsidRPr="00AD0CC1" w:rsidRDefault="00D529C6" w:rsidP="00E047A5">
      <w:pPr>
        <w:spacing w:line="360" w:lineRule="auto"/>
        <w:jc w:val="both"/>
        <w:rPr>
          <w:rFonts w:ascii="Times New Roman" w:hAnsi="Times New Roman" w:cs="Times New Roman"/>
          <w:sz w:val="28"/>
          <w:szCs w:val="28"/>
        </w:rPr>
      </w:pPr>
    </w:p>
    <w:p w14:paraId="2B525C43" w14:textId="77777777" w:rsidR="00D529C6" w:rsidRPr="00AD0CC1" w:rsidRDefault="00D529C6" w:rsidP="00E047A5">
      <w:pPr>
        <w:spacing w:line="360" w:lineRule="auto"/>
        <w:jc w:val="both"/>
        <w:rPr>
          <w:rFonts w:ascii="Times New Roman" w:hAnsi="Times New Roman" w:cs="Times New Roman"/>
          <w:sz w:val="28"/>
          <w:szCs w:val="28"/>
        </w:rPr>
      </w:pPr>
    </w:p>
    <w:p w14:paraId="48E4DF28" w14:textId="77777777" w:rsidR="00D529C6" w:rsidRPr="00AD0CC1" w:rsidRDefault="00D529C6" w:rsidP="00E047A5">
      <w:pPr>
        <w:spacing w:line="360" w:lineRule="auto"/>
        <w:jc w:val="both"/>
        <w:rPr>
          <w:rFonts w:ascii="Times New Roman" w:hAnsi="Times New Roman" w:cs="Times New Roman"/>
          <w:sz w:val="28"/>
          <w:szCs w:val="28"/>
        </w:rPr>
      </w:pPr>
    </w:p>
    <w:p w14:paraId="5331337C" w14:textId="77777777" w:rsidR="00D529C6" w:rsidRPr="00AD0CC1" w:rsidRDefault="00D529C6" w:rsidP="00E047A5">
      <w:pPr>
        <w:spacing w:line="360" w:lineRule="auto"/>
        <w:jc w:val="both"/>
        <w:rPr>
          <w:rFonts w:ascii="Times New Roman" w:hAnsi="Times New Roman" w:cs="Times New Roman"/>
          <w:sz w:val="28"/>
          <w:szCs w:val="28"/>
        </w:rPr>
      </w:pPr>
    </w:p>
    <w:p w14:paraId="50D13BAA" w14:textId="77777777" w:rsidR="00D529C6" w:rsidRPr="00AD0CC1" w:rsidRDefault="00D529C6" w:rsidP="00E047A5">
      <w:pPr>
        <w:spacing w:line="360" w:lineRule="auto"/>
        <w:jc w:val="both"/>
        <w:rPr>
          <w:rFonts w:ascii="Times New Roman" w:hAnsi="Times New Roman" w:cs="Times New Roman"/>
          <w:sz w:val="28"/>
          <w:szCs w:val="28"/>
        </w:rPr>
      </w:pPr>
    </w:p>
    <w:p w14:paraId="18C569F1" w14:textId="77777777" w:rsidR="00D529C6" w:rsidRPr="00AD0CC1" w:rsidRDefault="00D529C6" w:rsidP="00E047A5">
      <w:pPr>
        <w:spacing w:line="360" w:lineRule="auto"/>
        <w:jc w:val="both"/>
        <w:rPr>
          <w:rFonts w:ascii="Times New Roman" w:hAnsi="Times New Roman" w:cs="Times New Roman"/>
          <w:sz w:val="28"/>
          <w:szCs w:val="28"/>
        </w:rPr>
      </w:pPr>
    </w:p>
    <w:p w14:paraId="4271266F" w14:textId="77777777" w:rsidR="00D529C6" w:rsidRPr="00AD0CC1" w:rsidRDefault="00D529C6" w:rsidP="00E047A5">
      <w:pPr>
        <w:spacing w:line="360" w:lineRule="auto"/>
        <w:jc w:val="both"/>
        <w:rPr>
          <w:rFonts w:ascii="Times New Roman" w:hAnsi="Times New Roman" w:cs="Times New Roman"/>
          <w:sz w:val="28"/>
          <w:szCs w:val="28"/>
        </w:rPr>
      </w:pPr>
    </w:p>
    <w:p w14:paraId="6010C1B7" w14:textId="77777777" w:rsidR="00D529C6" w:rsidRPr="00AD0CC1" w:rsidRDefault="00D529C6" w:rsidP="00E047A5">
      <w:pPr>
        <w:spacing w:line="360" w:lineRule="auto"/>
        <w:jc w:val="both"/>
        <w:rPr>
          <w:rFonts w:ascii="Times New Roman" w:hAnsi="Times New Roman" w:cs="Times New Roman"/>
          <w:sz w:val="28"/>
          <w:szCs w:val="28"/>
        </w:rPr>
      </w:pPr>
    </w:p>
    <w:p w14:paraId="72EE1860" w14:textId="77777777" w:rsidR="00D529C6" w:rsidRPr="00AD0CC1" w:rsidRDefault="00D529C6" w:rsidP="00E047A5">
      <w:pPr>
        <w:spacing w:line="360" w:lineRule="auto"/>
        <w:jc w:val="both"/>
        <w:rPr>
          <w:rFonts w:ascii="Times New Roman" w:hAnsi="Times New Roman" w:cs="Times New Roman"/>
          <w:sz w:val="28"/>
          <w:szCs w:val="28"/>
        </w:rPr>
      </w:pPr>
    </w:p>
    <w:p w14:paraId="088EB102" w14:textId="77777777" w:rsidR="00233546" w:rsidRPr="00AD0CC1" w:rsidRDefault="00233546" w:rsidP="00E047A5">
      <w:pPr>
        <w:spacing w:line="360" w:lineRule="auto"/>
        <w:jc w:val="both"/>
        <w:rPr>
          <w:rFonts w:ascii="Times New Roman" w:hAnsi="Times New Roman" w:cs="Times New Roman"/>
          <w:sz w:val="28"/>
          <w:szCs w:val="28"/>
        </w:rPr>
      </w:pPr>
    </w:p>
    <w:p w14:paraId="34561DD2" w14:textId="686858B5" w:rsidR="00016E6A" w:rsidRPr="00AD0CC1"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r w:rsidRPr="00AD0CC1">
        <w:rPr>
          <w:rFonts w:ascii="Times New Roman" w:hAnsi="Times New Roman" w:cs="Times New Roman"/>
          <w:b/>
          <w:bCs/>
          <w:color w:val="auto"/>
          <w:sz w:val="28"/>
          <w:szCs w:val="28"/>
        </w:rPr>
        <w:lastRenderedPageBreak/>
        <w:t xml:space="preserve">Chapter 1: </w:t>
      </w:r>
      <w:bookmarkEnd w:id="14"/>
      <w:r w:rsidR="00DC17F8">
        <w:rPr>
          <w:rFonts w:ascii="Times New Roman" w:hAnsi="Times New Roman" w:cs="Times New Roman"/>
          <w:b/>
          <w:bCs/>
          <w:color w:val="auto"/>
          <w:sz w:val="28"/>
          <w:szCs w:val="28"/>
          <w:highlight w:val="yellow"/>
        </w:rPr>
        <w:t xml:space="preserve">The benefits of being a </w:t>
      </w:r>
      <w:proofErr w:type="gramStart"/>
      <w:r w:rsidR="00DC17F8">
        <w:rPr>
          <w:rFonts w:ascii="Times New Roman" w:hAnsi="Times New Roman" w:cs="Times New Roman"/>
          <w:b/>
          <w:bCs/>
          <w:color w:val="auto"/>
          <w:sz w:val="28"/>
          <w:szCs w:val="28"/>
          <w:highlight w:val="yellow"/>
        </w:rPr>
        <w:t xml:space="preserve">social </w:t>
      </w:r>
      <w:r w:rsidR="00AA50CE" w:rsidRPr="00ED21DA">
        <w:rPr>
          <w:rFonts w:ascii="Times New Roman" w:hAnsi="Times New Roman" w:cs="Times New Roman"/>
          <w:b/>
          <w:bCs/>
          <w:color w:val="auto"/>
          <w:sz w:val="28"/>
          <w:szCs w:val="28"/>
          <w:highlight w:val="yellow"/>
        </w:rPr>
        <w:t xml:space="preserve"> </w:t>
      </w:r>
      <w:r w:rsidR="00DC17F8">
        <w:rPr>
          <w:rFonts w:ascii="Times New Roman" w:hAnsi="Times New Roman" w:cs="Times New Roman"/>
          <w:b/>
          <w:bCs/>
          <w:color w:val="auto"/>
          <w:sz w:val="28"/>
          <w:szCs w:val="28"/>
          <w:highlight w:val="yellow"/>
        </w:rPr>
        <w:t>butterfly</w:t>
      </w:r>
      <w:proofErr w:type="gramEnd"/>
      <w:r w:rsidR="00DC17F8">
        <w:rPr>
          <w:rFonts w:ascii="Times New Roman" w:hAnsi="Times New Roman" w:cs="Times New Roman"/>
          <w:b/>
          <w:bCs/>
          <w:color w:val="auto"/>
          <w:sz w:val="28"/>
          <w:szCs w:val="28"/>
          <w:highlight w:val="yellow"/>
        </w:rPr>
        <w:t xml:space="preserve"> – Evolution of Communal Roosting Behaviour in Birds </w:t>
      </w:r>
      <w:r w:rsidR="00AA50CE" w:rsidRPr="00ED21DA">
        <w:rPr>
          <w:rFonts w:ascii="Times New Roman" w:hAnsi="Times New Roman" w:cs="Times New Roman"/>
          <w:b/>
          <w:bCs/>
          <w:color w:val="auto"/>
          <w:sz w:val="28"/>
          <w:szCs w:val="28"/>
          <w:highlight w:val="yellow"/>
        </w:rPr>
        <w:t>C</w:t>
      </w:r>
    </w:p>
    <w:p w14:paraId="6E5183D3" w14:textId="77777777" w:rsidR="00A34672" w:rsidRPr="00AD0CC1" w:rsidRDefault="00A34672" w:rsidP="00F437A0"/>
    <w:p w14:paraId="6EFB0CC4" w14:textId="42510BEC" w:rsidR="00046C1B" w:rsidRPr="00AD0CC1" w:rsidRDefault="00046C1B" w:rsidP="00046C1B">
      <w:pPr>
        <w:pStyle w:val="Heading2"/>
        <w:spacing w:line="360" w:lineRule="auto"/>
        <w:jc w:val="both"/>
        <w:rPr>
          <w:rFonts w:ascii="Times New Roman" w:hAnsi="Times New Roman" w:cs="Times New Roman"/>
          <w:b/>
          <w:bCs/>
          <w:color w:val="auto"/>
          <w:sz w:val="24"/>
          <w:szCs w:val="24"/>
        </w:rPr>
      </w:pPr>
      <w:bookmarkStart w:id="15" w:name="_Toc199480616"/>
      <w:r w:rsidRPr="00AD0CC1">
        <w:rPr>
          <w:rFonts w:ascii="Times New Roman" w:hAnsi="Times New Roman" w:cs="Times New Roman"/>
          <w:b/>
          <w:bCs/>
          <w:color w:val="auto"/>
          <w:sz w:val="24"/>
          <w:szCs w:val="24"/>
        </w:rPr>
        <w:t xml:space="preserve">1.1 </w:t>
      </w:r>
      <w:commentRangeStart w:id="16"/>
      <w:r w:rsidRPr="00AD0CC1">
        <w:rPr>
          <w:rFonts w:ascii="Times New Roman" w:hAnsi="Times New Roman" w:cs="Times New Roman"/>
          <w:b/>
          <w:bCs/>
          <w:color w:val="auto"/>
          <w:sz w:val="24"/>
          <w:szCs w:val="24"/>
        </w:rPr>
        <w:t>Introduction</w:t>
      </w:r>
      <w:commentRangeEnd w:id="16"/>
      <w:r w:rsidRPr="00AD0CC1">
        <w:rPr>
          <w:b/>
          <w:bCs/>
          <w:sz w:val="24"/>
          <w:szCs w:val="24"/>
        </w:rPr>
        <w:commentReference w:id="16"/>
      </w:r>
    </w:p>
    <w:p w14:paraId="06BDA528" w14:textId="77777777" w:rsidR="001F51C4" w:rsidRPr="005C7F67" w:rsidRDefault="001F51C4" w:rsidP="00046C1B">
      <w:pPr>
        <w:spacing w:line="360" w:lineRule="auto"/>
        <w:jc w:val="both"/>
        <w:rPr>
          <w:rFonts w:ascii="Times New Roman" w:eastAsia="Times New Roman" w:hAnsi="Times New Roman" w:cs="Times New Roman"/>
          <w:sz w:val="24"/>
          <w:szCs w:val="24"/>
        </w:rPr>
      </w:pPr>
    </w:p>
    <w:p w14:paraId="20F62ED8" w14:textId="56A61589" w:rsidR="003B5F6A" w:rsidRPr="00AD0CC1" w:rsidRDefault="00046C1B" w:rsidP="003B5F6A">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w:t>
      </w:r>
      <w:r w:rsidR="001F51C4" w:rsidRPr="00AD0CC1">
        <w:rPr>
          <w:rFonts w:ascii="Times New Roman" w:eastAsia="Times New Roman" w:hAnsi="Times New Roman" w:cs="Times New Roman"/>
          <w:sz w:val="24"/>
          <w:szCs w:val="24"/>
        </w:rPr>
        <w:t xml:space="preserve">Sociality is documented not only in several taxa (e.g., fish, mammals, birds) but also in different aspects of their ecology (e.g., </w:t>
      </w:r>
      <w:r w:rsidR="003B5F6A" w:rsidRPr="00AD0CC1">
        <w:rPr>
          <w:rFonts w:ascii="Times New Roman" w:eastAsia="Times New Roman" w:hAnsi="Times New Roman" w:cs="Times New Roman"/>
          <w:sz w:val="24"/>
          <w:szCs w:val="24"/>
        </w:rPr>
        <w:t xml:space="preserve">birds </w:t>
      </w:r>
      <w:r w:rsidR="001F51C4" w:rsidRPr="00AD0CC1">
        <w:rPr>
          <w:rFonts w:ascii="Times New Roman" w:eastAsia="Times New Roman" w:hAnsi="Times New Roman" w:cs="Times New Roman"/>
          <w:sz w:val="24"/>
          <w:szCs w:val="24"/>
        </w:rPr>
        <w:t>mating</w:t>
      </w:r>
      <w:r w:rsidR="003B5F6A" w:rsidRPr="00AD0CC1">
        <w:rPr>
          <w:rFonts w:ascii="Times New Roman" w:eastAsia="Times New Roman" w:hAnsi="Times New Roman" w:cs="Times New Roman"/>
          <w:sz w:val="24"/>
          <w:szCs w:val="24"/>
        </w:rPr>
        <w:t xml:space="preserve"> in leks</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kettle of raptors </w:t>
      </w:r>
      <w:r w:rsidR="001F51C4" w:rsidRPr="00AD0CC1">
        <w:rPr>
          <w:rFonts w:ascii="Times New Roman" w:eastAsia="Times New Roman" w:hAnsi="Times New Roman" w:cs="Times New Roman"/>
          <w:sz w:val="24"/>
          <w:szCs w:val="24"/>
        </w:rPr>
        <w:t>migrati</w:t>
      </w:r>
      <w:r w:rsidR="003B5F6A" w:rsidRPr="00AD0CC1">
        <w:rPr>
          <w:rFonts w:ascii="Times New Roman" w:eastAsia="Times New Roman" w:hAnsi="Times New Roman" w:cs="Times New Roman"/>
          <w:sz w:val="24"/>
          <w:szCs w:val="24"/>
        </w:rPr>
        <w:t>ng together, lions hunting and foraging together</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The occurrence of </w:t>
      </w:r>
      <w:r w:rsidR="00EB4929" w:rsidRPr="00AD0CC1">
        <w:rPr>
          <w:rFonts w:ascii="Times New Roman" w:eastAsia="Times New Roman" w:hAnsi="Times New Roman" w:cs="Times New Roman"/>
          <w:sz w:val="24"/>
          <w:szCs w:val="24"/>
        </w:rPr>
        <w:t>the wide array of social behaviours</w:t>
      </w:r>
      <w:r w:rsidR="003B5F6A" w:rsidRPr="00AD0CC1">
        <w:rPr>
          <w:rFonts w:ascii="Times New Roman" w:eastAsia="Times New Roman" w:hAnsi="Times New Roman" w:cs="Times New Roman"/>
          <w:sz w:val="24"/>
          <w:szCs w:val="24"/>
        </w:rPr>
        <w:t xml:space="preserve"> in wildlife suggests there are set benefits to socializing with conspecifics. For instance, it has been discussed in the literature that one possible benefit from breeding in colonies is enhanced efficiency in exploiting an unevenly distributed food supply (Fisher 1954), which is supported by findings in Brewer’s Blackbird </w:t>
      </w:r>
      <w:r w:rsidR="00625975" w:rsidRPr="00AD0CC1">
        <w:rPr>
          <w:rFonts w:ascii="Times New Roman" w:eastAsia="Times New Roman" w:hAnsi="Times New Roman" w:cs="Times New Roman"/>
          <w:sz w:val="24"/>
          <w:szCs w:val="24"/>
        </w:rPr>
        <w:t>(</w:t>
      </w:r>
      <w:proofErr w:type="spellStart"/>
      <w:r w:rsidR="003B5F6A" w:rsidRPr="00AD0CC1">
        <w:rPr>
          <w:rFonts w:ascii="Times New Roman" w:eastAsia="Times New Roman" w:hAnsi="Times New Roman" w:cs="Times New Roman"/>
          <w:i/>
          <w:iCs/>
          <w:sz w:val="24"/>
          <w:szCs w:val="24"/>
        </w:rPr>
        <w:t>Euphagus</w:t>
      </w:r>
      <w:proofErr w:type="spellEnd"/>
      <w:r w:rsidR="003B5F6A" w:rsidRPr="00AD0CC1">
        <w:rPr>
          <w:rFonts w:ascii="Times New Roman" w:eastAsia="Times New Roman" w:hAnsi="Times New Roman" w:cs="Times New Roman"/>
          <w:i/>
          <w:iCs/>
          <w:sz w:val="24"/>
          <w:szCs w:val="24"/>
        </w:rPr>
        <w:t xml:space="preserve"> </w:t>
      </w:r>
      <w:proofErr w:type="spellStart"/>
      <w:r w:rsidR="003B5F6A" w:rsidRPr="00AD0CC1">
        <w:rPr>
          <w:rFonts w:ascii="Times New Roman" w:eastAsia="Times New Roman" w:hAnsi="Times New Roman" w:cs="Times New Roman"/>
          <w:i/>
          <w:iCs/>
          <w:sz w:val="24"/>
          <w:szCs w:val="24"/>
        </w:rPr>
        <w:t>cyanocephalus</w:t>
      </w:r>
      <w:proofErr w:type="spellEnd"/>
      <w:r w:rsidR="00625975" w:rsidRPr="00AD0CC1">
        <w:rPr>
          <w:rFonts w:ascii="Times New Roman" w:eastAsia="Times New Roman" w:hAnsi="Times New Roman" w:cs="Times New Roman"/>
          <w:i/>
          <w:iCs/>
          <w:sz w:val="24"/>
          <w:szCs w:val="24"/>
        </w:rPr>
        <w:t>)</w:t>
      </w:r>
      <w:r w:rsidR="003B5F6A" w:rsidRPr="00AD0CC1">
        <w:rPr>
          <w:rFonts w:ascii="Times New Roman" w:eastAsia="Times New Roman" w:hAnsi="Times New Roman" w:cs="Times New Roman"/>
          <w:sz w:val="24"/>
          <w:szCs w:val="24"/>
        </w:rPr>
        <w:t xml:space="preserve"> (Horn 1968). </w:t>
      </w:r>
      <w:commentRangeStart w:id="17"/>
      <w:r w:rsidR="008D2D0A" w:rsidRPr="00AD0CC1">
        <w:rPr>
          <w:rFonts w:ascii="Times New Roman" w:eastAsia="Times New Roman" w:hAnsi="Times New Roman" w:cs="Times New Roman"/>
          <w:sz w:val="24"/>
          <w:szCs w:val="24"/>
        </w:rPr>
        <w:t>Similarly, collective sensing in massive flocks of passenger pigeons (</w:t>
      </w:r>
      <w:proofErr w:type="spellStart"/>
      <w:r w:rsidR="008D2D0A" w:rsidRPr="00AD0CC1">
        <w:rPr>
          <w:rFonts w:ascii="Times New Roman" w:eastAsia="Times New Roman" w:hAnsi="Times New Roman" w:cs="Times New Roman"/>
          <w:i/>
          <w:iCs/>
          <w:sz w:val="24"/>
          <w:szCs w:val="24"/>
        </w:rPr>
        <w:t>Ectopistes</w:t>
      </w:r>
      <w:proofErr w:type="spellEnd"/>
      <w:r w:rsidR="008D2D0A" w:rsidRPr="00AD0CC1">
        <w:rPr>
          <w:rFonts w:ascii="Times New Roman" w:eastAsia="Times New Roman" w:hAnsi="Times New Roman" w:cs="Times New Roman"/>
          <w:i/>
          <w:iCs/>
          <w:sz w:val="24"/>
          <w:szCs w:val="24"/>
        </w:rPr>
        <w:t xml:space="preserve"> </w:t>
      </w:r>
      <w:proofErr w:type="spellStart"/>
      <w:r w:rsidR="008D2D0A" w:rsidRPr="00AD0CC1">
        <w:rPr>
          <w:rFonts w:ascii="Times New Roman" w:eastAsia="Times New Roman" w:hAnsi="Times New Roman" w:cs="Times New Roman"/>
          <w:i/>
          <w:iCs/>
          <w:sz w:val="24"/>
          <w:szCs w:val="24"/>
        </w:rPr>
        <w:t>migratorius</w:t>
      </w:r>
      <w:proofErr w:type="spellEnd"/>
      <w:r w:rsidR="008D2D0A" w:rsidRPr="00AD0CC1">
        <w:rPr>
          <w:rFonts w:ascii="Times New Roman" w:eastAsia="Times New Roman" w:hAnsi="Times New Roman" w:cs="Times New Roman"/>
          <w:sz w:val="24"/>
          <w:szCs w:val="24"/>
        </w:rPr>
        <w:t xml:space="preserve">) may have helped birds locate spatially and temporally unpredictable food patches (Guiry et al. 2020, Aikens et al. 2022). </w:t>
      </w:r>
      <w:commentRangeEnd w:id="17"/>
      <w:r w:rsidR="008D2D0A" w:rsidRPr="00AD0CC1">
        <w:rPr>
          <w:rStyle w:val="CommentReference"/>
        </w:rPr>
        <w:commentReference w:id="17"/>
      </w:r>
      <w:r w:rsidR="008D2D0A" w:rsidRPr="00AD0CC1">
        <w:rPr>
          <w:rFonts w:ascii="Times New Roman" w:eastAsia="Times New Roman" w:hAnsi="Times New Roman" w:cs="Times New Roman"/>
          <w:sz w:val="24"/>
          <w:szCs w:val="24"/>
        </w:rPr>
        <w:t>The benefits of s</w:t>
      </w:r>
      <w:r w:rsidR="003B5F6A" w:rsidRPr="00AD0CC1">
        <w:rPr>
          <w:rFonts w:ascii="Times New Roman" w:eastAsia="Times New Roman" w:hAnsi="Times New Roman" w:cs="Times New Roman"/>
          <w:sz w:val="24"/>
          <w:szCs w:val="24"/>
        </w:rPr>
        <w:t xml:space="preserve">ociality </w:t>
      </w:r>
      <w:r w:rsidR="008D2D0A" w:rsidRPr="00AD0CC1">
        <w:rPr>
          <w:rFonts w:ascii="Times New Roman" w:eastAsia="Times New Roman" w:hAnsi="Times New Roman" w:cs="Times New Roman"/>
          <w:sz w:val="24"/>
          <w:szCs w:val="24"/>
        </w:rPr>
        <w:t>are</w:t>
      </w:r>
      <w:r w:rsidR="003B5F6A" w:rsidRPr="00AD0CC1">
        <w:rPr>
          <w:rFonts w:ascii="Times New Roman" w:eastAsia="Times New Roman" w:hAnsi="Times New Roman" w:cs="Times New Roman"/>
          <w:sz w:val="24"/>
          <w:szCs w:val="24"/>
        </w:rPr>
        <w:t xml:space="preserve"> also widely documented in colonial seabirds, where hundreds of breeding pairs gather on islands for breeding and chick-rearing, and search for food around the colonies as proposed by the central-place foraging model </w:t>
      </w:r>
      <w:r w:rsidR="003B5F6A" w:rsidRPr="00AD0CC1">
        <w:rPr>
          <w:rFonts w:ascii="Times New Roman" w:eastAsia="Times New Roman" w:hAnsi="Times New Roman" w:cs="Times New Roman"/>
          <w:sz w:val="24"/>
          <w:szCs w:val="24"/>
        </w:rPr>
        <w:fldChar w:fldCharType="begin"/>
      </w:r>
      <w:r w:rsidR="003B5F6A" w:rsidRPr="00AD0CC1">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3B5F6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(Ashmole, 1963; Houston, 1985; Monier, 2024)</w:t>
      </w:r>
      <w:r w:rsidR="003B5F6A" w:rsidRPr="00AD0CC1">
        <w:rPr>
          <w:rFonts w:ascii="Times New Roman" w:eastAsia="Times New Roman" w:hAnsi="Times New Roman" w:cs="Times New Roman"/>
          <w:sz w:val="24"/>
          <w:szCs w:val="24"/>
        </w:rPr>
        <w:fldChar w:fldCharType="end"/>
      </w:r>
      <w:r w:rsidR="003B5F6A"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Research has shown how</w:t>
      </w:r>
      <w:r w:rsidR="003B5F6A" w:rsidRPr="00AD0CC1">
        <w:rPr>
          <w:rFonts w:ascii="Times New Roman" w:eastAsia="Times New Roman" w:hAnsi="Times New Roman" w:cs="Times New Roman"/>
          <w:sz w:val="24"/>
          <w:szCs w:val="24"/>
        </w:rPr>
        <w:t xml:space="preserve"> individuals from a colony use information from other</w:t>
      </w:r>
      <w:r w:rsidR="00EB4929" w:rsidRPr="00AD0CC1">
        <w:rPr>
          <w:rFonts w:ascii="Times New Roman" w:eastAsia="Times New Roman" w:hAnsi="Times New Roman" w:cs="Times New Roman"/>
          <w:sz w:val="24"/>
          <w:szCs w:val="24"/>
        </w:rPr>
        <w:t>s to find feeding sites</w:t>
      </w:r>
      <w:r w:rsidR="00DF6B32" w:rsidRPr="00AD0CC1">
        <w:rPr>
          <w:rFonts w:ascii="Times New Roman" w:eastAsia="Times New Roman" w:hAnsi="Times New Roman" w:cs="Times New Roman"/>
          <w:sz w:val="24"/>
          <w:szCs w:val="24"/>
        </w:rPr>
        <w:t xml:space="preserve"> </w:t>
      </w:r>
      <w:r w:rsidR="00DF6B32"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{"citationID":"re5nECnv","properties":{"formattedCitation":"(Bairos-Novak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00DF6B32"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(Camphuysen </w:t>
      </w:r>
      <w:r w:rsidR="00DF6B32" w:rsidRPr="00ED21DA">
        <w:rPr>
          <w:rFonts w:ascii="Times New Roman" w:hAnsi="Times New Roman" w:cs="Times New Roman"/>
          <w:sz w:val="24"/>
        </w:rPr>
        <w:t>et al</w:t>
      </w:r>
      <w:r w:rsidR="00DF6B32" w:rsidRPr="00AD0CC1">
        <w:rPr>
          <w:rFonts w:ascii="Times New Roman" w:hAnsi="Times New Roman" w:cs="Times New Roman"/>
          <w:sz w:val="24"/>
        </w:rPr>
        <w:t>., </w:t>
      </w:r>
      <w:r w:rsidR="006C43A0" w:rsidRPr="00ED21DA">
        <w:t>2006</w:t>
      </w:r>
      <w:r w:rsidR="006C43A0" w:rsidRPr="00AD0CC1">
        <w:rPr>
          <w:rFonts w:ascii="Times New Roman" w:hAnsi="Times New Roman" w:cs="Times New Roman"/>
          <w:sz w:val="24"/>
        </w:rPr>
        <w:t xml:space="preserve">, </w:t>
      </w:r>
      <w:r w:rsidR="00DF6B32" w:rsidRPr="00AD0CC1">
        <w:rPr>
          <w:rFonts w:ascii="Times New Roman" w:hAnsi="Times New Roman" w:cs="Times New Roman"/>
          <w:sz w:val="24"/>
        </w:rPr>
        <w:t>Bairos-Novak et al., 2015)</w:t>
      </w:r>
      <w:r w:rsidR="00DF6B32" w:rsidRPr="00AD0CC1">
        <w:rPr>
          <w:rFonts w:ascii="Times New Roman" w:eastAsia="Times New Roman" w:hAnsi="Times New Roman" w:cs="Times New Roman"/>
          <w:sz w:val="24"/>
          <w:szCs w:val="24"/>
        </w:rPr>
        <w:fldChar w:fldCharType="end"/>
      </w:r>
      <w:r w:rsidR="00B95006"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 a</w:t>
      </w:r>
      <w:r w:rsidR="00DF6B32" w:rsidRPr="00AD0CC1">
        <w:rPr>
          <w:rFonts w:ascii="Times New Roman" w:eastAsia="Times New Roman" w:hAnsi="Times New Roman" w:cs="Times New Roman"/>
          <w:sz w:val="24"/>
          <w:szCs w:val="24"/>
        </w:rPr>
        <w:t>n</w:t>
      </w:r>
      <w:r w:rsidR="009221C4" w:rsidRPr="00AD0CC1">
        <w:rPr>
          <w:rFonts w:ascii="Times New Roman" w:eastAsia="Times New Roman" w:hAnsi="Times New Roman" w:cs="Times New Roman"/>
          <w:sz w:val="24"/>
          <w:szCs w:val="24"/>
        </w:rPr>
        <w:t xml:space="preserve">d there is empirical evidence that demonstrates the benefits of such behaviour </w:t>
      </w:r>
      <w:r w:rsidR="009221C4"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{"citationID":"xztokany","properties":{"formattedCitation":"(Thiebault,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009221C4"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(Thiebault et al., 2014a; Thiebault et al., 2014b)</w:t>
      </w:r>
      <w:r w:rsidR="009221C4" w:rsidRPr="00AD0CC1">
        <w:rPr>
          <w:rFonts w:ascii="Times New Roman" w:eastAsia="Times New Roman" w:hAnsi="Times New Roman" w:cs="Times New Roman"/>
          <w:sz w:val="24"/>
          <w:szCs w:val="24"/>
        </w:rPr>
        <w:fldChar w:fldCharType="end"/>
      </w:r>
      <w:r w:rsidR="00DF6B32" w:rsidRPr="00AD0CC1">
        <w:rPr>
          <w:rFonts w:ascii="Times New Roman" w:eastAsia="Times New Roman" w:hAnsi="Times New Roman" w:cs="Times New Roman"/>
          <w:sz w:val="24"/>
          <w:szCs w:val="24"/>
        </w:rPr>
        <w:t xml:space="preserve">. </w:t>
      </w:r>
      <w:r w:rsidR="00EB4929" w:rsidRPr="00AD0CC1">
        <w:rPr>
          <w:rFonts w:ascii="Times New Roman" w:eastAsia="Times New Roman" w:hAnsi="Times New Roman" w:cs="Times New Roman"/>
          <w:sz w:val="24"/>
          <w:szCs w:val="24"/>
        </w:rPr>
        <w:t>Whether intentional or inadvertent</w:t>
      </w:r>
      <w:r w:rsidR="00DC17F8">
        <w:rPr>
          <w:rFonts w:ascii="Times New Roman" w:eastAsia="Times New Roman" w:hAnsi="Times New Roman" w:cs="Times New Roman"/>
          <w:sz w:val="24"/>
          <w:szCs w:val="24"/>
        </w:rPr>
        <w:t xml:space="preserve"> (e.g., </w:t>
      </w:r>
      <w:r w:rsidR="00DC17F8">
        <w:rPr>
          <w:rFonts w:ascii="Times New Roman" w:eastAsia="Times New Roman" w:hAnsi="Times New Roman" w:cs="Times New Roman"/>
          <w:sz w:val="24"/>
          <w:szCs w:val="24"/>
        </w:rPr>
        <w:fldChar w:fldCharType="begin"/>
      </w:r>
      <w:r w:rsidR="00DC17F8">
        <w:rPr>
          <w:rFonts w:ascii="Times New Roman" w:eastAsia="Times New Roman" w:hAnsi="Times New Roman" w:cs="Times New Roman"/>
          <w:sz w:val="24"/>
          <w:szCs w:val="24"/>
        </w:rPr>
        <w:instrText xml:space="preserve"> ADDIN ZOTERO_ITEM CSL_CITATION {"citationID":"ADhPme43","properties":{"formattedCitation":"(Bijleveld et al., 2010)","plainCitation":"(Bijleveld et al., 2010)","noteIndex":0},"citationItems":[{"id":31,"uris":["http://zotero.org/users/6254983/items/TUZJMHUI"],"itemData":{"id":31,"type":"article-journal","container-title":"Oikos","DOI":"10.1111/j.1600-0706.2009.17892.x","ISSN":"00301299, 16000706","issue":"2","journalAbbreviation":"Oikos","language":"en","page":"277-285","source":"DOI.org (Crossref)","title":"Beyond the information centre hypothesis: communal roosting for information on food, predators, travel companions and mates?","title-short":"Beyond the information centre hypothesis","volume":"119","author":[{"family":"Bijleveld","given":"Allert I."},{"family":"Egas","given":"Martijn"},{"family":"Gils","given":"Jan A.","non-dropping-particle":"van"},{"family":"Piersma","given":"Theunis"}],"issued":{"date-parts":[["2010",2]]}}}],"schema":"https://github.com/citation-style-language/schema/raw/master/csl-citation.json"} </w:instrText>
      </w:r>
      <w:r w:rsidR="00DC17F8">
        <w:rPr>
          <w:rFonts w:ascii="Times New Roman" w:eastAsia="Times New Roman" w:hAnsi="Times New Roman" w:cs="Times New Roman"/>
          <w:sz w:val="24"/>
          <w:szCs w:val="24"/>
        </w:rPr>
        <w:fldChar w:fldCharType="separate"/>
      </w:r>
      <w:r w:rsidR="00DC17F8" w:rsidRPr="00DC17F8">
        <w:rPr>
          <w:rFonts w:ascii="Times New Roman" w:hAnsi="Times New Roman" w:cs="Times New Roman"/>
          <w:sz w:val="24"/>
        </w:rPr>
        <w:t>(Bijleveld et al., 2010)</w:t>
      </w:r>
      <w:r w:rsidR="00DC17F8">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there is a transfer of information from informed to naïve individuals in the colony such that the latter benefit from being in the group</w:t>
      </w:r>
      <w:r w:rsidR="006C43A0" w:rsidRPr="00AD0CC1">
        <w:rPr>
          <w:rFonts w:ascii="Times New Roman" w:eastAsia="Times New Roman" w:hAnsi="Times New Roman" w:cs="Times New Roman"/>
          <w:sz w:val="24"/>
          <w:szCs w:val="24"/>
        </w:rPr>
        <w:t xml:space="preserve"> </w:t>
      </w:r>
      <w:r w:rsidR="006C43A0" w:rsidRPr="00AD0CC1">
        <w:rPr>
          <w:rFonts w:ascii="Times New Roman" w:eastAsia="Times New Roman" w:hAnsi="Times New Roman" w:cs="Times New Roman"/>
          <w:sz w:val="24"/>
          <w:szCs w:val="24"/>
        </w:rPr>
        <w:fldChar w:fldCharType="begin"/>
      </w:r>
      <w:r w:rsidR="006C43A0" w:rsidRPr="00AD0CC1">
        <w:rPr>
          <w:rFonts w:ascii="Times New Roman" w:eastAsia="Times New Roman" w:hAnsi="Times New Roman" w:cs="Times New Roman"/>
          <w:sz w:val="24"/>
          <w:szCs w:val="24"/>
        </w:rPr>
        <w:instrText xml:space="preserve"> ADDIN ZOTERO_ITEM CSL_CITATION {"citationID":"rxUfgwOR","properties":{"formattedCitation":"(Weimerskirch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6C43A0" w:rsidRPr="00AD0CC1">
        <w:rPr>
          <w:rFonts w:ascii="Times New Roman" w:eastAsia="Times New Roman" w:hAnsi="Times New Roman" w:cs="Times New Roman"/>
          <w:sz w:val="24"/>
          <w:szCs w:val="24"/>
        </w:rPr>
        <w:fldChar w:fldCharType="separate"/>
      </w:r>
      <w:r w:rsidR="006C43A0" w:rsidRPr="00AD0CC1">
        <w:rPr>
          <w:rFonts w:ascii="Times New Roman" w:hAnsi="Times New Roman" w:cs="Times New Roman"/>
          <w:sz w:val="24"/>
        </w:rPr>
        <w:t>(Weimerskirch et al., 2010)</w:t>
      </w:r>
      <w:r w:rsidR="006C43A0" w:rsidRPr="00AD0CC1">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xml:space="preserve">. In time, roles could change, and the naïve can gain new information. In this way, remaining social benefits the </w:t>
      </w:r>
      <w:r w:rsidR="00FB60E3" w:rsidRPr="00AD0CC1">
        <w:rPr>
          <w:rFonts w:ascii="Times New Roman" w:eastAsia="Times New Roman" w:hAnsi="Times New Roman" w:cs="Times New Roman"/>
          <w:sz w:val="24"/>
          <w:szCs w:val="24"/>
        </w:rPr>
        <w:t>group collectively</w:t>
      </w:r>
      <w:r w:rsidR="00EB4929" w:rsidRPr="00AD0CC1">
        <w:rPr>
          <w:rFonts w:ascii="Times New Roman" w:eastAsia="Times New Roman" w:hAnsi="Times New Roman" w:cs="Times New Roman"/>
          <w:sz w:val="24"/>
          <w:szCs w:val="24"/>
        </w:rPr>
        <w:t xml:space="preserve">. </w:t>
      </w:r>
    </w:p>
    <w:p w14:paraId="0265C25C" w14:textId="424E40A6" w:rsidR="00FB60E3" w:rsidRPr="00AD0CC1" w:rsidRDefault="00FB60E3" w:rsidP="00046C1B">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ab/>
        <w:t xml:space="preserve">Other aspects of the ecology of wildlife have also been studied </w:t>
      </w:r>
      <w:r w:rsidRPr="00AD0CC1">
        <w:rPr>
          <w:rFonts w:ascii="Times New Roman" w:hAnsi="Times New Roman" w:cs="Times New Roman"/>
          <w:sz w:val="24"/>
          <w:szCs w:val="24"/>
        </w:rPr>
        <w:t>through the lens of social behaviour. For example, during migration animals need to make complex decisions about where and when to migrate. These decisions may have a direct impact on survival and fitness, and hence it is a challenging process even for adult</w:t>
      </w:r>
      <w:r w:rsidR="00676097" w:rsidRPr="00AD0CC1">
        <w:rPr>
          <w:rFonts w:ascii="Times New Roman" w:hAnsi="Times New Roman" w:cs="Times New Roman"/>
          <w:sz w:val="24"/>
          <w:szCs w:val="24"/>
        </w:rPr>
        <w:t xml:space="preserve"> experienced individuals</w:t>
      </w:r>
      <w:r w:rsidRPr="00AD0CC1">
        <w:rPr>
          <w:rFonts w:ascii="Times New Roman" w:hAnsi="Times New Roman" w:cs="Times New Roman"/>
          <w:sz w:val="24"/>
          <w:szCs w:val="24"/>
        </w:rPr>
        <w:t xml:space="preserve">. </w:t>
      </w:r>
      <w:r w:rsidR="003660A3" w:rsidRPr="00AD0CC1">
        <w:rPr>
          <w:rFonts w:ascii="Times New Roman" w:hAnsi="Times New Roman" w:cs="Times New Roman"/>
          <w:sz w:val="24"/>
          <w:szCs w:val="24"/>
        </w:rPr>
        <w:t>During migration, individuals</w:t>
      </w:r>
      <w:r w:rsidR="00B101E2" w:rsidRPr="00AD0CC1">
        <w:rPr>
          <w:rFonts w:ascii="Times New Roman" w:hAnsi="Times New Roman" w:cs="Times New Roman"/>
          <w:sz w:val="24"/>
          <w:szCs w:val="24"/>
        </w:rPr>
        <w:t xml:space="preserve"> can guide themselves through</w:t>
      </w:r>
      <w:r w:rsidR="00676097" w:rsidRPr="00AD0CC1">
        <w:rPr>
          <w:rFonts w:ascii="Times New Roman" w:hAnsi="Times New Roman" w:cs="Times New Roman"/>
          <w:sz w:val="24"/>
          <w:szCs w:val="24"/>
        </w:rPr>
        <w:t xml:space="preserve"> previous</w:t>
      </w:r>
      <w:r w:rsidR="00B101E2" w:rsidRPr="00AD0CC1">
        <w:rPr>
          <w:rFonts w:ascii="Times New Roman" w:hAnsi="Times New Roman" w:cs="Times New Roman"/>
          <w:sz w:val="24"/>
          <w:szCs w:val="24"/>
        </w:rPr>
        <w:t xml:space="preserve"> personal experience (asocial learning</w:t>
      </w:r>
      <w:r w:rsidR="00676097" w:rsidRPr="00AD0CC1">
        <w:rPr>
          <w:rFonts w:ascii="Times New Roman" w:hAnsi="Times New Roman" w:cs="Times New Roman"/>
          <w:sz w:val="24"/>
          <w:szCs w:val="24"/>
        </w:rPr>
        <w:t>, sensu</w:t>
      </w:r>
      <w:r w:rsidR="00B95006" w:rsidRPr="00AD0CC1">
        <w:rPr>
          <w:rFonts w:ascii="Times New Roman" w:hAnsi="Times New Roman" w:cs="Times New Roman"/>
          <w:sz w:val="24"/>
          <w:szCs w:val="24"/>
        </w:rPr>
        <w:fldChar w:fldCharType="begin"/>
      </w:r>
      <w:r w:rsidR="009221C4" w:rsidRPr="00AD0CC1">
        <w:rPr>
          <w:rFonts w:ascii="Times New Roman" w:hAnsi="Times New Roman" w:cs="Times New Roman"/>
          <w:sz w:val="24"/>
          <w:szCs w:val="24"/>
        </w:rPr>
        <w:instrText xml:space="preserve"> ADDIN ZOTERO_ITEM CSL_CITATION {"citationID":"emmpnLNo","properties":{"formattedCitation":"(Laland, 2004)","plainCitation":"(Laland, 2004)","dontUpdate":true,"noteIndex":0},"citationItems":[{"id":849,"uris":["http://zotero.org/users/6254983/items/JN4JBIKF"],"itemData":{"id":849,"type":"article-journal","container-title":"Learning &amp; Behavior","DOI":"10.3758/BF03196002","ISSN":"1543-4494, 1543-4508","issue":"1","journalAbbreviation":"Learning &amp; Behavior","language":"en","page":"4-14","source":"DOI.org (Crossref)","title":"Social learning strategies","volume":"32","author":[{"family":"Laland","given":"Kevin N."}],"issued":{"date-parts":[["2004",2]]}}}],"schema":"https://github.com/citation-style-language/schema/raw/master/csl-citation.json"} </w:instrText>
      </w:r>
      <w:r w:rsidR="00B95006" w:rsidRPr="00AD0CC1">
        <w:rPr>
          <w:rFonts w:ascii="Times New Roman" w:hAnsi="Times New Roman" w:cs="Times New Roman"/>
          <w:sz w:val="24"/>
          <w:szCs w:val="24"/>
        </w:rPr>
        <w:fldChar w:fldCharType="separate"/>
      </w:r>
      <w:r w:rsidR="00B95006" w:rsidRPr="00AD0CC1">
        <w:rPr>
          <w:rFonts w:ascii="Times New Roman" w:hAnsi="Times New Roman" w:cs="Times New Roman"/>
          <w:sz w:val="24"/>
        </w:rPr>
        <w:t xml:space="preserve"> Laland, 2004)</w:t>
      </w:r>
      <w:r w:rsidR="00B95006"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w:t>
      </w:r>
      <w:r w:rsidR="00B101E2" w:rsidRPr="00AD0CC1">
        <w:rPr>
          <w:rFonts w:ascii="Times New Roman" w:hAnsi="Times New Roman" w:cs="Times New Roman"/>
          <w:sz w:val="24"/>
          <w:szCs w:val="24"/>
        </w:rPr>
        <w:lastRenderedPageBreak/>
        <w:t>but to gain such experience individuals need to invest significant amount of time and energy</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676097" w:rsidRPr="00AD0CC1">
        <w:rPr>
          <w:rFonts w:ascii="Times New Roman" w:hAnsi="Times New Roman" w:cs="Times New Roman"/>
          <w:sz w:val="24"/>
          <w:szCs w:val="24"/>
        </w:rPr>
        <w:instrText xml:space="preserve"> ADDIN ZOTERO_ITEM CSL_CITATION {"citationID":"XBZBvwjf","properties":{"formattedCitation":"(N\\uc0\\u233{}meth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More importantly, the information gained through time can be outdated when navigating in unpredictable environments. To reduce the risk and uncertainties of these new surroundings, individuals need to constantly gather information about the immediate and changing environment. In this context, observing other individuals and their behaviour (social learning) provides a shortcut to acquiring information</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B95006" w:rsidRPr="00AD0CC1">
        <w:rPr>
          <w:rFonts w:ascii="Times New Roman" w:hAnsi="Times New Roman" w:cs="Times New Roman"/>
          <w:sz w:val="24"/>
          <w:szCs w:val="24"/>
        </w:rPr>
        <w:instrText xml:space="preserve"> ADDIN ZOTERO_ITEM CSL_CITATION {"citationID":"TR3iLYST","properties":{"formattedCitation":"(N\\uc0\\u233{}meth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This transfer of information may reduce predation risk, increase foraging efficiency, and therefore play an important role in the collective decision-making (Aikens et al. 2022). </w:t>
      </w:r>
      <w:commentRangeStart w:id="18"/>
      <w:commentRangeEnd w:id="18"/>
      <w:r w:rsidR="00B101E2" w:rsidRPr="00AD0CC1">
        <w:rPr>
          <w:rStyle w:val="CommentReference"/>
        </w:rPr>
        <w:commentReference w:id="18"/>
      </w:r>
      <w:r w:rsidR="00260C5C" w:rsidRPr="00AD0CC1">
        <w:rPr>
          <w:rFonts w:ascii="Times New Roman" w:hAnsi="Times New Roman" w:cs="Times New Roman"/>
          <w:sz w:val="24"/>
          <w:szCs w:val="24"/>
        </w:rPr>
        <w:t xml:space="preserve">Despite its evident benefits during migration, this information transfer mechanism can also be seen in local movements. A study conducted by </w:t>
      </w:r>
      <w:r w:rsidR="00260C5C" w:rsidRPr="00AD0CC1">
        <w:rPr>
          <w:rFonts w:ascii="Times New Roman" w:eastAsia="Times New Roman" w:hAnsi="Times New Roman" w:cs="Times New Roman"/>
          <w:sz w:val="24"/>
          <w:szCs w:val="24"/>
        </w:rPr>
        <w:fldChar w:fldCharType="begin"/>
      </w:r>
      <w:r w:rsidR="009221C4" w:rsidRPr="00AD0CC1">
        <w:rPr>
          <w:rFonts w:ascii="Times New Roman" w:eastAsia="Times New Roman" w:hAnsi="Times New Roman" w:cs="Times New Roman"/>
          <w:sz w:val="24"/>
          <w:szCs w:val="24"/>
        </w:rPr>
        <w:instrText xml:space="preserve"> ADDIN ZOTERO_ITEM CSL_CITATION {"citationID":"wsFIS7Hl","properties":{"formattedCitation":"(Kano et al., 2021)","plainCitation":"(Kano et al., 2021)","dontUpdate":true,"noteIndex":0},"citationItems":[{"id":18,"uris":["http://zotero.org/users/6254983/items/KNFECUZE"],"itemData":{"id":18,"type":"article-journal","container-title":"Animal Behaviour","DOI":"10.1016/j.anbehav.2021.08.004","ISSN":"00033472","journalAbbreviation":"Animal Behaviour","language":"en","page":"63-80","source":"DOI.org (Crossref)","title":"Collective attention in navigating homing pigeons: group size effect and individual differences","title-short":"Collective attention in navigating homing pigeons","volume":"180","author":[{"family":"Kano","given":"Fumihiro"},{"family":"Sasaki","given":"Takao"},{"family":"Biro","given":"Dora"}],"issued":{"date-parts":[["2021",10]]}}}],"schema":"https://github.com/citation-style-language/schema/raw/master/csl-citation.json"} </w:instrText>
      </w:r>
      <w:r w:rsidR="00260C5C" w:rsidRPr="00AD0CC1">
        <w:rPr>
          <w:rFonts w:ascii="Times New Roman" w:eastAsia="Times New Roman" w:hAnsi="Times New Roman" w:cs="Times New Roman"/>
          <w:sz w:val="24"/>
          <w:szCs w:val="24"/>
        </w:rPr>
        <w:fldChar w:fldCharType="separate"/>
      </w:r>
      <w:r w:rsidR="00260C5C" w:rsidRPr="00AD0CC1">
        <w:rPr>
          <w:rFonts w:ascii="Times New Roman" w:hAnsi="Times New Roman" w:cs="Times New Roman"/>
          <w:sz w:val="24"/>
        </w:rPr>
        <w:t>Kano et al. (2021)</w:t>
      </w:r>
      <w:r w:rsidR="00260C5C" w:rsidRPr="00AD0CC1">
        <w:rPr>
          <w:rFonts w:ascii="Times New Roman" w:eastAsia="Times New Roman" w:hAnsi="Times New Roman" w:cs="Times New Roman"/>
          <w:sz w:val="24"/>
          <w:szCs w:val="24"/>
        </w:rPr>
        <w:fldChar w:fldCharType="end"/>
      </w:r>
      <w:r w:rsidR="00260C5C" w:rsidRPr="00AD0CC1">
        <w:rPr>
          <w:rFonts w:ascii="Times New Roman" w:eastAsia="Times New Roman" w:hAnsi="Times New Roman" w:cs="Times New Roman"/>
          <w:sz w:val="24"/>
          <w:szCs w:val="24"/>
        </w:rPr>
        <w:t xml:space="preserve"> shows how</w:t>
      </w:r>
      <w:r w:rsidR="00260C5C" w:rsidRPr="00AD0CC1">
        <w:rPr>
          <w:rFonts w:ascii="Times New Roman" w:hAnsi="Times New Roman" w:cs="Times New Roman"/>
          <w:sz w:val="24"/>
          <w:szCs w:val="24"/>
        </w:rPr>
        <w:t xml:space="preserve"> homing pigeons (</w:t>
      </w:r>
      <w:r w:rsidR="00260C5C" w:rsidRPr="00AD0CC1">
        <w:rPr>
          <w:rFonts w:ascii="Times New Roman" w:eastAsia="Times New Roman" w:hAnsi="Times New Roman" w:cs="Times New Roman"/>
          <w:i/>
          <w:iCs/>
          <w:sz w:val="24"/>
          <w:szCs w:val="24"/>
        </w:rPr>
        <w:t xml:space="preserve">Columbia </w:t>
      </w:r>
      <w:proofErr w:type="spellStart"/>
      <w:r w:rsidR="00260C5C" w:rsidRPr="00AD0CC1">
        <w:rPr>
          <w:rFonts w:ascii="Times New Roman" w:eastAsia="Times New Roman" w:hAnsi="Times New Roman" w:cs="Times New Roman"/>
          <w:i/>
          <w:iCs/>
          <w:sz w:val="24"/>
          <w:szCs w:val="24"/>
        </w:rPr>
        <w:t>livia</w:t>
      </w:r>
      <w:proofErr w:type="spellEnd"/>
      <w:r w:rsidR="00260C5C" w:rsidRPr="00AD0CC1">
        <w:rPr>
          <w:rFonts w:ascii="Times New Roman" w:eastAsia="Times New Roman" w:hAnsi="Times New Roman" w:cs="Times New Roman"/>
          <w:i/>
          <w:iCs/>
          <w:sz w:val="24"/>
          <w:szCs w:val="24"/>
        </w:rPr>
        <w:t xml:space="preserve"> domestica</w:t>
      </w:r>
      <w:r w:rsidR="00260C5C" w:rsidRPr="00AD0CC1">
        <w:rPr>
          <w:rFonts w:ascii="Times New Roman" w:eastAsia="Times New Roman" w:hAnsi="Times New Roman" w:cs="Times New Roman"/>
          <w:sz w:val="24"/>
          <w:szCs w:val="24"/>
        </w:rPr>
        <w:t>) increase reliance on social cues during collective navigation</w:t>
      </w:r>
      <w:r w:rsidR="00D065E0" w:rsidRPr="00AD0CC1">
        <w:rPr>
          <w:rFonts w:ascii="Times New Roman" w:eastAsia="Times New Roman" w:hAnsi="Times New Roman" w:cs="Times New Roman"/>
          <w:sz w:val="24"/>
          <w:szCs w:val="24"/>
        </w:rPr>
        <w:t xml:space="preserve"> likely to reduce </w:t>
      </w:r>
      <w:r w:rsidR="00D065E0" w:rsidRPr="00AD0CC1">
        <w:rPr>
          <w:rFonts w:ascii="Times New Roman" w:hAnsi="Times New Roman" w:cs="Times New Roman"/>
          <w:sz w:val="24"/>
          <w:szCs w:val="24"/>
        </w:rPr>
        <w:t>predation risk</w:t>
      </w:r>
      <w:r w:rsidR="00D065E0" w:rsidRPr="00AD0CC1">
        <w:rPr>
          <w:rFonts w:ascii="Times New Roman" w:eastAsia="Times New Roman" w:hAnsi="Times New Roman" w:cs="Times New Roman"/>
          <w:sz w:val="24"/>
          <w:szCs w:val="24"/>
        </w:rPr>
        <w:t>.</w:t>
      </w:r>
      <w:r w:rsidR="00D065E0" w:rsidRPr="00AD0CC1">
        <w:rPr>
          <w:rFonts w:ascii="Times New Roman" w:hAnsi="Times New Roman" w:cs="Times New Roman"/>
          <w:sz w:val="24"/>
          <w:szCs w:val="24"/>
        </w:rPr>
        <w:t xml:space="preserve"> </w:t>
      </w:r>
      <w:r w:rsidR="00625975" w:rsidRPr="00AD0CC1">
        <w:rPr>
          <w:rFonts w:ascii="Times New Roman" w:eastAsia="Times New Roman" w:hAnsi="Times New Roman" w:cs="Times New Roman"/>
          <w:sz w:val="24"/>
          <w:szCs w:val="24"/>
        </w:rPr>
        <w:t xml:space="preserve">Altogether, these examples </w:t>
      </w:r>
      <w:r w:rsidRPr="00AD0CC1">
        <w:rPr>
          <w:rFonts w:ascii="Times New Roman" w:eastAsia="Times New Roman" w:hAnsi="Times New Roman" w:cs="Times New Roman"/>
          <w:sz w:val="24"/>
          <w:szCs w:val="24"/>
        </w:rPr>
        <w:t>provide insight into how individuals leverage sociality to gain information outside of their perceptual range to make more accurate or efficient decisions</w:t>
      </w:r>
      <w:r w:rsidR="00625975" w:rsidRPr="00AD0CC1">
        <w:rPr>
          <w:rFonts w:ascii="Times New Roman" w:eastAsia="Times New Roman" w:hAnsi="Times New Roman" w:cs="Times New Roman"/>
          <w:sz w:val="24"/>
          <w:szCs w:val="24"/>
        </w:rPr>
        <w:t>.</w:t>
      </w:r>
    </w:p>
    <w:p w14:paraId="4BE2E146" w14:textId="433C6226" w:rsidR="00A0162B" w:rsidRDefault="00664B3B" w:rsidP="008239B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ab/>
      </w:r>
      <w:commentRangeStart w:id="19"/>
      <w:r w:rsidR="00046C1B" w:rsidRPr="00AD0CC1">
        <w:rPr>
          <w:rFonts w:ascii="Times New Roman" w:eastAsia="Times New Roman" w:hAnsi="Times New Roman" w:cs="Times New Roman"/>
          <w:sz w:val="24"/>
          <w:szCs w:val="24"/>
        </w:rPr>
        <w:t xml:space="preserve">One interesting form of social behaviour is that of communal roosting (hereon CR). </w:t>
      </w:r>
      <w:commentRangeEnd w:id="19"/>
      <w:r w:rsidR="00927534" w:rsidRPr="00AD0CC1">
        <w:rPr>
          <w:rStyle w:val="CommentReference"/>
        </w:rPr>
        <w:commentReference w:id="19"/>
      </w:r>
      <w:r w:rsidR="00D065E0"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sidR="008239B3" w:rsidRPr="00AD0CC1">
        <w:rPr>
          <w:rFonts w:ascii="Times New Roman" w:eastAsia="Times New Roman" w:hAnsi="Times New Roman" w:cs="Times New Roman"/>
          <w:sz w:val="24"/>
          <w:szCs w:val="24"/>
        </w:rPr>
        <w:t xml:space="preserve">Communal roosting is seen in species across many taxa, including fish </w:t>
      </w:r>
      <w:r w:rsidR="008239B3" w:rsidRPr="00AD0CC1">
        <w:rPr>
          <w:rFonts w:ascii="Times New Roman" w:hAnsi="Times New Roman" w:cs="Times New Roman"/>
          <w:sz w:val="24"/>
          <w:szCs w:val="24"/>
        </w:rPr>
        <w:t>(Clough and Ladle 1997),</w:t>
      </w:r>
      <w:r w:rsidR="008239B3" w:rsidRPr="00AD0CC1">
        <w:rPr>
          <w:rFonts w:ascii="Times New Roman" w:eastAsia="Times New Roman" w:hAnsi="Times New Roman" w:cs="Times New Roman"/>
          <w:sz w:val="24"/>
          <w:szCs w:val="24"/>
        </w:rPr>
        <w:t xml:space="preserve"> mammals </w:t>
      </w:r>
      <w:r w:rsidR="008239B3" w:rsidRPr="00AD0CC1">
        <w:rPr>
          <w:rFonts w:ascii="Times New Roman" w:hAnsi="Times New Roman" w:cs="Times New Roman"/>
          <w:sz w:val="24"/>
          <w:szCs w:val="24"/>
        </w:rPr>
        <w:fldChar w:fldCharType="begin"/>
      </w:r>
      <w:r w:rsidR="008239B3" w:rsidRPr="00AD0CC1">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239B3" w:rsidRPr="00AD0CC1">
        <w:rPr>
          <w:rFonts w:ascii="Times New Roman" w:hAnsi="Times New Roman" w:cs="Times New Roman"/>
          <w:sz w:val="24"/>
          <w:szCs w:val="24"/>
        </w:rPr>
        <w:fldChar w:fldCharType="separate"/>
      </w:r>
      <w:r w:rsidR="008239B3" w:rsidRPr="00AD0CC1">
        <w:rPr>
          <w:rFonts w:ascii="Times New Roman" w:hAnsi="Times New Roman" w:cs="Times New Roman"/>
          <w:sz w:val="24"/>
        </w:rPr>
        <w:t>(Kunz, 1982)</w:t>
      </w:r>
      <w:r w:rsidR="008239B3" w:rsidRPr="00AD0CC1">
        <w:rPr>
          <w:rFonts w:ascii="Times New Roman" w:hAnsi="Times New Roman" w:cs="Times New Roman"/>
          <w:sz w:val="24"/>
          <w:szCs w:val="24"/>
        </w:rPr>
        <w:fldChar w:fldCharType="end"/>
      </w:r>
      <w:r w:rsidR="008239B3" w:rsidRPr="00AD0CC1">
        <w:rPr>
          <w:rFonts w:ascii="Times New Roman" w:eastAsia="Times New Roman" w:hAnsi="Times New Roman" w:cs="Times New Roman"/>
          <w:sz w:val="24"/>
          <w:szCs w:val="24"/>
        </w:rPr>
        <w:t xml:space="preserve"> and birds </w:t>
      </w:r>
      <w:r w:rsidR="008239B3" w:rsidRPr="00AD0CC1">
        <w:rPr>
          <w:rFonts w:ascii="Times New Roman" w:hAnsi="Times New Roman" w:cs="Times New Roman"/>
          <w:sz w:val="24"/>
          <w:szCs w:val="24"/>
        </w:rPr>
        <w:t>(</w:t>
      </w:r>
      <w:proofErr w:type="spellStart"/>
      <w:r w:rsidR="008239B3" w:rsidRPr="00AD0CC1">
        <w:rPr>
          <w:rFonts w:ascii="Times New Roman" w:hAnsi="Times New Roman" w:cs="Times New Roman"/>
          <w:sz w:val="24"/>
          <w:szCs w:val="24"/>
        </w:rPr>
        <w:t>Eiserer</w:t>
      </w:r>
      <w:proofErr w:type="spellEnd"/>
      <w:r w:rsidR="008239B3" w:rsidRPr="00AD0CC1">
        <w:rPr>
          <w:rFonts w:ascii="Times New Roman" w:hAnsi="Times New Roman" w:cs="Times New Roman"/>
          <w:sz w:val="24"/>
          <w:szCs w:val="24"/>
        </w:rPr>
        <w:t xml:space="preserve"> 1984). In birds, communal roosting is seen in species like crows and ravens, vultures, eagles, parrots, swallows, some falcons, etc. </w:t>
      </w:r>
      <w:r w:rsidR="00E80F09" w:rsidRPr="00ED21DA">
        <w:rPr>
          <w:rFonts w:ascii="Times New Roman" w:eastAsia="Times New Roman" w:hAnsi="Times New Roman" w:cs="Times New Roman"/>
          <w:sz w:val="24"/>
          <w:szCs w:val="24"/>
        </w:rPr>
        <w:t xml:space="preserve">Communal roosts </w:t>
      </w:r>
      <w:r w:rsidR="003A1F04" w:rsidRPr="00AD0CC1">
        <w:rPr>
          <w:rFonts w:ascii="Times New Roman" w:eastAsia="Times New Roman" w:hAnsi="Times New Roman" w:cs="Times New Roman"/>
          <w:sz w:val="24"/>
          <w:szCs w:val="24"/>
        </w:rPr>
        <w:t xml:space="preserve">aggregations </w:t>
      </w:r>
      <w:r w:rsidR="00E80F09" w:rsidRPr="00ED21DA">
        <w:rPr>
          <w:rFonts w:ascii="Times New Roman" w:eastAsia="Times New Roman" w:hAnsi="Times New Roman" w:cs="Times New Roman"/>
          <w:sz w:val="24"/>
          <w:szCs w:val="24"/>
        </w:rPr>
        <w:t xml:space="preserve">vary in size, and while there is not a specific threshold value to classify a roost, the values usually </w:t>
      </w:r>
      <w:r w:rsidR="006D04A8" w:rsidRPr="00ED21DA">
        <w:rPr>
          <w:rFonts w:ascii="Times New Roman" w:eastAsia="Times New Roman" w:hAnsi="Times New Roman" w:cs="Times New Roman"/>
          <w:sz w:val="24"/>
          <w:szCs w:val="24"/>
        </w:rPr>
        <w:t xml:space="preserve">fluctuate </w:t>
      </w:r>
      <w:r w:rsidR="00E80F09" w:rsidRPr="00ED21DA">
        <w:rPr>
          <w:rFonts w:ascii="Times New Roman" w:eastAsia="Times New Roman" w:hAnsi="Times New Roman" w:cs="Times New Roman"/>
          <w:sz w:val="24"/>
          <w:szCs w:val="24"/>
        </w:rPr>
        <w:t xml:space="preserve">from </w:t>
      </w:r>
      <w:r w:rsidR="006D04A8" w:rsidRPr="00ED21DA">
        <w:rPr>
          <w:rFonts w:ascii="Times New Roman" w:eastAsia="Times New Roman" w:hAnsi="Times New Roman" w:cs="Times New Roman"/>
          <w:sz w:val="24"/>
          <w:szCs w:val="24"/>
        </w:rPr>
        <w:t xml:space="preserve">tens </w:t>
      </w:r>
      <w:r w:rsidR="00E80F09" w:rsidRPr="00ED21DA">
        <w:rPr>
          <w:rFonts w:ascii="Times New Roman" w:eastAsia="Times New Roman" w:hAnsi="Times New Roman" w:cs="Times New Roman"/>
          <w:sz w:val="24"/>
          <w:szCs w:val="24"/>
        </w:rPr>
        <w:t>to millions of individuals</w:t>
      </w:r>
      <w:r w:rsidR="00947FDD" w:rsidRPr="00ED21DA">
        <w:rPr>
          <w:rFonts w:ascii="Times New Roman" w:eastAsia="Times New Roman" w:hAnsi="Times New Roman" w:cs="Times New Roman"/>
          <w:sz w:val="24"/>
          <w:szCs w:val="24"/>
        </w:rPr>
        <w:t xml:space="preserve"> </w:t>
      </w:r>
      <w:r w:rsidR="00947FDD" w:rsidRPr="00ED21DA">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{"citationID":"HD1Umyrp","properties":{"formattedCitation":"(Everding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00947FDD" w:rsidRPr="00ED21DA">
        <w:rPr>
          <w:rFonts w:ascii="Times New Roman" w:eastAsia="Times New Roman" w:hAnsi="Times New Roman" w:cs="Times New Roman"/>
          <w:sz w:val="24"/>
          <w:szCs w:val="24"/>
        </w:rPr>
        <w:fldChar w:fldCharType="separate"/>
      </w:r>
      <w:r w:rsidR="00947FDD" w:rsidRPr="00AD0CC1">
        <w:rPr>
          <w:rFonts w:ascii="Times New Roman" w:hAnsi="Times New Roman" w:cs="Times New Roman"/>
          <w:sz w:val="24"/>
        </w:rPr>
        <w:t>(Everding &amp; Jones, 2006; Laughlin et al., 2014)</w:t>
      </w:r>
      <w:r w:rsidR="00947FDD" w:rsidRPr="00ED21DA">
        <w:rPr>
          <w:rFonts w:ascii="Times New Roman" w:eastAsia="Times New Roman" w:hAnsi="Times New Roman" w:cs="Times New Roman"/>
          <w:sz w:val="24"/>
          <w:szCs w:val="24"/>
        </w:rPr>
        <w:fldChar w:fldCharType="end"/>
      </w:r>
      <w:r w:rsidR="00E80F09" w:rsidRPr="00ED21DA">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 xml:space="preserve">Composition of a roost may also vary between species and even populations. </w:t>
      </w:r>
      <w:r w:rsidR="00932942" w:rsidRPr="00AD0CC1">
        <w:rPr>
          <w:rFonts w:ascii="Times New Roman" w:eastAsia="Times New Roman" w:hAnsi="Times New Roman" w:cs="Times New Roman"/>
          <w:sz w:val="24"/>
          <w:szCs w:val="24"/>
        </w:rPr>
        <w:t xml:space="preserve">Some studies report individuals remain faithful to one particular roosting site </w:t>
      </w:r>
      <w:r w:rsidR="00932942" w:rsidRPr="00AD0CC1">
        <w:rPr>
          <w:rFonts w:ascii="Times New Roman" w:eastAsia="Times New Roman" w:hAnsi="Times New Roman" w:cs="Times New Roman"/>
          <w:sz w:val="24"/>
          <w:szCs w:val="24"/>
        </w:rPr>
        <w:fldChar w:fldCharType="begin"/>
      </w:r>
      <w:r w:rsidR="00932942" w:rsidRPr="00AD0CC1">
        <w:rPr>
          <w:rFonts w:ascii="Times New Roman" w:eastAsia="Times New Roman" w:hAnsi="Times New Roman" w:cs="Times New Roman"/>
          <w:sz w:val="24"/>
          <w:szCs w:val="24"/>
        </w:rPr>
        <w:instrText xml:space="preserve"> ADDIN ZOTERO_ITEM CSL_CITATION {"citationID":"xw2cPzby","properties":{"formattedCitation":"(Everding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00932942" w:rsidRPr="00AD0CC1">
        <w:rPr>
          <w:rFonts w:ascii="Times New Roman" w:eastAsia="Times New Roman" w:hAnsi="Times New Roman" w:cs="Times New Roman"/>
          <w:sz w:val="24"/>
          <w:szCs w:val="24"/>
        </w:rPr>
        <w:fldChar w:fldCharType="separate"/>
      </w:r>
      <w:r w:rsidR="00932942" w:rsidRPr="00AD0CC1">
        <w:rPr>
          <w:rFonts w:ascii="Times New Roman" w:hAnsi="Times New Roman" w:cs="Times New Roman"/>
          <w:sz w:val="24"/>
        </w:rPr>
        <w:t>(Everding &amp; Jones, 2006; Laughlin et al., 2014; Leyrer et al., 2006)</w:t>
      </w:r>
      <w:r w:rsidR="00932942" w:rsidRPr="00AD0CC1">
        <w:rPr>
          <w:rFonts w:ascii="Times New Roman" w:eastAsia="Times New Roman" w:hAnsi="Times New Roman" w:cs="Times New Roman"/>
          <w:sz w:val="24"/>
          <w:szCs w:val="24"/>
        </w:rPr>
        <w:fldChar w:fldCharType="end"/>
      </w:r>
      <w:r w:rsidR="00E12B14" w:rsidRPr="00AD0CC1">
        <w:rPr>
          <w:rFonts w:ascii="Times New Roman" w:eastAsia="Times New Roman" w:hAnsi="Times New Roman" w:cs="Times New Roman"/>
          <w:sz w:val="24"/>
          <w:szCs w:val="24"/>
        </w:rPr>
        <w:t xml:space="preserve">, whereas others report fluid compositions of the roosts </w:t>
      </w:r>
      <w:r w:rsidR="00E12B14" w:rsidRPr="00AD0CC1">
        <w:rPr>
          <w:rFonts w:ascii="Times New Roman" w:eastAsia="Times New Roman" w:hAnsi="Times New Roman" w:cs="Times New Roman"/>
          <w:sz w:val="24"/>
          <w:szCs w:val="24"/>
        </w:rPr>
        <w:fldChar w:fldCharType="begin"/>
      </w:r>
      <w:r w:rsidR="00E12B14" w:rsidRPr="00AD0CC1">
        <w:rPr>
          <w:rFonts w:ascii="Times New Roman" w:eastAsia="Times New Roman" w:hAnsi="Times New Roman" w:cs="Times New Roman"/>
          <w:sz w:val="24"/>
          <w:szCs w:val="24"/>
        </w:rPr>
        <w:instrText xml:space="preserve"> ADDIN ZOTERO_ITEM CSL_CITATION {"citationID":"M42mmN4h","properties":{"formattedCitation":"(Conklin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00E12B14" w:rsidRPr="00AD0CC1">
        <w:rPr>
          <w:rFonts w:ascii="Times New Roman" w:eastAsia="Times New Roman" w:hAnsi="Times New Roman" w:cs="Times New Roman"/>
          <w:sz w:val="24"/>
          <w:szCs w:val="24"/>
        </w:rPr>
        <w:fldChar w:fldCharType="separate"/>
      </w:r>
      <w:r w:rsidR="00E12B14" w:rsidRPr="00AD0CC1">
        <w:rPr>
          <w:rFonts w:ascii="Times New Roman" w:hAnsi="Times New Roman" w:cs="Times New Roman"/>
          <w:sz w:val="24"/>
        </w:rPr>
        <w:t>(Conklin &amp; Colwell, 2007)</w:t>
      </w:r>
      <w:r w:rsidR="00E12B14"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The composition may vary in different populations as well. For instance, a</w:t>
      </w:r>
      <w:r w:rsidR="00222307" w:rsidRPr="00AD0CC1">
        <w:rPr>
          <w:rFonts w:ascii="Times New Roman" w:eastAsia="Times New Roman" w:hAnsi="Times New Roman" w:cs="Times New Roman"/>
          <w:sz w:val="24"/>
          <w:szCs w:val="24"/>
        </w:rPr>
        <w:t xml:space="preserve"> study by </w:t>
      </w:r>
      <w:r w:rsidR="0022230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{"citationID":"0ng2bcPd","properties":{"formattedCitation":"(Caccamise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222307" w:rsidRPr="00AD0CC1">
        <w:rPr>
          <w:rFonts w:ascii="Times New Roman" w:eastAsia="Times New Roman" w:hAnsi="Times New Roman" w:cs="Times New Roman"/>
          <w:sz w:val="24"/>
          <w:szCs w:val="24"/>
        </w:rPr>
        <w:fldChar w:fldCharType="separate"/>
      </w:r>
      <w:r w:rsidR="00222307" w:rsidRPr="00AD0CC1">
        <w:rPr>
          <w:rFonts w:ascii="Times New Roman" w:hAnsi="Times New Roman" w:cs="Times New Roman"/>
          <w:sz w:val="24"/>
        </w:rPr>
        <w:t>Caccamise &amp; Morrison (1986)</w:t>
      </w:r>
      <w:r w:rsidR="00222307" w:rsidRPr="00AD0CC1">
        <w:rPr>
          <w:rFonts w:ascii="Times New Roman" w:eastAsia="Times New Roman" w:hAnsi="Times New Roman" w:cs="Times New Roman"/>
          <w:sz w:val="24"/>
          <w:szCs w:val="24"/>
        </w:rPr>
        <w:fldChar w:fldCharType="end"/>
      </w:r>
      <w:r w:rsidR="00222307" w:rsidRPr="00AD0CC1">
        <w:rPr>
          <w:rFonts w:ascii="Times New Roman" w:eastAsia="Times New Roman" w:hAnsi="Times New Roman" w:cs="Times New Roman"/>
          <w:sz w:val="24"/>
          <w:szCs w:val="24"/>
        </w:rPr>
        <w:t xml:space="preserve"> showed that </w:t>
      </w:r>
      <w:r w:rsidR="00932942" w:rsidRPr="00AD0CC1">
        <w:rPr>
          <w:rFonts w:ascii="Times New Roman" w:eastAsia="Times New Roman" w:hAnsi="Times New Roman" w:cs="Times New Roman"/>
          <w:sz w:val="24"/>
          <w:szCs w:val="24"/>
        </w:rPr>
        <w:t>some</w:t>
      </w:r>
      <w:r w:rsidR="00222307" w:rsidRPr="00AD0CC1">
        <w:rPr>
          <w:rFonts w:ascii="Times New Roman" w:eastAsia="Times New Roman" w:hAnsi="Times New Roman" w:cs="Times New Roman"/>
          <w:sz w:val="24"/>
          <w:szCs w:val="24"/>
        </w:rPr>
        <w:t xml:space="preserve"> </w:t>
      </w:r>
      <w:r w:rsidR="00932942" w:rsidRPr="00AD0CC1">
        <w:rPr>
          <w:rFonts w:ascii="Times New Roman" w:eastAsia="Times New Roman" w:hAnsi="Times New Roman" w:cs="Times New Roman"/>
          <w:sz w:val="24"/>
          <w:szCs w:val="24"/>
        </w:rPr>
        <w:t xml:space="preserve">individuals of </w:t>
      </w:r>
      <w:r w:rsidR="00222307" w:rsidRPr="00AD0CC1">
        <w:rPr>
          <w:rFonts w:ascii="Times New Roman" w:eastAsia="Times New Roman" w:hAnsi="Times New Roman" w:cs="Times New Roman"/>
          <w:sz w:val="24"/>
          <w:szCs w:val="24"/>
        </w:rPr>
        <w:t xml:space="preserve">European Starlings </w:t>
      </w:r>
      <w:r w:rsidR="00932942" w:rsidRPr="00AD0CC1">
        <w:rPr>
          <w:rFonts w:ascii="Times New Roman" w:eastAsia="Times New Roman" w:hAnsi="Times New Roman" w:cs="Times New Roman"/>
          <w:sz w:val="24"/>
          <w:szCs w:val="24"/>
        </w:rPr>
        <w:t> (</w:t>
      </w:r>
      <w:r w:rsidR="00932942" w:rsidRPr="00AD0CC1">
        <w:rPr>
          <w:rFonts w:ascii="Times New Roman" w:eastAsia="Times New Roman" w:hAnsi="Times New Roman" w:cs="Times New Roman"/>
          <w:i/>
          <w:iCs/>
          <w:sz w:val="24"/>
          <w:szCs w:val="24"/>
        </w:rPr>
        <w:t>Sturnus vulgaris</w:t>
      </w:r>
      <w:r w:rsidR="00932942" w:rsidRPr="00AD0CC1">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showed high fidelity for their roost sites whereas other</w:t>
      </w:r>
      <w:r w:rsidR="00932942" w:rsidRPr="00AD0CC1">
        <w:rPr>
          <w:rFonts w:ascii="Times New Roman" w:eastAsia="Times New Roman" w:hAnsi="Times New Roman" w:cs="Times New Roman"/>
          <w:sz w:val="24"/>
          <w:szCs w:val="24"/>
        </w:rPr>
        <w:t>s shifted between</w:t>
      </w:r>
      <w:r w:rsidR="003A1F04" w:rsidRPr="00AD0CC1">
        <w:rPr>
          <w:rFonts w:ascii="Times New Roman" w:eastAsia="Times New Roman" w:hAnsi="Times New Roman" w:cs="Times New Roman"/>
          <w:sz w:val="24"/>
          <w:szCs w:val="24"/>
        </w:rPr>
        <w:t xml:space="preserve"> a major and a minor</w:t>
      </w:r>
      <w:r w:rsidR="00932942" w:rsidRPr="00AD0CC1">
        <w:rPr>
          <w:rFonts w:ascii="Times New Roman" w:eastAsia="Times New Roman" w:hAnsi="Times New Roman" w:cs="Times New Roman"/>
          <w:sz w:val="24"/>
          <w:szCs w:val="24"/>
        </w:rPr>
        <w:t xml:space="preserve"> roost.</w:t>
      </w:r>
      <w:r w:rsidR="003A1F04" w:rsidRPr="00AD0CC1">
        <w:rPr>
          <w:rFonts w:ascii="Times New Roman" w:eastAsia="Times New Roman" w:hAnsi="Times New Roman" w:cs="Times New Roman"/>
          <w:sz w:val="24"/>
          <w:szCs w:val="24"/>
        </w:rPr>
        <w:t xml:space="preserve"> What constitutes a roost is also variable. Some species roost on one or a </w:t>
      </w:r>
      <w:r w:rsidR="008F669B" w:rsidRPr="00AD0CC1">
        <w:rPr>
          <w:rFonts w:ascii="Times New Roman" w:eastAsia="Times New Roman" w:hAnsi="Times New Roman" w:cs="Times New Roman"/>
          <w:sz w:val="24"/>
          <w:szCs w:val="24"/>
        </w:rPr>
        <w:t xml:space="preserve">patch of </w:t>
      </w:r>
      <w:r w:rsidR="003A1F04" w:rsidRPr="00AD0CC1">
        <w:rPr>
          <w:rFonts w:ascii="Times New Roman" w:eastAsia="Times New Roman" w:hAnsi="Times New Roman" w:cs="Times New Roman"/>
          <w:sz w:val="24"/>
          <w:szCs w:val="24"/>
        </w:rPr>
        <w:t>trees close to each other</w:t>
      </w:r>
      <w:r w:rsidR="008F669B" w:rsidRPr="00AD0CC1">
        <w:rPr>
          <w:rFonts w:ascii="Times New Roman" w:eastAsia="Times New Roman" w:hAnsi="Times New Roman" w:cs="Times New Roman"/>
          <w:sz w:val="24"/>
          <w:szCs w:val="24"/>
        </w:rPr>
        <w:t xml:space="preserve">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{"citationID":"0O0Al5H3","properties":{"formattedCitation":"(Seixas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(Seixas &amp; Mourão, 2018)</w:t>
      </w:r>
      <w:r w:rsidR="008F669B"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xml:space="preserve">, others roost along cliffsides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{"citationID":"fOxIW1rE","properties":{"formattedCitation":"(Don\\uc0\\u225{}zar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(Donázar &amp; Feijóo, 2002)</w:t>
      </w:r>
      <w:r w:rsidR="008F669B"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and in some cases even in human structures</w:t>
      </w:r>
      <w:r w:rsidR="00C03927" w:rsidRPr="00AD0CC1">
        <w:rPr>
          <w:rFonts w:ascii="Times New Roman" w:eastAsia="Times New Roman" w:hAnsi="Times New Roman" w:cs="Times New Roman"/>
          <w:sz w:val="24"/>
          <w:szCs w:val="24"/>
        </w:rPr>
        <w:t xml:space="preserve"> </w:t>
      </w:r>
      <w:r w:rsidR="00C0392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{"citationID":"ItIfPtBa","properties":{"formattedCitation":"(Novaes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00C03927" w:rsidRPr="00AD0CC1">
        <w:rPr>
          <w:rFonts w:ascii="Times New Roman" w:eastAsia="Times New Roman" w:hAnsi="Times New Roman" w:cs="Times New Roman"/>
          <w:sz w:val="24"/>
          <w:szCs w:val="24"/>
        </w:rPr>
        <w:fldChar w:fldCharType="separate"/>
      </w:r>
      <w:r w:rsidR="00C03927" w:rsidRPr="00AD0CC1">
        <w:rPr>
          <w:rFonts w:ascii="Times New Roman" w:hAnsi="Times New Roman" w:cs="Times New Roman"/>
          <w:sz w:val="24"/>
        </w:rPr>
        <w:t>(Novaes &amp; Cintra, 2013)</w:t>
      </w:r>
      <w:r w:rsidR="00C03927"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xml:space="preserve">. </w:t>
      </w:r>
      <w:r w:rsidR="000E38A2" w:rsidRPr="00AD0CC1">
        <w:rPr>
          <w:rFonts w:ascii="Times New Roman" w:eastAsia="Times New Roman" w:hAnsi="Times New Roman" w:cs="Times New Roman"/>
          <w:sz w:val="24"/>
          <w:szCs w:val="24"/>
        </w:rPr>
        <w:t>Similarly, sizes also vary. For instance, a</w:t>
      </w:r>
      <w:r w:rsidR="003A1F04" w:rsidRPr="00AD0CC1">
        <w:rPr>
          <w:rFonts w:ascii="Times New Roman" w:eastAsia="Times New Roman" w:hAnsi="Times New Roman" w:cs="Times New Roman"/>
          <w:sz w:val="24"/>
          <w:szCs w:val="24"/>
        </w:rPr>
        <w:t xml:space="preserve"> study done in Snow Geese (</w:t>
      </w:r>
      <w:r w:rsidR="003A1F04" w:rsidRPr="00AD0CC1">
        <w:rPr>
          <w:rFonts w:ascii="Times New Roman" w:eastAsia="Times New Roman" w:hAnsi="Times New Roman" w:cs="Times New Roman"/>
          <w:i/>
          <w:iCs/>
          <w:sz w:val="24"/>
          <w:szCs w:val="24"/>
        </w:rPr>
        <w:t>Chen caerulescens</w:t>
      </w:r>
      <w:r w:rsidR="003A1F04" w:rsidRPr="00AD0CC1">
        <w:rPr>
          <w:rFonts w:ascii="Times New Roman" w:eastAsia="Times New Roman" w:hAnsi="Times New Roman" w:cs="Times New Roman"/>
          <w:sz w:val="24"/>
          <w:szCs w:val="24"/>
        </w:rPr>
        <w:t xml:space="preserve">) considered a communal roost </w:t>
      </w:r>
      <w:r w:rsidR="003A1F04" w:rsidRPr="00AD0CC1">
        <w:rPr>
          <w:rFonts w:ascii="Times New Roman" w:eastAsia="Times New Roman" w:hAnsi="Times New Roman" w:cs="Times New Roman"/>
          <w:sz w:val="24"/>
          <w:szCs w:val="24"/>
        </w:rPr>
        <w:lastRenderedPageBreak/>
        <w:t>of a size of 5km</w:t>
      </w:r>
      <w:r w:rsidR="003A1F04" w:rsidRPr="00ED21DA">
        <w:rPr>
          <w:rFonts w:ascii="Times New Roman" w:eastAsia="Times New Roman" w:hAnsi="Times New Roman" w:cs="Times New Roman"/>
          <w:sz w:val="24"/>
          <w:szCs w:val="24"/>
          <w:vertAlign w:val="superscript"/>
        </w:rPr>
        <w:t>2</w:t>
      </w:r>
      <w:r w:rsidR="003A1F04" w:rsidRPr="00AD0CC1">
        <w:rPr>
          <w:rFonts w:ascii="Times New Roman" w:eastAsia="Times New Roman" w:hAnsi="Times New Roman" w:cs="Times New Roman"/>
          <w:sz w:val="24"/>
          <w:szCs w:val="24"/>
        </w:rPr>
        <w:t xml:space="preserve"> </w:t>
      </w:r>
      <w:r w:rsidR="003A1F04" w:rsidRPr="00AD0CC1">
        <w:rPr>
          <w:rFonts w:ascii="Times New Roman" w:eastAsia="Times New Roman" w:hAnsi="Times New Roman" w:cs="Times New Roman"/>
          <w:sz w:val="24"/>
          <w:szCs w:val="24"/>
        </w:rPr>
        <w:fldChar w:fldCharType="begin"/>
      </w:r>
      <w:r w:rsidR="003A1F04" w:rsidRPr="00AD0CC1">
        <w:rPr>
          <w:rFonts w:ascii="Times New Roman" w:eastAsia="Times New Roman" w:hAnsi="Times New Roman" w:cs="Times New Roman"/>
          <w:sz w:val="24"/>
          <w:szCs w:val="24"/>
        </w:rPr>
        <w:instrText xml:space="preserve"> ADDIN ZOTERO_ITEM CSL_CITATION {"citationID":"WU36f6Oe","properties":{"formattedCitation":"(B\\uc0\\u233{}chet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003A1F04" w:rsidRPr="00AD0CC1">
        <w:rPr>
          <w:rFonts w:ascii="Times New Roman" w:eastAsia="Times New Roman" w:hAnsi="Times New Roman" w:cs="Times New Roman"/>
          <w:sz w:val="24"/>
          <w:szCs w:val="24"/>
        </w:rPr>
        <w:fldChar w:fldCharType="separate"/>
      </w:r>
      <w:r w:rsidR="003A1F04" w:rsidRPr="00AD0CC1">
        <w:rPr>
          <w:rFonts w:ascii="Times New Roman" w:hAnsi="Times New Roman" w:cs="Times New Roman"/>
          <w:sz w:val="24"/>
        </w:rPr>
        <w:t>(Béchet et al., 2010)</w:t>
      </w:r>
      <w:r w:rsidR="003A1F04" w:rsidRPr="00AD0CC1">
        <w:rPr>
          <w:rFonts w:ascii="Times New Roman" w:eastAsia="Times New Roman" w:hAnsi="Times New Roman" w:cs="Times New Roman"/>
          <w:sz w:val="24"/>
          <w:szCs w:val="24"/>
        </w:rPr>
        <w:fldChar w:fldCharType="end"/>
      </w:r>
      <w:r w:rsidR="007B29E4" w:rsidRPr="00AD0CC1">
        <w:rPr>
          <w:rFonts w:ascii="Times New Roman" w:eastAsia="Times New Roman" w:hAnsi="Times New Roman" w:cs="Times New Roman"/>
          <w:sz w:val="24"/>
          <w:szCs w:val="24"/>
        </w:rPr>
        <w:t xml:space="preserve">. </w:t>
      </w:r>
      <w:r w:rsidR="00A0162B">
        <w:rPr>
          <w:rFonts w:ascii="Times New Roman" w:eastAsia="Times New Roman" w:hAnsi="Times New Roman" w:cs="Times New Roman"/>
          <w:sz w:val="24"/>
          <w:szCs w:val="24"/>
        </w:rPr>
        <w:t>F</w:t>
      </w:r>
      <w:r w:rsidR="00A0162B" w:rsidRPr="00AD0CC1">
        <w:rPr>
          <w:rFonts w:ascii="Times New Roman" w:eastAsia="Times New Roman" w:hAnsi="Times New Roman" w:cs="Times New Roman"/>
          <w:sz w:val="24"/>
          <w:szCs w:val="24"/>
        </w:rPr>
        <w:t>or the purpose of this researc</w:t>
      </w:r>
      <w:r w:rsidR="00A0162B">
        <w:rPr>
          <w:rFonts w:ascii="Times New Roman" w:eastAsia="Times New Roman" w:hAnsi="Times New Roman" w:cs="Times New Roman"/>
          <w:sz w:val="24"/>
          <w:szCs w:val="24"/>
        </w:rPr>
        <w:t>h, b</w:t>
      </w:r>
      <w:r w:rsidR="007B29E4" w:rsidRPr="00AD0CC1">
        <w:rPr>
          <w:rFonts w:ascii="Times New Roman" w:eastAsia="Times New Roman" w:hAnsi="Times New Roman" w:cs="Times New Roman"/>
          <w:sz w:val="24"/>
          <w:szCs w:val="24"/>
        </w:rPr>
        <w:t xml:space="preserve">ecause I am not collecting behavioural data myself but instead relying on secondary data, I will use communal roosting as </w:t>
      </w:r>
      <w:r w:rsidR="00A0162B">
        <w:rPr>
          <w:rFonts w:ascii="Times New Roman" w:eastAsia="Times New Roman" w:hAnsi="Times New Roman" w:cs="Times New Roman"/>
          <w:sz w:val="24"/>
          <w:szCs w:val="24"/>
        </w:rPr>
        <w:t xml:space="preserve">referred by the authors in the literature, which frequently refers to </w:t>
      </w:r>
      <w:r w:rsidR="007B29E4" w:rsidRPr="00AD0CC1">
        <w:rPr>
          <w:rFonts w:ascii="Times New Roman" w:eastAsia="Times New Roman" w:hAnsi="Times New Roman" w:cs="Times New Roman"/>
          <w:sz w:val="24"/>
          <w:szCs w:val="24"/>
        </w:rPr>
        <w:t>aggregations of 10 or more individuals</w:t>
      </w:r>
      <w:r w:rsidR="00A0162B">
        <w:rPr>
          <w:rFonts w:ascii="Times New Roman" w:eastAsia="Times New Roman" w:hAnsi="Times New Roman" w:cs="Times New Roman"/>
          <w:sz w:val="24"/>
          <w:szCs w:val="24"/>
        </w:rPr>
        <w:t>.</w:t>
      </w:r>
    </w:p>
    <w:p w14:paraId="34086240" w14:textId="7A46398D" w:rsidR="0074215C" w:rsidRPr="00AD0CC1" w:rsidRDefault="0074215C" w:rsidP="008239B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 frequency and diverse range of species in which communal roosting occurs suggest that it has evolved independently on numerous occasions, and that there should be an underlying mechanism that support(s) the evolution this seemingly paradoxical behaviour (see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Waser1981)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E469D8"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At a first glance, t</w:t>
      </w:r>
      <w:commentRangeStart w:id="20"/>
      <w:r w:rsidR="00D065E0" w:rsidRPr="00AD0CC1">
        <w:rPr>
          <w:rFonts w:ascii="Times New Roman" w:eastAsia="Times New Roman" w:hAnsi="Times New Roman" w:cs="Times New Roman"/>
          <w:sz w:val="24"/>
          <w:szCs w:val="24"/>
        </w:rPr>
        <w:t>he prevalence of this behaviour may appear striking given the apparent little benefits of sharing space and resources with individuals that in many cases</w:t>
      </w:r>
      <w:r w:rsidR="00E469D8" w:rsidRPr="00AD0CC1">
        <w:rPr>
          <w:rFonts w:ascii="Times New Roman" w:eastAsia="Times New Roman" w:hAnsi="Times New Roman" w:cs="Times New Roman"/>
          <w:sz w:val="24"/>
          <w:szCs w:val="24"/>
        </w:rPr>
        <w:t xml:space="preserve"> – unlike colonial seabirds-</w:t>
      </w:r>
      <w:r w:rsidR="00D065E0" w:rsidRPr="00AD0CC1">
        <w:rPr>
          <w:rFonts w:ascii="Times New Roman" w:eastAsia="Times New Roman" w:hAnsi="Times New Roman" w:cs="Times New Roman"/>
          <w:sz w:val="24"/>
          <w:szCs w:val="24"/>
        </w:rPr>
        <w:t xml:space="preserve"> are not family.</w:t>
      </w:r>
      <w:commentRangeEnd w:id="20"/>
      <w:r w:rsidR="00D065E0" w:rsidRPr="00AD0CC1">
        <w:rPr>
          <w:rStyle w:val="CommentReference"/>
          <w:rFonts w:ascii="Times New Roman" w:hAnsi="Times New Roman" w:cs="Times New Roman"/>
        </w:rPr>
        <w:commentReference w:id="20"/>
      </w:r>
      <w:r w:rsidR="00D065E0" w:rsidRPr="00AD0CC1">
        <w:rPr>
          <w:rFonts w:ascii="Times New Roman" w:eastAsia="Times New Roman" w:hAnsi="Times New Roman" w:cs="Times New Roman"/>
          <w:sz w:val="24"/>
          <w:szCs w:val="24"/>
        </w:rPr>
        <w:t xml:space="preserve"> Yet, as discussed above, there clear examples of how sociality</w:t>
      </w:r>
      <w:r w:rsidR="00E469D8" w:rsidRPr="00AD0CC1">
        <w:rPr>
          <w:rFonts w:ascii="Times New Roman" w:eastAsia="Times New Roman" w:hAnsi="Times New Roman" w:cs="Times New Roman"/>
          <w:sz w:val="24"/>
          <w:szCs w:val="24"/>
        </w:rPr>
        <w:t xml:space="preserve"> -through information transfer- </w:t>
      </w:r>
      <w:r w:rsidR="00D065E0" w:rsidRPr="00AD0CC1">
        <w:rPr>
          <w:rFonts w:ascii="Times New Roman" w:eastAsia="Times New Roman" w:hAnsi="Times New Roman" w:cs="Times New Roman"/>
          <w:sz w:val="24"/>
          <w:szCs w:val="24"/>
        </w:rPr>
        <w:t xml:space="preserve">benefits individuals in a group when acting cohesively. </w:t>
      </w:r>
      <w:r w:rsidR="00664B3B" w:rsidRPr="00AD0CC1">
        <w:rPr>
          <w:rFonts w:ascii="Times New Roman" w:eastAsia="Times New Roman" w:hAnsi="Times New Roman" w:cs="Times New Roman"/>
          <w:sz w:val="24"/>
          <w:szCs w:val="24"/>
        </w:rPr>
        <w:t xml:space="preserve">A question is raised: </w:t>
      </w:r>
      <w:r w:rsidR="00E469D8" w:rsidRPr="00AD0CC1">
        <w:rPr>
          <w:rFonts w:ascii="Times New Roman" w:eastAsia="Times New Roman" w:hAnsi="Times New Roman" w:cs="Times New Roman"/>
          <w:sz w:val="24"/>
          <w:szCs w:val="24"/>
        </w:rPr>
        <w:t>what are the benefits of CR?</w:t>
      </w:r>
    </w:p>
    <w:p w14:paraId="6440A227" w14:textId="58392C7E" w:rsidR="00E469D8" w:rsidRPr="00AD0CC1" w:rsidRDefault="006B4449" w:rsidP="00ED21DA">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1"/>
      <w:r w:rsidR="00046C1B"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commentRangeStart w:id="22"/>
      <w:r w:rsidR="00046C1B" w:rsidRPr="00AD0CC1">
        <w:rPr>
          <w:rFonts w:ascii="Times New Roman" w:hAnsi="Times New Roman" w:cs="Times New Roman"/>
          <w:sz w:val="24"/>
          <w:szCs w:val="24"/>
        </w:rPr>
        <w:fldChar w:fldCharType="begin"/>
      </w:r>
      <w:r w:rsidR="00046C1B" w:rsidRPr="00AD0CC1">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046C1B" w:rsidRPr="00AD0CC1">
        <w:rPr>
          <w:rFonts w:ascii="Times New Roman" w:hAnsi="Times New Roman" w:cs="Times New Roman"/>
          <w:sz w:val="24"/>
          <w:szCs w:val="24"/>
        </w:rPr>
        <w:fldChar w:fldCharType="separate"/>
      </w:r>
      <w:r w:rsidR="00046C1B" w:rsidRPr="00AD0CC1">
        <w:rPr>
          <w:rFonts w:ascii="Times New Roman" w:hAnsi="Times New Roman" w:cs="Times New Roman"/>
          <w:sz w:val="24"/>
        </w:rPr>
        <w:t>(Farquhar et al., 2018; Gilbert et al., 2010, Chaplin, 1982)</w:t>
      </w:r>
      <w:r w:rsidR="00046C1B" w:rsidRPr="00AD0CC1">
        <w:rPr>
          <w:rFonts w:ascii="Times New Roman" w:hAnsi="Times New Roman" w:cs="Times New Roman"/>
          <w:sz w:val="24"/>
          <w:szCs w:val="24"/>
        </w:rPr>
        <w:fldChar w:fldCharType="end"/>
      </w:r>
      <w:commentRangeEnd w:id="22"/>
      <w:r w:rsidR="00AD0CC1" w:rsidRPr="00AD0CC1">
        <w:rPr>
          <w:rStyle w:val="CommentReference"/>
        </w:rPr>
        <w:commentReference w:id="22"/>
      </w:r>
      <w:r w:rsidR="00046C1B" w:rsidRPr="00AD0CC1">
        <w:rPr>
          <w:rFonts w:ascii="Times New Roman" w:hAnsi="Times New Roman" w:cs="Times New Roman"/>
          <w:sz w:val="24"/>
          <w:szCs w:val="24"/>
        </w:rPr>
        <w:t xml:space="preserve">. </w:t>
      </w:r>
      <w:commentRangeEnd w:id="21"/>
      <w:r w:rsidR="008402A9" w:rsidRPr="00AD0CC1">
        <w:rPr>
          <w:rStyle w:val="CommentReference"/>
        </w:rPr>
        <w:commentReference w:id="21"/>
      </w:r>
      <w:r w:rsidRPr="006B4449">
        <w:rPr>
          <w:rFonts w:ascii="Times New Roman" w:hAnsi="Times New Roman" w:cs="Times New Roman"/>
          <w:sz w:val="24"/>
          <w:szCs w:val="24"/>
        </w:rPr>
        <w:t xml:space="preserve"> </w:t>
      </w:r>
      <w:r>
        <w:rPr>
          <w:rFonts w:ascii="Times New Roman" w:hAnsi="Times New Roman" w:cs="Times New Roman"/>
          <w:sz w:val="24"/>
          <w:szCs w:val="24"/>
        </w:rPr>
        <w:t xml:space="preserve">For instance, a classic study on Common Bushtits </w:t>
      </w:r>
      <w:r w:rsidR="00A0162B">
        <w:rPr>
          <w:rFonts w:ascii="Times New Roman" w:hAnsi="Times New Roman" w:cs="Times New Roman"/>
          <w:sz w:val="24"/>
          <w:szCs w:val="24"/>
        </w:rPr>
        <w:t>(</w:t>
      </w:r>
      <w:proofErr w:type="spellStart"/>
      <w:r w:rsidR="00A0162B" w:rsidRPr="00ED21DA">
        <w:rPr>
          <w:rFonts w:ascii="Times New Roman" w:hAnsi="Times New Roman" w:cs="Times New Roman"/>
          <w:i/>
          <w:iCs/>
          <w:sz w:val="24"/>
          <w:szCs w:val="24"/>
        </w:rPr>
        <w:t>Psaltriparus</w:t>
      </w:r>
      <w:proofErr w:type="spellEnd"/>
      <w:r w:rsidR="00A0162B" w:rsidRPr="00ED21DA">
        <w:rPr>
          <w:rFonts w:ascii="Times New Roman" w:hAnsi="Times New Roman" w:cs="Times New Roman"/>
          <w:i/>
          <w:iCs/>
          <w:sz w:val="24"/>
          <w:szCs w:val="24"/>
        </w:rPr>
        <w:t xml:space="preserve"> </w:t>
      </w:r>
      <w:proofErr w:type="spellStart"/>
      <w:r w:rsidR="00A0162B" w:rsidRPr="00ED21DA">
        <w:rPr>
          <w:rFonts w:ascii="Times New Roman" w:hAnsi="Times New Roman" w:cs="Times New Roman"/>
          <w:i/>
          <w:iCs/>
          <w:sz w:val="24"/>
          <w:szCs w:val="24"/>
        </w:rPr>
        <w:t>minimus</w:t>
      </w:r>
      <w:proofErr w:type="spellEnd"/>
      <w:r w:rsidR="00A0162B" w:rsidRPr="00A0162B">
        <w:rPr>
          <w:rFonts w:ascii="Times New Roman" w:hAnsi="Times New Roman" w:cs="Times New Roman"/>
          <w:sz w:val="24"/>
          <w:szCs w:val="24"/>
        </w:rPr>
        <w:t xml:space="preserve">) </w:t>
      </w:r>
      <w:r>
        <w:rPr>
          <w:rFonts w:ascii="Times New Roman" w:hAnsi="Times New Roman" w:cs="Times New Roman"/>
          <w:sz w:val="24"/>
          <w:szCs w:val="24"/>
        </w:rPr>
        <w:t>showed that with colder temperatures, individuals tend to gather together with and reduce their metabolism, which is associated to energy conservation</w:t>
      </w:r>
      <w:r w:rsidR="00E0081C">
        <w:rPr>
          <w:rFonts w:ascii="Times New Roman" w:hAnsi="Times New Roman" w:cs="Times New Roman"/>
          <w:sz w:val="24"/>
          <w:szCs w:val="24"/>
        </w:rPr>
        <w:t xml:space="preserve"> (Chaplin, 1982)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{"citationID":"7RzffTMB","properties":{"formattedCitation":"(Gilbert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provide a comprehensive summary on the energetic benefits of huddling</w:t>
      </w:r>
      <w:r w:rsidR="00A0162B">
        <w:rPr>
          <w:rFonts w:ascii="Times New Roman" w:hAnsi="Times New Roman" w:cs="Times New Roman"/>
          <w:sz w:val="24"/>
          <w:szCs w:val="24"/>
        </w:rPr>
        <w:t xml:space="preserve"> (or communal roosting)</w:t>
      </w:r>
      <w:r>
        <w:rPr>
          <w:rFonts w:ascii="Times New Roman" w:hAnsi="Times New Roman" w:cs="Times New Roman"/>
          <w:sz w:val="24"/>
          <w:szCs w:val="24"/>
        </w:rPr>
        <w:t>, with concrete examples from the literature. While there might be energetic benefits of huddling in a roost site, the evidence is inconclusive.</w:t>
      </w:r>
      <w:r w:rsidR="00E0081C">
        <w:rPr>
          <w:rFonts w:ascii="Times New Roman" w:hAnsi="Times New Roman" w:cs="Times New Roman"/>
          <w:sz w:val="24"/>
          <w:szCs w:val="24"/>
        </w:rPr>
        <w:t xml:space="preserve"> </w:t>
      </w:r>
      <w:r w:rsidR="00E0081C" w:rsidRPr="00374E41">
        <w:rPr>
          <w:rFonts w:ascii="Times New Roman" w:hAnsi="Times New Roman" w:cs="Times New Roman"/>
          <w:sz w:val="24"/>
          <w:szCs w:val="24"/>
        </w:rPr>
        <w:t xml:space="preserve">In fact, one study </w:t>
      </w:r>
      <w:r w:rsidR="00E0081C">
        <w:rPr>
          <w:rFonts w:ascii="Times New Roman" w:hAnsi="Times New Roman" w:cs="Times New Roman"/>
          <w:sz w:val="24"/>
          <w:szCs w:val="24"/>
        </w:rPr>
        <w:t>done with Chimney Swifts (</w:t>
      </w:r>
      <w:r w:rsidR="00E0081C" w:rsidRPr="00374E41">
        <w:rPr>
          <w:rFonts w:ascii="Times New Roman" w:hAnsi="Times New Roman" w:cs="Times New Roman"/>
          <w:i/>
          <w:iCs/>
          <w:sz w:val="24"/>
          <w:szCs w:val="24"/>
        </w:rPr>
        <w:t xml:space="preserve">Chaetura </w:t>
      </w:r>
      <w:proofErr w:type="spellStart"/>
      <w:r w:rsidR="00E0081C" w:rsidRPr="00374E41">
        <w:rPr>
          <w:rFonts w:ascii="Times New Roman" w:hAnsi="Times New Roman" w:cs="Times New Roman"/>
          <w:i/>
          <w:iCs/>
          <w:sz w:val="24"/>
          <w:szCs w:val="24"/>
        </w:rPr>
        <w:t>pelagica</w:t>
      </w:r>
      <w:proofErr w:type="spellEnd"/>
      <w:r w:rsidR="00E0081C">
        <w:rPr>
          <w:rFonts w:ascii="Times New Roman" w:hAnsi="Times New Roman" w:cs="Times New Roman"/>
          <w:sz w:val="24"/>
          <w:szCs w:val="24"/>
        </w:rPr>
        <w:t xml:space="preserve">) found the opposite pattern – high ambient temperatures seemed to intensify huddling </w:t>
      </w:r>
      <w:r w:rsidR="00E0081C">
        <w:rPr>
          <w:rFonts w:ascii="Times New Roman" w:hAnsi="Times New Roman" w:cs="Times New Roman"/>
          <w:sz w:val="24"/>
          <w:szCs w:val="24"/>
        </w:rPr>
        <w:fldChar w:fldCharType="begin"/>
      </w:r>
      <w:r w:rsidR="00E0081C">
        <w:rPr>
          <w:rFonts w:ascii="Times New Roman" w:hAnsi="Times New Roman" w:cs="Times New Roman"/>
          <w:sz w:val="24"/>
          <w:szCs w:val="24"/>
        </w:rPr>
        <w:instrText xml:space="preserve"> ADDIN ZOTERO_ITEM CSL_CITATION {"citationID":"EEfwLdwd","properties":{"formattedCitation":"(Farquhar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00E0081C">
        <w:rPr>
          <w:rFonts w:ascii="Times New Roman" w:hAnsi="Times New Roman" w:cs="Times New Roman"/>
          <w:sz w:val="24"/>
          <w:szCs w:val="24"/>
        </w:rPr>
        <w:fldChar w:fldCharType="separate"/>
      </w:r>
      <w:r w:rsidR="00E0081C" w:rsidRPr="00AD0CC1">
        <w:rPr>
          <w:rFonts w:ascii="Times New Roman" w:hAnsi="Times New Roman" w:cs="Times New Roman"/>
          <w:sz w:val="24"/>
        </w:rPr>
        <w:t>(Farquhar et al., 2018)</w:t>
      </w:r>
      <w:r w:rsidR="00E0081C">
        <w:rPr>
          <w:rFonts w:ascii="Times New Roman" w:hAnsi="Times New Roman" w:cs="Times New Roman"/>
          <w:sz w:val="24"/>
          <w:szCs w:val="24"/>
        </w:rPr>
        <w:fldChar w:fldCharType="end"/>
      </w:r>
      <w:r w:rsidR="00E0081C">
        <w:rPr>
          <w:rFonts w:ascii="Times New Roman" w:hAnsi="Times New Roman" w:cs="Times New Roman"/>
          <w:sz w:val="24"/>
          <w:szCs w:val="24"/>
        </w:rPr>
        <w:t xml:space="preserve">, which they argued could be a consequence of a reduction of insect abundance (correlated with high temperatures). Other studies have even </w:t>
      </w:r>
      <w:r w:rsidR="00E0081C" w:rsidRPr="00AD0CC1">
        <w:rPr>
          <w:rFonts w:ascii="Times New Roman" w:hAnsi="Times New Roman" w:cs="Times New Roman"/>
          <w:sz w:val="24"/>
          <w:szCs w:val="24"/>
        </w:rPr>
        <w:t xml:space="preserve">observed </w:t>
      </w:r>
      <w:r w:rsidR="00E0081C">
        <w:rPr>
          <w:rFonts w:ascii="Times New Roman" w:hAnsi="Times New Roman" w:cs="Times New Roman"/>
          <w:sz w:val="24"/>
          <w:szCs w:val="24"/>
        </w:rPr>
        <w:t xml:space="preserve">that communal roosting implied </w:t>
      </w:r>
      <w:r w:rsidR="00E0081C" w:rsidRPr="00AD0CC1">
        <w:rPr>
          <w:rFonts w:ascii="Times New Roman" w:hAnsi="Times New Roman" w:cs="Times New Roman"/>
          <w:sz w:val="24"/>
          <w:szCs w:val="24"/>
        </w:rPr>
        <w:t xml:space="preserve">traveling far to communal roosts </w:t>
      </w:r>
      <w:r w:rsidR="0055566F">
        <w:rPr>
          <w:rFonts w:ascii="Times New Roman" w:hAnsi="Times New Roman" w:cs="Times New Roman"/>
          <w:sz w:val="24"/>
          <w:szCs w:val="24"/>
        </w:rPr>
        <w:t xml:space="preserve">instead of roosting locally, </w:t>
      </w:r>
      <w:r w:rsidR="00E0081C" w:rsidRPr="00AD0CC1">
        <w:rPr>
          <w:rFonts w:ascii="Times New Roman" w:hAnsi="Times New Roman" w:cs="Times New Roman"/>
          <w:sz w:val="24"/>
          <w:szCs w:val="24"/>
        </w:rPr>
        <w:t xml:space="preserve">which uses more energy than that gained from possible thermoregulation </w:t>
      </w:r>
      <w:r w:rsidR="00E0081C" w:rsidRPr="00AD0CC1">
        <w:rPr>
          <w:rFonts w:ascii="Times New Roman" w:hAnsi="Times New Roman" w:cs="Times New Roman"/>
          <w:sz w:val="24"/>
          <w:szCs w:val="24"/>
        </w:rPr>
        <w:fldChar w:fldCharType="begin"/>
      </w:r>
      <w:r w:rsidR="00E0081C" w:rsidRPr="00AD0CC1">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E0081C" w:rsidRPr="00AD0CC1">
        <w:rPr>
          <w:rFonts w:ascii="Times New Roman" w:hAnsi="Times New Roman" w:cs="Times New Roman"/>
          <w:sz w:val="24"/>
          <w:szCs w:val="24"/>
        </w:rPr>
        <w:fldChar w:fldCharType="separate"/>
      </w:r>
      <w:r w:rsidR="00E0081C" w:rsidRPr="00AD0CC1">
        <w:rPr>
          <w:rFonts w:ascii="Times New Roman" w:hAnsi="Times New Roman" w:cs="Times New Roman"/>
          <w:sz w:val="24"/>
        </w:rPr>
        <w:t>(Beauchamp, 1999; Gyllin et al., 1977)</w:t>
      </w:r>
      <w:r w:rsidR="00E0081C" w:rsidRPr="00AD0CC1">
        <w:rPr>
          <w:rFonts w:ascii="Times New Roman" w:hAnsi="Times New Roman" w:cs="Times New Roman"/>
          <w:sz w:val="24"/>
          <w:szCs w:val="24"/>
        </w:rPr>
        <w:fldChar w:fldCharType="end"/>
      </w:r>
      <w:r w:rsidR="00E0081C" w:rsidRPr="00AD0CC1">
        <w:rPr>
          <w:rFonts w:ascii="Times New Roman" w:hAnsi="Times New Roman" w:cs="Times New Roman"/>
          <w:sz w:val="24"/>
          <w:szCs w:val="24"/>
        </w:rPr>
        <w:t>.</w:t>
      </w:r>
      <w:r w:rsidR="00E0081C">
        <w:rPr>
          <w:rFonts w:ascii="Times New Roman" w:hAnsi="Times New Roman" w:cs="Times New Roman"/>
          <w:sz w:val="24"/>
          <w:szCs w:val="24"/>
        </w:rPr>
        <w:t xml:space="preserve"> Furthermore, i</w:t>
      </w:r>
      <w:commentRangeStart w:id="23"/>
      <w:r w:rsidR="00046C1B" w:rsidRPr="00AD0CC1">
        <w:rPr>
          <w:rFonts w:ascii="Times New Roman" w:hAnsi="Times New Roman" w:cs="Times New Roman"/>
          <w:sz w:val="24"/>
          <w:szCs w:val="24"/>
        </w:rPr>
        <w:t xml:space="preserve">f thermoregulation was the primary benefit of </w:t>
      </w:r>
      <w:r w:rsidRPr="00AD0CC1">
        <w:rPr>
          <w:rFonts w:ascii="Times New Roman" w:hAnsi="Times New Roman" w:cs="Times New Roman"/>
          <w:sz w:val="24"/>
          <w:szCs w:val="24"/>
        </w:rPr>
        <w:t>CR;</w:t>
      </w:r>
      <w:r w:rsidR="00046C1B" w:rsidRPr="00AD0CC1">
        <w:rPr>
          <w:rFonts w:ascii="Times New Roman" w:hAnsi="Times New Roman" w:cs="Times New Roman"/>
          <w:sz w:val="24"/>
          <w:szCs w:val="24"/>
        </w:rPr>
        <w:t xml:space="preserve"> one would expect it to </w:t>
      </w:r>
      <w:r w:rsidR="00DA5B01" w:rsidRPr="00AD0CC1">
        <w:rPr>
          <w:rFonts w:ascii="Times New Roman" w:hAnsi="Times New Roman" w:cs="Times New Roman"/>
          <w:sz w:val="24"/>
          <w:szCs w:val="24"/>
        </w:rPr>
        <w:t xml:space="preserve">occur </w:t>
      </w:r>
      <w:r w:rsidR="007B29E4" w:rsidRPr="00AD0CC1">
        <w:rPr>
          <w:rFonts w:ascii="Times New Roman" w:hAnsi="Times New Roman" w:cs="Times New Roman"/>
          <w:sz w:val="24"/>
          <w:szCs w:val="24"/>
        </w:rPr>
        <w:t>mostl</w:t>
      </w:r>
      <w:r w:rsidR="00046C1B" w:rsidRPr="00AD0CC1">
        <w:rPr>
          <w:rFonts w:ascii="Times New Roman" w:hAnsi="Times New Roman" w:cs="Times New Roman"/>
          <w:sz w:val="24"/>
          <w:szCs w:val="24"/>
        </w:rPr>
        <w:t>y in areas with cold weather such like higher latitudes.</w:t>
      </w:r>
      <w:r w:rsidR="00E469D8"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t>Nonetheless, s</w:t>
      </w:r>
      <w:r w:rsidR="007B29E4" w:rsidRPr="00AD0CC1">
        <w:rPr>
          <w:rFonts w:ascii="Times New Roman" w:hAnsi="Times New Roman" w:cs="Times New Roman"/>
          <w:sz w:val="24"/>
          <w:szCs w:val="24"/>
        </w:rPr>
        <w:t xml:space="preserve">everal studies demonstrate the use of communal roosts in mild </w:t>
      </w:r>
      <w:r w:rsidR="008762E6" w:rsidRPr="00AD0CC1">
        <w:rPr>
          <w:rFonts w:ascii="Times New Roman" w:hAnsi="Times New Roman" w:cs="Times New Roman"/>
          <w:sz w:val="24"/>
          <w:szCs w:val="24"/>
        </w:rPr>
        <w:fldChar w:fldCharType="begin"/>
      </w:r>
      <w:r w:rsidR="008762E6" w:rsidRPr="00AD0CC1">
        <w:rPr>
          <w:rFonts w:ascii="Times New Roman" w:hAnsi="Times New Roman" w:cs="Times New Roman"/>
          <w:sz w:val="24"/>
          <w:szCs w:val="24"/>
        </w:rPr>
        <w:instrText xml:space="preserve"> ADDIN ZOTERO_ITEM CSL_CITATION {"citationID":"M2CBt0HW","properties":{"formattedCitation":"(Mole\\uc0\\u243{}n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8762E6" w:rsidRPr="00AD0CC1">
        <w:rPr>
          <w:rFonts w:ascii="Times New Roman" w:hAnsi="Times New Roman" w:cs="Times New Roman"/>
          <w:sz w:val="24"/>
          <w:szCs w:val="24"/>
        </w:rPr>
        <w:fldChar w:fldCharType="separate"/>
      </w:r>
      <w:r w:rsidR="008762E6" w:rsidRPr="00AD0CC1">
        <w:rPr>
          <w:rFonts w:ascii="Times New Roman" w:hAnsi="Times New Roman" w:cs="Times New Roman"/>
          <w:sz w:val="24"/>
        </w:rPr>
        <w:t>(Moleón et al., 2011)</w:t>
      </w:r>
      <w:r w:rsidR="008762E6" w:rsidRPr="00AD0CC1">
        <w:rPr>
          <w:rFonts w:ascii="Times New Roman" w:hAnsi="Times New Roman" w:cs="Times New Roman"/>
          <w:sz w:val="24"/>
          <w:szCs w:val="24"/>
        </w:rPr>
        <w:fldChar w:fldCharType="end"/>
      </w:r>
      <w:r w:rsidR="008762E6" w:rsidRPr="00AD0CC1">
        <w:rPr>
          <w:rFonts w:ascii="Times New Roman" w:hAnsi="Times New Roman" w:cs="Times New Roman"/>
          <w:sz w:val="24"/>
          <w:szCs w:val="24"/>
        </w:rPr>
        <w:t xml:space="preserve"> or even warm </w:t>
      </w:r>
      <w:r w:rsidR="007B29E4" w:rsidRPr="00AD0CC1">
        <w:rPr>
          <w:rFonts w:ascii="Times New Roman" w:hAnsi="Times New Roman" w:cs="Times New Roman"/>
          <w:sz w:val="24"/>
          <w:szCs w:val="24"/>
        </w:rPr>
        <w:t>weather conditions</w:t>
      </w:r>
      <w:r w:rsidR="008762E6"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fldChar w:fldCharType="begin"/>
      </w:r>
      <w:r w:rsidR="00312790" w:rsidRPr="00AD0CC1">
        <w:rPr>
          <w:rFonts w:ascii="Times New Roman" w:hAnsi="Times New Roman" w:cs="Times New Roman"/>
          <w:sz w:val="24"/>
          <w:szCs w:val="24"/>
        </w:rPr>
        <w:instrText xml:space="preserve"> ADDIN ZOTERO_ITEM CSL_CITATION {"citationID":"zYR2YhZl","properties":{"formattedCitation":"(Jaggard et al., 2015; Seixas &amp; Mour\\uc0\\u227{}o, 2018)","plainCitation":"(Jaggard et al., 2015; Seixas &amp; Mourão, 2018)","noteIndex":0},"citationItems":[{"id":868,"uris":["http://zotero.org/users/6254983/items/NP5R7TQF"],"itemData":{"id":868,"type":"article-journal","container-title":"Urban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762E6" w:rsidRPr="00AD0CC1">
        <w:rPr>
          <w:rFonts w:ascii="Times New Roman" w:hAnsi="Times New Roman" w:cs="Times New Roman"/>
          <w:sz w:val="24"/>
          <w:szCs w:val="24"/>
        </w:rPr>
        <w:fldChar w:fldCharType="separate"/>
      </w:r>
      <w:r w:rsidR="00312790" w:rsidRPr="00AD0CC1">
        <w:rPr>
          <w:rFonts w:ascii="Times New Roman" w:hAnsi="Times New Roman" w:cs="Times New Roman"/>
          <w:sz w:val="24"/>
        </w:rPr>
        <w:t>(Jaggard et al., 2015; Seixas &amp; Mourão, 2018)</w:t>
      </w:r>
      <w:r w:rsidR="008762E6" w:rsidRPr="00AD0CC1">
        <w:rPr>
          <w:rFonts w:ascii="Times New Roman" w:hAnsi="Times New Roman" w:cs="Times New Roman"/>
          <w:sz w:val="24"/>
          <w:szCs w:val="24"/>
        </w:rPr>
        <w:fldChar w:fldCharType="end"/>
      </w:r>
      <w:r w:rsidR="00312790" w:rsidRPr="00AD0CC1">
        <w:rPr>
          <w:rFonts w:ascii="Times New Roman" w:hAnsi="Times New Roman" w:cs="Times New Roman"/>
          <w:sz w:val="24"/>
          <w:szCs w:val="24"/>
        </w:rPr>
        <w:t>.</w:t>
      </w:r>
      <w:r w:rsidR="00AD0CC1" w:rsidRPr="00ED21DA">
        <w:rPr>
          <w:rFonts w:ascii="Times New Roman" w:hAnsi="Times New Roman" w:cs="Times New Roman"/>
          <w:sz w:val="24"/>
          <w:szCs w:val="24"/>
        </w:rPr>
        <w:t xml:space="preserve"> </w:t>
      </w:r>
      <w:r>
        <w:rPr>
          <w:rFonts w:ascii="Times New Roman" w:hAnsi="Times New Roman" w:cs="Times New Roman"/>
          <w:sz w:val="24"/>
          <w:szCs w:val="24"/>
        </w:rPr>
        <w:t xml:space="preserve">Noteworthy, most of the examples </w:t>
      </w:r>
      <w:r>
        <w:rPr>
          <w:rFonts w:ascii="Times New Roman" w:hAnsi="Times New Roman" w:cs="Times New Roman"/>
          <w:sz w:val="24"/>
          <w:szCs w:val="24"/>
        </w:rPr>
        <w:lastRenderedPageBreak/>
        <w:t xml:space="preserve">summarized by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{"citationID":"U9oibjiS","properties":{"formattedCitation":"(Gilbert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sidR="00A0162B">
        <w:rPr>
          <w:rFonts w:ascii="Times New Roman" w:hAnsi="Times New Roman" w:cs="Times New Roman"/>
          <w:sz w:val="24"/>
          <w:szCs w:val="24"/>
        </w:rPr>
        <w:t xml:space="preserve"> of the benefits of huddling due to cold temperatures</w:t>
      </w:r>
      <w:r>
        <w:rPr>
          <w:rFonts w:ascii="Times New Roman" w:hAnsi="Times New Roman" w:cs="Times New Roman"/>
          <w:sz w:val="24"/>
          <w:szCs w:val="24"/>
        </w:rPr>
        <w:t xml:space="preserve"> come from studies with penguins</w:t>
      </w:r>
      <w:r w:rsidR="00A0162B">
        <w:rPr>
          <w:rFonts w:ascii="Times New Roman" w:hAnsi="Times New Roman" w:cs="Times New Roman"/>
          <w:sz w:val="24"/>
          <w:szCs w:val="24"/>
        </w:rPr>
        <w:t xml:space="preserve"> in Antarctica</w:t>
      </w:r>
      <w:r>
        <w:rPr>
          <w:rFonts w:ascii="Times New Roman" w:hAnsi="Times New Roman" w:cs="Times New Roman"/>
          <w:sz w:val="24"/>
          <w:szCs w:val="24"/>
        </w:rPr>
        <w:t xml:space="preserve">, which </w:t>
      </w:r>
      <w:r w:rsidR="0055566F">
        <w:rPr>
          <w:rFonts w:ascii="Times New Roman" w:hAnsi="Times New Roman" w:cs="Times New Roman"/>
          <w:sz w:val="24"/>
          <w:szCs w:val="24"/>
        </w:rPr>
        <w:t>experience</w:t>
      </w:r>
      <w:r>
        <w:rPr>
          <w:rFonts w:ascii="Times New Roman" w:hAnsi="Times New Roman" w:cs="Times New Roman"/>
          <w:sz w:val="24"/>
          <w:szCs w:val="24"/>
        </w:rPr>
        <w:t xml:space="preserve"> extreme weather conditions</w:t>
      </w:r>
      <w:r w:rsidR="0055566F">
        <w:rPr>
          <w:rFonts w:ascii="Times New Roman" w:hAnsi="Times New Roman" w:cs="Times New Roman"/>
          <w:sz w:val="24"/>
          <w:szCs w:val="24"/>
        </w:rPr>
        <w:t xml:space="preserve">. </w:t>
      </w:r>
      <w:r w:rsidR="009F08AF">
        <w:rPr>
          <w:rFonts w:ascii="Times New Roman" w:hAnsi="Times New Roman" w:cs="Times New Roman"/>
          <w:sz w:val="24"/>
          <w:szCs w:val="24"/>
        </w:rPr>
        <w:t xml:space="preserve">In particular, the studies done on Emperor Penguins </w:t>
      </w:r>
      <w:r w:rsidR="00A0162B" w:rsidRPr="00A0162B">
        <w:rPr>
          <w:rFonts w:ascii="Times New Roman" w:hAnsi="Times New Roman" w:cs="Times New Roman"/>
          <w:sz w:val="24"/>
          <w:szCs w:val="24"/>
        </w:rPr>
        <w:t>(</w:t>
      </w:r>
      <w:r w:rsidR="00A0162B" w:rsidRPr="00ED21DA">
        <w:rPr>
          <w:rFonts w:ascii="Times New Roman" w:hAnsi="Times New Roman" w:cs="Times New Roman"/>
          <w:i/>
          <w:iCs/>
          <w:sz w:val="24"/>
          <w:szCs w:val="24"/>
        </w:rPr>
        <w:t>Aptenodytes forsteri</w:t>
      </w:r>
      <w:r w:rsidR="00A0162B" w:rsidRPr="00A0162B">
        <w:rPr>
          <w:rFonts w:ascii="Times New Roman" w:hAnsi="Times New Roman" w:cs="Times New Roman"/>
          <w:sz w:val="24"/>
          <w:szCs w:val="24"/>
        </w:rPr>
        <w:t xml:space="preserve">) </w:t>
      </w:r>
      <w:r w:rsidR="009F08AF">
        <w:rPr>
          <w:rFonts w:ascii="Times New Roman" w:hAnsi="Times New Roman" w:cs="Times New Roman"/>
          <w:sz w:val="24"/>
          <w:szCs w:val="24"/>
        </w:rPr>
        <w:t xml:space="preserve">show that the increase in huddling occurs not only in the winter, but that it also coincides during the breeding period, in which males undergo a four-month fast. While these examples can clearly explain the need for huddling during the winter, penguins have a unique and distinct ecology from landbirds, thus, these findings might not be scalable to the majority of species. </w:t>
      </w:r>
    </w:p>
    <w:p w14:paraId="2AA7BA37" w14:textId="155F3A4F" w:rsidR="0025259D" w:rsidRPr="00AD0CC1" w:rsidRDefault="00046C1B" w:rsidP="000E401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t>
      </w:r>
      <w:commentRangeEnd w:id="23"/>
      <w:r w:rsidR="005E70C7" w:rsidRPr="00AD0CC1">
        <w:rPr>
          <w:rStyle w:val="CommentReference"/>
        </w:rPr>
        <w:commentReference w:id="23"/>
      </w:r>
      <w:commentRangeStart w:id="24"/>
      <w:r w:rsidR="00CD0484">
        <w:rPr>
          <w:rFonts w:ascii="Times New Roman" w:hAnsi="Times New Roman" w:cs="Times New Roman"/>
          <w:sz w:val="24"/>
          <w:szCs w:val="24"/>
        </w:rPr>
        <w:t>A second</w:t>
      </w:r>
      <w:r w:rsidR="00CD0484"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hypothesis is that </w:t>
      </w:r>
      <w:commentRangeStart w:id="25"/>
      <w:r w:rsidRPr="00AD0CC1">
        <w:rPr>
          <w:rFonts w:ascii="Times New Roman" w:hAnsi="Times New Roman" w:cs="Times New Roman"/>
          <w:sz w:val="24"/>
          <w:szCs w:val="24"/>
        </w:rPr>
        <w:t xml:space="preserve">CRB </w:t>
      </w:r>
      <w:commentRangeEnd w:id="25"/>
      <w:r w:rsidRPr="00AD0CC1">
        <w:rPr>
          <w:rStyle w:val="CommentReference"/>
        </w:rPr>
        <w:commentReference w:id="25"/>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1A710D" w:rsidRPr="00AD0CC1">
        <w:rPr>
          <w:rFonts w:ascii="Times New Roman" w:hAnsi="Times New Roman" w:cs="Times New Roman"/>
          <w:sz w:val="24"/>
          <w:szCs w:val="24"/>
        </w:rPr>
        <w:t xml:space="preserve">it </w:t>
      </w:r>
      <w:r w:rsidR="001A710D">
        <w:rPr>
          <w:rFonts w:ascii="Times New Roman" w:hAnsi="Times New Roman" w:cs="Times New Roman"/>
          <w:sz w:val="24"/>
          <w:szCs w:val="24"/>
        </w:rPr>
        <w:t>doesn’t have conclusive evidence</w:t>
      </w:r>
      <w:r w:rsidR="002B55D0">
        <w:rPr>
          <w:rFonts w:ascii="Times New Roman" w:hAnsi="Times New Roman" w:cs="Times New Roman"/>
          <w:sz w:val="24"/>
          <w:szCs w:val="24"/>
        </w:rPr>
        <w:t xml:space="preserve"> for others</w:t>
      </w:r>
      <w:r w:rsidR="001A710D">
        <w:rPr>
          <w:rFonts w:ascii="Times New Roman" w:hAnsi="Times New Roman" w:cs="Times New Roman"/>
          <w:sz w:val="24"/>
          <w:szCs w:val="24"/>
        </w:rPr>
        <w:t>. For instance, a study done on Whimbrels (</w:t>
      </w:r>
      <w:r w:rsidR="001A710D" w:rsidRPr="00ED21DA">
        <w:rPr>
          <w:rFonts w:ascii="Times New Roman" w:hAnsi="Times New Roman" w:cs="Times New Roman"/>
          <w:i/>
          <w:iCs/>
          <w:sz w:val="24"/>
          <w:szCs w:val="24"/>
        </w:rPr>
        <w:t xml:space="preserve">Numenius </w:t>
      </w:r>
      <w:proofErr w:type="spellStart"/>
      <w:r w:rsidR="001A710D" w:rsidRPr="00ED21DA">
        <w:rPr>
          <w:rFonts w:ascii="Times New Roman" w:hAnsi="Times New Roman" w:cs="Times New Roman"/>
          <w:i/>
          <w:iCs/>
          <w:sz w:val="24"/>
          <w:szCs w:val="24"/>
        </w:rPr>
        <w:t>phaeopus</w:t>
      </w:r>
      <w:proofErr w:type="spellEnd"/>
      <w:r w:rsidR="001A710D">
        <w:rPr>
          <w:rFonts w:ascii="Times New Roman" w:hAnsi="Times New Roman" w:cs="Times New Roman"/>
          <w:sz w:val="24"/>
          <w:szCs w:val="24"/>
        </w:rPr>
        <w:t xml:space="preserve">) suggested that the selection of roosting sites was best explained by access to feeding resources and isolation from potential predators </w:t>
      </w:r>
      <w:r w:rsidR="001A710D">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{"citationID":"BdvkNvR5","properties":{"formattedCitation":"(Johnston\\uc0\\u8208{}Gonz\\uc0\\u225{}lez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1A710D">
        <w:rPr>
          <w:rFonts w:ascii="Times New Roman" w:hAnsi="Times New Roman" w:cs="Times New Roman"/>
          <w:sz w:val="24"/>
          <w:szCs w:val="24"/>
        </w:rPr>
        <w:fldChar w:fldCharType="separate"/>
      </w:r>
      <w:r w:rsidR="001A710D" w:rsidRPr="001A710D">
        <w:rPr>
          <w:rFonts w:ascii="Times New Roman" w:hAnsi="Times New Roman" w:cs="Times New Roman"/>
          <w:sz w:val="24"/>
        </w:rPr>
        <w:t>(Johnston‐González &amp; Abril, 2019)</w:t>
      </w:r>
      <w:r w:rsidR="001A710D">
        <w:rPr>
          <w:rFonts w:ascii="Times New Roman" w:hAnsi="Times New Roman" w:cs="Times New Roman"/>
          <w:sz w:val="24"/>
          <w:szCs w:val="24"/>
        </w:rPr>
        <w:fldChar w:fldCharType="end"/>
      </w:r>
      <w:r w:rsidR="001A710D">
        <w:rPr>
          <w:rFonts w:ascii="Times New Roman" w:hAnsi="Times New Roman" w:cs="Times New Roman"/>
          <w:sz w:val="24"/>
          <w:szCs w:val="24"/>
        </w:rPr>
        <w:t xml:space="preserve">. </w:t>
      </w:r>
      <w:r w:rsidR="00CD0484">
        <w:rPr>
          <w:rFonts w:ascii="Times New Roman" w:hAnsi="Times New Roman" w:cs="Times New Roman"/>
          <w:sz w:val="24"/>
          <w:szCs w:val="24"/>
        </w:rPr>
        <w:t xml:space="preserve">Although predator avoidance is suggested as one mechanism, foraging efficiency was still an important one, and therefore they cannot be disentangled. </w:t>
      </w:r>
      <w:r w:rsidR="00740D57">
        <w:rPr>
          <w:rFonts w:ascii="Times New Roman" w:hAnsi="Times New Roman" w:cs="Times New Roman"/>
          <w:sz w:val="24"/>
          <w:szCs w:val="24"/>
        </w:rPr>
        <w:t xml:space="preserve">Another study by </w:t>
      </w:r>
      <w:r w:rsidR="00CD0484">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{"citationID":"PCm4rqsN","properties":{"formattedCitation":"(Rosa et al., 2006)","plainCitation":"(Rosa et al., 2006)","dontUpdate":true,"noteIndex":0},"citationItems":[{"id":872,"uris":["http://zotero.org/users/6254983/items/VAWC2VJ2"],"itemData":{"id":872,"type":"article-journal","abstract":"During the highest spring tides the intertidal sediment flats of estuaries are fully inundated at high water, and waders have no choice but to move to supratidal roosts, e.g. on open farmland, saltpans or beaches. However, in many estuaries during the lowest neap or intermediate tides there are sectors of upper intertidal sediment flats that remain exposed even at the peak of high water, and so waders have the choice of roosting either there or in supratidal sites. In the Tagus Estuary, Portugal, as elsewhere, waders use both types of roosts during high water. Our main objective was to understand what makes waders opt for one of these two types of available roosts. We monitored wader use of saltpans and intertidal roosts from spring to neap tides, and measured foraging and alarm behaviour, prey availability and disturbance by predators. Most of the wader species studied chose intertidal (mudflat) roosts whenever these were available, and only roosted in saltpans during the peak of spring tides. We hypothesized that this preference was explained either by an attempt (i) to continue feeding into the high water period, or (ii) to minimize predation risk. Extending feeding time into the high water period did not seem to be very relevant for roost choice because both prey availability and foraging activity were low in both types of roosts. However, predator disturbance was several times higher in the saltpans than in the intertidal roosts, suggesting that this factor may be the determinant in the choice of roost type.","container-title":"Ibis","DOI":"10.1111/j.1474-919X.2006.00497.x","ISSN":"0019-1019, 1474-919X","issue":"1","journalAbbreviation":"Ibis","language":"en","page":"88-97","source":"DOI.org (Crossref)","title":"High water roost selection by waders: maximizing feeding opportunities or avoiding predation?","title-short":"High water roost selection by waders","volume":"148","author":[{"family":"Rosa","given":"Susana"},{"family":"Encarnação","given":"Ana L."},{"family":"Granadeiro","given":"José P."},{"family":"Palmeirim","given":"Jorge M."}],"issued":{"date-parts":[["2006",1]]}}}],"schema":"https://github.com/citation-style-language/schema/raw/master/csl-citation.json"} </w:instrText>
      </w:r>
      <w:r w:rsidR="00CD0484">
        <w:rPr>
          <w:rFonts w:ascii="Times New Roman" w:hAnsi="Times New Roman" w:cs="Times New Roman"/>
          <w:sz w:val="24"/>
          <w:szCs w:val="24"/>
        </w:rPr>
        <w:fldChar w:fldCharType="separate"/>
      </w:r>
      <w:r w:rsidR="00CD0484" w:rsidRPr="00CD0484">
        <w:rPr>
          <w:rFonts w:ascii="Times New Roman" w:hAnsi="Times New Roman" w:cs="Times New Roman"/>
          <w:sz w:val="24"/>
        </w:rPr>
        <w:t xml:space="preserve">Rosa et al., </w:t>
      </w:r>
      <w:r w:rsidR="00CD0484">
        <w:rPr>
          <w:rFonts w:ascii="Times New Roman" w:hAnsi="Times New Roman" w:cs="Times New Roman"/>
          <w:sz w:val="24"/>
        </w:rPr>
        <w:t>(</w:t>
      </w:r>
      <w:r w:rsidR="00CD0484" w:rsidRPr="00CD0484">
        <w:rPr>
          <w:rFonts w:ascii="Times New Roman" w:hAnsi="Times New Roman" w:cs="Times New Roman"/>
          <w:sz w:val="24"/>
        </w:rPr>
        <w:t>2006)</w:t>
      </w:r>
      <w:r w:rsidR="00CD0484">
        <w:rPr>
          <w:rFonts w:ascii="Times New Roman" w:hAnsi="Times New Roman" w:cs="Times New Roman"/>
          <w:sz w:val="24"/>
          <w:szCs w:val="24"/>
        </w:rPr>
        <w:fldChar w:fldCharType="end"/>
      </w:r>
      <w:r w:rsidR="00CD0484">
        <w:rPr>
          <w:rFonts w:ascii="Times New Roman" w:hAnsi="Times New Roman" w:cs="Times New Roman"/>
          <w:sz w:val="24"/>
          <w:szCs w:val="24"/>
        </w:rPr>
        <w:t xml:space="preserve"> </w:t>
      </w:r>
      <w:r w:rsidR="00740D57">
        <w:rPr>
          <w:rFonts w:ascii="Times New Roman" w:hAnsi="Times New Roman" w:cs="Times New Roman"/>
          <w:sz w:val="24"/>
          <w:szCs w:val="24"/>
        </w:rPr>
        <w:t xml:space="preserve">showed that in their study area, for some species of waders, predator avoidance was the main driver for roost selection. It is worth mentioning that in their study, the two potential roost sites had </w:t>
      </w:r>
      <w:r w:rsidR="005D612E">
        <w:rPr>
          <w:rFonts w:ascii="Times New Roman" w:hAnsi="Times New Roman" w:cs="Times New Roman"/>
          <w:sz w:val="24"/>
          <w:szCs w:val="24"/>
        </w:rPr>
        <w:t>low prey availability overall. Even more important, their assessment of</w:t>
      </w:r>
      <w:r w:rsidR="00CD0484">
        <w:rPr>
          <w:rFonts w:ascii="Times New Roman" w:hAnsi="Times New Roman" w:cs="Times New Roman"/>
          <w:sz w:val="24"/>
          <w:szCs w:val="24"/>
        </w:rPr>
        <w:t xml:space="preserve"> prey availability was done within less than 1m</w:t>
      </w:r>
      <w:r w:rsidR="00CD0484" w:rsidRPr="00ED21DA">
        <w:rPr>
          <w:rFonts w:ascii="Times New Roman" w:hAnsi="Times New Roman" w:cs="Times New Roman"/>
          <w:sz w:val="24"/>
          <w:szCs w:val="24"/>
          <w:vertAlign w:val="superscript"/>
        </w:rPr>
        <w:t>2</w:t>
      </w:r>
      <w:r w:rsidR="00CD0484">
        <w:rPr>
          <w:rFonts w:ascii="Times New Roman" w:hAnsi="Times New Roman" w:cs="Times New Roman"/>
          <w:sz w:val="24"/>
          <w:szCs w:val="24"/>
        </w:rPr>
        <w:t xml:space="preserve"> from the roosting site. Hence, the scope of this study is very local and limited in interpretation. </w:t>
      </w:r>
      <w:r w:rsidR="0035214C">
        <w:rPr>
          <w:rFonts w:ascii="Times New Roman" w:hAnsi="Times New Roman" w:cs="Times New Roman"/>
          <w:sz w:val="24"/>
          <w:szCs w:val="24"/>
        </w:rPr>
        <w:t xml:space="preserve">To introduce more controversy, research also supports the idea that larger groups (due to sociality in a roost) can increase detectability for predators </w:t>
      </w:r>
      <w:r w:rsidR="0035214C">
        <w:rPr>
          <w:rFonts w:ascii="Times New Roman" w:hAnsi="Times New Roman" w:cs="Times New Roman"/>
          <w:sz w:val="24"/>
          <w:szCs w:val="24"/>
        </w:rPr>
        <w:fldChar w:fldCharType="begin"/>
      </w:r>
      <w:r w:rsidR="00D8073D">
        <w:rPr>
          <w:rFonts w:ascii="Times New Roman" w:hAnsi="Times New Roman" w:cs="Times New Roman"/>
          <w:sz w:val="24"/>
          <w:szCs w:val="24"/>
        </w:rPr>
        <w:instrText xml:space="preserve"> ADDIN ZOTERO_ITEM CSL_CITATION {"citationID":"iNgy8G8L","properties":{"formattedCitation":"(Ward &amp; Webster, 2016)","plainCitation":"(Ward &amp; Webster, 2016)","noteIndex":0},"citationItems":[{"id":877,"uris":["http://zotero.org/users/6254983/items/XUHKQPLJ"],"itemData":{"id":877,"type":"chapter","container-title":"Sociality: The Behaviour of Group-Living Animals","event-place":"Cham","ISBN":"978-3-319-28583-2","language":"en","note":"DOI: 10.1007/978-3-319-28585-6_4","page":"55-87","publisher":"Springer International Publishing","publisher-place":"Cham","source":"DOI.org (Crossref)","title":"Social Foraging and Predator-Prey Interactions","URL":"http://link.springer.com/10.1007/978-3-319-28585-6_4","container-author":[{"family":"Ward","given":"Ashley"},{"family":"Webster","given":"Mike"}],"author":[{"family":"Ward","given":"Ashley"},{"family":"Webster","given":"Mike"}],"accessed":{"date-parts":[["2025",6,10]]},"issued":{"date-parts":[["2016"]]}}}],"schema":"https://github.com/citation-style-language/schema/raw/master/csl-citation.json"} </w:instrText>
      </w:r>
      <w:r w:rsidR="0035214C">
        <w:rPr>
          <w:rFonts w:ascii="Times New Roman" w:hAnsi="Times New Roman" w:cs="Times New Roman"/>
          <w:sz w:val="24"/>
          <w:szCs w:val="24"/>
        </w:rPr>
        <w:fldChar w:fldCharType="separate"/>
      </w:r>
      <w:r w:rsidR="00D8073D" w:rsidRPr="00D8073D">
        <w:rPr>
          <w:rFonts w:ascii="Times New Roman" w:hAnsi="Times New Roman" w:cs="Times New Roman"/>
          <w:sz w:val="24"/>
        </w:rPr>
        <w:t>(Ward &amp; Webster, 2016)</w:t>
      </w:r>
      <w:r w:rsidR="0035214C">
        <w:rPr>
          <w:rFonts w:ascii="Times New Roman" w:hAnsi="Times New Roman" w:cs="Times New Roman"/>
          <w:sz w:val="24"/>
          <w:szCs w:val="24"/>
        </w:rPr>
        <w:fldChar w:fldCharType="end"/>
      </w:r>
      <w:r w:rsidR="0035214C">
        <w:rPr>
          <w:rFonts w:ascii="Times New Roman" w:hAnsi="Times New Roman" w:cs="Times New Roman"/>
          <w:sz w:val="24"/>
          <w:szCs w:val="24"/>
        </w:rPr>
        <w:t xml:space="preserve">, suggesting that being cryptic may be a more beneficial tactic to reduce predator avoidance.  </w:t>
      </w:r>
      <w:r w:rsidR="00575C1E">
        <w:rPr>
          <w:rFonts w:ascii="Times New Roman" w:hAnsi="Times New Roman" w:cs="Times New Roman"/>
          <w:sz w:val="24"/>
          <w:szCs w:val="24"/>
        </w:rPr>
        <w:t>In addition, this hypothesis is not well supported</w:t>
      </w:r>
      <w:r w:rsidRPr="00AD0CC1">
        <w:rPr>
          <w:rFonts w:ascii="Times New Roman" w:hAnsi="Times New Roman" w:cs="Times New Roman"/>
          <w:sz w:val="24"/>
          <w:szCs w:val="24"/>
        </w:rPr>
        <w:t xml:space="preserve"> in the case of species that do not have ecological predators like large birds</w:t>
      </w:r>
      <w:r w:rsidR="00575C1E">
        <w:rPr>
          <w:rFonts w:ascii="Times New Roman" w:hAnsi="Times New Roman" w:cs="Times New Roman"/>
          <w:sz w:val="24"/>
          <w:szCs w:val="24"/>
        </w:rPr>
        <w:t xml:space="preserve">, </w:t>
      </w:r>
      <w:r w:rsidRPr="00AD0CC1">
        <w:rPr>
          <w:rFonts w:ascii="Times New Roman" w:hAnsi="Times New Roman" w:cs="Times New Roman"/>
          <w:sz w:val="24"/>
          <w:szCs w:val="24"/>
        </w:rPr>
        <w:t>raptors</w:t>
      </w:r>
      <w:r w:rsidR="00575C1E">
        <w:rPr>
          <w:rFonts w:ascii="Times New Roman" w:hAnsi="Times New Roman" w:cs="Times New Roman"/>
          <w:sz w:val="24"/>
          <w:szCs w:val="24"/>
        </w:rPr>
        <w:t xml:space="preserve"> (e.g., Swainson hawk</w:t>
      </w:r>
      <w:r w:rsidR="008E660D">
        <w:rPr>
          <w:rFonts w:ascii="Times New Roman" w:hAnsi="Times New Roman" w:cs="Times New Roman"/>
          <w:sz w:val="24"/>
          <w:szCs w:val="24"/>
        </w:rPr>
        <w:t xml:space="preserve"> </w:t>
      </w:r>
      <w:r w:rsidR="008E660D" w:rsidRPr="00ED21DA">
        <w:rPr>
          <w:rFonts w:ascii="Times New Roman" w:hAnsi="Times New Roman" w:cs="Times New Roman"/>
          <w:i/>
          <w:iCs/>
          <w:sz w:val="24"/>
          <w:szCs w:val="24"/>
        </w:rPr>
        <w:t xml:space="preserve">Buteo </w:t>
      </w:r>
      <w:proofErr w:type="spellStart"/>
      <w:r w:rsidR="008E660D" w:rsidRPr="00ED21DA">
        <w:rPr>
          <w:rFonts w:ascii="Times New Roman" w:hAnsi="Times New Roman" w:cs="Times New Roman"/>
          <w:i/>
          <w:iCs/>
          <w:sz w:val="24"/>
          <w:szCs w:val="24"/>
        </w:rPr>
        <w:t>swaisoni</w:t>
      </w:r>
      <w:proofErr w:type="spellEnd"/>
      <w:r w:rsidR="00575C1E">
        <w:rPr>
          <w:rFonts w:ascii="Times New Roman" w:hAnsi="Times New Roman" w:cs="Times New Roman"/>
          <w:sz w:val="24"/>
          <w:szCs w:val="24"/>
        </w:rPr>
        <w:t>) or vultures</w:t>
      </w:r>
      <w:r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24"/>
      <w:r w:rsidR="005E70C7" w:rsidRPr="00AD0CC1">
        <w:rPr>
          <w:rStyle w:val="CommentReference"/>
        </w:rPr>
        <w:commentReference w:id="24"/>
      </w:r>
      <w:r w:rsidR="00575C1E">
        <w:rPr>
          <w:rFonts w:ascii="Times New Roman" w:hAnsi="Times New Roman" w:cs="Times New Roman"/>
          <w:sz w:val="24"/>
          <w:szCs w:val="24"/>
        </w:rPr>
        <w:t xml:space="preserve">As outlined by </w:t>
      </w:r>
      <w:r w:rsidR="008E660D">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{"citationID":"E58xIhDF","properties":{"formattedCitation":"(Beauchamp,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8E660D">
        <w:rPr>
          <w:rFonts w:ascii="Times New Roman" w:hAnsi="Times New Roman" w:cs="Times New Roman"/>
          <w:sz w:val="24"/>
          <w:szCs w:val="24"/>
        </w:rPr>
        <w:fldChar w:fldCharType="separate"/>
      </w:r>
      <w:r w:rsidR="008E660D" w:rsidRPr="008E660D">
        <w:rPr>
          <w:rFonts w:ascii="Times New Roman" w:hAnsi="Times New Roman" w:cs="Times New Roman"/>
          <w:sz w:val="24"/>
        </w:rPr>
        <w:t xml:space="preserve">Beauchamp </w:t>
      </w:r>
      <w:r w:rsidR="008E660D">
        <w:rPr>
          <w:rFonts w:ascii="Times New Roman" w:hAnsi="Times New Roman" w:cs="Times New Roman"/>
          <w:sz w:val="24"/>
        </w:rPr>
        <w:t>(</w:t>
      </w:r>
      <w:r w:rsidR="008E660D" w:rsidRPr="008E660D">
        <w:rPr>
          <w:rFonts w:ascii="Times New Roman" w:hAnsi="Times New Roman" w:cs="Times New Roman"/>
          <w:sz w:val="24"/>
        </w:rPr>
        <w:t>2010)</w:t>
      </w:r>
      <w:r w:rsidR="008E660D">
        <w:rPr>
          <w:rFonts w:ascii="Times New Roman" w:hAnsi="Times New Roman" w:cs="Times New Roman"/>
          <w:sz w:val="24"/>
          <w:szCs w:val="24"/>
        </w:rPr>
        <w:fldChar w:fldCharType="end"/>
      </w:r>
      <w:r w:rsidR="008E660D">
        <w:rPr>
          <w:rFonts w:ascii="Times New Roman" w:hAnsi="Times New Roman" w:cs="Times New Roman"/>
          <w:sz w:val="24"/>
          <w:szCs w:val="24"/>
        </w:rPr>
        <w:t xml:space="preserve"> </w:t>
      </w:r>
      <w:r w:rsidR="00575C1E">
        <w:rPr>
          <w:rFonts w:ascii="Times New Roman" w:hAnsi="Times New Roman" w:cs="Times New Roman"/>
          <w:sz w:val="24"/>
          <w:szCs w:val="24"/>
        </w:rPr>
        <w:t xml:space="preserve">in his review, the benefits of predator </w:t>
      </w:r>
      <w:r w:rsidR="008E660D">
        <w:rPr>
          <w:rFonts w:ascii="Times New Roman" w:hAnsi="Times New Roman" w:cs="Times New Roman"/>
          <w:sz w:val="24"/>
          <w:szCs w:val="24"/>
        </w:rPr>
        <w:t>avoidance</w:t>
      </w:r>
      <w:r w:rsidR="00575C1E">
        <w:rPr>
          <w:rFonts w:ascii="Times New Roman" w:hAnsi="Times New Roman" w:cs="Times New Roman"/>
          <w:sz w:val="24"/>
          <w:szCs w:val="24"/>
        </w:rPr>
        <w:t xml:space="preserve"> might be acting in </w:t>
      </w:r>
      <w:r w:rsidR="008E660D">
        <w:rPr>
          <w:rFonts w:ascii="Times New Roman" w:hAnsi="Times New Roman" w:cs="Times New Roman"/>
          <w:sz w:val="24"/>
          <w:szCs w:val="24"/>
        </w:rPr>
        <w:t>conjunction</w:t>
      </w:r>
      <w:r w:rsidR="00575C1E">
        <w:rPr>
          <w:rFonts w:ascii="Times New Roman" w:hAnsi="Times New Roman" w:cs="Times New Roman"/>
          <w:sz w:val="24"/>
          <w:szCs w:val="24"/>
        </w:rPr>
        <w:t xml:space="preserve"> with increased foraging efficiency, rather than acting alone. </w:t>
      </w:r>
    </w:p>
    <w:p w14:paraId="3215F1EC" w14:textId="7BDCAC62" w:rsidR="00E469D8" w:rsidRPr="00ED21DA" w:rsidRDefault="00046C1B" w:rsidP="008B151C">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A third explanation for the evolution of communal roosting behaviour is related to foraging efficiency. </w:t>
      </w:r>
      <w:commentRangeStart w:id="26"/>
      <w:commentRangeStart w:id="27"/>
      <w:r w:rsidR="0074215C"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w:t>
      </w:r>
      <w:r w:rsidR="0074215C" w:rsidRPr="00AD0CC1">
        <w:rPr>
          <w:rFonts w:ascii="Times New Roman" w:eastAsia="Times New Roman" w:hAnsi="Times New Roman" w:cs="Times New Roman"/>
          <w:sz w:val="24"/>
          <w:szCs w:val="24"/>
        </w:rPr>
        <w:lastRenderedPageBreak/>
        <w:t xml:space="preserve">conspecifics to spend the resting period (Ward &amp; Zahavi 1973, Wright et al. 2003). </w:t>
      </w:r>
      <w:commentRangeEnd w:id="26"/>
      <w:r w:rsidR="0074215C" w:rsidRPr="00AD0CC1">
        <w:rPr>
          <w:rStyle w:val="CommentReference"/>
        </w:rPr>
        <w:commentReference w:id="26"/>
      </w:r>
      <w:commentRangeEnd w:id="27"/>
      <w:r w:rsidR="0074215C" w:rsidRPr="00AD0CC1">
        <w:rPr>
          <w:rStyle w:val="CommentReference"/>
        </w:rPr>
        <w:commentReference w:id="27"/>
      </w:r>
      <w:r w:rsidR="0074215C" w:rsidRPr="00AD0CC1">
        <w:rPr>
          <w:rFonts w:ascii="Times New Roman" w:hAnsi="Times New Roman" w:cs="Times New Roman"/>
          <w:sz w:val="24"/>
          <w:szCs w:val="24"/>
        </w:rPr>
        <w:t xml:space="preserve"> </w:t>
      </w:r>
      <w:commentRangeStart w:id="28"/>
      <w:r w:rsidR="0074215C"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8"/>
      <w:r w:rsidR="0074215C" w:rsidRPr="00AD0CC1">
        <w:rPr>
          <w:rStyle w:val="CommentReference"/>
          <w:rFonts w:ascii="Times New Roman" w:hAnsi="Times New Roman" w:cs="Times New Roman"/>
        </w:rPr>
        <w:commentReference w:id="28"/>
      </w:r>
      <w:r w:rsidRPr="00AD0CC1">
        <w:rPr>
          <w:rFonts w:ascii="Times New Roman" w:hAnsi="Times New Roman" w:cs="Times New Roman"/>
          <w:sz w:val="24"/>
          <w:szCs w:val="24"/>
        </w:rPr>
        <w:t>This concept was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r w:rsidR="00037916">
        <w:rPr>
          <w:rFonts w:ascii="Times New Roman" w:hAnsi="Times New Roman" w:cs="Times New Roman"/>
          <w:sz w:val="24"/>
          <w:szCs w:val="24"/>
        </w:rPr>
        <w:t>Since its proposal, the ICH has raised controversy in the literature</w:t>
      </w:r>
      <w:r w:rsidR="007D2C91">
        <w:rPr>
          <w:rFonts w:ascii="Times New Roman" w:hAnsi="Times New Roman" w:cs="Times New Roman"/>
          <w:sz w:val="24"/>
          <w:szCs w:val="24"/>
        </w:rPr>
        <w:t xml:space="preserve"> </w:t>
      </w:r>
      <w:r w:rsidR="007D2C91">
        <w:rPr>
          <w:rFonts w:ascii="Times New Roman" w:hAnsi="Times New Roman" w:cs="Times New Roman"/>
          <w:sz w:val="24"/>
          <w:szCs w:val="24"/>
        </w:rPr>
        <w:fldChar w:fldCharType="begin"/>
      </w:r>
      <w:r w:rsidR="007D2C91">
        <w:rPr>
          <w:rFonts w:ascii="Times New Roman" w:hAnsi="Times New Roman" w:cs="Times New Roman"/>
          <w:sz w:val="24"/>
          <w:szCs w:val="24"/>
        </w:rPr>
        <w:instrText xml:space="preserve"> ADDIN ZOTERO_ITEM CSL_CITATION {"citationID":"7kyr3YLJ","properties":{"formattedCitation":"(Barta,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(Barta, 2001)</w:t>
      </w:r>
      <w:r w:rsidR="007D2C91">
        <w:rPr>
          <w:rFonts w:ascii="Times New Roman" w:hAnsi="Times New Roman" w:cs="Times New Roman"/>
          <w:sz w:val="24"/>
          <w:szCs w:val="24"/>
        </w:rPr>
        <w:fldChar w:fldCharType="end"/>
      </w:r>
      <w:r w:rsidR="00037916">
        <w:rPr>
          <w:rFonts w:ascii="Times New Roman" w:hAnsi="Times New Roman" w:cs="Times New Roman"/>
          <w:sz w:val="24"/>
          <w:szCs w:val="24"/>
        </w:rPr>
        <w:t xml:space="preserve">. Some studies seem to support this hypothesis </w:t>
      </w:r>
      <w:r w:rsidR="00037916">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{"citationID":"enCSOQwG","properties":{"formattedCitation":"(Harel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sidR="00037916">
        <w:rPr>
          <w:rFonts w:ascii="Times New Roman" w:hAnsi="Times New Roman" w:cs="Times New Roman"/>
          <w:sz w:val="24"/>
          <w:szCs w:val="24"/>
        </w:rPr>
        <w:fldChar w:fldCharType="separate"/>
      </w:r>
      <w:r w:rsidR="00852CE8" w:rsidRPr="00852CE8">
        <w:rPr>
          <w:rFonts w:ascii="Times New Roman" w:hAnsi="Times New Roman" w:cs="Times New Roman"/>
          <w:sz w:val="24"/>
        </w:rPr>
        <w:t>(Harel et al., 2017; Papageorgiou et al., 2024; Wright et al., 2003)</w:t>
      </w:r>
      <w:r w:rsidR="00037916">
        <w:rPr>
          <w:rFonts w:ascii="Times New Roman" w:hAnsi="Times New Roman" w:cs="Times New Roman"/>
          <w:sz w:val="24"/>
          <w:szCs w:val="24"/>
        </w:rPr>
        <w:fldChar w:fldCharType="end"/>
      </w:r>
      <w:r w:rsidR="00037916">
        <w:rPr>
          <w:rFonts w:ascii="Times New Roman" w:hAnsi="Times New Roman" w:cs="Times New Roman"/>
          <w:sz w:val="24"/>
          <w:szCs w:val="24"/>
        </w:rPr>
        <w:t>, while others have found no evidence</w:t>
      </w:r>
      <w:r w:rsidR="00721D26">
        <w:rPr>
          <w:rFonts w:ascii="Times New Roman" w:hAnsi="Times New Roman" w:cs="Times New Roman"/>
          <w:sz w:val="24"/>
          <w:szCs w:val="24"/>
        </w:rPr>
        <w:t xml:space="preserve"> (e.g., </w:t>
      </w:r>
      <w:r w:rsidR="00721D26">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{"citationID":"caabx4Dz","properties":{"formattedCitation":"(Mock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sidR="00721D26">
        <w:rPr>
          <w:rFonts w:ascii="Times New Roman" w:hAnsi="Times New Roman" w:cs="Times New Roman"/>
          <w:sz w:val="24"/>
          <w:szCs w:val="24"/>
        </w:rPr>
        <w:fldChar w:fldCharType="separate"/>
      </w:r>
      <w:r w:rsidR="00721D26" w:rsidRPr="00721D26">
        <w:rPr>
          <w:rFonts w:ascii="Times New Roman" w:hAnsi="Times New Roman" w:cs="Times New Roman"/>
          <w:sz w:val="24"/>
        </w:rPr>
        <w:t>Mock et al., 1988)</w:t>
      </w:r>
      <w:r w:rsidR="00721D26">
        <w:rPr>
          <w:rFonts w:ascii="Times New Roman" w:hAnsi="Times New Roman" w:cs="Times New Roman"/>
          <w:sz w:val="24"/>
          <w:szCs w:val="24"/>
        </w:rPr>
        <w:fldChar w:fldCharType="end"/>
      </w:r>
      <w:r w:rsidR="00037916">
        <w:rPr>
          <w:rFonts w:ascii="Times New Roman" w:hAnsi="Times New Roman" w:cs="Times New Roman"/>
          <w:sz w:val="24"/>
          <w:szCs w:val="24"/>
        </w:rPr>
        <w:t>.</w:t>
      </w:r>
      <w:r w:rsidR="00C53DB7">
        <w:rPr>
          <w:rFonts w:ascii="Times New Roman" w:hAnsi="Times New Roman" w:cs="Times New Roman"/>
          <w:sz w:val="24"/>
          <w:szCs w:val="24"/>
        </w:rPr>
        <w:t xml:space="preserve"> Conversely, these latter studies have found other mechanisms by which individuals share information like local enhancement</w:t>
      </w:r>
      <w:r w:rsidR="007D2C91">
        <w:rPr>
          <w:rFonts w:ascii="Times New Roman" w:hAnsi="Times New Roman" w:cs="Times New Roman"/>
          <w:sz w:val="24"/>
          <w:szCs w:val="24"/>
        </w:rPr>
        <w:t xml:space="preserve"> (e.g., </w:t>
      </w:r>
      <w:r w:rsidR="007D2C91">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{"citationID":"BLHW3ha1","properties":{"formattedCitation":"(Cort\\uc0\\u233{}s-Avizanda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Cortés-Avizanda et al., 2014)</w:t>
      </w:r>
      <w:r w:rsidR="007D2C91">
        <w:rPr>
          <w:rFonts w:ascii="Times New Roman" w:hAnsi="Times New Roman" w:cs="Times New Roman"/>
          <w:sz w:val="24"/>
          <w:szCs w:val="24"/>
        </w:rPr>
        <w:fldChar w:fldCharType="end"/>
      </w:r>
      <w:r w:rsidR="00C53DB7">
        <w:rPr>
          <w:rFonts w:ascii="Times New Roman" w:hAnsi="Times New Roman" w:cs="Times New Roman"/>
          <w:sz w:val="24"/>
          <w:szCs w:val="24"/>
        </w:rPr>
        <w:t xml:space="preserve">. During local enhancement, information is transferred when an individual cues on another already feeding individual. A study done on </w:t>
      </w:r>
      <w:proofErr w:type="spellStart"/>
      <w:r w:rsidR="00C53DB7">
        <w:rPr>
          <w:rFonts w:ascii="Times New Roman" w:hAnsi="Times New Roman" w:cs="Times New Roman"/>
          <w:sz w:val="24"/>
          <w:szCs w:val="24"/>
        </w:rPr>
        <w:t>Torresian</w:t>
      </w:r>
      <w:proofErr w:type="spellEnd"/>
      <w:r w:rsidR="00C53DB7">
        <w:rPr>
          <w:rFonts w:ascii="Times New Roman" w:hAnsi="Times New Roman" w:cs="Times New Roman"/>
          <w:sz w:val="24"/>
          <w:szCs w:val="24"/>
        </w:rPr>
        <w:t xml:space="preserve"> Crows (</w:t>
      </w:r>
      <w:r w:rsidR="00C53DB7" w:rsidRPr="00ED21DA">
        <w:rPr>
          <w:rFonts w:ascii="Times New Roman" w:hAnsi="Times New Roman" w:cs="Times New Roman"/>
          <w:i/>
          <w:iCs/>
          <w:sz w:val="24"/>
          <w:szCs w:val="24"/>
        </w:rPr>
        <w:t xml:space="preserve">Corvus </w:t>
      </w:r>
      <w:proofErr w:type="spellStart"/>
      <w:r w:rsidR="00C53DB7" w:rsidRPr="00ED21DA">
        <w:rPr>
          <w:rFonts w:ascii="Times New Roman" w:hAnsi="Times New Roman" w:cs="Times New Roman"/>
          <w:i/>
          <w:iCs/>
          <w:sz w:val="24"/>
          <w:szCs w:val="24"/>
        </w:rPr>
        <w:t>orru</w:t>
      </w:r>
      <w:proofErr w:type="spellEnd"/>
      <w:r w:rsidR="00C53DB7">
        <w:rPr>
          <w:rFonts w:ascii="Times New Roman" w:hAnsi="Times New Roman" w:cs="Times New Roman"/>
          <w:sz w:val="24"/>
          <w:szCs w:val="24"/>
        </w:rPr>
        <w:t>) found that this was the most likely main mechanism for information transfer given that the feeding areas were located close to the roost</w:t>
      </w:r>
      <w:r w:rsidR="00DC17F8">
        <w:rPr>
          <w:rFonts w:ascii="Times New Roman" w:hAnsi="Times New Roman" w:cs="Times New Roman"/>
          <w:sz w:val="24"/>
          <w:szCs w:val="24"/>
        </w:rPr>
        <w:t xml:space="preserve"> </w:t>
      </w:r>
      <w:r w:rsidR="00DC17F8">
        <w:rPr>
          <w:rFonts w:ascii="Times New Roman" w:hAnsi="Times New Roman" w:cs="Times New Roman"/>
          <w:sz w:val="24"/>
          <w:szCs w:val="24"/>
        </w:rPr>
        <w:fldChar w:fldCharType="begin"/>
      </w:r>
      <w:r w:rsidR="00DC17F8">
        <w:rPr>
          <w:rFonts w:ascii="Times New Roman" w:hAnsi="Times New Roman" w:cs="Times New Roman"/>
          <w:sz w:val="24"/>
          <w:szCs w:val="24"/>
        </w:rPr>
        <w:instrText xml:space="preserve"> ADDIN ZOTERO_ITEM CSL_CITATION {"citationID":"EqXNi9Fd","properties":{"formattedCitation":"(Everding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DC17F8">
        <w:rPr>
          <w:rFonts w:ascii="Times New Roman" w:hAnsi="Times New Roman" w:cs="Times New Roman"/>
          <w:sz w:val="24"/>
          <w:szCs w:val="24"/>
        </w:rPr>
        <w:fldChar w:fldCharType="separate"/>
      </w:r>
      <w:r w:rsidR="00DC17F8" w:rsidRPr="00DC17F8">
        <w:rPr>
          <w:rFonts w:ascii="Times New Roman" w:hAnsi="Times New Roman" w:cs="Times New Roman"/>
          <w:sz w:val="24"/>
        </w:rPr>
        <w:t>(Everding &amp; Jones, 2006)</w:t>
      </w:r>
      <w:r w:rsidR="00DC17F8">
        <w:rPr>
          <w:rFonts w:ascii="Times New Roman" w:hAnsi="Times New Roman" w:cs="Times New Roman"/>
          <w:sz w:val="24"/>
          <w:szCs w:val="24"/>
        </w:rPr>
        <w:fldChar w:fldCharType="end"/>
      </w:r>
      <w:r w:rsidR="00C53DB7">
        <w:rPr>
          <w:rFonts w:ascii="Times New Roman" w:hAnsi="Times New Roman" w:cs="Times New Roman"/>
          <w:sz w:val="24"/>
          <w:szCs w:val="24"/>
        </w:rPr>
        <w:t>.</w:t>
      </w:r>
      <w:r w:rsidR="00721D26" w:rsidDel="00721D26">
        <w:rPr>
          <w:rFonts w:ascii="Times New Roman" w:hAnsi="Times New Roman" w:cs="Times New Roman"/>
          <w:sz w:val="24"/>
          <w:szCs w:val="24"/>
        </w:rPr>
        <w:t xml:space="preserve"> </w:t>
      </w:r>
      <w:r w:rsidR="00852CE8">
        <w:rPr>
          <w:rFonts w:ascii="Times New Roman" w:hAnsi="Times New Roman" w:cs="Times New Roman"/>
          <w:sz w:val="24"/>
          <w:szCs w:val="24"/>
        </w:rPr>
        <w:t xml:space="preserve">While there are intricacies to the different mechanisms by which information is transferred, they may be acting together in some cases </w:t>
      </w:r>
      <w:r w:rsidR="00852CE8">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{"citationID":"heou4lCJ","properties":{"formattedCitation":"(Dermody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00852CE8">
        <w:rPr>
          <w:rFonts w:ascii="Times New Roman" w:hAnsi="Times New Roman" w:cs="Times New Roman"/>
          <w:sz w:val="24"/>
          <w:szCs w:val="24"/>
        </w:rPr>
        <w:fldChar w:fldCharType="separate"/>
      </w:r>
      <w:r w:rsidR="00852CE8" w:rsidRPr="00852CE8">
        <w:rPr>
          <w:rFonts w:ascii="Times New Roman" w:hAnsi="Times New Roman" w:cs="Times New Roman"/>
          <w:sz w:val="24"/>
        </w:rPr>
        <w:t>(Dermody et al., 2011)</w:t>
      </w:r>
      <w:r w:rsidR="00852CE8">
        <w:rPr>
          <w:rFonts w:ascii="Times New Roman" w:hAnsi="Times New Roman" w:cs="Times New Roman"/>
          <w:sz w:val="24"/>
          <w:szCs w:val="24"/>
        </w:rPr>
        <w:fldChar w:fldCharType="end"/>
      </w:r>
      <w:r w:rsidR="00852CE8">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10BB7BA4" w14:textId="693F173F" w:rsidR="00721203" w:rsidRDefault="00046C1B" w:rsidP="003817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If the </w:t>
      </w:r>
      <w:r w:rsidR="00852CE8">
        <w:rPr>
          <w:rFonts w:ascii="Times New Roman" w:hAnsi="Times New Roman" w:cs="Times New Roman"/>
          <w:sz w:val="24"/>
          <w:szCs w:val="24"/>
        </w:rPr>
        <w:t>foraging hypothesis (regardless of the specific mechanism)</w:t>
      </w:r>
      <w:r w:rsidR="00852CE8" w:rsidRPr="00AD0CC1">
        <w:rPr>
          <w:rFonts w:ascii="Times New Roman" w:hAnsi="Times New Roman" w:cs="Times New Roman"/>
          <w:sz w:val="24"/>
          <w:szCs w:val="24"/>
        </w:rPr>
        <w:t xml:space="preserve"> </w:t>
      </w:r>
      <w:r w:rsidRPr="00AD0CC1">
        <w:rPr>
          <w:rFonts w:ascii="Times New Roman" w:hAnsi="Times New Roman" w:cs="Times New Roman"/>
          <w:sz w:val="24"/>
          <w:szCs w:val="24"/>
        </w:rPr>
        <w:t>holds true,</w:t>
      </w:r>
      <w:r w:rsidR="00852CE8">
        <w:rPr>
          <w:rFonts w:ascii="Times New Roman" w:hAnsi="Times New Roman" w:cs="Times New Roman"/>
          <w:sz w:val="24"/>
          <w:szCs w:val="24"/>
        </w:rPr>
        <w:t xml:space="preserve"> and ind</w:t>
      </w:r>
      <w:r w:rsidR="00EA6417">
        <w:rPr>
          <w:rFonts w:ascii="Times New Roman" w:hAnsi="Times New Roman" w:cs="Times New Roman"/>
          <w:sz w:val="24"/>
          <w:szCs w:val="24"/>
        </w:rPr>
        <w:t>e</w:t>
      </w:r>
      <w:r w:rsidR="00852CE8">
        <w:rPr>
          <w:rFonts w:ascii="Times New Roman" w:hAnsi="Times New Roman" w:cs="Times New Roman"/>
          <w:sz w:val="24"/>
          <w:szCs w:val="24"/>
        </w:rPr>
        <w:t xml:space="preserve">ed communal roosting increases foraging efficiency for individuals, one may ask why don’t all species incur </w:t>
      </w:r>
      <w:r w:rsidR="00EA6417">
        <w:rPr>
          <w:rFonts w:ascii="Times New Roman" w:hAnsi="Times New Roman" w:cs="Times New Roman"/>
          <w:sz w:val="24"/>
          <w:szCs w:val="24"/>
        </w:rPr>
        <w:t xml:space="preserve">in this behaviour? While CRB brings benefits for foraging, there are trade-offs associated with this behaviour. In terms of foraging, the main trade-off is the need to share the resource with others. As such, </w:t>
      </w:r>
      <w:r w:rsidR="00EA6417" w:rsidRPr="00AD0CC1">
        <w:rPr>
          <w:rFonts w:ascii="Times New Roman" w:eastAsia="Times New Roman" w:hAnsi="Times New Roman" w:cs="Times New Roman"/>
          <w:sz w:val="24"/>
          <w:szCs w:val="24"/>
        </w:rPr>
        <w:t xml:space="preserve">not every bird species would benefit equally from the presence of CRB. </w:t>
      </w:r>
      <w:commentRangeStart w:id="29"/>
      <w:r w:rsidR="00EA6417" w:rsidRPr="00AD0CC1">
        <w:rPr>
          <w:rFonts w:ascii="Times New Roman" w:eastAsia="Times New Roman" w:hAnsi="Times New Roman" w:cs="Times New Roman"/>
          <w:sz w:val="24"/>
          <w:szCs w:val="24"/>
        </w:rPr>
        <w:t xml:space="preserve">Some biological traits may have favoured the evolution of this behaviour to promote more successful foraging. </w:t>
      </w:r>
      <w:commentRangeEnd w:id="29"/>
      <w:r w:rsidR="00EA6417" w:rsidRPr="00AD0CC1">
        <w:rPr>
          <w:rStyle w:val="CommentReference"/>
        </w:rPr>
        <w:commentReference w:id="29"/>
      </w:r>
      <w:r w:rsidR="00EA6417" w:rsidRPr="00AD0CC1">
        <w:rPr>
          <w:rFonts w:ascii="Times New Roman" w:eastAsia="Times New Roman" w:hAnsi="Times New Roman" w:cs="Times New Roman"/>
          <w:sz w:val="24"/>
          <w:szCs w:val="24"/>
        </w:rPr>
        <w:t xml:space="preserve"> For instance, some </w:t>
      </w:r>
      <w:r w:rsidR="00EA6417" w:rsidRPr="00AD0CC1">
        <w:rPr>
          <w:rFonts w:ascii="Times New Roman" w:eastAsia="Times New Roman" w:hAnsi="Times New Roman" w:cs="Times New Roman"/>
          <w:b/>
          <w:bCs/>
          <w:i/>
          <w:iCs/>
          <w:sz w:val="24"/>
          <w:szCs w:val="24"/>
        </w:rPr>
        <w:t>trophic guilds</w:t>
      </w:r>
      <w:r w:rsidR="00EA6417" w:rsidRPr="00AD0CC1">
        <w:rPr>
          <w:rFonts w:ascii="Times New Roman" w:eastAsia="Times New Roman" w:hAnsi="Times New Roman" w:cs="Times New Roman"/>
          <w:sz w:val="24"/>
          <w:szCs w:val="24"/>
        </w:rPr>
        <w:t xml:space="preserve"> may benefit from this behaviour more than others. Scavengers are a notable example given the nature of their unpredictable food sources (Harel et al. 2017). </w:t>
      </w:r>
      <w:r w:rsidR="00EA6417">
        <w:rPr>
          <w:rFonts w:ascii="Times New Roman" w:eastAsia="Times New Roman" w:hAnsi="Times New Roman" w:cs="Times New Roman"/>
          <w:sz w:val="24"/>
          <w:szCs w:val="24"/>
        </w:rPr>
        <w:t xml:space="preserve">The lack of predictability of when and where a resource may appear makes it hard for them to defend territories. In these cases, using information already available to others may significantly reduce their time searching. In fact, not coincidentally, several studies of </w:t>
      </w:r>
      <w:r w:rsidR="00EA6417">
        <w:rPr>
          <w:rFonts w:ascii="Times New Roman" w:eastAsia="Times New Roman" w:hAnsi="Times New Roman" w:cs="Times New Roman"/>
          <w:sz w:val="24"/>
          <w:szCs w:val="24"/>
        </w:rPr>
        <w:lastRenderedPageBreak/>
        <w:t xml:space="preserve">communal roosting have been done </w:t>
      </w:r>
      <w:r w:rsidR="00927194">
        <w:rPr>
          <w:rFonts w:ascii="Times New Roman" w:eastAsia="Times New Roman" w:hAnsi="Times New Roman" w:cs="Times New Roman"/>
          <w:sz w:val="24"/>
          <w:szCs w:val="24"/>
        </w:rPr>
        <w:t>o</w:t>
      </w:r>
      <w:r w:rsidR="00EA6417">
        <w:rPr>
          <w:rFonts w:ascii="Times New Roman" w:eastAsia="Times New Roman" w:hAnsi="Times New Roman" w:cs="Times New Roman"/>
          <w:sz w:val="24"/>
          <w:szCs w:val="24"/>
        </w:rPr>
        <w:t xml:space="preserve">n scavengers. </w:t>
      </w:r>
      <w:r w:rsidR="00EA6417" w:rsidRPr="00AD0CC1">
        <w:rPr>
          <w:rFonts w:ascii="Times New Roman" w:eastAsia="Times New Roman" w:hAnsi="Times New Roman" w:cs="Times New Roman"/>
          <w:sz w:val="24"/>
          <w:szCs w:val="24"/>
        </w:rPr>
        <w:t xml:space="preserve">Even within scavengers, there might be a differential pattern between obligate and facultative scavengers where the former would critically benefit from since the competition of these pulsed food resources is higher (Van </w:t>
      </w:r>
      <w:proofErr w:type="spellStart"/>
      <w:r w:rsidR="00EA6417" w:rsidRPr="00AD0CC1">
        <w:rPr>
          <w:rFonts w:ascii="Times New Roman" w:eastAsia="Times New Roman" w:hAnsi="Times New Roman" w:cs="Times New Roman"/>
          <w:sz w:val="24"/>
          <w:szCs w:val="24"/>
        </w:rPr>
        <w:t>Overveld</w:t>
      </w:r>
      <w:proofErr w:type="spellEnd"/>
      <w:r w:rsidR="00EA6417" w:rsidRPr="00AD0CC1">
        <w:rPr>
          <w:rFonts w:ascii="Times New Roman" w:eastAsia="Times New Roman" w:hAnsi="Times New Roman" w:cs="Times New Roman"/>
          <w:sz w:val="24"/>
          <w:szCs w:val="24"/>
        </w:rPr>
        <w:t xml:space="preserve"> et al. 2022).</w:t>
      </w:r>
      <w:commentRangeStart w:id="30"/>
      <w:commentRangeEnd w:id="30"/>
      <w:r w:rsidR="00EA6417" w:rsidRPr="00AD0CC1">
        <w:rPr>
          <w:rStyle w:val="CommentReference"/>
          <w:rFonts w:ascii="Times New Roman" w:hAnsi="Times New Roman" w:cs="Times New Roman"/>
        </w:rPr>
        <w:commentReference w:id="30"/>
      </w:r>
      <w:r w:rsidR="00EA6417">
        <w:rPr>
          <w:rFonts w:ascii="Times New Roman" w:eastAsia="Times New Roman" w:hAnsi="Times New Roman" w:cs="Times New Roman"/>
          <w:sz w:val="24"/>
          <w:szCs w:val="24"/>
        </w:rPr>
        <w:t xml:space="preserve"> </w:t>
      </w:r>
    </w:p>
    <w:p w14:paraId="1A8723A1" w14:textId="32317E08" w:rsidR="003817D5" w:rsidRDefault="00EA6417" w:rsidP="00BC7AB5">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Similarly, </w:t>
      </w:r>
      <w:r w:rsidRPr="00AD0CC1">
        <w:rPr>
          <w:rFonts w:ascii="Times New Roman" w:eastAsia="Times New Roman" w:hAnsi="Times New Roman" w:cs="Times New Roman"/>
          <w:b/>
          <w:bCs/>
          <w:i/>
          <w:iCs/>
          <w:sz w:val="24"/>
          <w:szCs w:val="24"/>
        </w:rPr>
        <w:t>dispersal ability</w:t>
      </w:r>
      <w:r w:rsidRPr="00AD0CC1">
        <w:rPr>
          <w:rFonts w:ascii="Times New Roman" w:eastAsia="Times New Roman" w:hAnsi="Times New Roman" w:cs="Times New Roman"/>
          <w:sz w:val="24"/>
          <w:szCs w:val="24"/>
        </w:rPr>
        <w:t xml:space="preserve"> may also determine CRB. </w:t>
      </w:r>
      <w:r w:rsidR="00721203">
        <w:rPr>
          <w:rFonts w:ascii="Times New Roman" w:eastAsia="Times New Roman" w:hAnsi="Times New Roman" w:cs="Times New Roman"/>
          <w:sz w:val="24"/>
          <w:szCs w:val="24"/>
        </w:rPr>
        <w:t xml:space="preserve">Species that have a high dispersal have larger home-ranges. Thus, their search for food in the landscape requires a larger time and energy investment. For such species, relying on social information </w:t>
      </w:r>
      <w:r w:rsidR="003F0D7B">
        <w:rPr>
          <w:rFonts w:ascii="Times New Roman" w:eastAsia="Times New Roman" w:hAnsi="Times New Roman" w:cs="Times New Roman"/>
          <w:sz w:val="24"/>
          <w:szCs w:val="24"/>
        </w:rPr>
        <w:t xml:space="preserve">from conspecifics </w:t>
      </w:r>
      <w:r w:rsidR="00721203">
        <w:rPr>
          <w:rFonts w:ascii="Times New Roman" w:eastAsia="Times New Roman" w:hAnsi="Times New Roman" w:cs="Times New Roman"/>
          <w:sz w:val="24"/>
          <w:szCs w:val="24"/>
        </w:rPr>
        <w:t>may be more beneficial than actively defending a territory</w:t>
      </w:r>
      <w:r w:rsidR="003F0D7B">
        <w:rPr>
          <w:rFonts w:ascii="Times New Roman" w:eastAsia="Times New Roman" w:hAnsi="Times New Roman" w:cs="Times New Roman"/>
          <w:sz w:val="24"/>
          <w:szCs w:val="24"/>
        </w:rPr>
        <w:t xml:space="preserve"> against them</w:t>
      </w:r>
      <w:r w:rsidR="00721203">
        <w:rPr>
          <w:rFonts w:ascii="Times New Roman" w:eastAsia="Times New Roman" w:hAnsi="Times New Roman" w:cs="Times New Roman"/>
          <w:sz w:val="24"/>
          <w:szCs w:val="24"/>
        </w:rPr>
        <w:t>. Indeed,</w:t>
      </w:r>
      <w:r w:rsidR="00721203">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{"citationID":"JfUvZwLL","properties":{"formattedCitation":"(Sheard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721203">
        <w:rPr>
          <w:rFonts w:ascii="Times New Roman" w:eastAsia="Times New Roman" w:hAnsi="Times New Roman" w:cs="Times New Roman"/>
          <w:sz w:val="24"/>
          <w:szCs w:val="24"/>
        </w:rPr>
        <w:fldChar w:fldCharType="separate"/>
      </w:r>
      <w:r w:rsidR="007D0ED2">
        <w:rPr>
          <w:rFonts w:ascii="Times New Roman" w:hAnsi="Times New Roman" w:cs="Times New Roman"/>
          <w:sz w:val="24"/>
        </w:rPr>
        <w:t xml:space="preserve"> </w:t>
      </w:r>
      <w:r w:rsidR="00721203" w:rsidRPr="00721203">
        <w:rPr>
          <w:rFonts w:ascii="Times New Roman" w:hAnsi="Times New Roman" w:cs="Times New Roman"/>
          <w:sz w:val="24"/>
        </w:rPr>
        <w:t xml:space="preserve">Sheard et al. </w:t>
      </w:r>
      <w:r w:rsidR="007D0ED2">
        <w:rPr>
          <w:rFonts w:ascii="Times New Roman" w:hAnsi="Times New Roman" w:cs="Times New Roman"/>
          <w:sz w:val="24"/>
        </w:rPr>
        <w:t>(</w:t>
      </w:r>
      <w:r w:rsidR="00721203" w:rsidRPr="00721203">
        <w:rPr>
          <w:rFonts w:ascii="Times New Roman" w:hAnsi="Times New Roman" w:cs="Times New Roman"/>
          <w:sz w:val="24"/>
        </w:rPr>
        <w:t>2020)</w:t>
      </w:r>
      <w:r w:rsidR="00721203">
        <w:rPr>
          <w:rFonts w:ascii="Times New Roman" w:eastAsia="Times New Roman" w:hAnsi="Times New Roman" w:cs="Times New Roman"/>
          <w:sz w:val="24"/>
          <w:szCs w:val="24"/>
        </w:rPr>
        <w:fldChar w:fldCharType="end"/>
      </w:r>
      <w:r w:rsidR="007D0ED2">
        <w:rPr>
          <w:rFonts w:ascii="Times New Roman" w:eastAsia="Times New Roman" w:hAnsi="Times New Roman" w:cs="Times New Roman"/>
          <w:sz w:val="24"/>
          <w:szCs w:val="24"/>
        </w:rPr>
        <w:t xml:space="preserve"> found that dispersal ability (as measured through the Hand-Wing Index) </w:t>
      </w:r>
      <w:r w:rsidR="003F0D7B">
        <w:rPr>
          <w:rFonts w:ascii="Times New Roman" w:eastAsia="Times New Roman" w:hAnsi="Times New Roman" w:cs="Times New Roman"/>
          <w:sz w:val="24"/>
          <w:szCs w:val="24"/>
        </w:rPr>
        <w:t>was negatively correlated with territoriality. By navigating larger areas, species also a</w:t>
      </w:r>
      <w:r w:rsidR="003F0D7B" w:rsidRPr="00AD0CC1">
        <w:rPr>
          <w:rFonts w:ascii="Times New Roman" w:eastAsia="Times New Roman" w:hAnsi="Times New Roman" w:cs="Times New Roman"/>
          <w:sz w:val="24"/>
          <w:szCs w:val="24"/>
        </w:rPr>
        <w:t>cquire more information from feeding areas</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(Buckley 1997)</w:t>
      </w:r>
      <w:r w:rsidR="003F0D7B">
        <w:rPr>
          <w:rFonts w:ascii="Times New Roman" w:eastAsia="Times New Roman" w:hAnsi="Times New Roman" w:cs="Times New Roman"/>
          <w:sz w:val="24"/>
          <w:szCs w:val="24"/>
        </w:rPr>
        <w:t xml:space="preserve">, which may be useful for them to assess which are the most profitable ones. </w:t>
      </w:r>
      <w:r w:rsidRPr="00AD0CC1">
        <w:rPr>
          <w:rFonts w:ascii="Times New Roman" w:eastAsia="Times New Roman" w:hAnsi="Times New Roman" w:cs="Times New Roman"/>
          <w:sz w:val="24"/>
          <w:szCs w:val="24"/>
        </w:rPr>
        <w:t>But gaining instantaneous information from the landscape is not enough for information transfer later in a roost.</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For this information to be useful for efficient foraging, </w:t>
      </w:r>
      <w:r w:rsidR="003F0D7B" w:rsidRPr="00AD0CC1">
        <w:rPr>
          <w:rFonts w:ascii="Times New Roman" w:eastAsia="Times New Roman" w:hAnsi="Times New Roman" w:cs="Times New Roman"/>
          <w:b/>
          <w:bCs/>
          <w:i/>
          <w:iCs/>
          <w:sz w:val="24"/>
          <w:szCs w:val="24"/>
        </w:rPr>
        <w:t>memory</w:t>
      </w:r>
      <w:r w:rsidR="003F0D7B" w:rsidRPr="00AD0CC1">
        <w:rPr>
          <w:rFonts w:ascii="Times New Roman" w:eastAsia="Times New Roman" w:hAnsi="Times New Roman" w:cs="Times New Roman"/>
          <w:sz w:val="24"/>
          <w:szCs w:val="24"/>
        </w:rPr>
        <w:t xml:space="preserve"> is also crucial</w:t>
      </w:r>
      <w:r w:rsidR="005922C7">
        <w:rPr>
          <w:rFonts w:ascii="Times New Roman" w:eastAsia="Times New Roman" w:hAnsi="Times New Roman" w:cs="Times New Roman"/>
          <w:sz w:val="24"/>
          <w:szCs w:val="24"/>
        </w:rPr>
        <w:t>, especially if the main mechanism for information is via the ICH and not local enhancement</w:t>
      </w:r>
      <w:r w:rsidR="003F0D7B" w:rsidRPr="00AD0CC1">
        <w:rPr>
          <w:rFonts w:ascii="Times New Roman" w:eastAsia="Times New Roman" w:hAnsi="Times New Roman" w:cs="Times New Roman"/>
          <w:sz w:val="24"/>
          <w:szCs w:val="24"/>
        </w:rPr>
        <w:t xml:space="preserve">. </w:t>
      </w:r>
      <w:r w:rsidR="005922C7">
        <w:rPr>
          <w:rFonts w:ascii="Times New Roman" w:eastAsia="Times New Roman" w:hAnsi="Times New Roman" w:cs="Times New Roman"/>
          <w:sz w:val="24"/>
          <w:szCs w:val="24"/>
        </w:rPr>
        <w:t>In the former, i</w:t>
      </w:r>
      <w:r w:rsidR="005D6FB1">
        <w:rPr>
          <w:rFonts w:ascii="Times New Roman" w:eastAsia="Times New Roman" w:hAnsi="Times New Roman" w:cs="Times New Roman"/>
          <w:sz w:val="24"/>
          <w:szCs w:val="24"/>
        </w:rPr>
        <w:t xml:space="preserve">ndividuals need to remember the location of food patches to return to them so that the information gained is valuable for other members </w:t>
      </w:r>
      <w:r w:rsidR="005D6FB1">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{"citationID":"RXNoptOW","properties":{"formattedCitation":"(Weimerskirch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5D6FB1">
        <w:rPr>
          <w:rFonts w:ascii="Times New Roman" w:eastAsia="Times New Roman" w:hAnsi="Times New Roman" w:cs="Times New Roman"/>
          <w:sz w:val="24"/>
          <w:szCs w:val="24"/>
        </w:rPr>
        <w:fldChar w:fldCharType="separate"/>
      </w:r>
      <w:r w:rsidR="005D6FB1" w:rsidRPr="005D6FB1">
        <w:rPr>
          <w:rFonts w:ascii="Times New Roman" w:hAnsi="Times New Roman" w:cs="Times New Roman"/>
          <w:sz w:val="24"/>
        </w:rPr>
        <w:t>(Weimerskirch et al., 2010)</w:t>
      </w:r>
      <w:r w:rsidR="005D6FB1">
        <w:rPr>
          <w:rFonts w:ascii="Times New Roman" w:eastAsia="Times New Roman" w:hAnsi="Times New Roman" w:cs="Times New Roman"/>
          <w:sz w:val="24"/>
          <w:szCs w:val="24"/>
        </w:rPr>
        <w:fldChar w:fldCharType="end"/>
      </w:r>
      <w:r w:rsidR="005D6FB1">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Hence, it would be expected that species with greater spatial memory will be able to retain information better, making several successful foraging trips, </w:t>
      </w:r>
      <w:r w:rsidR="003817D5">
        <w:rPr>
          <w:rFonts w:ascii="Times New Roman" w:eastAsia="Times New Roman" w:hAnsi="Times New Roman" w:cs="Times New Roman"/>
          <w:sz w:val="24"/>
          <w:szCs w:val="24"/>
        </w:rPr>
        <w:t>which can give cues to others</w:t>
      </w:r>
      <w:commentRangeStart w:id="31"/>
      <w:r w:rsidR="003F0D7B" w:rsidRPr="00AD0CC1">
        <w:rPr>
          <w:rFonts w:ascii="Times New Roman" w:eastAsia="Times New Roman" w:hAnsi="Times New Roman" w:cs="Times New Roman"/>
          <w:sz w:val="24"/>
          <w:szCs w:val="24"/>
        </w:rPr>
        <w:t xml:space="preserve"> at a roost </w:t>
      </w:r>
      <w:commentRangeEnd w:id="31"/>
      <w:r w:rsidR="003F0D7B" w:rsidRPr="00AD0CC1">
        <w:rPr>
          <w:rStyle w:val="CommentReference"/>
        </w:rPr>
        <w:commentReference w:id="31"/>
      </w:r>
      <w:r w:rsidR="003F0D7B" w:rsidRPr="00AD0CC1">
        <w:rPr>
          <w:rFonts w:ascii="Times New Roman" w:eastAsia="Times New Roman" w:hAnsi="Times New Roman" w:cs="Times New Roman"/>
          <w:sz w:val="24"/>
          <w:szCs w:val="24"/>
        </w:rPr>
        <w:t>(G Hern</w:t>
      </w:r>
      <w:r w:rsidR="003F0D7B" w:rsidRPr="00AD0CC1">
        <w:rPr>
          <w:rFonts w:ascii="Times New Roman" w:hAnsi="Times New Roman" w:cs="Times New Roman"/>
          <w:sz w:val="24"/>
          <w:szCs w:val="24"/>
        </w:rPr>
        <w:t>á</w:t>
      </w:r>
      <w:r w:rsidR="003F0D7B" w:rsidRPr="00AD0CC1">
        <w:rPr>
          <w:rFonts w:ascii="Times New Roman" w:eastAsia="Times New Roman" w:hAnsi="Times New Roman" w:cs="Times New Roman"/>
          <w:sz w:val="24"/>
          <w:szCs w:val="24"/>
        </w:rPr>
        <w:t>ndez-Montero et al. 2020).</w:t>
      </w:r>
    </w:p>
    <w:p w14:paraId="5474AB68" w14:textId="018C6FB8" w:rsidR="00A43BB1" w:rsidRDefault="00046C1B" w:rsidP="00A43BB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Perhaps less evident would be the influence of </w:t>
      </w:r>
      <w:r w:rsidRPr="00AD0CC1">
        <w:rPr>
          <w:rFonts w:ascii="Times New Roman" w:eastAsia="Times New Roman" w:hAnsi="Times New Roman" w:cs="Times New Roman"/>
          <w:b/>
          <w:bCs/>
          <w:i/>
          <w:iCs/>
          <w:sz w:val="24"/>
          <w:szCs w:val="24"/>
        </w:rPr>
        <w:t>mass</w:t>
      </w:r>
      <w:r w:rsidR="003817D5">
        <w:rPr>
          <w:rFonts w:ascii="Times New Roman" w:eastAsia="Times New Roman" w:hAnsi="Times New Roman" w:cs="Times New Roman"/>
          <w:b/>
          <w:bCs/>
          <w:i/>
          <w:iCs/>
          <w:sz w:val="24"/>
          <w:szCs w:val="24"/>
        </w:rPr>
        <w:t>.</w:t>
      </w:r>
      <w:r w:rsidRPr="00AD0CC1">
        <w:rPr>
          <w:rFonts w:ascii="Times New Roman" w:eastAsia="Times New Roman" w:hAnsi="Times New Roman" w:cs="Times New Roman"/>
          <w:sz w:val="24"/>
          <w:szCs w:val="24"/>
        </w:rPr>
        <w:t xml:space="preserve"> Because </w:t>
      </w:r>
      <w:r w:rsidR="003817D5">
        <w:rPr>
          <w:rFonts w:ascii="Times New Roman" w:eastAsia="Times New Roman" w:hAnsi="Times New Roman" w:cs="Times New Roman"/>
          <w:sz w:val="24"/>
          <w:szCs w:val="24"/>
        </w:rPr>
        <w:t>larger</w:t>
      </w:r>
      <w:r w:rsidR="003817D5"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species tend to have higher energetic demands, their foraging efficiency needs to be crucially high to meet these </w:t>
      </w:r>
      <w:r w:rsidR="003817D5">
        <w:rPr>
          <w:rFonts w:ascii="Times New Roman" w:eastAsia="Times New Roman" w:hAnsi="Times New Roman" w:cs="Times New Roman"/>
          <w:sz w:val="24"/>
          <w:szCs w:val="24"/>
        </w:rPr>
        <w:t>requirement</w:t>
      </w:r>
      <w:r w:rsidR="003817D5" w:rsidRPr="00AD0CC1">
        <w:rPr>
          <w:rFonts w:ascii="Times New Roman" w:eastAsia="Times New Roman" w:hAnsi="Times New Roman" w:cs="Times New Roman"/>
          <w:sz w:val="24"/>
          <w:szCs w:val="24"/>
        </w:rPr>
        <w:t>s</w:t>
      </w:r>
      <w:r w:rsidRPr="00AD0CC1">
        <w:rPr>
          <w:rFonts w:ascii="Times New Roman" w:eastAsia="Times New Roman" w:hAnsi="Times New Roman" w:cs="Times New Roman"/>
          <w:sz w:val="24"/>
          <w:szCs w:val="24"/>
        </w:rPr>
        <w:t xml:space="preserve">. </w:t>
      </w:r>
      <w:r w:rsidR="00A43BB1">
        <w:rPr>
          <w:rFonts w:ascii="Times New Roman" w:eastAsia="Times New Roman" w:hAnsi="Times New Roman" w:cs="Times New Roman"/>
          <w:sz w:val="24"/>
          <w:szCs w:val="24"/>
        </w:rPr>
        <w:t xml:space="preserve">An interesting study by </w:t>
      </w:r>
      <w:r w:rsidR="00A43BB1">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{"citationID":"8ob55EDt","properties":{"formattedCitation":"(Blumstein &amp; M\\uc0\\u248{}ller, 2008)","plainCitation":"(Blumstein &amp; Møller, 2008)","dontUpdate":true,"noteIndex":0},"citationItems":[{"id":882,"uris":["http://zotero.org/users/6254983/items/2K8RPZPN"],"itemData":{"id":882,"type":"article-journal","abstract":"Sociality, as a life-history trait, should be associated with high longevity because complex sociality is characterized by reproductive suppression, delayed breeding, increased care and survival, and some of these traits select for high longevity. We studied the relationship between cooperative parental care (a proxy of complex sociality) and relative maximum lifespan in 257 North American bird species. After controlling for variation in maximum lifespan explained by body mass, sampling effort, latitude, mortality rate, migration distance and age at first reproduction, we found no significant effect of cooperative care on longevity in analyses of species-specific data or phylogenetically independent standardized linear contrasts. Thus, sociality itself is not associated with high longevity. Rather, longevity is correlated with increased body size, survival rate and age of first reproduction.","container-title":"Biology Letters","DOI":"10.1098/rsbl.2007.0606","ISSN":"1744-9561, 1744-957X","issue":"2","journalAbbreviation":"Biol. Lett.","language":"en","page":"146-148","source":"DOI.org (Crossref)","title":"Is sociality associated with high longevity in North American birds?","volume":"4","author":[{"family":"Blumstein","given":"D.T"},{"family":"Møller","given":"A.P"}],"issued":{"date-parts":[["2008",4,23]]}}}],"schema":"https://github.com/citation-style-language/schema/raw/master/csl-citation.json"} </w:instrText>
      </w:r>
      <w:r w:rsidR="00A43BB1">
        <w:rPr>
          <w:rFonts w:ascii="Times New Roman" w:eastAsia="Times New Roman" w:hAnsi="Times New Roman" w:cs="Times New Roman"/>
          <w:sz w:val="24"/>
          <w:szCs w:val="24"/>
        </w:rPr>
        <w:fldChar w:fldCharType="separate"/>
      </w:r>
      <w:r w:rsidR="00A43BB1" w:rsidRPr="00A43BB1">
        <w:rPr>
          <w:rFonts w:ascii="Times New Roman" w:hAnsi="Times New Roman" w:cs="Times New Roman"/>
          <w:sz w:val="24"/>
        </w:rPr>
        <w:t>Blumstein &amp; Møller</w:t>
      </w:r>
      <w:r w:rsidR="00A43BB1">
        <w:rPr>
          <w:rFonts w:ascii="Times New Roman" w:hAnsi="Times New Roman" w:cs="Times New Roman"/>
          <w:sz w:val="24"/>
        </w:rPr>
        <w:t xml:space="preserve"> (</w:t>
      </w:r>
      <w:r w:rsidR="00A43BB1" w:rsidRPr="00A43BB1">
        <w:rPr>
          <w:rFonts w:ascii="Times New Roman" w:hAnsi="Times New Roman" w:cs="Times New Roman"/>
          <w:sz w:val="24"/>
        </w:rPr>
        <w:t>2008)</w:t>
      </w:r>
      <w:r w:rsidR="00A43BB1">
        <w:rPr>
          <w:rFonts w:ascii="Times New Roman" w:eastAsia="Times New Roman" w:hAnsi="Times New Roman" w:cs="Times New Roman"/>
          <w:sz w:val="24"/>
          <w:szCs w:val="24"/>
        </w:rPr>
        <w:fldChar w:fldCharType="end"/>
      </w:r>
      <w:r w:rsidR="00A43BB1">
        <w:rPr>
          <w:rFonts w:ascii="Times New Roman" w:eastAsia="Times New Roman" w:hAnsi="Times New Roman" w:cs="Times New Roman"/>
          <w:sz w:val="24"/>
          <w:szCs w:val="24"/>
        </w:rPr>
        <w:t xml:space="preserve"> investigated the relationship between sociality and longevity- which is well-known to be correlated with mass. Their results didn’t support the idea that these two variables are correlated. However, their proxy for sociality was cooperative breeding only, and their sample size limited to birds of North America only. It is worth replicating these efforts on a larger scale research, and using other forms of sociality such as that of CRB. </w:t>
      </w:r>
    </w:p>
    <w:p w14:paraId="164B2F39" w14:textId="0E6A0B4B" w:rsidR="003817D5" w:rsidRPr="00AD0CC1" w:rsidRDefault="00A43BB1" w:rsidP="006365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there are within-species variables that may also affect the persistence of CRB such as age-class. From the lens of foraging efficiency, juveniles are much more prone to roost communally as they are less experienced in finding food. However, those variations occur at a </w:t>
      </w:r>
      <w:r>
        <w:rPr>
          <w:rFonts w:ascii="Times New Roman" w:eastAsia="Times New Roman" w:hAnsi="Times New Roman" w:cs="Times New Roman"/>
          <w:sz w:val="24"/>
          <w:szCs w:val="24"/>
        </w:rPr>
        <w:lastRenderedPageBreak/>
        <w:t xml:space="preserve">population level, at thus are beyond the scope of the current research. </w:t>
      </w:r>
      <w:r w:rsidR="0063651C">
        <w:rPr>
          <w:rFonts w:ascii="Times New Roman" w:eastAsia="Times New Roman" w:hAnsi="Times New Roman" w:cs="Times New Roman"/>
          <w:sz w:val="24"/>
          <w:szCs w:val="24"/>
        </w:rPr>
        <w:t>At a species level, however</w:t>
      </w:r>
      <w:r w:rsidR="00046C1B" w:rsidRPr="00AD0CC1">
        <w:rPr>
          <w:rFonts w:ascii="Times New Roman" w:eastAsia="Times New Roman" w:hAnsi="Times New Roman" w:cs="Times New Roman"/>
          <w:sz w:val="24"/>
          <w:szCs w:val="24"/>
        </w:rPr>
        <w:t xml:space="preserve">, all the aforementioned variables </w:t>
      </w:r>
      <w:r w:rsidR="0063651C">
        <w:rPr>
          <w:rFonts w:ascii="Times New Roman" w:eastAsia="Times New Roman" w:hAnsi="Times New Roman" w:cs="Times New Roman"/>
          <w:sz w:val="24"/>
          <w:szCs w:val="24"/>
        </w:rPr>
        <w:t>(</w:t>
      </w:r>
      <w:r w:rsidR="0063651C" w:rsidRPr="00ED21DA">
        <w:rPr>
          <w:rFonts w:ascii="Times New Roman" w:eastAsia="Times New Roman" w:hAnsi="Times New Roman" w:cs="Times New Roman"/>
          <w:b/>
          <w:bCs/>
          <w:i/>
          <w:iCs/>
          <w:sz w:val="24"/>
          <w:szCs w:val="24"/>
        </w:rPr>
        <w:t>trophic level, dispersal ability, memory and mass</w:t>
      </w:r>
      <w:r w:rsidR="0063651C">
        <w:rPr>
          <w:rFonts w:ascii="Times New Roman" w:eastAsia="Times New Roman" w:hAnsi="Times New Roman" w:cs="Times New Roman"/>
          <w:sz w:val="24"/>
          <w:szCs w:val="24"/>
        </w:rPr>
        <w:t xml:space="preserve">) </w:t>
      </w:r>
      <w:r w:rsidR="00046C1B" w:rsidRPr="00AD0CC1">
        <w:rPr>
          <w:rFonts w:ascii="Times New Roman" w:eastAsia="Times New Roman" w:hAnsi="Times New Roman" w:cs="Times New Roman"/>
          <w:sz w:val="24"/>
          <w:szCs w:val="24"/>
        </w:rPr>
        <w:t>combined could be acting together to promote the evolution of this behaviour</w:t>
      </w:r>
      <w:r w:rsidR="0063651C">
        <w:rPr>
          <w:rFonts w:ascii="Times New Roman" w:eastAsia="Times New Roman" w:hAnsi="Times New Roman" w:cs="Times New Roman"/>
          <w:sz w:val="24"/>
          <w:szCs w:val="24"/>
        </w:rPr>
        <w:t xml:space="preserve"> as hinted by the literature. </w:t>
      </w:r>
    </w:p>
    <w:p w14:paraId="22D5B6A2" w14:textId="0185F53B" w:rsidR="00046C1B" w:rsidRPr="00AD0CC1" w:rsidRDefault="00046C1B" w:rsidP="008411FC">
      <w:pPr>
        <w:spacing w:line="360" w:lineRule="auto"/>
        <w:ind w:firstLine="720"/>
        <w:jc w:val="both"/>
        <w:rPr>
          <w:rFonts w:ascii="Times New Roman" w:eastAsia="Times New Roman" w:hAnsi="Times New Roman" w:cs="Times New Roman"/>
          <w:sz w:val="24"/>
          <w:szCs w:val="24"/>
        </w:rPr>
      </w:pPr>
      <w:commentRangeStart w:id="32"/>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32"/>
      <w:r w:rsidR="003818B6" w:rsidRPr="00AD0CC1">
        <w:rPr>
          <w:rStyle w:val="CommentReference"/>
        </w:rPr>
        <w:commentReference w:id="32"/>
      </w:r>
      <w:r w:rsidRPr="00AD0CC1">
        <w:rPr>
          <w:rFonts w:ascii="Times New Roman" w:eastAsia="Times New Roman" w:hAnsi="Times New Roman" w:cs="Times New Roman"/>
          <w:sz w:val="24"/>
          <w:szCs w:val="24"/>
        </w:rPr>
        <w:t xml:space="preserve">tested ecological variables that might drive the evolution of CRB in </w:t>
      </w:r>
      <w:r w:rsidR="0063651C">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sidR="0063651C">
        <w:rPr>
          <w:rFonts w:ascii="Times New Roman" w:eastAsia="Times New Roman" w:hAnsi="Times New Roman" w:cs="Times New Roman"/>
          <w:sz w:val="24"/>
          <w:szCs w:val="24"/>
        </w:rPr>
        <w:t xml:space="preserve">his sample size comprised less than 5% of the total bird’s species in the world. More importantly, his study </w:t>
      </w:r>
      <w:r w:rsidRPr="00AD0CC1">
        <w:rPr>
          <w:rFonts w:ascii="Times New Roman" w:eastAsia="Times New Roman" w:hAnsi="Times New Roman" w:cs="Times New Roman"/>
          <w:sz w:val="24"/>
          <w:szCs w:val="24"/>
        </w:rPr>
        <w:t xml:space="preserve">also included waterbirds. </w:t>
      </w:r>
      <w:commentRangeStart w:id="33"/>
      <w:r w:rsidRPr="00AD0CC1">
        <w:rPr>
          <w:rFonts w:ascii="Times New Roman" w:eastAsia="Times New Roman" w:hAnsi="Times New Roman" w:cs="Times New Roman"/>
          <w:sz w:val="24"/>
          <w:szCs w:val="24"/>
        </w:rPr>
        <w:t xml:space="preserve">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003F38CB">
        <w:rPr>
          <w:rFonts w:ascii="Times New Roman" w:eastAsia="Times New Roman" w:hAnsi="Times New Roman" w:cs="Times New Roman"/>
          <w:sz w:val="24"/>
          <w:szCs w:val="24"/>
        </w:rPr>
        <w:t xml:space="preserve">. For instance, aquatic birds like waterfowl feed primarily on fish. Fish are constrained in movement within a lake, which makes their occurrence more predictable. Research has also suggested that </w:t>
      </w:r>
      <w:r w:rsidRPr="00AD0CC1">
        <w:rPr>
          <w:rFonts w:ascii="Times New Roman" w:eastAsia="Times New Roman" w:hAnsi="Times New Roman" w:cs="Times New Roman"/>
          <w:sz w:val="24"/>
          <w:szCs w:val="24"/>
        </w:rPr>
        <w:t xml:space="preserve">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 xml:space="preserve"> </w:t>
      </w:r>
      <w:commentRangeEnd w:id="33"/>
      <w:r w:rsidR="000D6432" w:rsidRPr="00AD0CC1">
        <w:rPr>
          <w:rStyle w:val="CommentReference"/>
        </w:rPr>
        <w:commentReference w:id="33"/>
      </w:r>
      <w:r w:rsidR="003F0CA1">
        <w:rPr>
          <w:rFonts w:ascii="Times New Roman" w:eastAsia="Times New Roman" w:hAnsi="Times New Roman" w:cs="Times New Roman"/>
          <w:sz w:val="24"/>
          <w:szCs w:val="24"/>
        </w:rPr>
        <w:t>Although communal roosting is seen in aquatic bird species like herons and egrets, the driver for CRB in these groups may be less driven by foraging only</w:t>
      </w:r>
      <w:r w:rsidR="008411FC">
        <w:rPr>
          <w:rFonts w:ascii="Times New Roman" w:eastAsia="Times New Roman" w:hAnsi="Times New Roman" w:cs="Times New Roman"/>
          <w:sz w:val="24"/>
          <w:szCs w:val="24"/>
        </w:rPr>
        <w:t xml:space="preserve"> </w:t>
      </w:r>
      <w:r w:rsidR="008411FC">
        <w:rPr>
          <w:rFonts w:ascii="Times New Roman" w:eastAsia="Times New Roman" w:hAnsi="Times New Roman" w:cs="Times New Roman"/>
          <w:sz w:val="24"/>
          <w:szCs w:val="24"/>
        </w:rPr>
        <w:fldChar w:fldCharType="begin"/>
      </w:r>
      <w:r w:rsidR="000136F8">
        <w:rPr>
          <w:rFonts w:ascii="Times New Roman" w:eastAsia="Times New Roman" w:hAnsi="Times New Roman" w:cs="Times New Roman"/>
          <w:sz w:val="24"/>
          <w:szCs w:val="24"/>
        </w:rPr>
        <w:instrText xml:space="preserve"> ADDIN ZOTERO_ITEM CSL_CITATION {"citationID":"vlaO7Okr","properties":{"formattedCitation":"(Youcefi et al., 2019)","plainCitation":"(Youcefi et al., 2019)","dontUpdate":true,"noteIndex":0},"citationItems":[{"id":884,"uris":["http://zotero.org/users/6254983/items/LU8JI24E"],"itemData":{"id":884,"type":"article-journal","container-title":"Bird Study","DOI":"10.1080/00063657.2019.1694487","ISSN":"0006-3657, 1944-6705","issue":"3","journalAbbreviation":"Bird Study","language":"en","page":"413-419","source":"DOI.org (Crossref)","title":"Weather conditions affect the collective roosting behaviour of the Cattle Egret &lt;i&gt;Bubulcus ibis&lt;/i&gt;","volume":"66","author":[{"family":"Youcefi","given":"Abdeldjalil"},{"family":"Baaloudj","given":"Affef"},{"family":"Zebsa","given":"Rabah"},{"family":"Mahdjoub","given":"Hayat"},{"family":"Bensakhri","given":"Zinette"},{"family":"Bensouilah","given":"Soufyane"},{"family":"Amari","given":"Hichem"},{"family":"Si Bachir","given":"Abdelkrim"},{"family":"Khelifa","given":"Rassim"}],"issued":{"date-parts":[["2019",7,3]]}}}],"schema":"https://github.com/citation-style-language/schema/raw/master/csl-citation.json"} </w:instrText>
      </w:r>
      <w:r w:rsidR="008411FC">
        <w:rPr>
          <w:rFonts w:ascii="Times New Roman" w:eastAsia="Times New Roman" w:hAnsi="Times New Roman" w:cs="Times New Roman"/>
          <w:sz w:val="24"/>
          <w:szCs w:val="24"/>
        </w:rPr>
        <w:fldChar w:fldCharType="separate"/>
      </w:r>
      <w:r w:rsidR="008411FC" w:rsidRPr="008411FC">
        <w:rPr>
          <w:rFonts w:ascii="Times New Roman" w:hAnsi="Times New Roman" w:cs="Times New Roman"/>
          <w:sz w:val="24"/>
        </w:rPr>
        <w:t>(</w:t>
      </w:r>
      <w:r w:rsidR="008411FC">
        <w:rPr>
          <w:rFonts w:ascii="Times New Roman" w:hAnsi="Times New Roman" w:cs="Times New Roman"/>
          <w:sz w:val="24"/>
        </w:rPr>
        <w:t xml:space="preserve">e.g., </w:t>
      </w:r>
      <w:r w:rsidR="008411FC" w:rsidRPr="008411FC">
        <w:rPr>
          <w:rFonts w:ascii="Times New Roman" w:hAnsi="Times New Roman" w:cs="Times New Roman"/>
          <w:sz w:val="24"/>
        </w:rPr>
        <w:t>Youcefi et al., 2019)</w:t>
      </w:r>
      <w:r w:rsidR="008411FC">
        <w:rPr>
          <w:rFonts w:ascii="Times New Roman" w:eastAsia="Times New Roman" w:hAnsi="Times New Roman" w:cs="Times New Roman"/>
          <w:sz w:val="24"/>
          <w:szCs w:val="24"/>
        </w:rPr>
        <w:fldChar w:fldCharType="end"/>
      </w:r>
      <w:r w:rsidR="003F0CA1">
        <w:rPr>
          <w:rFonts w:ascii="Times New Roman" w:eastAsia="Times New Roman" w:hAnsi="Times New Roman" w:cs="Times New Roman"/>
          <w:sz w:val="24"/>
          <w:szCs w:val="24"/>
        </w:rPr>
        <w:t>.</w:t>
      </w:r>
      <w:r w:rsidR="008411FC">
        <w:rPr>
          <w:rFonts w:ascii="Times New Roman" w:eastAsia="Times New Roman" w:hAnsi="Times New Roman" w:cs="Times New Roman"/>
          <w:sz w:val="24"/>
          <w:szCs w:val="24"/>
        </w:rPr>
        <w:t xml:space="preserve"> </w:t>
      </w:r>
      <w:r w:rsidR="003F38CB">
        <w:rPr>
          <w:rFonts w:ascii="Times New Roman" w:eastAsia="Times New Roman" w:hAnsi="Times New Roman" w:cs="Times New Roman"/>
          <w:sz w:val="24"/>
          <w:szCs w:val="24"/>
        </w:rPr>
        <w:t xml:space="preserve">These difference in dynamic </w:t>
      </w:r>
      <w:r w:rsidR="003F0CA1">
        <w:rPr>
          <w:rFonts w:ascii="Times New Roman" w:eastAsia="Times New Roman" w:hAnsi="Times New Roman" w:cs="Times New Roman"/>
          <w:sz w:val="24"/>
          <w:szCs w:val="24"/>
        </w:rPr>
        <w:t>of their feeding role and ecology make the results hard to extrapolate to landbirds.</w:t>
      </w:r>
      <w:r w:rsidR="008411FC">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N</w:t>
      </w:r>
      <w:r w:rsidRPr="00AD0CC1">
        <w:rPr>
          <w:rFonts w:ascii="Times New Roman" w:eastAsia="Times New Roman" w:hAnsi="Times New Roman" w:cs="Times New Roman"/>
          <w:sz w:val="24"/>
          <w:szCs w:val="24"/>
        </w:rPr>
        <w:t>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7BCC3818" w14:textId="3E7D29B8" w:rsidR="00046C1B" w:rsidRPr="00AD0CC1" w:rsidRDefault="00046C1B" w:rsidP="008411FC">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sidR="008411FC">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 xml:space="preserve">While these approaches help us understand the mechanistic of the ICH itself, it limits the scope to understand the overarching drivers underpinning CRB. From an </w:t>
      </w:r>
      <w:r w:rsidRPr="00AD0CC1">
        <w:rPr>
          <w:rFonts w:ascii="Times New Roman" w:eastAsia="Times New Roman" w:hAnsi="Times New Roman" w:cs="Times New Roman"/>
          <w:sz w:val="24"/>
          <w:szCs w:val="24"/>
        </w:rPr>
        <w:lastRenderedPageBreak/>
        <w:t xml:space="preserve">evolutionary perspective, the latter is important because it gives us information on the reliance of this behaviour for the fitness of </w:t>
      </w:r>
      <w:r w:rsidR="00664B3B" w:rsidRPr="00AD0CC1">
        <w:rPr>
          <w:rFonts w:ascii="Times New Roman" w:eastAsia="Times New Roman" w:hAnsi="Times New Roman" w:cs="Times New Roman"/>
          <w:sz w:val="24"/>
          <w:szCs w:val="24"/>
        </w:rPr>
        <w:t>individuals</w:t>
      </w:r>
      <w:r w:rsidR="008411FC">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6D6AD563" w14:textId="77777777" w:rsidR="0063651C" w:rsidRDefault="0063651C" w:rsidP="00A734DA"/>
    <w:p w14:paraId="48559836" w14:textId="77777777" w:rsidR="00046C1B" w:rsidRPr="00AD0CC1" w:rsidRDefault="00046C1B" w:rsidP="00A734DA"/>
    <w:p w14:paraId="0915E9F4" w14:textId="77777777" w:rsidR="005369F1" w:rsidRPr="00AD0CC1" w:rsidRDefault="005369F1" w:rsidP="005369F1">
      <w:pPr>
        <w:pStyle w:val="Heading2"/>
        <w:spacing w:line="360" w:lineRule="auto"/>
        <w:jc w:val="both"/>
        <w:rPr>
          <w:rFonts w:ascii="Times New Roman" w:hAnsi="Times New Roman" w:cs="Times New Roman"/>
          <w:b/>
          <w:bCs/>
          <w:color w:val="auto"/>
          <w:sz w:val="24"/>
          <w:szCs w:val="24"/>
        </w:rPr>
      </w:pPr>
      <w:commentRangeStart w:id="34"/>
      <w:r w:rsidRPr="00AD0CC1">
        <w:rPr>
          <w:rFonts w:ascii="Times New Roman" w:hAnsi="Times New Roman" w:cs="Times New Roman"/>
          <w:b/>
          <w:bCs/>
          <w:color w:val="auto"/>
          <w:sz w:val="24"/>
          <w:szCs w:val="24"/>
        </w:rPr>
        <w:t>1.2 The unique nature of avian foraging ecology</w:t>
      </w:r>
      <w:commentRangeEnd w:id="34"/>
      <w:r w:rsidR="00AA06D7" w:rsidRPr="00AD0CC1">
        <w:rPr>
          <w:rStyle w:val="CommentReference"/>
          <w:rFonts w:asciiTheme="minorHAnsi" w:eastAsiaTheme="minorHAnsi" w:hAnsiTheme="minorHAnsi" w:cstheme="minorBidi"/>
          <w:color w:val="auto"/>
        </w:rPr>
        <w:commentReference w:id="34"/>
      </w:r>
    </w:p>
    <w:p w14:paraId="2AA847D8" w14:textId="39A62C61" w:rsidR="007C441F" w:rsidRDefault="005369F1" w:rsidP="005369F1">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A relevant question remains unanswered – why are birds an interesting study system to </w:t>
      </w:r>
      <w:r w:rsidR="0009545B" w:rsidRPr="00AD0CC1">
        <w:rPr>
          <w:rFonts w:ascii="Times New Roman" w:hAnsi="Times New Roman" w:cs="Times New Roman"/>
          <w:sz w:val="24"/>
          <w:szCs w:val="24"/>
        </w:rPr>
        <w:t>study communal roosting behaviour?</w:t>
      </w:r>
      <w:commentRangeStart w:id="35"/>
      <w:r w:rsidRPr="00AD0CC1">
        <w:rPr>
          <w:rFonts w:ascii="Times New Roman" w:hAnsi="Times New Roman" w:cs="Times New Roman"/>
          <w:sz w:val="24"/>
          <w:szCs w:val="24"/>
        </w:rPr>
        <w:t xml:space="preserve"> </w:t>
      </w:r>
      <w:commentRangeEnd w:id="35"/>
      <w:r w:rsidRPr="00AD0CC1">
        <w:rPr>
          <w:rStyle w:val="CommentReference"/>
        </w:rPr>
        <w:commentReference w:id="35"/>
      </w:r>
      <w:r w:rsidRPr="00AD0CC1">
        <w:rPr>
          <w:rFonts w:ascii="Times New Roman" w:hAnsi="Times New Roman" w:cs="Times New Roman"/>
          <w:sz w:val="24"/>
          <w:szCs w:val="24"/>
        </w:rPr>
        <w:t xml:space="preserve">The answer has both ecological and pragmatic rationales. </w:t>
      </w:r>
      <w:r w:rsidR="00193CD3" w:rsidRPr="00AD0CC1">
        <w:rPr>
          <w:rFonts w:ascii="Times New Roman" w:hAnsi="Times New Roman" w:cs="Times New Roman"/>
          <w:sz w:val="24"/>
          <w:szCs w:val="24"/>
        </w:rPr>
        <w:t xml:space="preserve">Firstly, the frequency of occurrence of communal roosting behaviour is </w:t>
      </w:r>
      <w:r w:rsidR="006B6C80">
        <w:rPr>
          <w:rFonts w:ascii="Times New Roman" w:hAnsi="Times New Roman" w:cs="Times New Roman"/>
          <w:sz w:val="24"/>
          <w:szCs w:val="24"/>
        </w:rPr>
        <w:t>among the highest than any</w:t>
      </w:r>
      <w:r w:rsidR="00193CD3" w:rsidRPr="00AD0CC1">
        <w:rPr>
          <w:rFonts w:ascii="Times New Roman" w:hAnsi="Times New Roman" w:cs="Times New Roman"/>
          <w:sz w:val="24"/>
          <w:szCs w:val="24"/>
        </w:rPr>
        <w:t xml:space="preserve"> other taxa. Birds, unlike most </w:t>
      </w:r>
      <w:commentRangeStart w:id="36"/>
      <w:r w:rsidR="00193CD3" w:rsidRPr="00AD0CC1">
        <w:rPr>
          <w:rFonts w:ascii="Times New Roman" w:hAnsi="Times New Roman" w:cs="Times New Roman"/>
          <w:sz w:val="24"/>
          <w:szCs w:val="24"/>
        </w:rPr>
        <w:t>mammals</w:t>
      </w:r>
      <w:commentRangeEnd w:id="36"/>
      <w:r w:rsidR="00193CD3" w:rsidRPr="00AD0CC1">
        <w:rPr>
          <w:rStyle w:val="CommentReference"/>
        </w:rPr>
        <w:commentReference w:id="36"/>
      </w:r>
      <w:r w:rsidR="00193CD3" w:rsidRPr="00AD0CC1">
        <w:rPr>
          <w:rFonts w:ascii="Times New Roman" w:hAnsi="Times New Roman" w:cs="Times New Roman"/>
          <w:sz w:val="24"/>
          <w:szCs w:val="24"/>
        </w:rPr>
        <w:t xml:space="preserve"> (with the exception of bats), have a greater capacity to navigate the landscape without being limited by terrestrial anthropogenic barriers. In fact, many birds rely on thermals or updrafts to gain elevation and velocity which allows them to travel long distances with little energy expenditure</w:t>
      </w:r>
      <w:r w:rsidR="000860A7">
        <w:rPr>
          <w:rFonts w:ascii="Times New Roman" w:hAnsi="Times New Roman" w:cs="Times New Roman"/>
          <w:sz w:val="24"/>
          <w:szCs w:val="24"/>
        </w:rPr>
        <w:t xml:space="preserve"> (</w:t>
      </w:r>
      <w:r w:rsidR="0001487D">
        <w:rPr>
          <w:rFonts w:ascii="Times New Roman" w:hAnsi="Times New Roman" w:cs="Times New Roman"/>
          <w:sz w:val="24"/>
          <w:szCs w:val="24"/>
        </w:rPr>
        <w:fldChar w:fldCharType="begin"/>
      </w:r>
      <w:r w:rsidR="0001487D">
        <w:rPr>
          <w:rFonts w:ascii="Times New Roman" w:hAnsi="Times New Roman" w:cs="Times New Roman"/>
          <w:sz w:val="24"/>
          <w:szCs w:val="24"/>
        </w:rPr>
        <w:instrText xml:space="preserve"> ADDIN ZOTERO_ITEM CSL_CITATION {"citationID":"GRBYQF36","properties":{"formattedCitation":"(H. J. Williams et al., 2020)","plainCitation":"(H. J. Williams et al., 2020)","noteIndex":0},"citationItems":[{"id":885,"uris":["http://zotero.org/users/6254983/items/FLKN6V77"],"itemData":{"id":885,"type":"article-journal","abstract":"Significance\n            Flapping flight is extremely costly for large birds, yet little is known about the conditions that force them to flap. We attached custom-made “flight recorders” to Andean condors, the world’s heaviest soaring birds, documenting every single wingbeat and when and how individuals gained altitude. Remarkably, condors flapped for only 1% of their flight time, specifically during takeoff and when close to the ground. This is particularly striking as the birds were immature. Thus, our results demonstrate that even inexperienced birds can cover vast distances over land without flapping. Overall, this can help explain how extinct birds with twice the wingspan of condors could have flown.\n          , \n            \n              Flight costs are predicted to vary with environmental conditions, and this should ultimately determine the movement capacity and distributions of large soaring birds. Despite this, little is known about how flight effort varies with environmental parameters. We deployed bio-logging devices on the world’s heaviest soaring bird, the Andean condor (\n              Vultur gryphus\n              ), to assess the extent to which these birds can operate without resorting to powered flight. Our records of individual wingbeats in &gt;216 h of flight show that condors can sustain soaring across a wide range of wind and thermal conditions, flapping for only 1% of their flight time. This is among the very lowest estimated movement costs in vertebrates. One bird even flew for &gt;5 h without flapping, covering </w:instrText>
      </w:r>
      <w:r w:rsidR="0001487D">
        <w:rPr>
          <w:rFonts w:ascii="Cambria Math" w:hAnsi="Cambria Math" w:cs="Cambria Math"/>
          <w:sz w:val="24"/>
          <w:szCs w:val="24"/>
        </w:rPr>
        <w:instrText>∼</w:instrText>
      </w:r>
      <w:r w:rsidR="0001487D">
        <w:rPr>
          <w:rFonts w:ascii="Times New Roman" w:hAnsi="Times New Roman" w:cs="Times New Roman"/>
          <w:sz w:val="24"/>
          <w:szCs w:val="24"/>
        </w:rPr>
        <w:instrText xml:space="preserve">172 km. Overall, &gt; 75% of flapping flight was associated with takeoffs. Movement between weak thermal updrafts at the start of the day also imposed a metabolic cost, with birds flapping toward the end of glides to reach ephemeral thermal updrafts. Nonetheless, the investment required was still remarkably low, and even in winter conditions with weak thermals, condors are only predicted to flap for </w:instrText>
      </w:r>
      <w:r w:rsidR="0001487D">
        <w:rPr>
          <w:rFonts w:ascii="Cambria Math" w:hAnsi="Cambria Math" w:cs="Cambria Math"/>
          <w:sz w:val="24"/>
          <w:szCs w:val="24"/>
        </w:rPr>
        <w:instrText>∼</w:instrText>
      </w:r>
      <w:r w:rsidR="0001487D">
        <w:rPr>
          <w:rFonts w:ascii="Times New Roman" w:hAnsi="Times New Roman" w:cs="Times New Roman"/>
          <w:sz w:val="24"/>
          <w:szCs w:val="24"/>
        </w:rPr>
        <w:instrText xml:space="preserve">2 s per kilometer. Therefore, the overall flight effort in the largest soaring birds appears to be constrained by the requirements for takeoff.","container-title":"Proceedings of the National Academy of Sciences","DOI":"10.1073/pnas.1907360117","ISSN":"0027-8424, 1091-6490","issue":"30","journalAbbreviation":"Proc. Natl. Acad. Sci. U.S.A.","language":"en","page":"17884-17890","source":"DOI.org (Crossref)","title":"Physical limits of flight performance in the heaviest soaring bird","volume":"117","author":[{"family":"Williams","given":"H. J."},{"family":"Shepard","given":"E. L. C."},{"family":"Holton","given":"Mark D."},{"family":"Alarcón","given":"P. A. E."},{"family":"Wilson","given":"R. P."},{"family":"Lambertucci","given":"S. A."}],"issued":{"date-parts":[["2020",7,28]]}}}],"schema":"https://github.com/citation-style-language/schema/raw/master/csl-citation.json"} </w:instrText>
      </w:r>
      <w:r w:rsidR="0001487D">
        <w:rPr>
          <w:rFonts w:ascii="Times New Roman" w:hAnsi="Times New Roman" w:cs="Times New Roman"/>
          <w:sz w:val="24"/>
          <w:szCs w:val="24"/>
        </w:rPr>
        <w:fldChar w:fldCharType="separate"/>
      </w:r>
      <w:r w:rsidR="0001487D" w:rsidRPr="0001487D">
        <w:rPr>
          <w:rFonts w:ascii="Times New Roman" w:hAnsi="Times New Roman" w:cs="Times New Roman"/>
          <w:sz w:val="24"/>
        </w:rPr>
        <w:t>Williams et al., 2020)</w:t>
      </w:r>
      <w:r w:rsidR="0001487D">
        <w:rPr>
          <w:rFonts w:ascii="Times New Roman" w:hAnsi="Times New Roman" w:cs="Times New Roman"/>
          <w:sz w:val="24"/>
          <w:szCs w:val="24"/>
        </w:rPr>
        <w:fldChar w:fldCharType="end"/>
      </w:r>
      <w:r w:rsidR="00193CD3" w:rsidRPr="00AD0CC1">
        <w:rPr>
          <w:rFonts w:ascii="Times New Roman" w:hAnsi="Times New Roman" w:cs="Times New Roman"/>
          <w:sz w:val="24"/>
          <w:szCs w:val="24"/>
        </w:rPr>
        <w:t>. This aided movement implies that flying long distances to feeding sources may not be an important limiting factor as compared to</w:t>
      </w:r>
      <w:r w:rsidR="000860A7">
        <w:rPr>
          <w:rFonts w:ascii="Times New Roman" w:hAnsi="Times New Roman" w:cs="Times New Roman"/>
          <w:sz w:val="24"/>
          <w:szCs w:val="24"/>
        </w:rPr>
        <w:t xml:space="preserve"> other</w:t>
      </w:r>
      <w:r w:rsidR="00193CD3" w:rsidRPr="00AD0CC1">
        <w:rPr>
          <w:rFonts w:ascii="Times New Roman" w:hAnsi="Times New Roman" w:cs="Times New Roman"/>
          <w:sz w:val="24"/>
          <w:szCs w:val="24"/>
        </w:rPr>
        <w:t xml:space="preserve"> terrestrial wildlife. </w:t>
      </w:r>
      <w:r w:rsidR="005F63AC" w:rsidRPr="00AD0CC1">
        <w:rPr>
          <w:rFonts w:ascii="Times New Roman" w:hAnsi="Times New Roman" w:cs="Times New Roman"/>
          <w:sz w:val="24"/>
          <w:szCs w:val="24"/>
        </w:rPr>
        <w:t>Why, then, the need for communal roosting</w:t>
      </w:r>
      <w:r w:rsidR="002B41B7" w:rsidRPr="00AD0CC1">
        <w:rPr>
          <w:rFonts w:ascii="Times New Roman" w:hAnsi="Times New Roman" w:cs="Times New Roman"/>
          <w:sz w:val="24"/>
          <w:szCs w:val="24"/>
        </w:rPr>
        <w:t xml:space="preserve"> instead of defending a territory</w:t>
      </w:r>
      <w:r w:rsidR="005F63AC" w:rsidRPr="00AD0CC1">
        <w:rPr>
          <w:rFonts w:ascii="Times New Roman" w:hAnsi="Times New Roman" w:cs="Times New Roman"/>
          <w:sz w:val="24"/>
          <w:szCs w:val="24"/>
        </w:rPr>
        <w:t xml:space="preserve">? It is inevitable to think that there are overlooked benefits to this behaviour. </w:t>
      </w:r>
    </w:p>
    <w:p w14:paraId="7981A4F7" w14:textId="50308F4E" w:rsidR="005F63AC" w:rsidRPr="00AD0CC1" w:rsidRDefault="005F63AC" w:rsidP="00E531F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Yet, </w:t>
      </w:r>
      <w:r w:rsidR="005B5843" w:rsidRPr="00AD0CC1">
        <w:rPr>
          <w:rFonts w:ascii="Times New Roman" w:hAnsi="Times New Roman" w:cs="Times New Roman"/>
          <w:sz w:val="24"/>
          <w:szCs w:val="24"/>
        </w:rPr>
        <w:t>despite their dispersal ability</w:t>
      </w:r>
      <w:r w:rsidRPr="00AD0CC1">
        <w:rPr>
          <w:rFonts w:ascii="Times New Roman" w:hAnsi="Times New Roman" w:cs="Times New Roman"/>
          <w:sz w:val="24"/>
          <w:szCs w:val="24"/>
        </w:rPr>
        <w:t xml:space="preserve">, birds </w:t>
      </w:r>
      <w:r w:rsidR="000B6115">
        <w:rPr>
          <w:rFonts w:ascii="Times New Roman" w:hAnsi="Times New Roman" w:cs="Times New Roman"/>
          <w:sz w:val="24"/>
          <w:szCs w:val="24"/>
        </w:rPr>
        <w:t xml:space="preserve">cannot forage </w:t>
      </w:r>
      <w:r w:rsidR="00F275A7">
        <w:rPr>
          <w:rFonts w:ascii="Times New Roman" w:hAnsi="Times New Roman" w:cs="Times New Roman"/>
          <w:sz w:val="24"/>
          <w:szCs w:val="24"/>
        </w:rPr>
        <w:t>relentlessly. If birds exceeded in their food intake,</w:t>
      </w:r>
      <w:r w:rsidR="00E50AA6">
        <w:rPr>
          <w:rFonts w:ascii="Times New Roman" w:hAnsi="Times New Roman" w:cs="Times New Roman"/>
          <w:sz w:val="24"/>
          <w:szCs w:val="24"/>
        </w:rPr>
        <w:t xml:space="preserve"> the increased amount of fat would increase metabolic costs of flying since additional</w:t>
      </w:r>
      <w:r w:rsidR="005D1195">
        <w:rPr>
          <w:rFonts w:ascii="Times New Roman" w:hAnsi="Times New Roman" w:cs="Times New Roman"/>
          <w:sz w:val="24"/>
          <w:szCs w:val="24"/>
        </w:rPr>
        <w:t xml:space="preserve"> muscles are being used</w:t>
      </w:r>
      <w:r w:rsidR="009D1327">
        <w:rPr>
          <w:rFonts w:ascii="Times New Roman" w:hAnsi="Times New Roman" w:cs="Times New Roman"/>
          <w:sz w:val="24"/>
          <w:szCs w:val="24"/>
        </w:rPr>
        <w:t xml:space="preserve"> </w:t>
      </w:r>
      <w:r w:rsidR="009D1327">
        <w:rPr>
          <w:rFonts w:ascii="Times New Roman" w:hAnsi="Times New Roman" w:cs="Times New Roman"/>
          <w:sz w:val="24"/>
          <w:szCs w:val="24"/>
        </w:rPr>
        <w:fldChar w:fldCharType="begin"/>
      </w:r>
      <w:r w:rsidR="009D1327">
        <w:rPr>
          <w:rFonts w:ascii="Times New Roman" w:hAnsi="Times New Roman" w:cs="Times New Roman"/>
          <w:sz w:val="24"/>
          <w:szCs w:val="24"/>
        </w:rPr>
        <w:instrText xml:space="preserve"> ADDIN ZOTERO_ITEM CSL_CITATION {"citationID":"4UuecWwh","properties":{"formattedCitation":"(Carrascal &amp; Polo, 2006)","plainCitation":"(Carrascal &amp; Polo, 2006)","noteIndex":0},"citationItems":[{"id":888,"uris":["http://zotero.org/users/6254983/items/W5SNND9Q"],"itemData":{"id":888,"type":"article-journal","container-title":"Animal Behaviour","DOI":"10.1016/j.anbehav.2005.11.027","ISSN":"00033472","issue":"3","journalAbbreviation":"Animal Behaviour","language":"en","page":"663-672","source":"DOI.org (Crossref)","title":"Effects of wing area reduction on winter body mass and foraging behaviour in coal tits: field and aviary experiments","title-short":"Effects of wing area reduction on winter body mass and foraging behaviour in coal tits","volume":"72","author":[{"family":"Carrascal","given":"Luis M."},{"family":"Polo","given":"Vicente"}],"issued":{"date-parts":[["2006",9]]}}}],"schema":"https://github.com/citation-style-language/schema/raw/master/csl-citation.json"} </w:instrText>
      </w:r>
      <w:r w:rsidR="009D1327">
        <w:rPr>
          <w:rFonts w:ascii="Times New Roman" w:hAnsi="Times New Roman" w:cs="Times New Roman"/>
          <w:sz w:val="24"/>
          <w:szCs w:val="24"/>
        </w:rPr>
        <w:fldChar w:fldCharType="separate"/>
      </w:r>
      <w:r w:rsidR="009D1327" w:rsidRPr="009D1327">
        <w:rPr>
          <w:rFonts w:ascii="Times New Roman" w:hAnsi="Times New Roman" w:cs="Times New Roman"/>
          <w:sz w:val="24"/>
        </w:rPr>
        <w:t>(Carrascal &amp; Polo, 2006)</w:t>
      </w:r>
      <w:r w:rsidR="009D1327">
        <w:rPr>
          <w:rFonts w:ascii="Times New Roman" w:hAnsi="Times New Roman" w:cs="Times New Roman"/>
          <w:sz w:val="24"/>
          <w:szCs w:val="24"/>
        </w:rPr>
        <w:fldChar w:fldCharType="end"/>
      </w:r>
      <w:r w:rsidR="005D1195">
        <w:rPr>
          <w:rFonts w:ascii="Times New Roman" w:hAnsi="Times New Roman" w:cs="Times New Roman"/>
          <w:sz w:val="24"/>
          <w:szCs w:val="24"/>
        </w:rPr>
        <w:t xml:space="preserve">. Thus, excessive foraging would </w:t>
      </w:r>
      <w:r w:rsidRPr="00AD0CC1">
        <w:rPr>
          <w:rFonts w:ascii="Times New Roman" w:hAnsi="Times New Roman" w:cs="Times New Roman"/>
          <w:sz w:val="24"/>
          <w:szCs w:val="24"/>
        </w:rPr>
        <w:t xml:space="preserve">compromise their flying abilities. </w:t>
      </w:r>
      <w:r w:rsidR="00D628B9">
        <w:rPr>
          <w:rFonts w:ascii="Times New Roman" w:hAnsi="Times New Roman" w:cs="Times New Roman"/>
          <w:sz w:val="24"/>
          <w:szCs w:val="24"/>
        </w:rPr>
        <w:t xml:space="preserve"> </w:t>
      </w:r>
      <w:r w:rsidRPr="00AD0CC1">
        <w:rPr>
          <w:rFonts w:ascii="Times New Roman" w:hAnsi="Times New Roman" w:cs="Times New Roman"/>
          <w:sz w:val="24"/>
          <w:szCs w:val="24"/>
        </w:rPr>
        <w:t xml:space="preserve">As such, cost-benefits of when and where to eat need to be carefully assessed before engaging in foraging. </w:t>
      </w:r>
      <w:r w:rsidR="00A502C5">
        <w:rPr>
          <w:rFonts w:ascii="Times New Roman" w:hAnsi="Times New Roman" w:cs="Times New Roman"/>
          <w:sz w:val="24"/>
          <w:szCs w:val="24"/>
        </w:rPr>
        <w:t>While actively defending a territory for foraging giv</w:t>
      </w:r>
      <w:r w:rsidR="00274D17">
        <w:rPr>
          <w:rFonts w:ascii="Times New Roman" w:hAnsi="Times New Roman" w:cs="Times New Roman"/>
          <w:sz w:val="24"/>
          <w:szCs w:val="24"/>
        </w:rPr>
        <w:t>es the individuals exclusive access to a resource,</w:t>
      </w:r>
      <w:r w:rsidR="001138B6">
        <w:rPr>
          <w:rFonts w:ascii="Times New Roman" w:hAnsi="Times New Roman" w:cs="Times New Roman"/>
          <w:sz w:val="24"/>
          <w:szCs w:val="24"/>
        </w:rPr>
        <w:t xml:space="preserve"> it</w:t>
      </w:r>
      <w:r w:rsidR="00F81B26">
        <w:rPr>
          <w:rFonts w:ascii="Times New Roman" w:hAnsi="Times New Roman" w:cs="Times New Roman"/>
          <w:sz w:val="24"/>
          <w:szCs w:val="24"/>
        </w:rPr>
        <w:t xml:space="preserve"> imp</w:t>
      </w:r>
      <w:r w:rsidR="00452FEB">
        <w:rPr>
          <w:rFonts w:ascii="Times New Roman" w:hAnsi="Times New Roman" w:cs="Times New Roman"/>
          <w:sz w:val="24"/>
          <w:szCs w:val="24"/>
        </w:rPr>
        <w:t xml:space="preserve">lies a high cost at all times, </w:t>
      </w:r>
      <w:r w:rsidR="00A71D01">
        <w:rPr>
          <w:rFonts w:ascii="Times New Roman" w:hAnsi="Times New Roman" w:cs="Times New Roman"/>
          <w:sz w:val="24"/>
          <w:szCs w:val="24"/>
        </w:rPr>
        <w:t>even</w:t>
      </w:r>
      <w:r w:rsidR="00452FEB">
        <w:rPr>
          <w:rFonts w:ascii="Times New Roman" w:hAnsi="Times New Roman" w:cs="Times New Roman"/>
          <w:sz w:val="24"/>
          <w:szCs w:val="24"/>
        </w:rPr>
        <w:t xml:space="preserve"> </w:t>
      </w:r>
      <w:r w:rsidR="00A71D01">
        <w:rPr>
          <w:rFonts w:ascii="Times New Roman" w:hAnsi="Times New Roman" w:cs="Times New Roman"/>
          <w:sz w:val="24"/>
          <w:szCs w:val="24"/>
        </w:rPr>
        <w:t>when</w:t>
      </w:r>
      <w:r w:rsidR="00452FEB">
        <w:rPr>
          <w:rFonts w:ascii="Times New Roman" w:hAnsi="Times New Roman" w:cs="Times New Roman"/>
          <w:sz w:val="24"/>
          <w:szCs w:val="24"/>
        </w:rPr>
        <w:t xml:space="preserve"> the resource is not </w:t>
      </w:r>
      <w:r w:rsidR="00A71D01">
        <w:rPr>
          <w:rFonts w:ascii="Times New Roman" w:hAnsi="Times New Roman" w:cs="Times New Roman"/>
          <w:sz w:val="24"/>
          <w:szCs w:val="24"/>
        </w:rPr>
        <w:t>being used.</w:t>
      </w:r>
      <w:r w:rsidR="00FD32E4">
        <w:rPr>
          <w:rFonts w:ascii="Times New Roman" w:hAnsi="Times New Roman" w:cs="Times New Roman"/>
          <w:sz w:val="24"/>
          <w:szCs w:val="24"/>
        </w:rPr>
        <w:t xml:space="preserve"> Thus,</w:t>
      </w:r>
      <w:r w:rsidR="000B2CC2">
        <w:rPr>
          <w:rFonts w:ascii="Times New Roman" w:hAnsi="Times New Roman" w:cs="Times New Roman"/>
          <w:sz w:val="24"/>
          <w:szCs w:val="24"/>
        </w:rPr>
        <w:t xml:space="preserve"> </w:t>
      </w:r>
      <w:r w:rsidR="00E043E4">
        <w:rPr>
          <w:rFonts w:ascii="Times New Roman" w:hAnsi="Times New Roman" w:cs="Times New Roman"/>
          <w:sz w:val="24"/>
          <w:szCs w:val="24"/>
        </w:rPr>
        <w:t xml:space="preserve">the use of </w:t>
      </w:r>
      <w:r w:rsidR="000B2CC2">
        <w:rPr>
          <w:rFonts w:ascii="Times New Roman" w:hAnsi="Times New Roman" w:cs="Times New Roman"/>
          <w:sz w:val="24"/>
          <w:szCs w:val="24"/>
        </w:rPr>
        <w:t xml:space="preserve">social information </w:t>
      </w:r>
      <w:r w:rsidR="00E043E4">
        <w:rPr>
          <w:rFonts w:ascii="Times New Roman" w:hAnsi="Times New Roman" w:cs="Times New Roman"/>
          <w:sz w:val="24"/>
          <w:szCs w:val="24"/>
        </w:rPr>
        <w:t>to find</w:t>
      </w:r>
      <w:r w:rsidR="000B2CC2">
        <w:rPr>
          <w:rFonts w:ascii="Times New Roman" w:hAnsi="Times New Roman" w:cs="Times New Roman"/>
          <w:sz w:val="24"/>
          <w:szCs w:val="24"/>
        </w:rPr>
        <w:t xml:space="preserve"> foraging patches</w:t>
      </w:r>
      <w:r w:rsidR="00E043E4">
        <w:rPr>
          <w:rFonts w:ascii="Times New Roman" w:hAnsi="Times New Roman" w:cs="Times New Roman"/>
          <w:sz w:val="24"/>
          <w:szCs w:val="24"/>
        </w:rPr>
        <w:t xml:space="preserve"> is an appealing</w:t>
      </w:r>
      <w:r w:rsidR="0059502C">
        <w:rPr>
          <w:rFonts w:ascii="Times New Roman" w:hAnsi="Times New Roman" w:cs="Times New Roman"/>
          <w:sz w:val="24"/>
          <w:szCs w:val="24"/>
        </w:rPr>
        <w:t xml:space="preserve"> low-cost strategy</w:t>
      </w:r>
      <w:r w:rsidR="00EE3037">
        <w:rPr>
          <w:rFonts w:ascii="Times New Roman" w:hAnsi="Times New Roman" w:cs="Times New Roman"/>
          <w:sz w:val="24"/>
          <w:szCs w:val="24"/>
        </w:rPr>
        <w:t xml:space="preserve"> without the need to compromise fly abilities, which ultimately</w:t>
      </w:r>
      <w:r w:rsidR="008C7231">
        <w:rPr>
          <w:rFonts w:ascii="Times New Roman" w:hAnsi="Times New Roman" w:cs="Times New Roman"/>
          <w:sz w:val="24"/>
          <w:szCs w:val="24"/>
        </w:rPr>
        <w:t xml:space="preserve"> would</w:t>
      </w:r>
      <w:r w:rsidR="00EE3037">
        <w:rPr>
          <w:rFonts w:ascii="Times New Roman" w:hAnsi="Times New Roman" w:cs="Times New Roman"/>
          <w:sz w:val="24"/>
          <w:szCs w:val="24"/>
        </w:rPr>
        <w:t xml:space="preserve"> </w:t>
      </w:r>
      <w:r w:rsidR="008C7231">
        <w:rPr>
          <w:rFonts w:ascii="Times New Roman" w:hAnsi="Times New Roman" w:cs="Times New Roman"/>
          <w:sz w:val="24"/>
          <w:szCs w:val="24"/>
        </w:rPr>
        <w:t>also increase</w:t>
      </w:r>
      <w:r w:rsidR="00EE3037">
        <w:rPr>
          <w:rFonts w:ascii="Times New Roman" w:hAnsi="Times New Roman" w:cs="Times New Roman"/>
          <w:sz w:val="24"/>
          <w:szCs w:val="24"/>
        </w:rPr>
        <w:t xml:space="preserve"> predation risk</w:t>
      </w:r>
      <w:r w:rsidR="00343A87">
        <w:rPr>
          <w:rFonts w:ascii="Times New Roman" w:hAnsi="Times New Roman" w:cs="Times New Roman"/>
          <w:sz w:val="24"/>
          <w:szCs w:val="24"/>
        </w:rPr>
        <w:t xml:space="preserve"> </w:t>
      </w:r>
      <w:r w:rsidR="00A33120">
        <w:rPr>
          <w:rFonts w:ascii="Times New Roman" w:hAnsi="Times New Roman" w:cs="Times New Roman"/>
          <w:sz w:val="24"/>
          <w:szCs w:val="24"/>
        </w:rPr>
        <w:fldChar w:fldCharType="begin"/>
      </w:r>
      <w:r w:rsidR="00A33120">
        <w:rPr>
          <w:rFonts w:ascii="Times New Roman" w:hAnsi="Times New Roman" w:cs="Times New Roman"/>
          <w:sz w:val="24"/>
          <w:szCs w:val="24"/>
        </w:rPr>
        <w:instrText xml:space="preserve"> ADDIN ZOTERO_ITEM CSL_CITATION {"citationID":"CptJxMP3","properties":{"formattedCitation":"(Bonter et al., 2013)","plainCitation":"(Bonter et al., 2013)","noteIndex":0},"citationItems":[{"id":889,"uris":["http://zotero.org/users/6254983/items/Z75WN4ZU"],"itemData":{"id":889,"type":"article-journal","abstract":"Daily patterns in the foraging behaviour of birds are assumed to balance the counteracting risks of predation and starvation. Predation risks are a function of the influence of weight on flight performance and foraging behaviours that may expose individuals to predators. Although recent research sheds light on daily patterns in weight gain, little data exist on daily foraging routines in free-living birds. In order to test the predictions of various hypotheses about daily patterns of foraging, we quantified the activity of four species of passerines in winter using radio-frequency identification receivers built into supplemental feeding stations. From records of 472 368 feeder visits by tagged birds, we found that birds generally started to feed before sunrise and continued to forage at a steady to increasing rate throughout the day. Foraging in most species terminated well before sunset, suggesting their required level of energy reserves was being reached before the end of the day. These results support the risk-spreading theorem over a long-standing hypothesis predicting bimodality in foraging behaviour purportedly driven by a trade-off between the risks of starvation and predation. Given the increased energetic demands experienced by birds during colder weather, our results suggest that birds' perceptions of risk are biased towards starvation avoidance in winter.","container-title":"Proceedings of the Royal Society B: Biological Sciences","DOI":"10.1098/rspb.2012.3087","ISSN":"0962-8452, 1471-2954","issue":"1760","journalAbbreviation":"Proc. R. Soc. B.","language":"en","page":"20123087","source":"DOI.org (Crossref)","title":"Daily foraging patterns in free-living birds: exploring the predation–starvation trade-off","title-short":"Daily foraging patterns in free-living birds","volume":"280","author":[{"family":"Bonter","given":"David N."},{"family":"Zuckerberg","given":"Benjamin"},{"family":"Sedgwick","given":"Carolyn W."},{"family":"Hochachka","given":"Wesley M."}],"issued":{"date-parts":[["2013",6,7]]}}}],"schema":"https://github.com/citation-style-language/schema/raw/master/csl-citation.json"} </w:instrText>
      </w:r>
      <w:r w:rsidR="00A33120">
        <w:rPr>
          <w:rFonts w:ascii="Times New Roman" w:hAnsi="Times New Roman" w:cs="Times New Roman"/>
          <w:sz w:val="24"/>
          <w:szCs w:val="24"/>
        </w:rPr>
        <w:fldChar w:fldCharType="separate"/>
      </w:r>
      <w:r w:rsidR="00A33120" w:rsidRPr="00A33120">
        <w:rPr>
          <w:rFonts w:ascii="Times New Roman" w:hAnsi="Times New Roman" w:cs="Times New Roman"/>
          <w:sz w:val="24"/>
        </w:rPr>
        <w:t>(Bonter et al., 2013)</w:t>
      </w:r>
      <w:r w:rsidR="00A33120">
        <w:rPr>
          <w:rFonts w:ascii="Times New Roman" w:hAnsi="Times New Roman" w:cs="Times New Roman"/>
          <w:sz w:val="24"/>
          <w:szCs w:val="24"/>
        </w:rPr>
        <w:fldChar w:fldCharType="end"/>
      </w:r>
      <w:r w:rsidR="0050778C">
        <w:rPr>
          <w:rFonts w:ascii="Times New Roman" w:hAnsi="Times New Roman" w:cs="Times New Roman"/>
          <w:sz w:val="24"/>
          <w:szCs w:val="24"/>
        </w:rPr>
        <w:t>.</w:t>
      </w:r>
      <w:r w:rsidR="002D10F6" w:rsidRPr="00AD0CC1">
        <w:rPr>
          <w:rFonts w:ascii="Times New Roman" w:hAnsi="Times New Roman" w:cs="Times New Roman"/>
          <w:sz w:val="24"/>
          <w:szCs w:val="24"/>
        </w:rPr>
        <w:t xml:space="preserve"> Perhaps the paradox of communal roosting lies in the proposed counterintuitive advantages of group foraging, as opposed to looking for resources individually.</w:t>
      </w:r>
    </w:p>
    <w:p w14:paraId="1FCAB521" w14:textId="475B9D94" w:rsidR="00E531F7" w:rsidRDefault="00B22820" w:rsidP="00332C0A">
      <w:pPr>
        <w:spacing w:line="360" w:lineRule="auto"/>
        <w:ind w:firstLine="720"/>
        <w:jc w:val="both"/>
        <w:rPr>
          <w:ins w:id="37" w:author="sandra cuadros" w:date="2025-06-21T11:51:00Z" w16du:dateUtc="2025-06-21T18:51:00Z"/>
          <w:rFonts w:ascii="Times New Roman" w:hAnsi="Times New Roman" w:cs="Times New Roman"/>
          <w:sz w:val="24"/>
          <w:szCs w:val="24"/>
        </w:rPr>
      </w:pPr>
      <w:r w:rsidRPr="00AD0CC1">
        <w:rPr>
          <w:rFonts w:ascii="Times New Roman" w:hAnsi="Times New Roman" w:cs="Times New Roman"/>
          <w:sz w:val="24"/>
          <w:szCs w:val="24"/>
        </w:rPr>
        <w:lastRenderedPageBreak/>
        <w:t xml:space="preserve">In addition, </w:t>
      </w:r>
      <w:r w:rsidR="00171E41" w:rsidRPr="00AD0CC1">
        <w:rPr>
          <w:rFonts w:ascii="Times New Roman" w:hAnsi="Times New Roman" w:cs="Times New Roman"/>
          <w:sz w:val="24"/>
          <w:szCs w:val="24"/>
        </w:rPr>
        <w:t xml:space="preserve">birds have radiated to inhabit a wide array of regions and habitats, and have also adopted a diversity of diets and feeding strategies. </w:t>
      </w:r>
      <w:r w:rsidR="007824AE">
        <w:rPr>
          <w:rFonts w:ascii="Times New Roman" w:hAnsi="Times New Roman" w:cs="Times New Roman"/>
          <w:sz w:val="24"/>
          <w:szCs w:val="24"/>
        </w:rPr>
        <w:t xml:space="preserve">While </w:t>
      </w:r>
      <w:r w:rsidR="00F35CD8">
        <w:rPr>
          <w:rFonts w:ascii="Times New Roman" w:hAnsi="Times New Roman" w:cs="Times New Roman"/>
          <w:sz w:val="24"/>
          <w:szCs w:val="24"/>
        </w:rPr>
        <w:t>CRB is observed in many sister species and clades,</w:t>
      </w:r>
      <w:r w:rsidR="00E3083E">
        <w:rPr>
          <w:rFonts w:ascii="Times New Roman" w:hAnsi="Times New Roman" w:cs="Times New Roman"/>
          <w:sz w:val="24"/>
          <w:szCs w:val="24"/>
        </w:rPr>
        <w:t xml:space="preserve"> </w:t>
      </w:r>
      <w:r w:rsidR="00720A3F">
        <w:rPr>
          <w:rFonts w:ascii="Times New Roman" w:hAnsi="Times New Roman" w:cs="Times New Roman"/>
          <w:sz w:val="24"/>
          <w:szCs w:val="24"/>
        </w:rPr>
        <w:t>there are several examples of highly related species that have not evolved the same behaviour.</w:t>
      </w:r>
      <w:r w:rsidR="004844B0">
        <w:rPr>
          <w:rFonts w:ascii="Times New Roman" w:hAnsi="Times New Roman" w:cs="Times New Roman"/>
          <w:sz w:val="24"/>
          <w:szCs w:val="24"/>
        </w:rPr>
        <w:t xml:space="preserve"> CRB is also observed in species from </w:t>
      </w:r>
      <w:r w:rsidR="004844B0">
        <w:rPr>
          <w:rFonts w:ascii="Times New Roman" w:hAnsi="Times New Roman" w:cs="Times New Roman"/>
          <w:sz w:val="24"/>
          <w:szCs w:val="24"/>
        </w:rPr>
        <w:t xml:space="preserve">different </w:t>
      </w:r>
      <w:r w:rsidR="004844B0" w:rsidRPr="00AD0CC1">
        <w:rPr>
          <w:rFonts w:ascii="Times New Roman" w:hAnsi="Times New Roman" w:cs="Times New Roman"/>
          <w:sz w:val="24"/>
          <w:szCs w:val="24"/>
        </w:rPr>
        <w:t>feeding guild</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strateg</w:t>
      </w:r>
      <w:r w:rsidR="004844B0">
        <w:rPr>
          <w:rFonts w:ascii="Times New Roman" w:hAnsi="Times New Roman" w:cs="Times New Roman"/>
          <w:sz w:val="24"/>
          <w:szCs w:val="24"/>
        </w:rPr>
        <w:t>ies</w:t>
      </w:r>
      <w:r w:rsidR="004844B0" w:rsidRPr="00AD0CC1">
        <w:rPr>
          <w:rFonts w:ascii="Times New Roman" w:hAnsi="Times New Roman" w:cs="Times New Roman"/>
          <w:sz w:val="24"/>
          <w:szCs w:val="24"/>
        </w:rPr>
        <w:t>, dietary type</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w:t>
      </w:r>
      <w:r w:rsidR="004844B0">
        <w:rPr>
          <w:rFonts w:ascii="Times New Roman" w:hAnsi="Times New Roman" w:cs="Times New Roman"/>
          <w:sz w:val="24"/>
          <w:szCs w:val="24"/>
        </w:rPr>
        <w:t xml:space="preserve">and </w:t>
      </w:r>
      <w:r w:rsidR="004844B0" w:rsidRPr="00AD0CC1">
        <w:rPr>
          <w:rFonts w:ascii="Times New Roman" w:hAnsi="Times New Roman" w:cs="Times New Roman"/>
          <w:sz w:val="24"/>
          <w:szCs w:val="24"/>
        </w:rPr>
        <w:t>region</w:t>
      </w:r>
      <w:r w:rsidR="004844B0">
        <w:rPr>
          <w:rFonts w:ascii="Times New Roman" w:hAnsi="Times New Roman" w:cs="Times New Roman"/>
          <w:sz w:val="24"/>
          <w:szCs w:val="24"/>
        </w:rPr>
        <w:t>s</w:t>
      </w:r>
      <w:r w:rsidR="004844B0">
        <w:rPr>
          <w:rFonts w:ascii="Times New Roman" w:hAnsi="Times New Roman" w:cs="Times New Roman"/>
          <w:sz w:val="24"/>
          <w:szCs w:val="24"/>
        </w:rPr>
        <w:t>, however</w:t>
      </w:r>
      <w:r w:rsidR="00181323">
        <w:rPr>
          <w:rFonts w:ascii="Times New Roman" w:hAnsi="Times New Roman" w:cs="Times New Roman"/>
          <w:sz w:val="24"/>
          <w:szCs w:val="24"/>
        </w:rPr>
        <w:t>, the persistence of the behaviour in each of these groups may not be at random</w:t>
      </w:r>
      <w:r w:rsidR="001F3EAE">
        <w:rPr>
          <w:rFonts w:ascii="Times New Roman" w:hAnsi="Times New Roman" w:cs="Times New Roman"/>
          <w:sz w:val="24"/>
          <w:szCs w:val="24"/>
        </w:rPr>
        <w:t xml:space="preserve"> but instead have a biologic foundation</w:t>
      </w:r>
      <w:r w:rsidR="00171E41" w:rsidRPr="00AD0CC1">
        <w:rPr>
          <w:rFonts w:ascii="Times New Roman" w:hAnsi="Times New Roman" w:cs="Times New Roman"/>
          <w:sz w:val="24"/>
          <w:szCs w:val="24"/>
        </w:rPr>
        <w:t xml:space="preserve">. In fact, </w:t>
      </w:r>
      <w:r w:rsidR="005F63AC" w:rsidRPr="00AD0CC1">
        <w:rPr>
          <w:rFonts w:ascii="Times New Roman" w:hAnsi="Times New Roman" w:cs="Times New Roman"/>
          <w:sz w:val="24"/>
          <w:szCs w:val="24"/>
        </w:rPr>
        <w:t>this behaviour has evolved in species that do not share a common ancestor (e.g., Old World and New World vultures).</w:t>
      </w:r>
      <w:r w:rsidR="005B5843" w:rsidRPr="00AD0CC1">
        <w:rPr>
          <w:rFonts w:ascii="Times New Roman" w:hAnsi="Times New Roman" w:cs="Times New Roman"/>
          <w:sz w:val="24"/>
          <w:szCs w:val="24"/>
        </w:rPr>
        <w:t xml:space="preserve"> </w:t>
      </w:r>
      <w:r w:rsidR="00171E41" w:rsidRPr="00AD0CC1">
        <w:rPr>
          <w:rFonts w:ascii="Times New Roman" w:hAnsi="Times New Roman" w:cs="Times New Roman"/>
          <w:sz w:val="24"/>
          <w:szCs w:val="24"/>
        </w:rPr>
        <w:t>Altogether, these lines of evidence suggest that there are factors that are favoring the evolution of this behaviour.</w:t>
      </w:r>
      <w:r w:rsidR="00E531F7">
        <w:rPr>
          <w:rFonts w:ascii="Times New Roman" w:hAnsi="Times New Roman" w:cs="Times New Roman"/>
          <w:sz w:val="24"/>
          <w:szCs w:val="24"/>
        </w:rPr>
        <w:t xml:space="preserve"> </w:t>
      </w:r>
    </w:p>
    <w:p w14:paraId="15FC0FB3" w14:textId="77777777" w:rsidR="001716FD" w:rsidRDefault="001716FD" w:rsidP="00332C0A">
      <w:pPr>
        <w:spacing w:line="360" w:lineRule="auto"/>
        <w:ind w:firstLine="720"/>
        <w:jc w:val="both"/>
      </w:pPr>
    </w:p>
    <w:p w14:paraId="5C5EB8F6" w14:textId="77777777" w:rsidR="00C85552" w:rsidDel="00332C0A" w:rsidRDefault="00C85552" w:rsidP="00D624C2">
      <w:pPr>
        <w:pStyle w:val="Heading2"/>
        <w:spacing w:line="360" w:lineRule="auto"/>
        <w:jc w:val="both"/>
        <w:rPr>
          <w:del w:id="38" w:author="sandra cuadros" w:date="2025-06-21T11:51:00Z" w16du:dateUtc="2025-06-21T18:51:00Z"/>
          <w:rFonts w:ascii="Times New Roman" w:hAnsi="Times New Roman" w:cs="Times New Roman"/>
          <w:b/>
          <w:bCs/>
          <w:color w:val="auto"/>
          <w:sz w:val="24"/>
          <w:szCs w:val="24"/>
        </w:rPr>
      </w:pPr>
    </w:p>
    <w:p w14:paraId="00109348" w14:textId="76BBFC1B" w:rsidR="00D624C2"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1.3 Movement ecology and </w:t>
      </w:r>
      <w:r w:rsidR="00AD3EB7" w:rsidRPr="00332C0A">
        <w:rPr>
          <w:rFonts w:ascii="Times New Roman" w:hAnsi="Times New Roman" w:cs="Times New Roman"/>
          <w:b/>
          <w:bCs/>
          <w:color w:val="auto"/>
          <w:sz w:val="24"/>
          <w:szCs w:val="24"/>
          <w:highlight w:val="yellow"/>
        </w:rPr>
        <w:t>CRB?</w:t>
      </w:r>
    </w:p>
    <w:p w14:paraId="24590AAB" w14:textId="31B38338" w:rsidR="0087113C" w:rsidDel="001716FD" w:rsidRDefault="0087113C" w:rsidP="0087113C">
      <w:pPr>
        <w:rPr>
          <w:del w:id="39" w:author="sandra cuadros" w:date="2025-06-21T11:51:00Z" w16du:dateUtc="2025-06-21T18:51:00Z"/>
        </w:rPr>
      </w:pPr>
    </w:p>
    <w:p w14:paraId="4A6381E1" w14:textId="77777777" w:rsidR="0087113C" w:rsidDel="006614F3" w:rsidRDefault="0087113C" w:rsidP="0087113C">
      <w:pPr>
        <w:rPr>
          <w:del w:id="40" w:author="sandra cuadros" w:date="2025-06-21T18:24:00Z" w16du:dateUtc="2025-06-22T01:24:00Z"/>
        </w:rPr>
      </w:pPr>
    </w:p>
    <w:p w14:paraId="2C98A9EA" w14:textId="56E74312" w:rsidR="00596707" w:rsidRPr="00332C0A" w:rsidDel="003A254A" w:rsidRDefault="0087113C" w:rsidP="00332C0A">
      <w:pPr>
        <w:rPr>
          <w:del w:id="41" w:author="sandra cuadros" w:date="2025-06-21T18:24:00Z" w16du:dateUtc="2025-06-22T01:24:00Z"/>
        </w:rPr>
      </w:pPr>
      <w:del w:id="42" w:author="sandra cuadros" w:date="2025-06-21T18:24:00Z" w16du:dateUtc="2025-06-22T01:24:00Z">
        <w:r w:rsidDel="006614F3">
          <w:delText xml:space="preserve">A PARAGRAPH </w:delText>
        </w:r>
      </w:del>
    </w:p>
    <w:p w14:paraId="56CFC2CF" w14:textId="2D4FE616" w:rsidR="004C209D" w:rsidRDefault="0056389C" w:rsidP="003A254A">
      <w:pPr>
        <w:spacing w:line="360" w:lineRule="auto"/>
        <w:rPr>
          <w:ins w:id="43" w:author="sandra cuadros" w:date="2025-06-21T11:58:00Z" w16du:dateUtc="2025-06-21T18:58:00Z"/>
          <w:rFonts w:ascii="Times New Roman" w:hAnsi="Times New Roman" w:cs="Times New Roman"/>
          <w:sz w:val="24"/>
          <w:szCs w:val="24"/>
        </w:rPr>
        <w:pPrChange w:id="44" w:author="sandra cuadros" w:date="2025-06-21T18:25:00Z" w16du:dateUtc="2025-06-22T01:25:00Z">
          <w:pPr>
            <w:spacing w:line="360" w:lineRule="auto"/>
            <w:ind w:firstLine="720"/>
            <w:jc w:val="both"/>
          </w:pPr>
        </w:pPrChange>
      </w:pPr>
      <w:ins w:id="45" w:author="sandra cuadros" w:date="2025-06-21T11:55:00Z" w16du:dateUtc="2025-06-21T18:55:00Z">
        <w:r>
          <w:rPr>
            <w:rFonts w:ascii="Times New Roman" w:eastAsia="Times New Roman" w:hAnsi="Times New Roman" w:cs="Times New Roman"/>
            <w:sz w:val="24"/>
            <w:szCs w:val="24"/>
          </w:rPr>
          <w:t xml:space="preserve">The </w:t>
        </w:r>
        <w:r w:rsidRPr="00AD0CC1">
          <w:rPr>
            <w:rFonts w:ascii="Times New Roman" w:hAnsi="Times New Roman" w:cs="Times New Roman"/>
            <w:sz w:val="24"/>
            <w:szCs w:val="24"/>
          </w:rPr>
          <w:t>advance of tracking technology</w:t>
        </w:r>
        <w:r w:rsidRPr="00AD0CC1" w:rsidDel="00D95F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significantly enhanced our opportunity to study wildlife movement ecology and behaviour </w:t>
        </w:r>
      </w:ins>
      <w:r w:rsidR="00824852">
        <w:rPr>
          <w:rFonts w:ascii="Times New Roman" w:eastAsia="Times New Roman" w:hAnsi="Times New Roman" w:cs="Times New Roman"/>
          <w:sz w:val="24"/>
          <w:szCs w:val="24"/>
        </w:rPr>
        <w:fldChar w:fldCharType="begin"/>
      </w:r>
      <w:r w:rsidR="00824852">
        <w:rPr>
          <w:rFonts w:ascii="Times New Roman" w:eastAsia="Times New Roman" w:hAnsi="Times New Roman" w:cs="Times New Roman"/>
          <w:sz w:val="24"/>
          <w:szCs w:val="24"/>
        </w:rPr>
        <w:instrText xml:space="preserve"> ADDIN ZOTERO_ITEM CSL_CITATION {"citationID":"uHdCUzsr","properties":{"formattedCitation":"(Kays et al., 2015)","plainCitation":"(Kays et al., 2015)","noteIndex":0},"citationItems":[{"id":6,"uris":["http://zotero.org/users/6254983/items/TCP2YUQX"],"itemData":{"id":6,"type":"article-journal","abstract":"A brave new world with a wider view\n            \n              Researchers have long attempted to follow animals as they move through their environment. Until relatively recently, however, such efforts were limited to short distances and times in species large enough to carry large batteries and transmitters. New technologies have opened up new frontiers in animal tracking remote data collection. Hussey\n              et al.\n              review the unique directions such efforts have taken for marine systems, while Kays\n              et al.\n              review recent advances for terrestrial species. We have entered a new era of animal ecology, where animals act as both subjects and samplers of their environments.\n            \n            \n              Science\n              , this issue\n              10.1126/science.1255642\n              ,\n              10.1126/science.aaa2478\n            \n          , \n            \n              BACKGROUND\n              The movement of animals makes them fascinating but difficult study subjects. Animal movements underpin many biological phenomena, and understanding them is critical for applications in conservation, health, and food. Traditional approaches to animal tracking used field biologists wielding antennas to record a few dozen locations per animal, revealing only the most general patterns of animal space use. The advent of satellite tracking automated this process, but initially was limited to larger animals and increased the resolution of trajectories to only a few hundred locations per animal. The last few years have shown exponential improvement in tracking technology, leading to smaller tracking devices that can return millions of movement steps for ever-smaller animals. Finally, we have a tool that returns high-resolution data that reveal the detailed facets of animal movement and its many implications for biodiversity, animal ecology, behavior, and ecosystem function.\n            \n            \n              ADVANCES\n              Improved technology has brought animal tracking into the realm of big data, not only through high-resolution movement trajectories, but also through the addition of other on-animal sensors and the integration of remote sensing data about the environment through which these animals are moving. These new data are opening up a breadth of new scientific questions about ecology, evolution, and physiology and enable the use of animals as sensors of the environment. High–temporal resolution movement data also can document brief but important contacts between animals, creating new opportunities to study social networks, as well as interspecific interactions such as competition and predation. With solar panels keeping batteries charged, “lifetime” tracks can now be collected for some species, while broader approaches are aiming for species-wide sampling across multiple populations. Miniaturized tags also help reduce the impact of the devices on the study subjects, improving animal welfare and scientific results. As in other disciplines, the explosion of data volume and variety has created new challenges and opportunities for information management, integration, and analysis. In an exciting interdisciplinary push, biologists, statisticians, and computer scientists have begun to develop new tools that are already leading to new insights and scientific breakthroughs.\n            \n            \n              OUTLOOK\n              We suggest that a golden age of animal tracking science has begun and that the upcoming years will be a time of unprecedented exciting discoveries. Technology continues to improve our ability to track animals, with the promise of smaller tags collecting more data, less invasively, on a greater variety of animals. The big-data tracking studies that are just now being pioneered will become commonplace. If analytical developments can keep pace, the field will be able to develop real-time predictive models that integrate habitat preferences, movement abilities, sensory capacities, and animal memories into movement forecasts. The unique perspective offered by big-data animal tracking enables a new view of animals as naturally evolved sensors of environment, which we think has the potential to help us monitor the planet in completely new ways. A massive multi-individual monitoring program would allow a quorum sensing of our planet, using a variety of species to tap into the diversity of senses that have evolved across animal groups, providing new insight on our world through the sixth sense of the global animal collective. We expect that the field will soon reach a transformational point where these studies do more than inform us about particular species of animals, but allow the animals to teach us about the world.\n              \n                \n                  Big-data animal tracking.\n                  The red trajectory shows how studies can now track animals with unprecedented detail, allowing researchers to predict the causes and consequences of movements, and animals to become environmental sensors. Multisensor tracking tags monitor movement, behavior, physiology, and environmental context. Geo- and biosciences merge now using a multitude of remote-sensing data. Understanding how social and interspecific interactions affect movement is the next big frontier.\n                \n                \n              \n            \n          , \n            Moving animals connect our world, spreading pollen, seeds, nutrients, and parasites as they go about the their daily lives. Recent integration of high-resolution Global Positioning System and other sensors into miniaturized tracking tags has dramatically improved our ability to describe animal movement. This has created opportunities and challenges that parallel big data transformations in other fields and has rapidly advanced animal ecology and physiology. New analytical approaches, combined with remotely sensed or modeled environmental information, have opened up a host of new questions on the causes of movement and its consequences for individuals, populations, and ecosystems. Simultaneous tracking of multiple animals is leading to new insights on species interactions and, scaled up, may enable distributed monitoring of both animals and our changing environment.","container-title":"Science","DOI":"10.1126/science.aaa2478","ISSN":"0036-8075, 1095-9203","issue":"6240","journalAbbreviation":"Science","language":"en","page":"aaa2478","source":"DOI.org (Crossref)","title":"Terrestrial animal tracking as an eye on life and planet","volume":"348","author":[{"family":"Kays","given":"Roland"},{"family":"Crofoot","given":"Margaret C."},{"family":"Jetz","given":"Walter"},{"family":"Wikelski","given":"Martin"}],"issued":{"date-parts":[["2015",6,12]]}}}],"schema":"https://github.com/citation-style-language/schema/raw/master/csl-citation.json"} </w:instrText>
      </w:r>
      <w:r w:rsidR="00824852">
        <w:rPr>
          <w:rFonts w:ascii="Times New Roman" w:eastAsia="Times New Roman" w:hAnsi="Times New Roman" w:cs="Times New Roman"/>
          <w:sz w:val="24"/>
          <w:szCs w:val="24"/>
        </w:rPr>
        <w:fldChar w:fldCharType="separate"/>
      </w:r>
      <w:r w:rsidR="00824852" w:rsidRPr="00824852">
        <w:rPr>
          <w:rFonts w:ascii="Times New Roman" w:hAnsi="Times New Roman" w:cs="Times New Roman"/>
          <w:sz w:val="24"/>
        </w:rPr>
        <w:t>(Kays et al., 2015)</w:t>
      </w:r>
      <w:r w:rsidR="00824852">
        <w:rPr>
          <w:rFonts w:ascii="Times New Roman" w:eastAsia="Times New Roman" w:hAnsi="Times New Roman" w:cs="Times New Roman"/>
          <w:sz w:val="24"/>
          <w:szCs w:val="24"/>
        </w:rPr>
        <w:fldChar w:fldCharType="end"/>
      </w:r>
      <w:ins w:id="46" w:author="sandra cuadros" w:date="2025-06-21T11:55:00Z" w16du:dateUtc="2025-06-21T18:55:00Z">
        <w:r>
          <w:rPr>
            <w:rFonts w:ascii="Times New Roman" w:eastAsia="Times New Roman" w:hAnsi="Times New Roman" w:cs="Times New Roman"/>
            <w:sz w:val="24"/>
            <w:szCs w:val="24"/>
          </w:rPr>
          <w:t xml:space="preserve">. </w:t>
        </w:r>
      </w:ins>
      <w:ins w:id="47" w:author="sandra cuadros" w:date="2025-06-21T11:56:00Z" w16du:dateUtc="2025-06-21T18:56:00Z">
        <w:r w:rsidR="00824852" w:rsidRPr="00AD0CC1">
          <w:rPr>
            <w:rFonts w:ascii="Times New Roman" w:hAnsi="Times New Roman" w:cs="Times New Roman"/>
            <w:sz w:val="24"/>
            <w:szCs w:val="24"/>
          </w:rPr>
          <w:t>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00824852" w:rsidRPr="00AD0CC1">
          <w:rPr>
            <w:rFonts w:ascii="Times New Roman" w:hAnsi="Times New Roman" w:cs="Times New Roman"/>
            <w:i/>
            <w:iCs/>
            <w:sz w:val="24"/>
            <w:szCs w:val="24"/>
          </w:rPr>
          <w:t xml:space="preserve">Ciconia </w:t>
        </w:r>
        <w:proofErr w:type="spellStart"/>
        <w:r w:rsidR="00824852" w:rsidRPr="00AD0CC1">
          <w:rPr>
            <w:rFonts w:ascii="Times New Roman" w:hAnsi="Times New Roman" w:cs="Times New Roman"/>
            <w:i/>
            <w:iCs/>
            <w:sz w:val="24"/>
            <w:szCs w:val="24"/>
          </w:rPr>
          <w:t>ciconia</w:t>
        </w:r>
        <w:proofErr w:type="spellEnd"/>
        <w:r w:rsidR="00824852" w:rsidRPr="00AD0CC1">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00824852" w:rsidRPr="00AD0CC1">
          <w:rPr>
            <w:rFonts w:ascii="Times New Roman" w:hAnsi="Times New Roman" w:cs="Times New Roman"/>
            <w:sz w:val="24"/>
            <w:szCs w:val="24"/>
          </w:rPr>
          <w:t>Perrig</w:t>
        </w:r>
        <w:proofErr w:type="spellEnd"/>
        <w:r w:rsidR="00824852" w:rsidRPr="00AD0CC1">
          <w:rPr>
            <w:rFonts w:ascii="Times New Roman" w:hAnsi="Times New Roman" w:cs="Times New Roman"/>
            <w:sz w:val="24"/>
            <w:szCs w:val="24"/>
          </w:rPr>
          <w:t xml:space="preserve"> et al. (2020) used GPS locations to identify probable foraging areas based on distance from roosting sites, velocity values and time of the day. </w:t>
        </w:r>
      </w:ins>
      <w:ins w:id="48" w:author="sandra cuadros" w:date="2025-06-21T11:57:00Z" w16du:dateUtc="2025-06-21T18:57:00Z">
        <w:r w:rsidR="0009017F">
          <w:rPr>
            <w:rFonts w:ascii="Times New Roman" w:hAnsi="Times New Roman" w:cs="Times New Roman"/>
            <w:sz w:val="24"/>
            <w:szCs w:val="24"/>
          </w:rPr>
          <w:t xml:space="preserve">The list goes on, with countless examples on how tracking data has not only generated knowledge of the ecology of species but also provided strong foundations for </w:t>
        </w:r>
      </w:ins>
      <w:ins w:id="49" w:author="sandra cuadros" w:date="2025-06-21T11:58:00Z" w16du:dateUtc="2025-06-21T18:58:00Z">
        <w:r w:rsidR="0009017F">
          <w:rPr>
            <w:rFonts w:ascii="Times New Roman" w:hAnsi="Times New Roman" w:cs="Times New Roman"/>
            <w:sz w:val="24"/>
            <w:szCs w:val="24"/>
          </w:rPr>
          <w:t xml:space="preserve">conservation. </w:t>
        </w:r>
      </w:ins>
      <w:moveFromRangeStart w:id="50" w:author="sandra cuadros" w:date="2025-06-21T11:53:00Z" w:name="move201399213"/>
      <w:moveFrom w:id="51" w:author="sandra cuadros" w:date="2025-06-21T11:53:00Z" w16du:dateUtc="2025-06-21T18:53:00Z">
        <w:r w:rsidR="00D624C2" w:rsidRPr="00AD0CC1" w:rsidDel="00D95FFA">
          <w:rPr>
            <w:rFonts w:ascii="Times New Roman" w:eastAsia="Times New Roman" w:hAnsi="Times New Roman" w:cs="Times New Roman"/>
            <w:sz w:val="24"/>
            <w:szCs w:val="24"/>
          </w:rPr>
          <w:t>Despite long-standing interest in the factors that shape bird</w:t>
        </w:r>
        <w:commentRangeStart w:id="52"/>
        <w:r w:rsidR="00D624C2" w:rsidRPr="00AD0CC1" w:rsidDel="00D95FFA">
          <w:rPr>
            <w:rFonts w:ascii="Times New Roman" w:eastAsia="Times New Roman" w:hAnsi="Times New Roman" w:cs="Times New Roman"/>
            <w:sz w:val="24"/>
            <w:szCs w:val="24"/>
          </w:rPr>
          <w:t xml:space="preserve"> </w:t>
        </w:r>
        <w:commentRangeEnd w:id="52"/>
        <w:r w:rsidR="00D624C2" w:rsidRPr="00AD0CC1" w:rsidDel="00D95FFA">
          <w:rPr>
            <w:rStyle w:val="CommentReference"/>
          </w:rPr>
          <w:commentReference w:id="52"/>
        </w:r>
        <w:r w:rsidR="00D624C2" w:rsidRPr="00AD0CC1" w:rsidDel="00D95FFA">
          <w:rPr>
            <w:rFonts w:ascii="Times New Roman" w:eastAsia="Times New Roman" w:hAnsi="Times New Roman" w:cs="Times New Roman"/>
            <w:sz w:val="24"/>
            <w:szCs w:val="24"/>
          </w:rPr>
          <w:t xml:space="preserve">foraging behaviour, it is still poorly understood how internal traits and external conditions jointly shape avian foraging movement (Mallon et al. 2020). </w:t>
        </w:r>
      </w:moveFrom>
    </w:p>
    <w:p w14:paraId="44901840" w14:textId="1E45CFD9" w:rsidR="00681B6F" w:rsidRPr="000729DB" w:rsidDel="00D95FFA" w:rsidRDefault="005812AE" w:rsidP="000729DB">
      <w:pPr>
        <w:spacing w:line="360" w:lineRule="auto"/>
        <w:ind w:firstLine="720"/>
        <w:jc w:val="both"/>
        <w:rPr>
          <w:moveFrom w:id="53" w:author="sandra cuadros" w:date="2025-06-21T11:53:00Z" w16du:dateUtc="2025-06-21T18:53:00Z"/>
          <w:rFonts w:ascii="Times New Roman" w:hAnsi="Times New Roman" w:cs="Times New Roman"/>
          <w:sz w:val="24"/>
          <w:szCs w:val="24"/>
          <w:rPrChange w:id="54" w:author="sandra cuadros" w:date="2025-06-21T18:27:00Z" w16du:dateUtc="2025-06-22T01:27:00Z">
            <w:rPr>
              <w:moveFrom w:id="55" w:author="sandra cuadros" w:date="2025-06-21T11:53:00Z" w16du:dateUtc="2025-06-21T18:53:00Z"/>
              <w:rFonts w:ascii="Times New Roman" w:eastAsia="Times New Roman" w:hAnsi="Times New Roman" w:cs="Times New Roman"/>
              <w:sz w:val="24"/>
              <w:szCs w:val="24"/>
            </w:rPr>
          </w:rPrChange>
        </w:rPr>
        <w:pPrChange w:id="56" w:author="sandra cuadros" w:date="2025-06-21T18:28:00Z" w16du:dateUtc="2025-06-22T01:28:00Z">
          <w:pPr>
            <w:spacing w:line="360" w:lineRule="auto"/>
            <w:jc w:val="both"/>
          </w:pPr>
        </w:pPrChange>
      </w:pPr>
      <w:ins w:id="57" w:author="sandra cuadros" w:date="2025-06-21T11:58:00Z" w16du:dateUtc="2025-06-21T18:58:00Z">
        <w:r>
          <w:rPr>
            <w:rFonts w:ascii="Times New Roman" w:hAnsi="Times New Roman" w:cs="Times New Roman"/>
            <w:sz w:val="24"/>
            <w:szCs w:val="24"/>
          </w:rPr>
          <w:t>The use of tec</w:t>
        </w:r>
      </w:ins>
      <w:ins w:id="58" w:author="sandra cuadros" w:date="2025-06-21T11:59:00Z" w16du:dateUtc="2025-06-21T18:59:00Z">
        <w:r>
          <w:rPr>
            <w:rFonts w:ascii="Times New Roman" w:hAnsi="Times New Roman" w:cs="Times New Roman"/>
            <w:sz w:val="24"/>
            <w:szCs w:val="24"/>
          </w:rPr>
          <w:t>hnology has also</w:t>
        </w:r>
        <w:r w:rsidR="00132B2D">
          <w:rPr>
            <w:rFonts w:ascii="Times New Roman" w:hAnsi="Times New Roman" w:cs="Times New Roman"/>
            <w:sz w:val="24"/>
            <w:szCs w:val="24"/>
          </w:rPr>
          <w:t xml:space="preserve"> been used to study patterns around CRB and the </w:t>
        </w:r>
      </w:ins>
      <w:ins w:id="59" w:author="sandra cuadros" w:date="2025-06-21T12:16:00Z" w16du:dateUtc="2025-06-21T19:16:00Z">
        <w:r w:rsidR="00E11413">
          <w:rPr>
            <w:rFonts w:ascii="Times New Roman" w:hAnsi="Times New Roman" w:cs="Times New Roman"/>
            <w:sz w:val="24"/>
            <w:szCs w:val="24"/>
          </w:rPr>
          <w:t xml:space="preserve">population dynamics that occur in these roosts. For instance, </w:t>
        </w:r>
      </w:ins>
      <w:r w:rsidR="005A40FC">
        <w:rPr>
          <w:rFonts w:ascii="Times New Roman" w:hAnsi="Times New Roman" w:cs="Times New Roman"/>
          <w:sz w:val="24"/>
          <w:szCs w:val="24"/>
        </w:rPr>
        <w:fldChar w:fldCharType="begin"/>
      </w:r>
      <w:r w:rsidR="005A40FC">
        <w:rPr>
          <w:rFonts w:ascii="Times New Roman" w:hAnsi="Times New Roman" w:cs="Times New Roman"/>
          <w:sz w:val="24"/>
          <w:szCs w:val="24"/>
        </w:rPr>
        <w:instrText xml:space="preserve"> ADDIN ZOTERO_ITEM CSL_CITATION {"citationID":"7xcbYHez","properties":{"formattedCitation":"(Jain et al., 2022)","plainCitation":"","noteIndex":0},"citationItems":[{"id":891,"uris":["http://zotero.org/users/6254983/items/KSUK7L6N"],"itemData":{"id":891,"type":"article-journal","abstract":"Abstract\n            \n              Background\n              \n                Anthropogenic food sources (AFSs) are widespread in human-transformed landscapes and the current scale at which they occur drives ecological change at the individual, population, and community levels. AFSs are exploited extensively by common ravens,\n                Corvus corax\n                . Understanding how raven populations use AFSs can provide insight into their ecological responses to AFSs.\n              \n            \n            \n              Methods\n              We equipped 81 ravens in the Austrian Alps with GPS-transmitters over a period of 2.75 years. Using these tracking data, we investigated how cohort differences (i.e., age, sex, and origin) and seasonal changes influence raven movement patterns (i.e., occurrence distribution and maximum daily displacement) and AFS-use (i.e., number of AFSs visited and probability of being present at any AFS) at 45 extensively exploited sites.\n            \n            \n              Results\n              We found that proxies for experience and dominance, inferred by age (i.e., juvenile versus adult) and origin (i.e., wild-caught versus captive-bred-released) cohorts, influenced movement patterns and the number of AFSs visited. However, all individuals were equally likely to be present at AFSs, highlighting the importance of AFSs for non-breeders in the study population. Seasonal changes in environmental conditions that affect energetic demands, the availability of natural and anthropogenic food, and foraging competition,  influenced individuals’ occurrence distributions and AFS-use. We found that under harsher conditions in autumn and winter, individuals ranged wider and depended on AFSs to a larger degree. However, contrary to expectation, they were less likely to be present at AFSs in these seasons compared to spring and summer, suggesting a trade-off between time spent moving and exploiting resources. We attribute the small ranging movements exhibited by non-breeders in spring and summer to the presence of highly territorial and socially dominant breeders. As breeders mostly stay and forage within their territories during these seasons, competition at AFSs decrease, thereby increasing the likelihood of individuals being present at any AFS.\n            \n            \n              Conclusions\n              We emphasize that movement and AFS-use differ according to cohort differences and the seasonality of the environment. Our results highlight that predictable AFSs affect foraging strategies among non-breeding ravens. The extent of AFS-exploitation among non-breeding ravens in our study emphasize the potential of AFSs in shaping raven movement and resource-use.","container-title":"Movement Ecology","DOI":"10.1186/s40462-022-00335-4","ISSN":"2051-3933","issue":"1","journalAbbreviation":"Mov Ecol","language":"en","page":"35","source":"DOI.org (Crossref)","title":"The spatial and temporal exploitation of anthropogenic food sources by common ravens (Corvus corax) in the Alps","volume":"10","author":[{"family":"Jain","given":"Varalika"},{"family":"Bugnyar","given":"Thomas"},{"family":"Cunningham","given":"Susan J."},{"family":"Gallego-Abenza","given":"Mario"},{"family":"Loretto","given":"Matthias-Claudio"},{"family":"Sumasgutner","given":"Petra"}],"issued":{"date-parts":[["2022",8,25]]}}}],"schema":"https://github.com/citation-style-language/schema/raw/master/csl-citation.json"} </w:instrText>
      </w:r>
      <w:r w:rsidR="005A40FC">
        <w:rPr>
          <w:rFonts w:ascii="Times New Roman" w:hAnsi="Times New Roman" w:cs="Times New Roman"/>
          <w:sz w:val="24"/>
          <w:szCs w:val="24"/>
        </w:rPr>
        <w:fldChar w:fldCharType="separate"/>
      </w:r>
      <w:r w:rsidR="005A40FC" w:rsidRPr="005A40FC">
        <w:rPr>
          <w:rFonts w:ascii="Times New Roman" w:hAnsi="Times New Roman" w:cs="Times New Roman"/>
          <w:sz w:val="24"/>
        </w:rPr>
        <w:t>(Jain et al., 2022)</w:t>
      </w:r>
      <w:r w:rsidR="005A40FC">
        <w:rPr>
          <w:rFonts w:ascii="Times New Roman" w:hAnsi="Times New Roman" w:cs="Times New Roman"/>
          <w:sz w:val="24"/>
          <w:szCs w:val="24"/>
        </w:rPr>
        <w:fldChar w:fldCharType="end"/>
      </w:r>
      <w:ins w:id="60" w:author="sandra cuadros" w:date="2025-06-21T17:05:00Z" w16du:dateUtc="2025-06-22T00:05:00Z">
        <w:r w:rsidR="009D2F52">
          <w:rPr>
            <w:rFonts w:ascii="Times New Roman" w:hAnsi="Times New Roman" w:cs="Times New Roman"/>
            <w:sz w:val="24"/>
            <w:szCs w:val="24"/>
          </w:rPr>
          <w:t xml:space="preserve"> </w:t>
        </w:r>
      </w:ins>
      <w:ins w:id="61" w:author="sandra cuadros" w:date="2025-06-21T12:20:00Z" w16du:dateUtc="2025-06-21T19:20:00Z">
        <w:r w:rsidR="00735679">
          <w:rPr>
            <w:rFonts w:ascii="Times New Roman" w:hAnsi="Times New Roman" w:cs="Times New Roman"/>
            <w:sz w:val="24"/>
            <w:szCs w:val="24"/>
          </w:rPr>
          <w:t xml:space="preserve">found </w:t>
        </w:r>
      </w:ins>
      <w:ins w:id="62" w:author="sandra cuadros" w:date="2025-06-21T12:21:00Z" w16du:dateUtc="2025-06-21T19:21:00Z">
        <w:r w:rsidR="00530793">
          <w:rPr>
            <w:rFonts w:ascii="Times New Roman" w:hAnsi="Times New Roman" w:cs="Times New Roman"/>
            <w:sz w:val="24"/>
            <w:szCs w:val="24"/>
          </w:rPr>
          <w:t xml:space="preserve">different patterns in space use and </w:t>
        </w:r>
        <w:r w:rsidR="005D21A4">
          <w:rPr>
            <w:rFonts w:ascii="Times New Roman" w:hAnsi="Times New Roman" w:cs="Times New Roman"/>
            <w:sz w:val="24"/>
            <w:szCs w:val="24"/>
          </w:rPr>
          <w:t>foraging patterns in ravens that was linked to their</w:t>
        </w:r>
      </w:ins>
      <w:ins w:id="63" w:author="sandra cuadros" w:date="2025-06-21T12:23:00Z" w16du:dateUtc="2025-06-21T19:23:00Z">
        <w:r w:rsidR="00685E9B">
          <w:rPr>
            <w:rFonts w:ascii="Times New Roman" w:hAnsi="Times New Roman" w:cs="Times New Roman"/>
            <w:sz w:val="24"/>
            <w:szCs w:val="24"/>
          </w:rPr>
          <w:t xml:space="preserve"> experience and dominance status</w:t>
        </w:r>
        <w:r w:rsidR="000B254F">
          <w:rPr>
            <w:rFonts w:ascii="Times New Roman" w:hAnsi="Times New Roman" w:cs="Times New Roman"/>
            <w:sz w:val="24"/>
            <w:szCs w:val="24"/>
          </w:rPr>
          <w:t xml:space="preserve"> around a roost site.</w:t>
        </w:r>
      </w:ins>
      <w:ins w:id="64" w:author="sandra cuadros" w:date="2025-06-21T17:32:00Z" w16du:dateUtc="2025-06-22T00:32:00Z">
        <w:r w:rsidR="00C25B7C">
          <w:rPr>
            <w:rFonts w:ascii="Times New Roman" w:hAnsi="Times New Roman" w:cs="Times New Roman"/>
            <w:sz w:val="24"/>
            <w:szCs w:val="24"/>
          </w:rPr>
          <w:t xml:space="preserve"> </w:t>
        </w:r>
      </w:ins>
      <w:r w:rsidR="00A04226">
        <w:rPr>
          <w:rFonts w:ascii="Times New Roman" w:hAnsi="Times New Roman" w:cs="Times New Roman"/>
          <w:sz w:val="24"/>
          <w:szCs w:val="24"/>
        </w:rPr>
        <w:fldChar w:fldCharType="begin"/>
      </w:r>
      <w:r w:rsidR="00A04226">
        <w:rPr>
          <w:rFonts w:ascii="Times New Roman" w:hAnsi="Times New Roman" w:cs="Times New Roman"/>
          <w:sz w:val="24"/>
          <w:szCs w:val="24"/>
        </w:rPr>
        <w:instrText xml:space="preserve"> ADDIN ZOTERO_ITEM CSL_CITATION {"citationID":"0XgmPjtj","properties":{"formattedCitation":"(Harel et al., 2017)","plainCitation":"","noteIndex":0},"citationItems":[{"id":29,"uris":["http://zotero.org/users/6254983/items/LXPTGWRE"],"itemData":{"id":29,"type":"article-journal","abstract":"Uncertainties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M."},{"family":"Nathan","given":"Ran"}],"issued":{"date-parts":[["2017",4,12]]}}}],"schema":"https://github.com/citation-style-language/schema/raw/master/csl-citation.json"} </w:instrText>
      </w:r>
      <w:r w:rsidR="00A04226">
        <w:rPr>
          <w:rFonts w:ascii="Times New Roman" w:hAnsi="Times New Roman" w:cs="Times New Roman"/>
          <w:sz w:val="24"/>
          <w:szCs w:val="24"/>
        </w:rPr>
        <w:fldChar w:fldCharType="separate"/>
      </w:r>
      <w:r w:rsidR="00A04226" w:rsidRPr="00A04226">
        <w:rPr>
          <w:rFonts w:ascii="Times New Roman" w:hAnsi="Times New Roman" w:cs="Times New Roman"/>
          <w:sz w:val="24"/>
        </w:rPr>
        <w:t>(Harel et al., 2017)</w:t>
      </w:r>
      <w:r w:rsidR="00A04226">
        <w:rPr>
          <w:rFonts w:ascii="Times New Roman" w:hAnsi="Times New Roman" w:cs="Times New Roman"/>
          <w:sz w:val="24"/>
          <w:szCs w:val="24"/>
        </w:rPr>
        <w:fldChar w:fldCharType="end"/>
      </w:r>
      <w:ins w:id="65" w:author="sandra cuadros" w:date="2025-06-21T18:18:00Z" w16du:dateUtc="2025-06-22T01:18:00Z">
        <w:r w:rsidR="00BA29F4">
          <w:rPr>
            <w:rFonts w:ascii="Times New Roman" w:hAnsi="Times New Roman" w:cs="Times New Roman"/>
            <w:sz w:val="24"/>
            <w:szCs w:val="24"/>
          </w:rPr>
          <w:t xml:space="preserve"> </w:t>
        </w:r>
      </w:ins>
      <w:ins w:id="66" w:author="sandra cuadros" w:date="2025-06-21T18:16:00Z" w16du:dateUtc="2025-06-22T01:16:00Z">
        <w:r w:rsidR="00DC1A7A">
          <w:rPr>
            <w:rFonts w:ascii="Times New Roman" w:hAnsi="Times New Roman" w:cs="Times New Roman"/>
            <w:sz w:val="24"/>
            <w:szCs w:val="24"/>
          </w:rPr>
          <w:t>tested the ICH in free-ran</w:t>
        </w:r>
      </w:ins>
      <w:ins w:id="67" w:author="sandra cuadros" w:date="2025-06-21T18:17:00Z" w16du:dateUtc="2025-06-22T01:17:00Z">
        <w:r w:rsidR="00DC1A7A">
          <w:rPr>
            <w:rFonts w:ascii="Times New Roman" w:hAnsi="Times New Roman" w:cs="Times New Roman"/>
            <w:sz w:val="24"/>
            <w:szCs w:val="24"/>
          </w:rPr>
          <w:t>ging vultures with the aid of GPS</w:t>
        </w:r>
        <w:r w:rsidR="00223C35">
          <w:rPr>
            <w:rFonts w:ascii="Times New Roman" w:hAnsi="Times New Roman" w:cs="Times New Roman"/>
            <w:sz w:val="24"/>
            <w:szCs w:val="24"/>
          </w:rPr>
          <w:t xml:space="preserve"> tracking devices. This was critical given that the ICH requires that naïve </w:t>
        </w:r>
      </w:ins>
      <w:ins w:id="68" w:author="sandra cuadros" w:date="2025-06-21T18:18:00Z" w16du:dateUtc="2025-06-22T01:18:00Z">
        <w:r w:rsidR="00BA29F4">
          <w:rPr>
            <w:rFonts w:ascii="Times New Roman" w:hAnsi="Times New Roman" w:cs="Times New Roman"/>
            <w:sz w:val="24"/>
            <w:szCs w:val="24"/>
          </w:rPr>
          <w:t>individuals</w:t>
        </w:r>
      </w:ins>
      <w:ins w:id="69" w:author="sandra cuadros" w:date="2025-06-21T18:17:00Z" w16du:dateUtc="2025-06-22T01:17:00Z">
        <w:r w:rsidR="00223C35">
          <w:rPr>
            <w:rFonts w:ascii="Times New Roman" w:hAnsi="Times New Roman" w:cs="Times New Roman"/>
            <w:sz w:val="24"/>
            <w:szCs w:val="24"/>
          </w:rPr>
          <w:t xml:space="preserve"> follow informed individuals to a foraging site. This </w:t>
        </w:r>
        <w:r w:rsidR="00A04226">
          <w:rPr>
            <w:rFonts w:ascii="Times New Roman" w:hAnsi="Times New Roman" w:cs="Times New Roman"/>
            <w:sz w:val="24"/>
            <w:szCs w:val="24"/>
          </w:rPr>
          <w:t>step without GPS data w</w:t>
        </w:r>
      </w:ins>
      <w:ins w:id="70" w:author="sandra cuadros" w:date="2025-06-21T18:18:00Z" w16du:dateUtc="2025-06-22T01:18:00Z">
        <w:r w:rsidR="00A04226">
          <w:rPr>
            <w:rFonts w:ascii="Times New Roman" w:hAnsi="Times New Roman" w:cs="Times New Roman"/>
            <w:sz w:val="24"/>
            <w:szCs w:val="24"/>
          </w:rPr>
          <w:t>ould be impossible to achieve</w:t>
        </w:r>
      </w:ins>
      <w:ins w:id="71" w:author="sandra cuadros" w:date="2025-06-21T18:19:00Z" w16du:dateUtc="2025-06-22T01:19:00Z">
        <w:r w:rsidR="00BA29F4">
          <w:rPr>
            <w:rFonts w:ascii="Times New Roman" w:hAnsi="Times New Roman" w:cs="Times New Roman"/>
            <w:sz w:val="24"/>
            <w:szCs w:val="24"/>
          </w:rPr>
          <w:t xml:space="preserve"> in the wild</w:t>
        </w:r>
      </w:ins>
      <w:ins w:id="72" w:author="sandra cuadros" w:date="2025-06-21T18:18:00Z" w16du:dateUtc="2025-06-22T01:18:00Z">
        <w:r w:rsidR="00A04226">
          <w:rPr>
            <w:rFonts w:ascii="Times New Roman" w:hAnsi="Times New Roman" w:cs="Times New Roman"/>
            <w:sz w:val="24"/>
            <w:szCs w:val="24"/>
          </w:rPr>
          <w:t xml:space="preserve">. </w:t>
        </w:r>
      </w:ins>
      <w:ins w:id="73" w:author="sandra cuadros" w:date="2025-06-21T18:22:00Z" w16du:dateUtc="2025-06-22T01:22:00Z">
        <w:r w:rsidR="001D7E70">
          <w:rPr>
            <w:rFonts w:ascii="Times New Roman" w:hAnsi="Times New Roman" w:cs="Times New Roman"/>
            <w:sz w:val="24"/>
            <w:szCs w:val="24"/>
          </w:rPr>
          <w:t>Al</w:t>
        </w:r>
        <w:r w:rsidR="0081520F">
          <w:rPr>
            <w:rFonts w:ascii="Times New Roman" w:hAnsi="Times New Roman" w:cs="Times New Roman"/>
            <w:sz w:val="24"/>
            <w:szCs w:val="24"/>
          </w:rPr>
          <w:t xml:space="preserve">beit, </w:t>
        </w:r>
      </w:ins>
      <w:ins w:id="74" w:author="sandra cuadros" w:date="2025-06-21T18:24:00Z" w16du:dateUtc="2025-06-22T01:24:00Z">
        <w:r w:rsidR="006614F3">
          <w:rPr>
            <w:rFonts w:ascii="Times New Roman" w:hAnsi="Times New Roman" w:cs="Times New Roman"/>
            <w:sz w:val="24"/>
            <w:szCs w:val="24"/>
          </w:rPr>
          <w:t>tracking</w:t>
        </w:r>
      </w:ins>
      <w:ins w:id="75" w:author="sandra cuadros" w:date="2025-06-21T18:22:00Z" w16du:dateUtc="2025-06-22T01:22:00Z">
        <w:r w:rsidR="0081520F">
          <w:rPr>
            <w:rFonts w:ascii="Times New Roman" w:hAnsi="Times New Roman" w:cs="Times New Roman"/>
            <w:sz w:val="24"/>
            <w:szCs w:val="24"/>
          </w:rPr>
          <w:t xml:space="preserve"> data will not be used in this thesis</w:t>
        </w:r>
      </w:ins>
      <w:ins w:id="76" w:author="sandra cuadros" w:date="2025-06-21T18:23:00Z" w16du:dateUtc="2025-06-22T01:23:00Z">
        <w:r w:rsidR="0081520F">
          <w:rPr>
            <w:rFonts w:ascii="Times New Roman" w:hAnsi="Times New Roman" w:cs="Times New Roman"/>
            <w:sz w:val="24"/>
            <w:szCs w:val="24"/>
          </w:rPr>
          <w:t xml:space="preserve"> as it is beyond the scope of my research. However, </w:t>
        </w:r>
        <w:r w:rsidR="00282E1E">
          <w:rPr>
            <w:rFonts w:ascii="Times New Roman" w:hAnsi="Times New Roman" w:cs="Times New Roman"/>
            <w:sz w:val="24"/>
            <w:szCs w:val="24"/>
          </w:rPr>
          <w:t xml:space="preserve">the use of GPS data would be useful to test fine-scale movement hypothesis </w:t>
        </w:r>
      </w:ins>
      <w:ins w:id="77" w:author="sandra cuadros" w:date="2025-06-21T18:24:00Z" w16du:dateUtc="2025-06-22T01:24:00Z">
        <w:r w:rsidR="006614F3">
          <w:rPr>
            <w:rFonts w:ascii="Times New Roman" w:hAnsi="Times New Roman" w:cs="Times New Roman"/>
            <w:sz w:val="24"/>
            <w:szCs w:val="24"/>
          </w:rPr>
          <w:t>including</w:t>
        </w:r>
      </w:ins>
      <w:ins w:id="78" w:author="sandra cuadros" w:date="2025-06-21T18:23:00Z" w16du:dateUtc="2025-06-22T01:23:00Z">
        <w:r w:rsidR="00282E1E">
          <w:rPr>
            <w:rFonts w:ascii="Times New Roman" w:hAnsi="Times New Roman" w:cs="Times New Roman"/>
            <w:sz w:val="24"/>
            <w:szCs w:val="24"/>
          </w:rPr>
          <w:t xml:space="preserve"> which mechanisms exist at a roost site to find foraging patches</w:t>
        </w:r>
      </w:ins>
      <w:ins w:id="79" w:author="sandra cuadros" w:date="2025-06-21T18:24:00Z" w16du:dateUtc="2025-06-22T01:24:00Z">
        <w:r w:rsidR="006614F3">
          <w:rPr>
            <w:rFonts w:ascii="Times New Roman" w:hAnsi="Times New Roman" w:cs="Times New Roman"/>
            <w:sz w:val="24"/>
            <w:szCs w:val="24"/>
          </w:rPr>
          <w:t xml:space="preserve"> using social information.</w:t>
        </w:r>
      </w:ins>
    </w:p>
    <w:p w14:paraId="621CEC77" w14:textId="0213A488" w:rsidR="00D624C2" w:rsidRPr="00AD0CC1" w:rsidDel="00D95FFA" w:rsidRDefault="00D624C2" w:rsidP="000729DB">
      <w:pPr>
        <w:spacing w:line="360" w:lineRule="auto"/>
        <w:ind w:firstLine="720"/>
        <w:jc w:val="both"/>
        <w:rPr>
          <w:moveFrom w:id="80" w:author="sandra cuadros" w:date="2025-06-21T11:53:00Z" w16du:dateUtc="2025-06-21T18:53:00Z"/>
          <w:rFonts w:ascii="Times New Roman" w:hAnsi="Times New Roman" w:cs="Times New Roman"/>
          <w:sz w:val="24"/>
          <w:szCs w:val="24"/>
        </w:rPr>
        <w:pPrChange w:id="81" w:author="sandra cuadros" w:date="2025-06-21T18:28:00Z" w16du:dateUtc="2025-06-22T01:28:00Z">
          <w:pPr>
            <w:spacing w:line="360" w:lineRule="auto"/>
            <w:jc w:val="both"/>
          </w:pPr>
        </w:pPrChange>
      </w:pPr>
      <w:moveFrom w:id="82" w:author="sandra cuadros" w:date="2025-06-21T11:53:00Z" w16du:dateUtc="2025-06-21T18:53:00Z">
        <w:r w:rsidRPr="00AD0CC1" w:rsidDel="00D95FFA">
          <w:rPr>
            <w:rFonts w:ascii="Times New Roman" w:eastAsia="Times New Roman" w:hAnsi="Times New Roman" w:cs="Times New Roman"/>
            <w:sz w:val="24"/>
            <w:szCs w:val="24"/>
          </w:rPr>
          <w:t>Specifically, b</w:t>
        </w:r>
        <w:r w:rsidRPr="00AD0CC1" w:rsidDel="00D95FFA">
          <w:rPr>
            <w:rFonts w:ascii="Times New Roman" w:hAnsi="Times New Roman" w:cs="Times New Roman"/>
            <w:sz w:val="24"/>
            <w:szCs w:val="24"/>
          </w:rPr>
          <w:t xml:space="preserve">ird foraging </w:t>
        </w:r>
        <w:commentRangeStart w:id="83"/>
        <w:r w:rsidRPr="00AD0CC1" w:rsidDel="00D95FFA">
          <w:rPr>
            <w:rFonts w:ascii="Times New Roman" w:hAnsi="Times New Roman" w:cs="Times New Roman"/>
            <w:sz w:val="24"/>
            <w:szCs w:val="24"/>
          </w:rPr>
          <w:t xml:space="preserve">behaviour has been studied mostly through direct observations. </w:t>
        </w:r>
        <w:commentRangeEnd w:id="83"/>
        <w:r w:rsidRPr="00AD0CC1" w:rsidDel="00D95FFA">
          <w:rPr>
            <w:rStyle w:val="CommentReference"/>
          </w:rPr>
          <w:commentReference w:id="83"/>
        </w:r>
        <w:r w:rsidRPr="00AD0CC1" w:rsidDel="00D95FFA">
          <w:rPr>
            <w:rFonts w:ascii="Times New Roman" w:hAnsi="Times New Roman" w:cs="Times New Roman"/>
            <w:sz w:val="24"/>
            <w:szCs w:val="24"/>
          </w:rPr>
          <w:t>Because such methods are highly time-consuming, these studies have addressed the foraging behaviour of specific taxa only (e.g., Smith et al. 2012). Scaling such studies at a global level would be merely impossible given the amount of time and resources required.</w:t>
        </w:r>
      </w:moveFrom>
    </w:p>
    <w:p w14:paraId="67CE351D" w14:textId="101BB1C7" w:rsidR="00D624C2" w:rsidRPr="00AD0CC1" w:rsidDel="00824852" w:rsidRDefault="00D624C2" w:rsidP="000729DB">
      <w:pPr>
        <w:spacing w:line="360" w:lineRule="auto"/>
        <w:ind w:firstLine="720"/>
        <w:jc w:val="both"/>
        <w:rPr>
          <w:del w:id="84" w:author="sandra cuadros" w:date="2025-06-21T11:56:00Z" w16du:dateUtc="2025-06-21T18:56:00Z"/>
          <w:rFonts w:ascii="Times New Roman" w:hAnsi="Times New Roman" w:cs="Times New Roman"/>
          <w:sz w:val="24"/>
          <w:szCs w:val="24"/>
        </w:rPr>
        <w:pPrChange w:id="85" w:author="sandra cuadros" w:date="2025-06-21T18:28:00Z" w16du:dateUtc="2025-06-22T01:28:00Z">
          <w:pPr>
            <w:spacing w:line="360" w:lineRule="auto"/>
            <w:ind w:firstLine="720"/>
            <w:jc w:val="both"/>
          </w:pPr>
        </w:pPrChange>
      </w:pPr>
      <w:moveFrom w:id="86" w:author="sandra cuadros" w:date="2025-06-21T11:53:00Z" w16du:dateUtc="2025-06-21T18:53:00Z">
        <w:del w:id="87" w:author="sandra cuadros" w:date="2025-06-21T11:56:00Z" w16du:dateUtc="2025-06-21T18:56:00Z">
          <w:r w:rsidRPr="00AD0CC1" w:rsidDel="00824852">
            <w:rPr>
              <w:rFonts w:ascii="Times New Roman" w:hAnsi="Times New Roman" w:cs="Times New Roman"/>
              <w:sz w:val="24"/>
              <w:szCs w:val="24"/>
            </w:rPr>
            <w:delText xml:space="preserve"> </w:delText>
          </w:r>
        </w:del>
      </w:moveFrom>
      <w:moveFromRangeEnd w:id="50"/>
      <w:del w:id="88" w:author="sandra cuadros" w:date="2025-06-21T11:56:00Z" w16du:dateUtc="2025-06-21T18:56:00Z">
        <w:r w:rsidRPr="00AD0CC1" w:rsidDel="00824852">
          <w:rPr>
            <w:rFonts w:ascii="Times New Roman" w:hAnsi="Times New Roman" w:cs="Times New Roman"/>
            <w:sz w:val="24"/>
            <w:szCs w:val="24"/>
          </w:rPr>
          <w:delText>With the advance of tracking technology, however, different approaches can be used to make inferences on foraging behaviour. 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delText>
        </w:r>
        <w:r w:rsidRPr="00AD0CC1" w:rsidDel="00824852">
          <w:rPr>
            <w:rFonts w:ascii="Times New Roman" w:hAnsi="Times New Roman" w:cs="Times New Roman"/>
            <w:i/>
            <w:iCs/>
            <w:sz w:val="24"/>
            <w:szCs w:val="24"/>
          </w:rPr>
          <w:delText>Ciconia ciconia</w:delText>
        </w:r>
        <w:r w:rsidRPr="00AD0CC1" w:rsidDel="00824852">
          <w:rPr>
            <w:rFonts w:ascii="Times New Roman" w:hAnsi="Times New Roman" w:cs="Times New Roman"/>
            <w:sz w:val="24"/>
            <w:szCs w:val="24"/>
          </w:rPr>
          <w:delText xml:space="preserve">) confer information on the feeding areas during their life cycle and estimated the frequency of landfill use by the studied populations (Flack et al. 2016) using tracking data. Alternatively, a research paper on Andean Condors by Perrig et al. (2020) used GPS locations to identify probable foraging areas based on distance from roosting sites, velocity values and time of the day. There is a need to generate foundations on the types of movement associated to foraging behaviour, especially given that the data are becoming more readily available. </w:delText>
        </w:r>
      </w:del>
    </w:p>
    <w:p w14:paraId="7B54E985" w14:textId="249DAB4A" w:rsidR="008713C6" w:rsidRPr="00AD0CC1" w:rsidDel="0009017F" w:rsidRDefault="00D624C2" w:rsidP="000729DB">
      <w:pPr>
        <w:spacing w:line="360" w:lineRule="auto"/>
        <w:ind w:firstLine="720"/>
        <w:jc w:val="both"/>
        <w:rPr>
          <w:del w:id="89" w:author="sandra cuadros" w:date="2025-06-21T11:58:00Z" w16du:dateUtc="2025-06-21T18:58:00Z"/>
          <w:rFonts w:ascii="Times New Roman" w:eastAsia="Calibri" w:hAnsi="Times New Roman" w:cs="Times New Roman"/>
          <w:sz w:val="24"/>
          <w:szCs w:val="24"/>
        </w:rPr>
        <w:pPrChange w:id="90" w:author="sandra cuadros" w:date="2025-06-21T18:28:00Z" w16du:dateUtc="2025-06-22T01:28:00Z">
          <w:pPr>
            <w:spacing w:line="360" w:lineRule="auto"/>
            <w:ind w:firstLine="720"/>
            <w:jc w:val="both"/>
          </w:pPr>
        </w:pPrChange>
      </w:pPr>
      <w:del w:id="91" w:author="sandra cuadros" w:date="2025-06-21T11:58:00Z" w16du:dateUtc="2025-06-21T18:58:00Z">
        <w:r w:rsidRPr="00AD0CC1" w:rsidDel="0009017F">
          <w:rPr>
            <w:rFonts w:ascii="Times New Roman" w:eastAsia="Calibri" w:hAnsi="Times New Roman" w:cs="Times New Roman"/>
            <w:sz w:val="24"/>
            <w:szCs w:val="24"/>
          </w:rPr>
          <w:delText>Though individuals have many needs beyond nutrition (e.g., finding reproductive partners, sleeping, etc.), foraging is likely a key aspect of movement given that energy acquisition is essential for all heterotrophic species, which ultimately drives all other life processes. Hence, foraging ecology might be crucial to understand the mechanisms underpinning animal behaviour</w:delText>
        </w:r>
        <w:r w:rsidR="008713C6" w:rsidRPr="00AD0CC1" w:rsidDel="0009017F">
          <w:rPr>
            <w:rFonts w:ascii="Times New Roman" w:eastAsia="Calibri" w:hAnsi="Times New Roman" w:cs="Times New Roman"/>
            <w:sz w:val="24"/>
            <w:szCs w:val="24"/>
          </w:rPr>
          <w:delText>, as proposed by Ward &amp; Zahavi through the ICH.</w:delText>
        </w:r>
      </w:del>
    </w:p>
    <w:p w14:paraId="02051015" w14:textId="6909BA00" w:rsidR="008713C6" w:rsidRPr="00AD0CC1" w:rsidDel="000729DB" w:rsidRDefault="008713C6" w:rsidP="000729DB">
      <w:pPr>
        <w:spacing w:line="360" w:lineRule="auto"/>
        <w:ind w:firstLine="720"/>
        <w:jc w:val="both"/>
        <w:rPr>
          <w:del w:id="92" w:author="sandra cuadros" w:date="2025-06-21T18:27:00Z" w16du:dateUtc="2025-06-22T01:27:00Z"/>
          <w:rFonts w:ascii="Times New Roman" w:eastAsia="Calibri" w:hAnsi="Times New Roman" w:cs="Times New Roman"/>
          <w:sz w:val="24"/>
          <w:szCs w:val="24"/>
        </w:rPr>
        <w:pPrChange w:id="93" w:author="sandra cuadros" w:date="2025-06-21T18:28:00Z" w16du:dateUtc="2025-06-22T01:28:00Z">
          <w:pPr>
            <w:spacing w:line="360" w:lineRule="auto"/>
            <w:ind w:firstLine="720"/>
            <w:jc w:val="both"/>
          </w:pPr>
        </w:pPrChange>
      </w:pPr>
    </w:p>
    <w:p w14:paraId="18F31790" w14:textId="5E9F3072" w:rsidR="00D95FFA" w:rsidRPr="00D95FFA" w:rsidDel="003A254A" w:rsidRDefault="00D95FFA" w:rsidP="000729DB">
      <w:pPr>
        <w:spacing w:line="360" w:lineRule="auto"/>
        <w:ind w:firstLine="720"/>
        <w:jc w:val="both"/>
        <w:rPr>
          <w:del w:id="94" w:author="sandra cuadros" w:date="2025-06-21T18:25:00Z" w16du:dateUtc="2025-06-22T01:25:00Z"/>
          <w:moveTo w:id="95" w:author="sandra cuadros" w:date="2025-06-21T11:53:00Z" w16du:dateUtc="2025-06-21T18:53:00Z"/>
          <w:rFonts w:ascii="Times New Roman" w:eastAsia="Times New Roman" w:hAnsi="Times New Roman" w:cs="Times New Roman"/>
          <w:strike/>
          <w:sz w:val="24"/>
          <w:szCs w:val="24"/>
          <w:rPrChange w:id="96" w:author="sandra cuadros" w:date="2025-06-21T11:53:00Z" w16du:dateUtc="2025-06-21T18:53:00Z">
            <w:rPr>
              <w:del w:id="97" w:author="sandra cuadros" w:date="2025-06-21T18:25:00Z" w16du:dateUtc="2025-06-22T01:25:00Z"/>
              <w:moveTo w:id="98" w:author="sandra cuadros" w:date="2025-06-21T11:53:00Z" w16du:dateUtc="2025-06-21T18:53:00Z"/>
              <w:rFonts w:ascii="Times New Roman" w:eastAsia="Times New Roman" w:hAnsi="Times New Roman" w:cs="Times New Roman"/>
              <w:sz w:val="24"/>
              <w:szCs w:val="24"/>
            </w:rPr>
          </w:rPrChange>
        </w:rPr>
        <w:pPrChange w:id="99" w:author="sandra cuadros" w:date="2025-06-21T18:28:00Z" w16du:dateUtc="2025-06-22T01:28:00Z">
          <w:pPr>
            <w:spacing w:line="360" w:lineRule="auto"/>
            <w:jc w:val="both"/>
          </w:pPr>
        </w:pPrChange>
      </w:pPr>
      <w:moveToRangeStart w:id="100" w:author="sandra cuadros" w:date="2025-06-21T11:53:00Z" w:name="move201399213"/>
      <w:moveTo w:id="101" w:author="sandra cuadros" w:date="2025-06-21T11:53:00Z" w16du:dateUtc="2025-06-21T18:53:00Z">
        <w:del w:id="102" w:author="sandra cuadros" w:date="2025-06-21T18:25:00Z" w16du:dateUtc="2025-06-22T01:25:00Z">
          <w:r w:rsidRPr="00D95FFA" w:rsidDel="003A254A">
            <w:rPr>
              <w:rFonts w:ascii="Times New Roman" w:eastAsia="Times New Roman" w:hAnsi="Times New Roman" w:cs="Times New Roman"/>
              <w:strike/>
              <w:sz w:val="24"/>
              <w:szCs w:val="24"/>
              <w:rPrChange w:id="103" w:author="sandra cuadros" w:date="2025-06-21T11:53:00Z" w16du:dateUtc="2025-06-21T18:53:00Z">
                <w:rPr>
                  <w:rFonts w:ascii="Times New Roman" w:eastAsia="Times New Roman" w:hAnsi="Times New Roman" w:cs="Times New Roman"/>
                  <w:sz w:val="24"/>
                  <w:szCs w:val="24"/>
                </w:rPr>
              </w:rPrChange>
            </w:rPr>
            <w:delText>Despite long-standing interest in the factors that shape bird</w:delText>
          </w:r>
          <w:commentRangeStart w:id="104"/>
          <w:r w:rsidRPr="00D95FFA" w:rsidDel="003A254A">
            <w:rPr>
              <w:rFonts w:ascii="Times New Roman" w:eastAsia="Times New Roman" w:hAnsi="Times New Roman" w:cs="Times New Roman"/>
              <w:strike/>
              <w:sz w:val="24"/>
              <w:szCs w:val="24"/>
              <w:rPrChange w:id="105" w:author="sandra cuadros" w:date="2025-06-21T11:53:00Z" w16du:dateUtc="2025-06-21T18:53:00Z">
                <w:rPr>
                  <w:rFonts w:ascii="Times New Roman" w:eastAsia="Times New Roman" w:hAnsi="Times New Roman" w:cs="Times New Roman"/>
                  <w:sz w:val="24"/>
                  <w:szCs w:val="24"/>
                </w:rPr>
              </w:rPrChange>
            </w:rPr>
            <w:delText xml:space="preserve"> </w:delText>
          </w:r>
          <w:commentRangeEnd w:id="104"/>
          <w:r w:rsidRPr="00D95FFA" w:rsidDel="003A254A">
            <w:rPr>
              <w:rStyle w:val="CommentReference"/>
              <w:strike/>
              <w:rPrChange w:id="106" w:author="sandra cuadros" w:date="2025-06-21T11:53:00Z" w16du:dateUtc="2025-06-21T18:53:00Z">
                <w:rPr>
                  <w:rStyle w:val="CommentReference"/>
                </w:rPr>
              </w:rPrChange>
            </w:rPr>
            <w:commentReference w:id="104"/>
          </w:r>
          <w:r w:rsidRPr="00D95FFA" w:rsidDel="003A254A">
            <w:rPr>
              <w:rFonts w:ascii="Times New Roman" w:eastAsia="Times New Roman" w:hAnsi="Times New Roman" w:cs="Times New Roman"/>
              <w:strike/>
              <w:sz w:val="24"/>
              <w:szCs w:val="24"/>
              <w:rPrChange w:id="107" w:author="sandra cuadros" w:date="2025-06-21T11:53:00Z" w16du:dateUtc="2025-06-21T18:53:00Z">
                <w:rPr>
                  <w:rFonts w:ascii="Times New Roman" w:eastAsia="Times New Roman" w:hAnsi="Times New Roman" w:cs="Times New Roman"/>
                  <w:sz w:val="24"/>
                  <w:szCs w:val="24"/>
                </w:rPr>
              </w:rPrChange>
            </w:rPr>
            <w:delText xml:space="preserve">foraging behaviour, it is still poorly understood how internal traits and external conditions jointly shape avian foraging movement (Mallon et al. 2020). </w:delText>
          </w:r>
        </w:del>
      </w:moveTo>
    </w:p>
    <w:p w14:paraId="40DBA436" w14:textId="06F3CAC7" w:rsidR="00D95FFA" w:rsidRPr="00D95FFA" w:rsidDel="003A254A" w:rsidRDefault="00D95FFA" w:rsidP="000729DB">
      <w:pPr>
        <w:spacing w:line="360" w:lineRule="auto"/>
        <w:ind w:firstLine="720"/>
        <w:jc w:val="both"/>
        <w:rPr>
          <w:del w:id="108" w:author="sandra cuadros" w:date="2025-06-21T18:25:00Z" w16du:dateUtc="2025-06-22T01:25:00Z"/>
          <w:moveTo w:id="109" w:author="sandra cuadros" w:date="2025-06-21T11:53:00Z" w16du:dateUtc="2025-06-21T18:53:00Z"/>
          <w:rFonts w:ascii="Times New Roman" w:hAnsi="Times New Roman" w:cs="Times New Roman"/>
          <w:strike/>
          <w:sz w:val="24"/>
          <w:szCs w:val="24"/>
          <w:rPrChange w:id="110" w:author="sandra cuadros" w:date="2025-06-21T11:53:00Z" w16du:dateUtc="2025-06-21T18:53:00Z">
            <w:rPr>
              <w:del w:id="111" w:author="sandra cuadros" w:date="2025-06-21T18:25:00Z" w16du:dateUtc="2025-06-22T01:25:00Z"/>
              <w:moveTo w:id="112" w:author="sandra cuadros" w:date="2025-06-21T11:53:00Z" w16du:dateUtc="2025-06-21T18:53:00Z"/>
              <w:rFonts w:ascii="Times New Roman" w:hAnsi="Times New Roman" w:cs="Times New Roman"/>
              <w:sz w:val="24"/>
              <w:szCs w:val="24"/>
            </w:rPr>
          </w:rPrChange>
        </w:rPr>
        <w:pPrChange w:id="113" w:author="sandra cuadros" w:date="2025-06-21T18:28:00Z" w16du:dateUtc="2025-06-22T01:28:00Z">
          <w:pPr>
            <w:spacing w:line="360" w:lineRule="auto"/>
            <w:jc w:val="both"/>
          </w:pPr>
        </w:pPrChange>
      </w:pPr>
      <w:moveTo w:id="114" w:author="sandra cuadros" w:date="2025-06-21T11:53:00Z" w16du:dateUtc="2025-06-21T18:53:00Z">
        <w:del w:id="115" w:author="sandra cuadros" w:date="2025-06-21T18:25:00Z" w16du:dateUtc="2025-06-22T01:25:00Z">
          <w:r w:rsidRPr="00D95FFA" w:rsidDel="003A254A">
            <w:rPr>
              <w:rFonts w:ascii="Times New Roman" w:eastAsia="Times New Roman" w:hAnsi="Times New Roman" w:cs="Times New Roman"/>
              <w:strike/>
              <w:sz w:val="24"/>
              <w:szCs w:val="24"/>
              <w:rPrChange w:id="116" w:author="sandra cuadros" w:date="2025-06-21T11:53:00Z" w16du:dateUtc="2025-06-21T18:53:00Z">
                <w:rPr>
                  <w:rFonts w:ascii="Times New Roman" w:eastAsia="Times New Roman" w:hAnsi="Times New Roman" w:cs="Times New Roman"/>
                  <w:sz w:val="24"/>
                  <w:szCs w:val="24"/>
                </w:rPr>
              </w:rPrChange>
            </w:rPr>
            <w:delText>Specifically, b</w:delText>
          </w:r>
          <w:r w:rsidRPr="00D95FFA" w:rsidDel="003A254A">
            <w:rPr>
              <w:rFonts w:ascii="Times New Roman" w:hAnsi="Times New Roman" w:cs="Times New Roman"/>
              <w:strike/>
              <w:sz w:val="24"/>
              <w:szCs w:val="24"/>
              <w:rPrChange w:id="117" w:author="sandra cuadros" w:date="2025-06-21T11:53:00Z" w16du:dateUtc="2025-06-21T18:53:00Z">
                <w:rPr>
                  <w:rFonts w:ascii="Times New Roman" w:hAnsi="Times New Roman" w:cs="Times New Roman"/>
                  <w:sz w:val="24"/>
                  <w:szCs w:val="24"/>
                </w:rPr>
              </w:rPrChange>
            </w:rPr>
            <w:delText xml:space="preserve">ird foraging </w:delText>
          </w:r>
          <w:commentRangeStart w:id="118"/>
          <w:r w:rsidRPr="00D95FFA" w:rsidDel="003A254A">
            <w:rPr>
              <w:rFonts w:ascii="Times New Roman" w:hAnsi="Times New Roman" w:cs="Times New Roman"/>
              <w:strike/>
              <w:sz w:val="24"/>
              <w:szCs w:val="24"/>
              <w:rPrChange w:id="119" w:author="sandra cuadros" w:date="2025-06-21T11:53:00Z" w16du:dateUtc="2025-06-21T18:53:00Z">
                <w:rPr>
                  <w:rFonts w:ascii="Times New Roman" w:hAnsi="Times New Roman" w:cs="Times New Roman"/>
                  <w:sz w:val="24"/>
                  <w:szCs w:val="24"/>
                </w:rPr>
              </w:rPrChange>
            </w:rPr>
            <w:delText xml:space="preserve">behaviour has been studied mostly through direct observations. </w:delText>
          </w:r>
          <w:commentRangeEnd w:id="118"/>
          <w:r w:rsidRPr="00D95FFA" w:rsidDel="003A254A">
            <w:rPr>
              <w:rStyle w:val="CommentReference"/>
              <w:strike/>
              <w:rPrChange w:id="120" w:author="sandra cuadros" w:date="2025-06-21T11:53:00Z" w16du:dateUtc="2025-06-21T18:53:00Z">
                <w:rPr>
                  <w:rStyle w:val="CommentReference"/>
                </w:rPr>
              </w:rPrChange>
            </w:rPr>
            <w:commentReference w:id="118"/>
          </w:r>
          <w:r w:rsidRPr="00D95FFA" w:rsidDel="003A254A">
            <w:rPr>
              <w:rFonts w:ascii="Times New Roman" w:hAnsi="Times New Roman" w:cs="Times New Roman"/>
              <w:strike/>
              <w:sz w:val="24"/>
              <w:szCs w:val="24"/>
              <w:rPrChange w:id="121" w:author="sandra cuadros" w:date="2025-06-21T11:53:00Z" w16du:dateUtc="2025-06-21T18:53:00Z">
                <w:rPr>
                  <w:rFonts w:ascii="Times New Roman" w:hAnsi="Times New Roman" w:cs="Times New Roman"/>
                  <w:sz w:val="24"/>
                  <w:szCs w:val="24"/>
                </w:rPr>
              </w:rPrChange>
            </w:rPr>
            <w:delText>Because such methods are highly time-consuming, these studies have addressed the foraging behaviour of specific taxa only (e.g., Smith et al. 2012). Scaling such studies at a global level would be merely impossible given the amount of time and resources required.</w:delText>
          </w:r>
        </w:del>
      </w:moveTo>
    </w:p>
    <w:moveToRangeEnd w:id="100"/>
    <w:p w14:paraId="4BFCD7E0" w14:textId="34EDEC67" w:rsidR="00D624C2" w:rsidRPr="00AD0CC1" w:rsidDel="000729DB" w:rsidRDefault="00D624C2" w:rsidP="000729DB">
      <w:pPr>
        <w:spacing w:line="360" w:lineRule="auto"/>
        <w:ind w:firstLine="720"/>
        <w:jc w:val="both"/>
        <w:rPr>
          <w:del w:id="122" w:author="sandra cuadros" w:date="2025-06-21T18:27:00Z" w16du:dateUtc="2025-06-22T01:27:00Z"/>
          <w:rFonts w:ascii="Times New Roman" w:hAnsi="Times New Roman" w:cs="Times New Roman"/>
          <w:sz w:val="24"/>
          <w:szCs w:val="24"/>
        </w:rPr>
        <w:pPrChange w:id="123" w:author="sandra cuadros" w:date="2025-06-21T18:28:00Z" w16du:dateUtc="2025-06-22T01:28:00Z">
          <w:pPr>
            <w:spacing w:line="360" w:lineRule="auto"/>
            <w:ind w:firstLine="720"/>
            <w:jc w:val="both"/>
          </w:pPr>
        </w:pPrChange>
      </w:pPr>
    </w:p>
    <w:p w14:paraId="044F06E9" w14:textId="48D60849" w:rsidR="00AC04C7" w:rsidRPr="00AD0CC1" w:rsidDel="003A254A" w:rsidRDefault="00A0321F" w:rsidP="000729DB">
      <w:pPr>
        <w:spacing w:line="360" w:lineRule="auto"/>
        <w:ind w:firstLine="720"/>
        <w:jc w:val="both"/>
        <w:rPr>
          <w:del w:id="124" w:author="sandra cuadros" w:date="2025-06-21T18:25:00Z" w16du:dateUtc="2025-06-22T01:25:00Z"/>
          <w:rFonts w:ascii="Times New Roman" w:hAnsi="Times New Roman" w:cs="Times New Roman"/>
          <w:sz w:val="24"/>
          <w:szCs w:val="24"/>
        </w:rPr>
        <w:pPrChange w:id="125" w:author="sandra cuadros" w:date="2025-06-21T18:28:00Z" w16du:dateUtc="2025-06-22T01:28:00Z">
          <w:pPr>
            <w:spacing w:line="360" w:lineRule="auto"/>
            <w:ind w:firstLine="720"/>
            <w:jc w:val="both"/>
          </w:pPr>
        </w:pPrChange>
      </w:pPr>
      <w:del w:id="126" w:author="sandra cuadros" w:date="2025-06-21T18:27:00Z" w16du:dateUtc="2025-06-22T01:27:00Z">
        <w:r w:rsidRPr="00BC7AB5" w:rsidDel="000729DB">
          <w:rPr>
            <w:rFonts w:ascii="Times New Roman" w:hAnsi="Times New Roman" w:cs="Times New Roman"/>
            <w:sz w:val="24"/>
            <w:szCs w:val="24"/>
            <w:highlight w:val="yellow"/>
          </w:rPr>
          <w:delText>MAYBE I COULD ADD A SECTION ON</w:delText>
        </w:r>
        <w:r w:rsidR="00C64FB1" w:rsidRPr="00BC7AB5" w:rsidDel="000729DB">
          <w:rPr>
            <w:rFonts w:ascii="Times New Roman" w:hAnsi="Times New Roman" w:cs="Times New Roman"/>
            <w:sz w:val="24"/>
            <w:szCs w:val="24"/>
            <w:highlight w:val="yellow"/>
          </w:rPr>
          <w:delText xml:space="preserve"> SOCIAL LEARNING LIKE IN THE </w:delText>
        </w:r>
        <w:r w:rsidR="009E1291" w:rsidRPr="00BC7AB5" w:rsidDel="000729DB">
          <w:rPr>
            <w:rFonts w:ascii="Times New Roman" w:hAnsi="Times New Roman" w:cs="Times New Roman"/>
            <w:sz w:val="24"/>
            <w:szCs w:val="24"/>
            <w:highlight w:val="yellow"/>
          </w:rPr>
          <w:delText>SEABIRD PAPER?</w:delText>
        </w:r>
      </w:del>
    </w:p>
    <w:p w14:paraId="2B469F54" w14:textId="77777777" w:rsidR="00AC04C7" w:rsidRPr="00AD0CC1" w:rsidDel="000729DB" w:rsidRDefault="00AC04C7" w:rsidP="000729DB">
      <w:pPr>
        <w:spacing w:line="360" w:lineRule="auto"/>
        <w:ind w:firstLine="720"/>
        <w:jc w:val="both"/>
        <w:rPr>
          <w:del w:id="127" w:author="sandra cuadros" w:date="2025-06-21T18:27:00Z" w16du:dateUtc="2025-06-22T01:27:00Z"/>
          <w:rFonts w:ascii="Times New Roman" w:hAnsi="Times New Roman" w:cs="Times New Roman"/>
          <w:sz w:val="24"/>
          <w:szCs w:val="24"/>
        </w:rPr>
        <w:pPrChange w:id="128" w:author="sandra cuadros" w:date="2025-06-21T18:28:00Z" w16du:dateUtc="2025-06-22T01:28:00Z">
          <w:pPr>
            <w:spacing w:line="360" w:lineRule="auto"/>
            <w:ind w:firstLine="720"/>
            <w:jc w:val="both"/>
          </w:pPr>
        </w:pPrChange>
      </w:pPr>
    </w:p>
    <w:p w14:paraId="58E9BC0A" w14:textId="77777777" w:rsidR="00D624C2" w:rsidRPr="00AD0CC1" w:rsidRDefault="00D624C2" w:rsidP="000729DB">
      <w:pPr>
        <w:spacing w:line="360" w:lineRule="auto"/>
        <w:ind w:firstLine="720"/>
        <w:jc w:val="both"/>
        <w:rPr>
          <w:rFonts w:ascii="Times New Roman" w:hAnsi="Times New Roman" w:cs="Times New Roman"/>
          <w:i/>
          <w:iCs/>
          <w:sz w:val="24"/>
          <w:szCs w:val="24"/>
        </w:rPr>
        <w:pPrChange w:id="129" w:author="sandra cuadros" w:date="2025-06-21T18:28:00Z" w16du:dateUtc="2025-06-22T01:28:00Z">
          <w:pPr>
            <w:spacing w:line="360" w:lineRule="auto"/>
            <w:jc w:val="both"/>
          </w:pPr>
        </w:pPrChange>
      </w:pPr>
    </w:p>
    <w:p w14:paraId="276715E4" w14:textId="07C0DF2C" w:rsidR="00C13CCF"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1.</w:t>
      </w:r>
      <w:r w:rsidR="00F4077F" w:rsidRPr="00AD0CC1">
        <w:rPr>
          <w:rFonts w:ascii="Times New Roman" w:hAnsi="Times New Roman" w:cs="Times New Roman"/>
          <w:b/>
          <w:bCs/>
          <w:color w:val="auto"/>
          <w:sz w:val="24"/>
          <w:szCs w:val="24"/>
        </w:rPr>
        <w:t>4</w:t>
      </w:r>
      <w:r w:rsidRPr="00AD0CC1">
        <w:rPr>
          <w:rFonts w:ascii="Times New Roman" w:hAnsi="Times New Roman" w:cs="Times New Roman"/>
          <w:b/>
          <w:bCs/>
          <w:color w:val="auto"/>
          <w:sz w:val="24"/>
          <w:szCs w:val="24"/>
        </w:rPr>
        <w:t xml:space="preserve"> </w:t>
      </w:r>
      <w:r w:rsidR="00C13CCF" w:rsidRPr="00AD0CC1">
        <w:rPr>
          <w:rFonts w:ascii="Times New Roman" w:hAnsi="Times New Roman" w:cs="Times New Roman"/>
          <w:b/>
          <w:bCs/>
          <w:color w:val="auto"/>
          <w:sz w:val="24"/>
          <w:szCs w:val="24"/>
        </w:rPr>
        <w:t xml:space="preserve">Biological variables as potential explanations of </w:t>
      </w:r>
      <w:r w:rsidR="00355E75" w:rsidRPr="00AD0CC1">
        <w:rPr>
          <w:rFonts w:ascii="Times New Roman" w:hAnsi="Times New Roman" w:cs="Times New Roman"/>
          <w:b/>
          <w:bCs/>
          <w:color w:val="auto"/>
          <w:sz w:val="24"/>
          <w:szCs w:val="24"/>
        </w:rPr>
        <w:t xml:space="preserve">the origins of </w:t>
      </w:r>
      <w:r w:rsidR="00C13CCF" w:rsidRPr="00AD0CC1">
        <w:rPr>
          <w:rFonts w:ascii="Times New Roman" w:hAnsi="Times New Roman" w:cs="Times New Roman"/>
          <w:b/>
          <w:bCs/>
          <w:color w:val="auto"/>
          <w:sz w:val="24"/>
          <w:szCs w:val="24"/>
        </w:rPr>
        <w:t>CRB</w:t>
      </w:r>
    </w:p>
    <w:p w14:paraId="19DFA1E1" w14:textId="4572478F" w:rsidR="00D624C2" w:rsidRPr="00AD0CC1" w:rsidRDefault="00C13CCF"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1.4.1 </w:t>
      </w:r>
      <w:r w:rsidR="00D624C2" w:rsidRPr="00AD0CC1">
        <w:rPr>
          <w:rFonts w:ascii="Times New Roman" w:hAnsi="Times New Roman" w:cs="Times New Roman"/>
          <w:b/>
          <w:bCs/>
          <w:color w:val="auto"/>
          <w:sz w:val="24"/>
          <w:szCs w:val="24"/>
        </w:rPr>
        <w:t xml:space="preserve">Memory and </w:t>
      </w:r>
      <w:r w:rsidR="00F4077F" w:rsidRPr="00AD0CC1">
        <w:rPr>
          <w:rFonts w:ascii="Times New Roman" w:hAnsi="Times New Roman" w:cs="Times New Roman"/>
          <w:b/>
          <w:bCs/>
          <w:color w:val="auto"/>
          <w:sz w:val="24"/>
          <w:szCs w:val="24"/>
        </w:rPr>
        <w:t>CRB</w:t>
      </w:r>
    </w:p>
    <w:p w14:paraId="1E4D4BCB" w14:textId="77777777" w:rsidR="00F4077F" w:rsidRPr="00AD0CC1" w:rsidRDefault="00D624C2" w:rsidP="00D624C2">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AD0CC1">
        <w:rPr>
          <w:rFonts w:ascii="Times New Roman" w:eastAsia="Calibri" w:hAnsi="Times New Roman" w:cs="Times New Roman"/>
          <w:sz w:val="24"/>
          <w:szCs w:val="24"/>
        </w:rPr>
        <w:t>e.g., Berberi et al. 2023)</w:t>
      </w:r>
      <w:r w:rsidRPr="00AD0CC1">
        <w:rPr>
          <w:rFonts w:ascii="Times New Roman" w:hAnsi="Times New Roman" w:cs="Times New Roman"/>
          <w:sz w:val="24"/>
          <w:szCs w:val="24"/>
        </w:rPr>
        <w:t xml:space="preserve">. The process of acquiring this information, processing it and use it to make decisions is referred to as learning (Rolls, 2014; Anderson, 2015; Dukas, 2017, </w:t>
      </w:r>
      <w:proofErr w:type="spellStart"/>
      <w:r w:rsidRPr="00AD0CC1">
        <w:rPr>
          <w:rFonts w:ascii="Times New Roman" w:hAnsi="Times New Roman" w:cs="Times New Roman"/>
          <w:sz w:val="24"/>
          <w:szCs w:val="24"/>
        </w:rPr>
        <w:t>Kashetsky</w:t>
      </w:r>
      <w:proofErr w:type="spellEnd"/>
      <w:r w:rsidRPr="00AD0CC1">
        <w:rPr>
          <w:rFonts w:ascii="Times New Roman" w:hAnsi="Times New Roman" w:cs="Times New Roman"/>
          <w:sz w:val="24"/>
          <w:szCs w:val="24"/>
        </w:rPr>
        <w:t xml:space="preserve"> et al. 2021), and the term used for information retention is called memory (Rolls, 2014; Anderson, 2015; Dukas, 2017). This acquisition of knowledge is then used to evaluate whether to execute specific actions. For instance, 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w:t>
      </w:r>
      <w:proofErr w:type="spellStart"/>
      <w:r w:rsidRPr="00AD0CC1">
        <w:rPr>
          <w:rFonts w:ascii="Times New Roman" w:hAnsi="Times New Roman" w:cs="Times New Roman"/>
          <w:sz w:val="24"/>
          <w:szCs w:val="24"/>
        </w:rPr>
        <w:t>Ranc</w:t>
      </w:r>
      <w:proofErr w:type="spellEnd"/>
      <w:r w:rsidRPr="00AD0CC1">
        <w:rPr>
          <w:rFonts w:ascii="Times New Roman" w:hAnsi="Times New Roman" w:cs="Times New Roman"/>
          <w:sz w:val="24"/>
          <w:szCs w:val="24"/>
        </w:rPr>
        <w:t xml:space="preserve"> et al. 2020 showed that memory played an important role in movement patterns for reintroduced roe deer (</w:t>
      </w:r>
      <w:r w:rsidRPr="00AD0CC1">
        <w:rPr>
          <w:rFonts w:ascii="Times New Roman" w:hAnsi="Times New Roman" w:cs="Times New Roman"/>
          <w:i/>
          <w:iCs/>
          <w:sz w:val="24"/>
          <w:szCs w:val="24"/>
        </w:rPr>
        <w:t>Capreolus capreolus</w:t>
      </w:r>
      <w:r w:rsidRPr="00AD0CC1">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AD0CC1">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Pr="00AD0CC1">
        <w:rPr>
          <w:rFonts w:ascii="Times New Roman" w:eastAsia="Times New Roman" w:hAnsi="Times New Roman" w:cs="Times New Roman"/>
          <w:sz w:val="24"/>
          <w:szCs w:val="24"/>
        </w:rPr>
        <w:t>Moorter</w:t>
      </w:r>
      <w:proofErr w:type="spellEnd"/>
      <w:r w:rsidRPr="00AD0CC1">
        <w:rPr>
          <w:rFonts w:ascii="Times New Roman" w:eastAsia="Times New Roman" w:hAnsi="Times New Roman" w:cs="Times New Roman"/>
          <w:sz w:val="24"/>
          <w:szCs w:val="24"/>
        </w:rPr>
        <w:t xml:space="preserve"> et al. 2009, </w:t>
      </w:r>
      <w:proofErr w:type="spellStart"/>
      <w:r w:rsidRPr="00AD0CC1">
        <w:rPr>
          <w:rFonts w:ascii="Times New Roman" w:eastAsia="Times New Roman" w:hAnsi="Times New Roman" w:cs="Times New Roman"/>
          <w:sz w:val="24"/>
          <w:szCs w:val="24"/>
        </w:rPr>
        <w:t>Börger</w:t>
      </w:r>
      <w:proofErr w:type="spellEnd"/>
      <w:r w:rsidRPr="00AD0CC1">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w:t>
      </w:r>
    </w:p>
    <w:p w14:paraId="3351EAD6" w14:textId="4339DFD8" w:rsidR="00D624C2" w:rsidRPr="00AD0CC1" w:rsidRDefault="00D624C2" w:rsidP="00F4077F">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 xml:space="preserve">Evidently, memory determines an important part of animal behaviour,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behaviour.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w:t>
      </w:r>
      <w:r w:rsidRPr="00AD0CC1">
        <w:rPr>
          <w:rFonts w:ascii="Times New Roman" w:eastAsia="Times New Roman" w:hAnsi="Times New Roman" w:cs="Times New Roman"/>
          <w:sz w:val="24"/>
          <w:szCs w:val="24"/>
        </w:rPr>
        <w:lastRenderedPageBreak/>
        <w:t>species that feed on unpredictable food sources? If the food cannot be predicted, is memory all that relevant in finding them? Here, it can be argued that for scavengers that exhibit communal roosting behaviour,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AD0CC1" w:rsidDel="00E42151">
        <w:rPr>
          <w:rFonts w:ascii="Times New Roman" w:hAnsi="Times New Roman" w:cs="Times New Roman"/>
          <w:i/>
          <w:iCs/>
          <w:sz w:val="24"/>
          <w:szCs w:val="24"/>
        </w:rPr>
        <w:t xml:space="preserve"> </w:t>
      </w:r>
    </w:p>
    <w:p w14:paraId="4FBC8944" w14:textId="77777777" w:rsidR="00F4077F" w:rsidRPr="00AD0CC1"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AD0CC1" w:rsidRDefault="00F4077F" w:rsidP="00294ABB">
      <w:pPr>
        <w:pStyle w:val="Heading2"/>
        <w:spacing w:line="360" w:lineRule="auto"/>
        <w:jc w:val="both"/>
        <w:rPr>
          <w:rFonts w:ascii="Times New Roman" w:hAnsi="Times New Roman" w:cs="Times New Roman"/>
          <w:b/>
          <w:color w:val="auto"/>
          <w:sz w:val="24"/>
          <w:szCs w:val="24"/>
        </w:rPr>
      </w:pPr>
      <w:r w:rsidRPr="00AD0CC1">
        <w:rPr>
          <w:rFonts w:ascii="Times New Roman" w:hAnsi="Times New Roman" w:cs="Times New Roman"/>
          <w:b/>
          <w:color w:val="auto"/>
          <w:sz w:val="24"/>
          <w:szCs w:val="24"/>
        </w:rPr>
        <w:t>1.</w:t>
      </w:r>
      <w:r w:rsidR="00C13CCF" w:rsidRPr="00AD0CC1">
        <w:rPr>
          <w:rFonts w:ascii="Times New Roman" w:hAnsi="Times New Roman" w:cs="Times New Roman"/>
          <w:b/>
          <w:color w:val="auto"/>
          <w:sz w:val="24"/>
          <w:szCs w:val="24"/>
        </w:rPr>
        <w:t>4.2</w:t>
      </w:r>
      <w:r w:rsidRPr="00AD0CC1">
        <w:rPr>
          <w:rFonts w:ascii="Times New Roman" w:hAnsi="Times New Roman" w:cs="Times New Roman"/>
          <w:b/>
          <w:color w:val="auto"/>
          <w:sz w:val="24"/>
          <w:szCs w:val="24"/>
        </w:rPr>
        <w:t xml:space="preserve"> Hand Wing Index and </w:t>
      </w:r>
      <w:r w:rsidR="00C13CCF" w:rsidRPr="00AD0CC1">
        <w:rPr>
          <w:rFonts w:ascii="Times New Roman" w:hAnsi="Times New Roman" w:cs="Times New Roman"/>
          <w:b/>
          <w:color w:val="auto"/>
          <w:sz w:val="24"/>
          <w:szCs w:val="24"/>
        </w:rPr>
        <w:t>CRB</w:t>
      </w:r>
      <w:r w:rsidRPr="00AD0CC1" w:rsidDel="00395C03">
        <w:rPr>
          <w:rFonts w:ascii="Times New Roman" w:hAnsi="Times New Roman" w:cs="Times New Roman"/>
          <w:b/>
          <w:color w:val="auto"/>
          <w:sz w:val="24"/>
          <w:szCs w:val="24"/>
        </w:rPr>
        <w:t xml:space="preserve"> </w:t>
      </w:r>
    </w:p>
    <w:p w14:paraId="76EC2689" w14:textId="6D7671B1" w:rsidR="00F87A40" w:rsidRPr="00AD0CC1" w:rsidRDefault="00F87A40"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(Dieckmann et al., 1999)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D281D" w:rsidRPr="00AD0CC1">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sidRPr="00AD0CC1">
        <w:rPr>
          <w:rFonts w:ascii="Times New Roman" w:eastAsia="Times New Roman" w:hAnsi="Times New Roman" w:cs="Times New Roman"/>
          <w:sz w:val="24"/>
          <w:szCs w:val="24"/>
        </w:rPr>
        <w:fldChar w:fldCharType="begin"/>
      </w:r>
      <w:r w:rsidR="002D281D" w:rsidRPr="00AD0CC1">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2D281D"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w:t>
      </w:r>
    </w:p>
    <w:p w14:paraId="311A9E54" w14:textId="684FE43F" w:rsidR="00C13CCF" w:rsidRPr="00AD0CC1" w:rsidRDefault="00F4077F" w:rsidP="006F0E98">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In his study of the ICH, Ward &amp; Zahavi (1973) proposed that communal roosting can be correlated to dispersion for foraging which has been supported by other studies</w:t>
      </w:r>
      <w:r w:rsidR="00C13CCF" w:rsidRPr="00AD0CC1">
        <w:rPr>
          <w:rFonts w:ascii="Times New Roman" w:eastAsia="Times New Roman" w:hAnsi="Times New Roman" w:cs="Times New Roman"/>
          <w:sz w:val="24"/>
          <w:szCs w:val="24"/>
        </w:rPr>
        <w:t xml:space="preserve">. For instance, </w:t>
      </w:r>
      <w:r w:rsidRPr="00AD0CC1">
        <w:rPr>
          <w:rFonts w:ascii="Times New Roman" w:eastAsia="Times New Roman" w:hAnsi="Times New Roman" w:cs="Times New Roman"/>
          <w:sz w:val="24"/>
          <w:szCs w:val="24"/>
        </w:rPr>
        <w:t xml:space="preserve"> a study done by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 xml:space="preserve">Caccamise &amp; Morrison </w:t>
      </w:r>
      <w:r w:rsidR="00294ABB" w:rsidRPr="00AD0CC1">
        <w:rPr>
          <w:rFonts w:ascii="Times New Roman" w:hAnsi="Times New Roman" w:cs="Times New Roman"/>
          <w:sz w:val="24"/>
        </w:rPr>
        <w:t>(</w:t>
      </w:r>
      <w:r w:rsidRPr="00AD0CC1">
        <w:rPr>
          <w:rFonts w:ascii="Times New Roman" w:hAnsi="Times New Roman" w:cs="Times New Roman"/>
          <w:sz w:val="24"/>
        </w:rPr>
        <w:t>1986)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suggests that European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gather in aggregations near supplementary feeding areas (SFA) to reduce the energetic cost of traveling to food sources.</w:t>
      </w:r>
      <w:r w:rsidR="00C13CCF" w:rsidRPr="00AD0CC1">
        <w:rPr>
          <w:rFonts w:ascii="Times New Roman" w:eastAsia="Times New Roman" w:hAnsi="Times New Roman" w:cs="Times New Roman"/>
          <w:sz w:val="24"/>
          <w:szCs w:val="24"/>
        </w:rPr>
        <w:t xml:space="preserve"> In a recent study,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C13CCF" w:rsidRPr="00AD0CC1">
        <w:rPr>
          <w:rFonts w:ascii="Times New Roman" w:hAnsi="Times New Roman" w:cs="Times New Roman"/>
          <w:sz w:val="24"/>
        </w:rPr>
        <w:t>Weeks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130"/>
      <w:r w:rsidR="00C13CCF" w:rsidRPr="00AD0CC1">
        <w:rPr>
          <w:rFonts w:ascii="Times New Roman" w:eastAsia="Times New Roman" w:hAnsi="Times New Roman" w:cs="Times New Roman"/>
          <w:sz w:val="24"/>
          <w:szCs w:val="24"/>
        </w:rPr>
        <w:t xml:space="preserve">Although they suggest that aerial lifestyle and efficient flight coevolve, it could also be argued that an efficient flight mode is the driver of aerial lifestyle (e.g., Reliance on CRB) </w:t>
      </w:r>
      <w:commentRangeEnd w:id="130"/>
      <w:r w:rsidR="00C13CCF" w:rsidRPr="00AD0CC1">
        <w:rPr>
          <w:rStyle w:val="CommentReference"/>
          <w:rFonts w:ascii="Times New Roman" w:hAnsi="Times New Roman" w:cs="Times New Roman"/>
        </w:rPr>
        <w:commentReference w:id="130"/>
      </w:r>
      <w:r w:rsidR="00C13CCF" w:rsidRPr="00AD0CC1">
        <w:rPr>
          <w:rFonts w:ascii="Times New Roman" w:eastAsia="Times New Roman" w:hAnsi="Times New Roman" w:cs="Times New Roman"/>
          <w:sz w:val="24"/>
          <w:szCs w:val="24"/>
        </w:rPr>
        <w:t>and not vice versa.</w:t>
      </w:r>
      <w:r w:rsidR="002D281D" w:rsidRPr="00AD0CC1">
        <w:rPr>
          <w:rFonts w:ascii="Times New Roman" w:eastAsia="Times New Roman" w:hAnsi="Times New Roman" w:cs="Times New Roman"/>
          <w:sz w:val="24"/>
          <w:szCs w:val="24"/>
        </w:rPr>
        <w:t xml:space="preserve"> Using HWI to understand how dispersal ability relates to CRB could </w:t>
      </w:r>
      <w:r w:rsidR="00E840BC" w:rsidRPr="00AD0CC1">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Pr="00AD0CC1"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AD0CC1" w:rsidRDefault="00C13CCF"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lastRenderedPageBreak/>
        <w:t>1.4.3 Mass and CRB</w:t>
      </w:r>
    </w:p>
    <w:p w14:paraId="1726C645" w14:textId="30C3CCD4" w:rsidR="00294ABB" w:rsidRPr="00AD0CC1" w:rsidRDefault="00C13CCF"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00E840BC" w:rsidRPr="00AD0CC1">
        <w:rPr>
          <w:rFonts w:ascii="Times New Roman" w:hAnsi="Times New Roman" w:cs="Times New Roman"/>
          <w:sz w:val="24"/>
          <w:szCs w:val="24"/>
        </w:rPr>
        <w:t>,</w:t>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B028BA" w:rsidRPr="00AD0CC1">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Hudson et al., </w:t>
      </w:r>
      <w:r w:rsidR="00E840BC" w:rsidRPr="00AD0CC1">
        <w:rPr>
          <w:rFonts w:ascii="Times New Roman" w:hAnsi="Times New Roman" w:cs="Times New Roman"/>
          <w:sz w:val="24"/>
        </w:rPr>
        <w:t>(</w:t>
      </w:r>
      <w:r w:rsidRPr="00AD0CC1">
        <w:rPr>
          <w:rFonts w:ascii="Times New Roman" w:hAnsi="Times New Roman" w:cs="Times New Roman"/>
          <w:sz w:val="24"/>
        </w:rPr>
        <w:t>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w:t>
      </w:r>
      <w:r w:rsidR="00E840BC" w:rsidRPr="00AD0CC1">
        <w:rPr>
          <w:rFonts w:ascii="Times New Roman" w:hAnsi="Times New Roman" w:cs="Times New Roman"/>
          <w:sz w:val="24"/>
          <w:szCs w:val="24"/>
        </w:rPr>
        <w:t xml:space="preserve">between body mass and metabolic rate </w:t>
      </w:r>
      <w:r w:rsidRPr="00AD0CC1">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p>
    <w:p w14:paraId="106F91AE" w14:textId="4E8548FD" w:rsidR="00E840BC" w:rsidRPr="00AD0CC1" w:rsidRDefault="00C13CCF" w:rsidP="00C13CCF">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w:t>
      </w:r>
      <w:r w:rsidR="00E840BC" w:rsidRPr="00AD0CC1">
        <w:rPr>
          <w:rFonts w:ascii="Times New Roman" w:hAnsi="Times New Roman" w:cs="Times New Roman"/>
          <w:sz w:val="24"/>
          <w:szCs w:val="24"/>
        </w:rPr>
        <w:t>ideas</w:t>
      </w:r>
      <w:r w:rsidRPr="00AD0CC1">
        <w:rPr>
          <w:rFonts w:ascii="Times New Roman" w:hAnsi="Times New Roman" w:cs="Times New Roman"/>
          <w:sz w:val="24"/>
          <w:szCs w:val="24"/>
        </w:rPr>
        <w:t xml:space="preserve"> to suggest communal roosting is positively correlated to body mass.</w:t>
      </w:r>
      <w:r w:rsidR="006F0E98" w:rsidRPr="00AD0CC1">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AD0CC1" w:rsidRDefault="00C13CCF" w:rsidP="00C13CCF">
      <w:pPr>
        <w:spacing w:line="360" w:lineRule="auto"/>
        <w:jc w:val="both"/>
        <w:rPr>
          <w:rFonts w:ascii="Times New Roman" w:hAnsi="Times New Roman" w:cs="Times New Roman"/>
          <w:sz w:val="24"/>
          <w:szCs w:val="24"/>
        </w:rPr>
      </w:pPr>
    </w:p>
    <w:p w14:paraId="539F99C1" w14:textId="360FB62D" w:rsidR="00C13CCF" w:rsidRPr="00AD0CC1" w:rsidRDefault="006F0E98"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w:t>
      </w:r>
      <w:r w:rsidR="00C13CCF" w:rsidRPr="00AD0CC1">
        <w:rPr>
          <w:rStyle w:val="Heading5Char"/>
          <w:rFonts w:ascii="Times New Roman" w:eastAsia="SimSun" w:hAnsi="Times New Roman"/>
          <w:bCs w:val="0"/>
          <w:iCs w:val="0"/>
          <w:color w:val="auto"/>
          <w:szCs w:val="28"/>
        </w:rPr>
        <w:t xml:space="preserve">.4.3 Trophic </w:t>
      </w:r>
      <w:r w:rsidR="00A825FF" w:rsidRPr="00AD0CC1">
        <w:rPr>
          <w:rStyle w:val="Heading5Char"/>
          <w:rFonts w:ascii="Times New Roman" w:eastAsia="SimSun" w:hAnsi="Times New Roman"/>
          <w:bCs w:val="0"/>
          <w:iCs w:val="0"/>
          <w:color w:val="auto"/>
          <w:szCs w:val="28"/>
        </w:rPr>
        <w:t xml:space="preserve">guild </w:t>
      </w:r>
      <w:r w:rsidR="00C13CCF" w:rsidRPr="00AD0CC1">
        <w:rPr>
          <w:rStyle w:val="Heading5Char"/>
          <w:rFonts w:ascii="Times New Roman" w:eastAsia="SimSun" w:hAnsi="Times New Roman"/>
          <w:bCs w:val="0"/>
          <w:iCs w:val="0"/>
          <w:color w:val="auto"/>
          <w:szCs w:val="28"/>
        </w:rPr>
        <w:t xml:space="preserve">and </w:t>
      </w:r>
      <w:r w:rsidRPr="00AD0CC1">
        <w:rPr>
          <w:rStyle w:val="Heading5Char"/>
          <w:rFonts w:ascii="Times New Roman" w:eastAsia="SimSun" w:hAnsi="Times New Roman"/>
          <w:bCs w:val="0"/>
          <w:iCs w:val="0"/>
          <w:color w:val="auto"/>
          <w:szCs w:val="28"/>
        </w:rPr>
        <w:t>CRB</w:t>
      </w:r>
    </w:p>
    <w:p w14:paraId="6B7EAC20" w14:textId="2425A741" w:rsidR="00737858" w:rsidRPr="00AD0CC1" w:rsidRDefault="006F0E98" w:rsidP="00EF07F2">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Trophic </w:t>
      </w:r>
      <w:r w:rsidR="00A825FF" w:rsidRPr="00AD0CC1">
        <w:rPr>
          <w:rFonts w:ascii="Times New Roman" w:eastAsia="Times New Roman" w:hAnsi="Times New Roman" w:cs="Times New Roman"/>
          <w:sz w:val="24"/>
          <w:szCs w:val="24"/>
        </w:rPr>
        <w:t xml:space="preserve">guild is </w:t>
      </w:r>
      <w:r w:rsidRPr="00AD0CC1">
        <w:rPr>
          <w:rFonts w:ascii="Times New Roman" w:eastAsia="Times New Roman" w:hAnsi="Times New Roman" w:cs="Times New Roman"/>
          <w:sz w:val="24"/>
          <w:szCs w:val="24"/>
        </w:rPr>
        <w:t xml:space="preserve">inherently tightly related to foraging strategies. </w:t>
      </w:r>
      <w:r w:rsidR="00737858" w:rsidRPr="00AD0CC1">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sidRPr="00AD0CC1">
        <w:rPr>
          <w:rFonts w:ascii="Times New Roman" w:eastAsia="Times New Roman" w:hAnsi="Times New Roman" w:cs="Times New Roman"/>
          <w:sz w:val="24"/>
          <w:szCs w:val="24"/>
        </w:rPr>
        <w:t xml:space="preserve"> </w:t>
      </w:r>
      <w:r w:rsidR="005826A6"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(Golley, 1960)</w:t>
      </w:r>
      <w:r w:rsidR="005826A6" w:rsidRPr="00AD0CC1">
        <w:rPr>
          <w:rFonts w:ascii="Times New Roman" w:eastAsia="Times New Roman" w:hAnsi="Times New Roman" w:cs="Times New Roman"/>
          <w:sz w:val="24"/>
          <w:szCs w:val="24"/>
        </w:rPr>
        <w:fldChar w:fldCharType="end"/>
      </w:r>
      <w:r w:rsidR="00737858" w:rsidRPr="00AD0CC1">
        <w:rPr>
          <w:rFonts w:ascii="Times New Roman" w:eastAsia="Times New Roman" w:hAnsi="Times New Roman" w:cs="Times New Roman"/>
          <w:sz w:val="24"/>
          <w:szCs w:val="24"/>
        </w:rPr>
        <w:t xml:space="preserve">, which means they need more food supply constantly. For this </w:t>
      </w:r>
      <w:r w:rsidR="005826A6" w:rsidRPr="00AD0CC1">
        <w:rPr>
          <w:rFonts w:ascii="Times New Roman" w:eastAsia="Times New Roman" w:hAnsi="Times New Roman" w:cs="Times New Roman"/>
          <w:sz w:val="24"/>
          <w:szCs w:val="24"/>
        </w:rPr>
        <w:t>reason,</w:t>
      </w:r>
      <w:r w:rsidR="00737858" w:rsidRPr="00AD0CC1">
        <w:rPr>
          <w:rFonts w:ascii="Times New Roman" w:eastAsia="Times New Roman" w:hAnsi="Times New Roman" w:cs="Times New Roman"/>
          <w:sz w:val="24"/>
          <w:szCs w:val="24"/>
        </w:rPr>
        <w:t xml:space="preserve"> they are usually highly territorial.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sidRPr="00AD0CC1">
        <w:rPr>
          <w:rFonts w:ascii="Times New Roman" w:eastAsia="Times New Roman" w:hAnsi="Times New Roman" w:cs="Times New Roman"/>
          <w:sz w:val="24"/>
          <w:szCs w:val="24"/>
        </w:rPr>
        <w:t xml:space="preserve"> </w:t>
      </w:r>
      <w:r w:rsidR="00B028BA"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(Aguilera-Alcalá et al., 2020)</w:t>
      </w:r>
      <w:r w:rsidR="00B028BA" w:rsidRPr="00AD0CC1">
        <w:rPr>
          <w:rFonts w:ascii="Times New Roman" w:eastAsia="Times New Roman" w:hAnsi="Times New Roman" w:cs="Times New Roman"/>
          <w:sz w:val="24"/>
          <w:szCs w:val="24"/>
        </w:rPr>
        <w:fldChar w:fldCharType="end"/>
      </w:r>
      <w:r w:rsidR="00371458" w:rsidRPr="00AD0CC1">
        <w:rPr>
          <w:rFonts w:ascii="Times New Roman" w:eastAsia="Times New Roman" w:hAnsi="Times New Roman" w:cs="Times New Roman"/>
          <w:sz w:val="24"/>
          <w:szCs w:val="24"/>
        </w:rPr>
        <w:t>, with the latter feeding exclusively on dead carrion (less foraging plasticity).</w:t>
      </w:r>
    </w:p>
    <w:p w14:paraId="79AC76FA" w14:textId="0C2C1D02" w:rsidR="00245B5E" w:rsidRPr="00AD0CC1" w:rsidRDefault="007C75B8" w:rsidP="00B028BA">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w:t>
      </w:r>
      <w:r w:rsidR="007458D9" w:rsidRPr="00AD0CC1">
        <w:rPr>
          <w:rFonts w:ascii="Times New Roman" w:eastAsia="Times New Roman" w:hAnsi="Times New Roman" w:cs="Times New Roman"/>
          <w:sz w:val="24"/>
          <w:szCs w:val="24"/>
        </w:rPr>
        <w:t>Indeed, most studies done on CRB and the ICH focus on scavengers</w:t>
      </w:r>
      <w:r w:rsidR="00737858" w:rsidRPr="00AD0CC1">
        <w:rPr>
          <w:rFonts w:ascii="Times New Roman" w:eastAsia="Times New Roman" w:hAnsi="Times New Roman" w:cs="Times New Roman"/>
          <w:sz w:val="24"/>
          <w:szCs w:val="24"/>
        </w:rPr>
        <w:t>.</w:t>
      </w:r>
      <w:r w:rsidR="00371458" w:rsidRPr="00AD0CC1">
        <w:rPr>
          <w:rFonts w:ascii="Times New Roman" w:eastAsia="Times New Roman" w:hAnsi="Times New Roman" w:cs="Times New Roman"/>
          <w:sz w:val="24"/>
          <w:szCs w:val="24"/>
        </w:rPr>
        <w:t xml:space="preserve"> Obligate scavengers are of particular interest in the study of communal roosting, as they are the guild that would most evidently benefit the most from this behaviour. Although this thesis will not focus the efforts on this guild solely, further research may want to focus on this group to further disentangle the drivers and intricacies of this behaviour.</w:t>
      </w:r>
    </w:p>
    <w:p w14:paraId="68AAF320" w14:textId="77777777" w:rsidR="00D624C2" w:rsidRPr="00AD0CC1" w:rsidRDefault="00D624C2" w:rsidP="00245B5E">
      <w:pPr>
        <w:spacing w:line="360" w:lineRule="auto"/>
        <w:ind w:firstLine="720"/>
        <w:jc w:val="both"/>
        <w:rPr>
          <w:rFonts w:ascii="Times New Roman" w:hAnsi="Times New Roman" w:cs="Times New Roman"/>
          <w:i/>
          <w:iCs/>
          <w:sz w:val="24"/>
          <w:szCs w:val="24"/>
        </w:rPr>
      </w:pPr>
    </w:p>
    <w:p w14:paraId="013DF53C" w14:textId="38D4E87F"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1.7 </w:t>
      </w:r>
      <w:r w:rsidR="00AC04C7" w:rsidRPr="00AD0CC1">
        <w:rPr>
          <w:rFonts w:ascii="Times New Roman" w:hAnsi="Times New Roman" w:cs="Times New Roman"/>
          <w:b/>
          <w:bCs/>
          <w:color w:val="auto"/>
          <w:sz w:val="24"/>
          <w:szCs w:val="24"/>
        </w:rPr>
        <w:t>CRB</w:t>
      </w:r>
      <w:r w:rsidRPr="00AD0CC1">
        <w:rPr>
          <w:rFonts w:ascii="Times New Roman" w:hAnsi="Times New Roman" w:cs="Times New Roman"/>
          <w:b/>
          <w:bCs/>
          <w:color w:val="auto"/>
          <w:sz w:val="24"/>
          <w:szCs w:val="24"/>
        </w:rPr>
        <w:t xml:space="preserve"> and conservation implications</w:t>
      </w:r>
    </w:p>
    <w:p w14:paraId="2402243E" w14:textId="77777777" w:rsidR="007458D9" w:rsidRPr="00AD0CC1" w:rsidRDefault="00D624C2" w:rsidP="00D624C2">
      <w:pPr>
        <w:spacing w:after="0" w:line="360" w:lineRule="auto"/>
        <w:jc w:val="both"/>
        <w:rPr>
          <w:rFonts w:ascii="Times New Roman" w:hAnsi="Times New Roman" w:cs="Times New Roman"/>
          <w:sz w:val="24"/>
          <w:szCs w:val="24"/>
        </w:rPr>
      </w:pPr>
      <w:r w:rsidRPr="00AD0CC1">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AD0CC1">
        <w:rPr>
          <w:rFonts w:ascii="Times New Roman" w:hAnsi="Times New Roman" w:cs="Times New Roman"/>
          <w:sz w:val="24"/>
          <w:szCs w:val="24"/>
        </w:rPr>
        <w:t>This can then be transformed into management strategies to reduce predation that would otherwise lead to human-wildlife conflict (Allen &amp; Singh 2016).</w:t>
      </w:r>
    </w:p>
    <w:p w14:paraId="42A696A7" w14:textId="77777777" w:rsidR="0068717E" w:rsidRDefault="0068717E" w:rsidP="00EF07F2">
      <w:pPr>
        <w:spacing w:after="0" w:line="360" w:lineRule="auto"/>
        <w:ind w:firstLine="720"/>
        <w:jc w:val="both"/>
        <w:rPr>
          <w:rFonts w:ascii="Times New Roman" w:hAnsi="Times New Roman" w:cs="Times New Roman"/>
          <w:sz w:val="24"/>
          <w:szCs w:val="24"/>
        </w:rPr>
      </w:pPr>
    </w:p>
    <w:p w14:paraId="40F5B3C5" w14:textId="33C8347B" w:rsidR="00D624C2" w:rsidRPr="00AD0CC1" w:rsidRDefault="00D624C2" w:rsidP="00EF07F2">
      <w:pPr>
        <w:spacing w:after="0"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Other scenarios where foraging behaviour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w:t>
      </w:r>
      <w:r w:rsidRPr="00AD0CC1">
        <w:rPr>
          <w:rFonts w:ascii="Times New Roman" w:hAnsi="Times New Roman" w:cs="Times New Roman"/>
          <w:sz w:val="24"/>
          <w:szCs w:val="24"/>
        </w:rPr>
        <w:lastRenderedPageBreak/>
        <w:t xml:space="preserve">unaffordable. Under this scenario, communal roosting behaviour is critical to exchange information on both food availability and threats in the area, such that protecting these roosting areas might be key to long-term survival of different populations. Noteworthy, these communal roost sites are relevant not only as habitat </w:t>
      </w:r>
      <w:r w:rsidRPr="00AD0CC1">
        <w:rPr>
          <w:rFonts w:ascii="Times New Roman" w:hAnsi="Times New Roman" w:cs="Times New Roman"/>
          <w:i/>
          <w:iCs/>
          <w:sz w:val="24"/>
          <w:szCs w:val="24"/>
        </w:rPr>
        <w:t>per se</w:t>
      </w:r>
      <w:r w:rsidRPr="00AD0CC1">
        <w:rPr>
          <w:rFonts w:ascii="Times New Roman" w:hAnsi="Times New Roman" w:cs="Times New Roman"/>
          <w:sz w:val="24"/>
          <w:szCs w:val="24"/>
        </w:rPr>
        <w:t>, but also as social-hubs that might be crucial for decision-making of the population. This is especially true for highly social species</w:t>
      </w:r>
      <w:r w:rsidR="00D96559" w:rsidRPr="00AD0CC1">
        <w:rPr>
          <w:rFonts w:ascii="Times New Roman" w:hAnsi="Times New Roman" w:cs="Times New Roman"/>
          <w:sz w:val="24"/>
          <w:szCs w:val="24"/>
        </w:rPr>
        <w:t xml:space="preserve"> that have evolved this behaviour over evolutionary timescales</w:t>
      </w:r>
      <w:r w:rsidR="00FD28E5">
        <w:rPr>
          <w:rFonts w:ascii="Times New Roman" w:hAnsi="Times New Roman" w:cs="Times New Roman"/>
          <w:sz w:val="24"/>
          <w:szCs w:val="24"/>
        </w:rPr>
        <w:t xml:space="preserve"> and who, as outlined</w:t>
      </w:r>
      <w:r w:rsidR="007F37AD">
        <w:rPr>
          <w:rFonts w:ascii="Times New Roman" w:hAnsi="Times New Roman" w:cs="Times New Roman"/>
          <w:sz w:val="24"/>
          <w:szCs w:val="24"/>
        </w:rPr>
        <w:t xml:space="preserve"> by</w:t>
      </w:r>
      <w:r w:rsidR="00A601BD">
        <w:rPr>
          <w:rFonts w:ascii="Times New Roman" w:hAnsi="Times New Roman" w:cs="Times New Roman"/>
          <w:sz w:val="24"/>
          <w:szCs w:val="24"/>
        </w:rPr>
        <w:t xml:space="preserve"> </w:t>
      </w:r>
      <w:r w:rsidR="000136F8">
        <w:rPr>
          <w:rFonts w:ascii="Times New Roman" w:hAnsi="Times New Roman" w:cs="Times New Roman"/>
          <w:sz w:val="24"/>
          <w:szCs w:val="24"/>
        </w:rPr>
        <w:fldChar w:fldCharType="begin"/>
      </w:r>
      <w:r w:rsidR="000136F8">
        <w:rPr>
          <w:rFonts w:ascii="Times New Roman" w:hAnsi="Times New Roman" w:cs="Times New Roman"/>
          <w:sz w:val="24"/>
          <w:szCs w:val="24"/>
        </w:rPr>
        <w:instrText xml:space="preserve"> ADDIN ZOTERO_ITEM CSL_CITATION {"citationID":"SEyZLYzP","properties":{"formattedCitation":"(Monier, 2024)","plainCitation":"(Monier, 2024)","noteIndex":0},"citationItems":[{"id":839,"uris":["http://zotero.org/users/6254983/items/7KJGE9H3"],"itemData":{"id":839,"type":"article-journal","abstract":"ABSTRACT\n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0136F8">
        <w:rPr>
          <w:rFonts w:ascii="Times New Roman" w:hAnsi="Times New Roman" w:cs="Times New Roman"/>
          <w:sz w:val="24"/>
          <w:szCs w:val="24"/>
        </w:rPr>
        <w:fldChar w:fldCharType="separate"/>
      </w:r>
      <w:r w:rsidR="000136F8" w:rsidRPr="000136F8">
        <w:rPr>
          <w:rFonts w:ascii="Times New Roman" w:hAnsi="Times New Roman" w:cs="Times New Roman"/>
          <w:sz w:val="24"/>
        </w:rPr>
        <w:t>Monier</w:t>
      </w:r>
      <w:r w:rsidR="00A601BD">
        <w:rPr>
          <w:rFonts w:ascii="Times New Roman" w:hAnsi="Times New Roman" w:cs="Times New Roman"/>
          <w:sz w:val="24"/>
        </w:rPr>
        <w:t xml:space="preserve"> (</w:t>
      </w:r>
      <w:r w:rsidR="000136F8" w:rsidRPr="000136F8">
        <w:rPr>
          <w:rFonts w:ascii="Times New Roman" w:hAnsi="Times New Roman" w:cs="Times New Roman"/>
          <w:sz w:val="24"/>
        </w:rPr>
        <w:t>2024)</w:t>
      </w:r>
      <w:r w:rsidR="000136F8">
        <w:rPr>
          <w:rFonts w:ascii="Times New Roman" w:hAnsi="Times New Roman" w:cs="Times New Roman"/>
          <w:sz w:val="24"/>
          <w:szCs w:val="24"/>
        </w:rPr>
        <w:fldChar w:fldCharType="end"/>
      </w:r>
      <w:r w:rsidR="007F37AD">
        <w:rPr>
          <w:rFonts w:ascii="Times New Roman" w:hAnsi="Times New Roman" w:cs="Times New Roman"/>
          <w:sz w:val="24"/>
          <w:szCs w:val="24"/>
        </w:rPr>
        <w:t xml:space="preserve">, </w:t>
      </w:r>
      <w:r w:rsidR="00286964">
        <w:rPr>
          <w:rFonts w:ascii="Times New Roman" w:hAnsi="Times New Roman" w:cs="Times New Roman"/>
          <w:sz w:val="24"/>
          <w:szCs w:val="24"/>
        </w:rPr>
        <w:t xml:space="preserve"> are disproportionately at risk to declines given their social nature</w:t>
      </w:r>
      <w:r w:rsidRPr="00AD0CC1">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AD0CC1" w:rsidRDefault="00046C1B" w:rsidP="00294ABB"/>
    <w:p w14:paraId="16AFE0A9" w14:textId="571D06AC" w:rsidR="00951585" w:rsidRPr="00AD0CC1" w:rsidRDefault="000B36B6" w:rsidP="00E047A5">
      <w:pPr>
        <w:pStyle w:val="Heading2"/>
        <w:spacing w:line="360" w:lineRule="auto"/>
        <w:jc w:val="both"/>
        <w:rPr>
          <w:rFonts w:ascii="Times New Roman" w:hAnsi="Times New Roman" w:cs="Times New Roman"/>
          <w:b/>
          <w:bCs/>
          <w:color w:val="auto"/>
          <w:sz w:val="24"/>
          <w:szCs w:val="24"/>
        </w:rPr>
      </w:pPr>
      <w:bookmarkStart w:id="131" w:name="_Toc199480623"/>
      <w:bookmarkEnd w:id="15"/>
      <w:r w:rsidRPr="00AD0CC1">
        <w:rPr>
          <w:rFonts w:ascii="Times New Roman" w:hAnsi="Times New Roman" w:cs="Times New Roman"/>
          <w:b/>
          <w:bCs/>
          <w:color w:val="auto"/>
          <w:sz w:val="24"/>
          <w:szCs w:val="24"/>
        </w:rPr>
        <w:t xml:space="preserve">1.8 </w:t>
      </w:r>
      <w:r w:rsidR="00951585" w:rsidRPr="00AD0CC1">
        <w:rPr>
          <w:rFonts w:ascii="Times New Roman" w:hAnsi="Times New Roman" w:cs="Times New Roman"/>
          <w:b/>
          <w:bCs/>
          <w:color w:val="auto"/>
          <w:sz w:val="24"/>
          <w:szCs w:val="24"/>
        </w:rPr>
        <w:t>Knowledge gaps and future directions</w:t>
      </w:r>
      <w:bookmarkEnd w:id="131"/>
    </w:p>
    <w:p w14:paraId="2695733E" w14:textId="312D31DE" w:rsidR="00C90F50" w:rsidRPr="00AD0CC1" w:rsidRDefault="00951585" w:rsidP="00294ABB">
      <w:pPr>
        <w:spacing w:after="0" w:line="360" w:lineRule="auto"/>
        <w:jc w:val="both"/>
        <w:rPr>
          <w:rFonts w:ascii="Times New Roman" w:hAnsi="Times New Roman" w:cs="Times New Roman"/>
          <w:sz w:val="24"/>
          <w:szCs w:val="24"/>
        </w:rPr>
      </w:pPr>
      <w:commentRangeStart w:id="132"/>
      <w:r w:rsidRPr="00AD0CC1">
        <w:rPr>
          <w:rFonts w:ascii="Times New Roman" w:hAnsi="Times New Roman" w:cs="Times New Roman"/>
          <w:sz w:val="24"/>
          <w:szCs w:val="24"/>
        </w:rPr>
        <w:t xml:space="preserve">It is </w:t>
      </w:r>
      <w:r w:rsidR="00EF07F2" w:rsidRPr="00AD0CC1">
        <w:rPr>
          <w:rFonts w:ascii="Times New Roman" w:hAnsi="Times New Roman" w:cs="Times New Roman"/>
          <w:sz w:val="24"/>
          <w:szCs w:val="24"/>
        </w:rPr>
        <w:t xml:space="preserve">well-documented in the scientific literature </w:t>
      </w:r>
      <w:r w:rsidRPr="00AD0CC1">
        <w:rPr>
          <w:rFonts w:ascii="Times New Roman" w:hAnsi="Times New Roman" w:cs="Times New Roman"/>
          <w:sz w:val="24"/>
          <w:szCs w:val="24"/>
        </w:rPr>
        <w:t xml:space="preserve">that </w:t>
      </w:r>
      <w:r w:rsidR="00ED6D8F" w:rsidRPr="00AD0CC1">
        <w:rPr>
          <w:rFonts w:ascii="Times New Roman" w:hAnsi="Times New Roman" w:cs="Times New Roman"/>
          <w:sz w:val="24"/>
          <w:szCs w:val="24"/>
        </w:rPr>
        <w:t xml:space="preserve">birds </w:t>
      </w:r>
      <w:r w:rsidR="00DE73ED" w:rsidRPr="00AD0CC1">
        <w:rPr>
          <w:rFonts w:ascii="Times New Roman" w:hAnsi="Times New Roman" w:cs="Times New Roman"/>
          <w:sz w:val="24"/>
          <w:szCs w:val="24"/>
        </w:rPr>
        <w:t>have been widely studied under the foraging ecology lens</w:t>
      </w:r>
      <w:r w:rsidR="00ED6D8F" w:rsidRPr="00AD0CC1">
        <w:rPr>
          <w:rFonts w:ascii="Times New Roman" w:hAnsi="Times New Roman" w:cs="Times New Roman"/>
          <w:sz w:val="24"/>
          <w:szCs w:val="24"/>
        </w:rPr>
        <w:t xml:space="preserve">. </w:t>
      </w:r>
      <w:commentRangeEnd w:id="132"/>
      <w:r w:rsidR="006614CD" w:rsidRPr="00AD0CC1">
        <w:rPr>
          <w:rStyle w:val="CommentReference"/>
        </w:rPr>
        <w:commentReference w:id="132"/>
      </w:r>
      <w:r w:rsidR="00DE73ED" w:rsidRPr="00AD0CC1">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sidRPr="00AD0CC1">
        <w:rPr>
          <w:rFonts w:ascii="Times New Roman" w:hAnsi="Times New Roman" w:cs="Times New Roman"/>
          <w:sz w:val="24"/>
          <w:szCs w:val="24"/>
        </w:rPr>
        <w:t xml:space="preserve"> </w:t>
      </w:r>
      <w:r w:rsidR="00DE73ED" w:rsidRPr="00AD0CC1">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sidRPr="00AD0CC1">
        <w:rPr>
          <w:rFonts w:ascii="Times New Roman" w:hAnsi="Times New Roman" w:cs="Times New Roman"/>
          <w:sz w:val="24"/>
          <w:szCs w:val="24"/>
        </w:rPr>
        <w:t>updating</w:t>
      </w:r>
      <w:r w:rsidR="00DE73ED" w:rsidRPr="00AD0CC1">
        <w:rPr>
          <w:rFonts w:ascii="Times New Roman" w:hAnsi="Times New Roman" w:cs="Times New Roman"/>
          <w:sz w:val="24"/>
          <w:szCs w:val="24"/>
        </w:rPr>
        <w:t xml:space="preserve"> the knowledge on CRB</w:t>
      </w:r>
      <w:r w:rsidR="00AC04C7" w:rsidRPr="00AD0CC1">
        <w:rPr>
          <w:rFonts w:ascii="Times New Roman" w:hAnsi="Times New Roman" w:cs="Times New Roman"/>
          <w:sz w:val="24"/>
          <w:szCs w:val="24"/>
        </w:rPr>
        <w:t xml:space="preserve">. </w:t>
      </w:r>
      <w:commentRangeStart w:id="133"/>
      <w:r w:rsidRPr="00AD0CC1">
        <w:rPr>
          <w:rFonts w:ascii="Times New Roman" w:hAnsi="Times New Roman" w:cs="Times New Roman"/>
          <w:sz w:val="24"/>
          <w:szCs w:val="24"/>
        </w:rPr>
        <w:t xml:space="preserve">Hence, this thesis </w:t>
      </w:r>
      <w:r w:rsidR="00AC04C7" w:rsidRPr="00AD0CC1">
        <w:rPr>
          <w:rFonts w:ascii="Times New Roman" w:hAnsi="Times New Roman" w:cs="Times New Roman"/>
          <w:sz w:val="24"/>
          <w:szCs w:val="24"/>
        </w:rPr>
        <w:t>breaks new ground by</w:t>
      </w:r>
      <w:r w:rsidRPr="00AD0CC1">
        <w:rPr>
          <w:rFonts w:ascii="Times New Roman" w:hAnsi="Times New Roman" w:cs="Times New Roman"/>
          <w:sz w:val="24"/>
          <w:szCs w:val="24"/>
        </w:rPr>
        <w:t xml:space="preserve"> answering </w:t>
      </w:r>
      <w:r w:rsidR="00AC04C7" w:rsidRPr="00AD0CC1">
        <w:rPr>
          <w:rFonts w:ascii="Times New Roman" w:hAnsi="Times New Roman" w:cs="Times New Roman"/>
          <w:sz w:val="24"/>
          <w:szCs w:val="24"/>
        </w:rPr>
        <w:t>this</w:t>
      </w:r>
      <w:r w:rsidRPr="00AD0CC1">
        <w:rPr>
          <w:rFonts w:ascii="Times New Roman" w:hAnsi="Times New Roman" w:cs="Times New Roman"/>
          <w:sz w:val="24"/>
          <w:szCs w:val="24"/>
        </w:rPr>
        <w:t xml:space="preserve"> overarching question. </w:t>
      </w:r>
      <w:commentRangeEnd w:id="133"/>
      <w:r w:rsidR="006614CD" w:rsidRPr="00AD0CC1">
        <w:rPr>
          <w:rStyle w:val="CommentReference"/>
        </w:rPr>
        <w:commentReference w:id="133"/>
      </w:r>
    </w:p>
    <w:p w14:paraId="073EE501" w14:textId="77777777" w:rsidR="0068717E" w:rsidRDefault="0068717E" w:rsidP="00D70E63">
      <w:pPr>
        <w:spacing w:line="360" w:lineRule="auto"/>
        <w:ind w:firstLine="720"/>
        <w:jc w:val="both"/>
        <w:rPr>
          <w:rFonts w:ascii="Times New Roman" w:hAnsi="Times New Roman" w:cs="Times New Roman"/>
          <w:sz w:val="24"/>
          <w:szCs w:val="24"/>
        </w:rPr>
      </w:pPr>
    </w:p>
    <w:p w14:paraId="6EBE55C7" w14:textId="41557A3A" w:rsidR="00951585" w:rsidRPr="00AD0CC1" w:rsidRDefault="00951585" w:rsidP="00D70E6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Here, I will compile </w:t>
      </w:r>
      <w:commentRangeStart w:id="134"/>
      <w:r w:rsidRPr="00AD0CC1">
        <w:rPr>
          <w:rFonts w:ascii="Times New Roman" w:hAnsi="Times New Roman" w:cs="Times New Roman"/>
          <w:sz w:val="24"/>
          <w:szCs w:val="24"/>
        </w:rPr>
        <w:t xml:space="preserve">biological variables </w:t>
      </w:r>
      <w:commentRangeEnd w:id="134"/>
      <w:r w:rsidR="006614CD" w:rsidRPr="00AD0CC1">
        <w:rPr>
          <w:rStyle w:val="CommentReference"/>
        </w:rPr>
        <w:commentReference w:id="134"/>
      </w:r>
      <w:r w:rsidR="008D0279" w:rsidRPr="00AD0CC1">
        <w:rPr>
          <w:rFonts w:ascii="Times New Roman" w:hAnsi="Times New Roman" w:cs="Times New Roman"/>
          <w:sz w:val="24"/>
          <w:szCs w:val="24"/>
        </w:rPr>
        <w:t xml:space="preserve">(HWI, mass, trophic guild and brain size) </w:t>
      </w:r>
      <w:r w:rsidRPr="00AD0CC1">
        <w:rPr>
          <w:rFonts w:ascii="Times New Roman" w:hAnsi="Times New Roman" w:cs="Times New Roman"/>
          <w:sz w:val="24"/>
          <w:szCs w:val="24"/>
        </w:rPr>
        <w:t xml:space="preserve">and test the relationship between these and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While I will not be able to prove causation, the research will provide a starting point for future studies to build on, </w:t>
      </w:r>
      <w:r w:rsidR="00ED6D8F" w:rsidRPr="00AD0CC1">
        <w:rPr>
          <w:rFonts w:ascii="Times New Roman" w:hAnsi="Times New Roman" w:cs="Times New Roman"/>
          <w:sz w:val="24"/>
          <w:szCs w:val="24"/>
        </w:rPr>
        <w:t xml:space="preserve">where causation can be explored. This database will also provide the grounds for future studies to test how Communal Roosting </w:t>
      </w:r>
      <w:r w:rsidR="00193919" w:rsidRPr="00AD0CC1">
        <w:rPr>
          <w:rFonts w:ascii="Times New Roman" w:hAnsi="Times New Roman" w:cs="Times New Roman"/>
          <w:sz w:val="24"/>
          <w:szCs w:val="24"/>
        </w:rPr>
        <w:t>Behaviour</w:t>
      </w:r>
      <w:r w:rsidR="008D0279" w:rsidRPr="00AD0CC1">
        <w:rPr>
          <w:rFonts w:ascii="Times New Roman" w:hAnsi="Times New Roman" w:cs="Times New Roman"/>
          <w:sz w:val="24"/>
          <w:szCs w:val="24"/>
        </w:rPr>
        <w:t xml:space="preserve"> (CRB)</w:t>
      </w:r>
      <w:r w:rsidR="00ED6D8F" w:rsidRPr="00AD0CC1">
        <w:rPr>
          <w:rFonts w:ascii="Times New Roman" w:hAnsi="Times New Roman" w:cs="Times New Roman"/>
          <w:sz w:val="24"/>
          <w:szCs w:val="24"/>
        </w:rPr>
        <w:t xml:space="preserve"> impacts foraging efficiency</w:t>
      </w:r>
      <w:r w:rsidRPr="00AD0CC1">
        <w:rPr>
          <w:rFonts w:ascii="Times New Roman" w:hAnsi="Times New Roman" w:cs="Times New Roman"/>
          <w:sz w:val="24"/>
          <w:szCs w:val="24"/>
        </w:rPr>
        <w:t xml:space="preserve"> </w:t>
      </w:r>
      <w:r w:rsidR="00ED6D8F" w:rsidRPr="00AD0CC1">
        <w:rPr>
          <w:rFonts w:ascii="Times New Roman" w:hAnsi="Times New Roman" w:cs="Times New Roman"/>
          <w:sz w:val="24"/>
          <w:szCs w:val="24"/>
        </w:rPr>
        <w:t xml:space="preserve">with the aid of tracking data. In addition, it could also be explored if the prevalence of </w:t>
      </w:r>
      <w:commentRangeStart w:id="135"/>
      <w:r w:rsidR="00ED6D8F" w:rsidRPr="00AD0CC1">
        <w:rPr>
          <w:rFonts w:ascii="Times New Roman" w:hAnsi="Times New Roman" w:cs="Times New Roman"/>
          <w:sz w:val="24"/>
          <w:szCs w:val="24"/>
        </w:rPr>
        <w:t xml:space="preserve">CRB </w:t>
      </w:r>
      <w:commentRangeEnd w:id="135"/>
      <w:r w:rsidR="00DE18EC" w:rsidRPr="00AD0CC1">
        <w:rPr>
          <w:rStyle w:val="CommentReference"/>
        </w:rPr>
        <w:commentReference w:id="135"/>
      </w:r>
      <w:r w:rsidR="00ED6D8F" w:rsidRPr="00AD0CC1">
        <w:rPr>
          <w:rFonts w:ascii="Times New Roman" w:hAnsi="Times New Roman" w:cs="Times New Roman"/>
          <w:sz w:val="24"/>
          <w:szCs w:val="24"/>
        </w:rPr>
        <w:t>is also related to possible weather variables</w:t>
      </w:r>
      <w:r w:rsidR="008D0279" w:rsidRPr="00AD0CC1">
        <w:rPr>
          <w:rFonts w:ascii="Times New Roman" w:hAnsi="Times New Roman" w:cs="Times New Roman"/>
          <w:sz w:val="24"/>
          <w:szCs w:val="24"/>
        </w:rPr>
        <w:t xml:space="preserve"> to tease apart the competing hypotheses.</w:t>
      </w:r>
    </w:p>
    <w:p w14:paraId="427ED4A0" w14:textId="77777777" w:rsidR="00951585" w:rsidRPr="00AD0CC1"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AD0CC1" w:rsidRDefault="000D7051" w:rsidP="00E047A5">
      <w:pPr>
        <w:pStyle w:val="Heading2"/>
        <w:spacing w:line="360" w:lineRule="auto"/>
        <w:jc w:val="both"/>
        <w:rPr>
          <w:rFonts w:ascii="Times New Roman" w:hAnsi="Times New Roman" w:cs="Times New Roman"/>
          <w:b/>
          <w:bCs/>
          <w:color w:val="auto"/>
          <w:sz w:val="24"/>
          <w:szCs w:val="24"/>
        </w:rPr>
      </w:pPr>
      <w:bookmarkStart w:id="136" w:name="_Toc199480624"/>
      <w:r w:rsidRPr="00AD0CC1">
        <w:rPr>
          <w:rFonts w:ascii="Times New Roman" w:hAnsi="Times New Roman" w:cs="Times New Roman"/>
          <w:b/>
          <w:bCs/>
          <w:color w:val="auto"/>
          <w:sz w:val="24"/>
          <w:szCs w:val="24"/>
        </w:rPr>
        <w:lastRenderedPageBreak/>
        <w:t xml:space="preserve">1.9 </w:t>
      </w:r>
      <w:r w:rsidR="003C6516" w:rsidRPr="00AD0CC1">
        <w:rPr>
          <w:rFonts w:ascii="Times New Roman" w:hAnsi="Times New Roman" w:cs="Times New Roman"/>
          <w:b/>
          <w:bCs/>
          <w:color w:val="auto"/>
          <w:sz w:val="24"/>
          <w:szCs w:val="24"/>
        </w:rPr>
        <w:t>Thesis aims and structure</w:t>
      </w:r>
      <w:bookmarkEnd w:id="136"/>
    </w:p>
    <w:p w14:paraId="1F6AC389" w14:textId="7012009A" w:rsidR="00C410CC" w:rsidRPr="00AD0CC1" w:rsidRDefault="00887278" w:rsidP="00C410CC">
      <w:pPr>
        <w:spacing w:line="360" w:lineRule="auto"/>
        <w:jc w:val="both"/>
        <w:rPr>
          <w:rFonts w:ascii="Times New Roman" w:hAnsi="Times New Roman"/>
          <w:sz w:val="24"/>
        </w:rPr>
      </w:pPr>
      <w:commentRangeStart w:id="137"/>
      <w:r w:rsidRPr="00AD0CC1">
        <w:rPr>
          <w:rFonts w:ascii="Times New Roman" w:hAnsi="Times New Roman" w:cs="Times New Roman"/>
          <w:sz w:val="24"/>
          <w:szCs w:val="24"/>
        </w:rPr>
        <w:t xml:space="preserve">The overall aim of my thesis is to </w:t>
      </w:r>
      <w:r w:rsidR="004D0C0C" w:rsidRPr="00AD0CC1">
        <w:rPr>
          <w:rFonts w:ascii="Times New Roman" w:hAnsi="Times New Roman" w:cs="Times New Roman"/>
          <w:sz w:val="24"/>
          <w:szCs w:val="24"/>
        </w:rPr>
        <w:t xml:space="preserve">discuss drivers of </w:t>
      </w:r>
      <w:r w:rsidR="006148D7" w:rsidRPr="00AD0CC1">
        <w:rPr>
          <w:rFonts w:ascii="Times New Roman" w:hAnsi="Times New Roman" w:cs="Times New Roman"/>
          <w:sz w:val="24"/>
          <w:szCs w:val="24"/>
        </w:rPr>
        <w:t xml:space="preserve">communal roosting </w:t>
      </w:r>
      <w:r w:rsidR="00193919" w:rsidRPr="00AD0CC1">
        <w:rPr>
          <w:rFonts w:ascii="Times New Roman" w:hAnsi="Times New Roman" w:cs="Times New Roman"/>
          <w:sz w:val="24"/>
          <w:szCs w:val="24"/>
        </w:rPr>
        <w:t>behaviour</w:t>
      </w:r>
      <w:r w:rsidR="006148D7" w:rsidRPr="00AD0CC1">
        <w:rPr>
          <w:rFonts w:ascii="Times New Roman" w:hAnsi="Times New Roman" w:cs="Times New Roman"/>
          <w:sz w:val="24"/>
          <w:szCs w:val="24"/>
        </w:rPr>
        <w:t xml:space="preserve"> </w:t>
      </w:r>
      <w:r w:rsidR="004D0C0C" w:rsidRPr="00AD0CC1">
        <w:rPr>
          <w:rFonts w:ascii="Times New Roman" w:hAnsi="Times New Roman" w:cs="Times New Roman"/>
          <w:sz w:val="24"/>
          <w:szCs w:val="24"/>
        </w:rPr>
        <w:t>and the potential implications on</w:t>
      </w:r>
      <w:r w:rsidRPr="00AD0CC1">
        <w:rPr>
          <w:rFonts w:ascii="Times New Roman" w:hAnsi="Times New Roman" w:cs="Times New Roman"/>
          <w:sz w:val="24"/>
          <w:szCs w:val="24"/>
        </w:rPr>
        <w:t xml:space="preserve"> foraging efficiency in land birds</w:t>
      </w:r>
      <w:r w:rsidR="00B274B2" w:rsidRPr="00AD0CC1">
        <w:rPr>
          <w:rFonts w:ascii="Times New Roman" w:hAnsi="Times New Roman" w:cs="Times New Roman"/>
          <w:sz w:val="24"/>
          <w:szCs w:val="24"/>
        </w:rPr>
        <w:t>.</w:t>
      </w:r>
      <w:commentRangeEnd w:id="137"/>
      <w:r w:rsidR="00DE18EC" w:rsidRPr="00AD0CC1">
        <w:rPr>
          <w:rStyle w:val="CommentReference"/>
        </w:rPr>
        <w:commentReference w:id="137"/>
      </w:r>
      <w:r w:rsidR="00C410CC" w:rsidRPr="00AD0CC1">
        <w:rPr>
          <w:rFonts w:ascii="Times New Roman" w:hAnsi="Times New Roman" w:cs="Times New Roman"/>
          <w:sz w:val="24"/>
          <w:szCs w:val="24"/>
        </w:rPr>
        <w:t xml:space="preserve"> </w:t>
      </w:r>
      <w:r w:rsidR="00C410CC" w:rsidRPr="00AD0CC1">
        <w:rPr>
          <w:rFonts w:ascii="Times New Roman" w:hAnsi="Times New Roman"/>
          <w:sz w:val="24"/>
        </w:rPr>
        <w:t>The present section (</w:t>
      </w:r>
      <w:r w:rsidR="00EF07F2" w:rsidRPr="00AD0CC1">
        <w:rPr>
          <w:rFonts w:ascii="Times New Roman" w:hAnsi="Times New Roman"/>
          <w:sz w:val="24"/>
        </w:rPr>
        <w:t>C</w:t>
      </w:r>
      <w:r w:rsidR="00C410CC" w:rsidRPr="00AD0CC1">
        <w:rPr>
          <w:rFonts w:ascii="Times New Roman" w:hAnsi="Times New Roman"/>
          <w:sz w:val="24"/>
        </w:rPr>
        <w:t>hapter 1) provides the general framework for this thesis. Each chapter is designed to function independently</w:t>
      </w:r>
      <w:r w:rsidR="00EF07F2" w:rsidRPr="00AD0CC1">
        <w:rPr>
          <w:rFonts w:ascii="Times New Roman" w:hAnsi="Times New Roman"/>
          <w:sz w:val="24"/>
        </w:rPr>
        <w:t xml:space="preserve"> while responding to the overarching research question. </w:t>
      </w:r>
      <w:r w:rsidR="00C410CC" w:rsidRPr="00AD0CC1">
        <w:rPr>
          <w:rFonts w:ascii="Times New Roman" w:hAnsi="Times New Roman"/>
          <w:sz w:val="24"/>
        </w:rPr>
        <w:t>Consequently, repetitive elements will appear throughout this thesis as a result of the stand-alone nature of each chapte</w:t>
      </w:r>
      <w:r w:rsidR="00EF07F2" w:rsidRPr="00AD0CC1">
        <w:rPr>
          <w:rFonts w:ascii="Times New Roman" w:hAnsi="Times New Roman"/>
          <w:sz w:val="24"/>
        </w:rPr>
        <w:t>r for later publication</w:t>
      </w:r>
      <w:r w:rsidR="00C410CC" w:rsidRPr="00AD0CC1">
        <w:rPr>
          <w:rFonts w:ascii="Times New Roman" w:hAnsi="Times New Roman"/>
          <w:sz w:val="24"/>
        </w:rPr>
        <w:t>. For example, the introduction sections of Chapter 2</w:t>
      </w:r>
      <w:r w:rsidR="00EF07F2" w:rsidRPr="00AD0CC1">
        <w:rPr>
          <w:rFonts w:ascii="Times New Roman" w:hAnsi="Times New Roman"/>
          <w:sz w:val="24"/>
        </w:rPr>
        <w:t xml:space="preserve"> and </w:t>
      </w:r>
      <w:r w:rsidR="00C410CC" w:rsidRPr="00AD0CC1">
        <w:rPr>
          <w:rFonts w:ascii="Times New Roman" w:hAnsi="Times New Roman"/>
          <w:sz w:val="24"/>
        </w:rPr>
        <w:t xml:space="preserve">Chapter 3, contain elements from </w:t>
      </w:r>
      <w:r w:rsidR="00EF07F2" w:rsidRPr="00AD0CC1">
        <w:rPr>
          <w:rFonts w:ascii="Times New Roman" w:hAnsi="Times New Roman"/>
          <w:sz w:val="24"/>
        </w:rPr>
        <w:t xml:space="preserve">Chapter 1 as an introductory chapter. </w:t>
      </w:r>
    </w:p>
    <w:p w14:paraId="20B499AD" w14:textId="37DCDA9E" w:rsidR="006148D7" w:rsidRPr="00AD0CC1" w:rsidRDefault="00396001" w:rsidP="00A601BD">
      <w:pPr>
        <w:spacing w:line="360" w:lineRule="auto"/>
        <w:ind w:firstLine="720"/>
        <w:jc w:val="both"/>
        <w:rPr>
          <w:rFonts w:ascii="Times New Roman" w:hAnsi="Times New Roman" w:cs="Times New Roman"/>
          <w:sz w:val="24"/>
          <w:szCs w:val="24"/>
        </w:rPr>
      </w:pPr>
      <w:commentRangeStart w:id="138"/>
      <w:r w:rsidRPr="00AD0CC1">
        <w:rPr>
          <w:rFonts w:ascii="Times New Roman" w:hAnsi="Times New Roman" w:cs="Times New Roman"/>
          <w:i/>
          <w:iCs/>
          <w:sz w:val="24"/>
          <w:szCs w:val="24"/>
          <w:u w:val="single"/>
        </w:rPr>
        <w:t>Chapter 1</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includes</w:t>
      </w:r>
      <w:r w:rsidRPr="00AD0CC1">
        <w:rPr>
          <w:rFonts w:ascii="Times New Roman" w:hAnsi="Times New Roman" w:cs="Times New Roman"/>
          <w:sz w:val="24"/>
          <w:szCs w:val="24"/>
        </w:rPr>
        <w:t xml:space="preserve"> a literature review on movement ecology of wildlife, with particular focus on bird foraging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w:t>
      </w:r>
      <w:r w:rsidR="00EA18AD" w:rsidRPr="00AD0CC1">
        <w:rPr>
          <w:rFonts w:ascii="Times New Roman" w:hAnsi="Times New Roman" w:cs="Times New Roman"/>
          <w:sz w:val="24"/>
          <w:szCs w:val="24"/>
        </w:rPr>
        <w:t xml:space="preserve"> </w:t>
      </w:r>
      <w:r w:rsidRPr="00AD0CC1">
        <w:rPr>
          <w:rFonts w:ascii="Times New Roman" w:hAnsi="Times New Roman" w:cs="Times New Roman"/>
          <w:i/>
          <w:iCs/>
          <w:sz w:val="24"/>
          <w:szCs w:val="24"/>
          <w:u w:val="single"/>
        </w:rPr>
        <w:t>Chapter 2</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is</w:t>
      </w:r>
      <w:r w:rsidRPr="00AD0CC1">
        <w:rPr>
          <w:rFonts w:ascii="Times New Roman" w:hAnsi="Times New Roman" w:cs="Times New Roman"/>
          <w:sz w:val="24"/>
          <w:szCs w:val="24"/>
        </w:rPr>
        <w:t xml:space="preserve"> focused on understanding variables that affect the </w:t>
      </w:r>
      <w:r w:rsidR="002C4534" w:rsidRPr="00AD0CC1">
        <w:rPr>
          <w:rFonts w:ascii="Times New Roman" w:hAnsi="Times New Roman" w:cs="Times New Roman"/>
          <w:sz w:val="24"/>
          <w:szCs w:val="24"/>
        </w:rPr>
        <w:t xml:space="preserve">prevalence </w:t>
      </w:r>
      <w:r w:rsidRPr="00AD0CC1">
        <w:rPr>
          <w:rFonts w:ascii="Times New Roman" w:hAnsi="Times New Roman" w:cs="Times New Roman"/>
          <w:sz w:val="24"/>
          <w:szCs w:val="24"/>
        </w:rPr>
        <w:t xml:space="preserve">of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t>
      </w:r>
      <w:r w:rsidR="002D76F9" w:rsidRPr="00AD0CC1">
        <w:rPr>
          <w:rFonts w:ascii="Times New Roman" w:hAnsi="Times New Roman" w:cs="Times New Roman"/>
          <w:sz w:val="24"/>
          <w:szCs w:val="24"/>
        </w:rPr>
        <w:t xml:space="preserve">(CRB) </w:t>
      </w:r>
      <w:r w:rsidRPr="00AD0CC1">
        <w:rPr>
          <w:rFonts w:ascii="Times New Roman" w:hAnsi="Times New Roman" w:cs="Times New Roman"/>
          <w:sz w:val="24"/>
          <w:szCs w:val="24"/>
        </w:rPr>
        <w:t xml:space="preserve">in birds. </w:t>
      </w:r>
      <w:commentRangeEnd w:id="138"/>
      <w:r w:rsidR="00DE18EC" w:rsidRPr="00AD0CC1">
        <w:rPr>
          <w:rStyle w:val="CommentReference"/>
        </w:rPr>
        <w:commentReference w:id="138"/>
      </w:r>
      <w:r w:rsidRPr="00AD0CC1">
        <w:rPr>
          <w:rFonts w:ascii="Times New Roman" w:hAnsi="Times New Roman" w:cs="Times New Roman"/>
          <w:i/>
          <w:iCs/>
          <w:sz w:val="24"/>
          <w:szCs w:val="24"/>
          <w:u w:val="single"/>
        </w:rPr>
        <w:t>Chapter 3</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uses</w:t>
      </w:r>
      <w:r w:rsidR="006148D7" w:rsidRPr="00AD0CC1">
        <w:rPr>
          <w:rFonts w:ascii="Times New Roman" w:hAnsi="Times New Roman" w:cs="Times New Roman"/>
          <w:sz w:val="24"/>
          <w:szCs w:val="24"/>
        </w:rPr>
        <w:t xml:space="preserve"> the previous chapters to highlight the value of sociality for foraging efficiency through the lens of Andean Condor (</w:t>
      </w:r>
      <w:r w:rsidR="006148D7" w:rsidRPr="00AD0CC1">
        <w:rPr>
          <w:rFonts w:ascii="Times New Roman" w:hAnsi="Times New Roman" w:cs="Times New Roman"/>
          <w:i/>
          <w:sz w:val="24"/>
          <w:szCs w:val="24"/>
        </w:rPr>
        <w:t xml:space="preserve">Vultur </w:t>
      </w:r>
      <w:proofErr w:type="spellStart"/>
      <w:r w:rsidR="006148D7" w:rsidRPr="00AD0CC1">
        <w:rPr>
          <w:rFonts w:ascii="Times New Roman" w:hAnsi="Times New Roman" w:cs="Times New Roman"/>
          <w:i/>
          <w:sz w:val="24"/>
          <w:szCs w:val="24"/>
        </w:rPr>
        <w:t>gryphus</w:t>
      </w:r>
      <w:proofErr w:type="spellEnd"/>
      <w:r w:rsidR="006148D7" w:rsidRPr="00AD0CC1">
        <w:rPr>
          <w:rFonts w:ascii="Times New Roman" w:hAnsi="Times New Roman" w:cs="Times New Roman"/>
          <w:sz w:val="24"/>
          <w:szCs w:val="24"/>
        </w:rPr>
        <w:t xml:space="preserve">) conservation. </w:t>
      </w:r>
    </w:p>
    <w:p w14:paraId="2F10AB1F" w14:textId="4B78450F" w:rsidR="006148D7" w:rsidRPr="00AD0CC1" w:rsidRDefault="006148D7" w:rsidP="00D70E63">
      <w:pPr>
        <w:spacing w:line="360" w:lineRule="auto"/>
        <w:jc w:val="both"/>
        <w:rPr>
          <w:rFonts w:ascii="Times New Roman" w:hAnsi="Times New Roman" w:cs="Times New Roman"/>
          <w:sz w:val="24"/>
          <w:szCs w:val="24"/>
        </w:rPr>
      </w:pPr>
    </w:p>
    <w:p w14:paraId="7BA3741D" w14:textId="77777777" w:rsidR="00294ABB" w:rsidRPr="00AD0CC1" w:rsidRDefault="00294ABB" w:rsidP="00D70E63">
      <w:pPr>
        <w:spacing w:line="360" w:lineRule="auto"/>
        <w:jc w:val="both"/>
        <w:rPr>
          <w:rFonts w:ascii="Times New Roman" w:hAnsi="Times New Roman" w:cs="Times New Roman"/>
          <w:sz w:val="24"/>
          <w:szCs w:val="24"/>
        </w:rPr>
      </w:pPr>
    </w:p>
    <w:p w14:paraId="2E84575D" w14:textId="77777777" w:rsidR="00294ABB" w:rsidRPr="00AD0CC1" w:rsidRDefault="00294ABB" w:rsidP="00D70E63">
      <w:pPr>
        <w:spacing w:line="360" w:lineRule="auto"/>
        <w:jc w:val="both"/>
        <w:rPr>
          <w:rFonts w:ascii="Times New Roman" w:hAnsi="Times New Roman" w:cs="Times New Roman"/>
          <w:sz w:val="24"/>
          <w:szCs w:val="24"/>
        </w:rPr>
      </w:pPr>
    </w:p>
    <w:p w14:paraId="109422E7" w14:textId="77777777" w:rsidR="00294ABB" w:rsidRPr="00AD0CC1" w:rsidRDefault="00294ABB" w:rsidP="00D70E63">
      <w:pPr>
        <w:spacing w:line="360" w:lineRule="auto"/>
        <w:jc w:val="both"/>
        <w:rPr>
          <w:rFonts w:ascii="Times New Roman" w:hAnsi="Times New Roman" w:cs="Times New Roman"/>
          <w:sz w:val="24"/>
          <w:szCs w:val="24"/>
        </w:rPr>
      </w:pPr>
    </w:p>
    <w:p w14:paraId="43FCADDC" w14:textId="77777777" w:rsidR="00294ABB" w:rsidRPr="00AD0CC1" w:rsidRDefault="00294ABB" w:rsidP="00D70E63">
      <w:pPr>
        <w:spacing w:line="360" w:lineRule="auto"/>
        <w:jc w:val="both"/>
        <w:rPr>
          <w:rFonts w:ascii="Times New Roman" w:hAnsi="Times New Roman" w:cs="Times New Roman"/>
          <w:sz w:val="24"/>
          <w:szCs w:val="24"/>
        </w:rPr>
      </w:pPr>
    </w:p>
    <w:p w14:paraId="47005760" w14:textId="77777777" w:rsidR="00294ABB" w:rsidRPr="00AD0CC1" w:rsidRDefault="00294ABB" w:rsidP="00D70E63">
      <w:pPr>
        <w:spacing w:line="360" w:lineRule="auto"/>
        <w:jc w:val="both"/>
        <w:rPr>
          <w:rFonts w:ascii="Times New Roman" w:hAnsi="Times New Roman" w:cs="Times New Roman"/>
          <w:sz w:val="24"/>
          <w:szCs w:val="24"/>
        </w:rPr>
      </w:pPr>
    </w:p>
    <w:p w14:paraId="67859860" w14:textId="77777777" w:rsidR="00294ABB" w:rsidRPr="00AD0CC1" w:rsidRDefault="00294ABB" w:rsidP="00D70E63">
      <w:pPr>
        <w:spacing w:line="360" w:lineRule="auto"/>
        <w:jc w:val="both"/>
        <w:rPr>
          <w:rFonts w:ascii="Times New Roman" w:hAnsi="Times New Roman" w:cs="Times New Roman"/>
          <w:sz w:val="24"/>
          <w:szCs w:val="24"/>
        </w:rPr>
      </w:pPr>
    </w:p>
    <w:p w14:paraId="520B4B64" w14:textId="77777777" w:rsidR="00294ABB" w:rsidRPr="00AD0CC1" w:rsidRDefault="00294ABB" w:rsidP="00D70E63">
      <w:pPr>
        <w:spacing w:line="360" w:lineRule="auto"/>
        <w:jc w:val="both"/>
        <w:rPr>
          <w:rFonts w:ascii="Times New Roman" w:hAnsi="Times New Roman" w:cs="Times New Roman"/>
          <w:sz w:val="24"/>
          <w:szCs w:val="24"/>
        </w:rPr>
      </w:pPr>
    </w:p>
    <w:p w14:paraId="4CA99EDC" w14:textId="77777777" w:rsidR="00294ABB" w:rsidRPr="00AD0CC1" w:rsidRDefault="00294ABB" w:rsidP="00D70E63">
      <w:pPr>
        <w:spacing w:line="360" w:lineRule="auto"/>
        <w:jc w:val="both"/>
        <w:rPr>
          <w:rFonts w:ascii="Times New Roman" w:hAnsi="Times New Roman" w:cs="Times New Roman"/>
          <w:sz w:val="24"/>
          <w:szCs w:val="24"/>
        </w:rPr>
      </w:pPr>
    </w:p>
    <w:p w14:paraId="176565F5" w14:textId="77777777" w:rsidR="00294ABB" w:rsidRPr="00AD0CC1" w:rsidRDefault="00294ABB" w:rsidP="00D70E63">
      <w:pPr>
        <w:spacing w:line="360" w:lineRule="auto"/>
        <w:jc w:val="both"/>
        <w:rPr>
          <w:rFonts w:ascii="Times New Roman" w:hAnsi="Times New Roman" w:cs="Times New Roman"/>
          <w:sz w:val="24"/>
          <w:szCs w:val="24"/>
        </w:rPr>
      </w:pPr>
    </w:p>
    <w:p w14:paraId="039CCD60" w14:textId="77777777" w:rsidR="00245B5E" w:rsidRPr="00AD0CC1" w:rsidRDefault="00245B5E" w:rsidP="00D70E63">
      <w:pPr>
        <w:spacing w:line="360" w:lineRule="auto"/>
        <w:jc w:val="both"/>
        <w:rPr>
          <w:rFonts w:ascii="Times New Roman" w:hAnsi="Times New Roman" w:cs="Times New Roman"/>
          <w:sz w:val="24"/>
          <w:szCs w:val="24"/>
        </w:rPr>
      </w:pPr>
    </w:p>
    <w:p w14:paraId="51CCC0A8" w14:textId="77777777" w:rsidR="00245B5E" w:rsidRPr="00AD0CC1" w:rsidRDefault="00245B5E" w:rsidP="00D70E63">
      <w:pPr>
        <w:spacing w:line="360" w:lineRule="auto"/>
        <w:jc w:val="both"/>
        <w:rPr>
          <w:rFonts w:ascii="Times New Roman" w:hAnsi="Times New Roman" w:cs="Times New Roman"/>
          <w:sz w:val="24"/>
          <w:szCs w:val="24"/>
        </w:rPr>
      </w:pPr>
    </w:p>
    <w:p w14:paraId="74B311BA" w14:textId="77777777" w:rsidR="00294ABB" w:rsidRPr="00AD0CC1" w:rsidRDefault="00294ABB" w:rsidP="00D70E63">
      <w:pPr>
        <w:spacing w:line="360" w:lineRule="auto"/>
        <w:jc w:val="both"/>
        <w:rPr>
          <w:rFonts w:ascii="Times New Roman" w:hAnsi="Times New Roman" w:cs="Times New Roman"/>
          <w:sz w:val="24"/>
          <w:szCs w:val="24"/>
        </w:rPr>
      </w:pPr>
    </w:p>
    <w:p w14:paraId="7868F85A" w14:textId="77777777" w:rsidR="00294ABB" w:rsidRPr="00AD0CC1" w:rsidRDefault="00294ABB" w:rsidP="00D70E63">
      <w:pPr>
        <w:spacing w:line="360" w:lineRule="auto"/>
        <w:jc w:val="both"/>
        <w:rPr>
          <w:rFonts w:ascii="Times New Roman" w:hAnsi="Times New Roman" w:cs="Times New Roman"/>
          <w:sz w:val="24"/>
          <w:szCs w:val="24"/>
        </w:rPr>
      </w:pPr>
    </w:p>
    <w:p w14:paraId="25219D09" w14:textId="7B94774C" w:rsidR="00F7140F" w:rsidRPr="00AD0CC1" w:rsidRDefault="00F7140F" w:rsidP="000D7051">
      <w:pPr>
        <w:pStyle w:val="Heading1"/>
        <w:spacing w:line="360" w:lineRule="auto"/>
        <w:jc w:val="center"/>
        <w:rPr>
          <w:rFonts w:ascii="Times New Roman" w:hAnsi="Times New Roman" w:cs="Times New Roman"/>
          <w:b/>
          <w:bCs/>
          <w:color w:val="auto"/>
          <w:sz w:val="28"/>
          <w:szCs w:val="28"/>
        </w:rPr>
      </w:pPr>
      <w:bookmarkStart w:id="139" w:name="_Toc149126632"/>
      <w:bookmarkStart w:id="140" w:name="_Toc199480625"/>
      <w:r w:rsidRPr="00AD0CC1">
        <w:rPr>
          <w:rFonts w:ascii="Times New Roman" w:hAnsi="Times New Roman" w:cs="Times New Roman"/>
          <w:b/>
          <w:bCs/>
          <w:color w:val="auto"/>
          <w:sz w:val="28"/>
          <w:szCs w:val="28"/>
        </w:rPr>
        <w:t>Chapter 2: Sharing is caring - The evolution of communal roosting behaviour in birds</w:t>
      </w:r>
      <w:bookmarkEnd w:id="139"/>
      <w:bookmarkEnd w:id="140"/>
    </w:p>
    <w:p w14:paraId="1592264F" w14:textId="77777777" w:rsidR="00F7140F" w:rsidRPr="00AD0CC1" w:rsidRDefault="00F7140F" w:rsidP="00E047A5">
      <w:pPr>
        <w:spacing w:line="360" w:lineRule="auto"/>
        <w:jc w:val="both"/>
        <w:rPr>
          <w:rFonts w:ascii="Times New Roman" w:hAnsi="Times New Roman" w:cs="Times New Roman"/>
        </w:rPr>
      </w:pPr>
    </w:p>
    <w:p w14:paraId="22D4557B" w14:textId="2652AE3C" w:rsidR="00F7140F" w:rsidRPr="00AD0CC1" w:rsidRDefault="007F7937" w:rsidP="00E047A5">
      <w:pPr>
        <w:pStyle w:val="Heading2"/>
        <w:spacing w:line="360" w:lineRule="auto"/>
        <w:jc w:val="both"/>
        <w:rPr>
          <w:rFonts w:ascii="Times New Roman" w:hAnsi="Times New Roman" w:cs="Times New Roman"/>
          <w:b/>
          <w:bCs/>
          <w:color w:val="auto"/>
          <w:sz w:val="24"/>
          <w:szCs w:val="24"/>
        </w:rPr>
      </w:pPr>
      <w:bookmarkStart w:id="141" w:name="_Toc199480626"/>
      <w:r w:rsidRPr="00AD0CC1">
        <w:rPr>
          <w:rFonts w:ascii="Times New Roman" w:hAnsi="Times New Roman" w:cs="Times New Roman"/>
          <w:b/>
          <w:bCs/>
          <w:color w:val="auto"/>
          <w:sz w:val="24"/>
          <w:szCs w:val="24"/>
        </w:rPr>
        <w:t xml:space="preserve">2.1 </w:t>
      </w:r>
      <w:commentRangeStart w:id="142"/>
      <w:r w:rsidR="00F7140F" w:rsidRPr="00AD0CC1">
        <w:rPr>
          <w:rFonts w:ascii="Times New Roman" w:hAnsi="Times New Roman" w:cs="Times New Roman"/>
          <w:b/>
          <w:bCs/>
          <w:color w:val="auto"/>
          <w:sz w:val="24"/>
          <w:szCs w:val="24"/>
        </w:rPr>
        <w:t>Introduction</w:t>
      </w:r>
      <w:commentRangeEnd w:id="142"/>
      <w:r w:rsidR="00F7140F" w:rsidRPr="00AD0CC1">
        <w:rPr>
          <w:b/>
          <w:bCs/>
          <w:sz w:val="24"/>
          <w:szCs w:val="24"/>
        </w:rPr>
        <w:commentReference w:id="142"/>
      </w:r>
      <w:bookmarkEnd w:id="141"/>
    </w:p>
    <w:p w14:paraId="1C531D25" w14:textId="14A9918B" w:rsidR="00F7140F" w:rsidRPr="00AD0CC1" w:rsidRDefault="00F7140F" w:rsidP="00D70E63">
      <w:pPr>
        <w:spacing w:line="360" w:lineRule="auto"/>
        <w:jc w:val="both"/>
        <w:rPr>
          <w:rFonts w:ascii="Times New Roman" w:eastAsia="Times New Roman" w:hAnsi="Times New Roman" w:cs="Times New Roman"/>
          <w:sz w:val="24"/>
          <w:szCs w:val="24"/>
        </w:rPr>
      </w:pPr>
      <w:commentRangeStart w:id="143"/>
      <w:r w:rsidRPr="00AD0CC1">
        <w:rPr>
          <w:rFonts w:ascii="Times New Roman" w:eastAsia="Times New Roman" w:hAnsi="Times New Roman" w:cs="Times New Roman"/>
          <w:sz w:val="24"/>
          <w:szCs w:val="24"/>
        </w:rPr>
        <w:t>Understanding why species differ in their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From mating to foraging, there are diverse examples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taxa encompassing fish, mammals, and birds. </w:t>
      </w:r>
      <w:commentRangeStart w:id="144"/>
      <w:r w:rsidRPr="00AD0CC1">
        <w:rPr>
          <w:rFonts w:ascii="Times New Roman" w:eastAsia="Times New Roman" w:hAnsi="Times New Roman" w:cs="Times New Roman"/>
          <w:strike/>
          <w:sz w:val="24"/>
          <w:szCs w:val="24"/>
        </w:rPr>
        <w:t xml:space="preserve">Several hypotheses have been proposed to explain the origins of sociality in animals. </w:t>
      </w:r>
      <w:commentRangeEnd w:id="144"/>
      <w:r w:rsidR="000464D5" w:rsidRPr="00AD0CC1">
        <w:rPr>
          <w:rStyle w:val="CommentReference"/>
        </w:rPr>
        <w:commentReference w:id="144"/>
      </w:r>
      <w:r w:rsidRPr="00AD0CC1">
        <w:rPr>
          <w:rFonts w:ascii="Times New Roman" w:eastAsia="Times New Roman" w:hAnsi="Times New Roman" w:cs="Times New Roman"/>
          <w:sz w:val="24"/>
          <w:szCs w:val="24"/>
        </w:rPr>
        <w:t>Yet, regardless of its specific origins, t</w:t>
      </w:r>
      <w:commentRangeStart w:id="145"/>
      <w:r w:rsidRPr="00AD0CC1">
        <w:rPr>
          <w:rFonts w:ascii="Times New Roman" w:eastAsia="Times New Roman" w:hAnsi="Times New Roman" w:cs="Times New Roman"/>
          <w:sz w:val="24"/>
          <w:szCs w:val="24"/>
        </w:rPr>
        <w:t>here</w:t>
      </w:r>
      <w:r w:rsidR="00193919" w:rsidRPr="00AD0CC1">
        <w:rPr>
          <w:rFonts w:ascii="Times New Roman" w:eastAsia="Times New Roman" w:hAnsi="Times New Roman" w:cs="Times New Roman"/>
          <w:sz w:val="24"/>
          <w:szCs w:val="24"/>
        </w:rPr>
        <w:t xml:space="preserve"> i</w:t>
      </w:r>
      <w:r w:rsidRPr="00AD0CC1">
        <w:rPr>
          <w:rFonts w:ascii="Times New Roman" w:eastAsia="Times New Roman" w:hAnsi="Times New Roman" w:cs="Times New Roman"/>
          <w:sz w:val="24"/>
          <w:szCs w:val="24"/>
        </w:rPr>
        <w:t>s</w:t>
      </w:r>
      <w:commentRangeEnd w:id="145"/>
      <w:r w:rsidR="000464D5" w:rsidRPr="00AD0CC1">
        <w:rPr>
          <w:rStyle w:val="CommentReference"/>
        </w:rPr>
        <w:commentReference w:id="145"/>
      </w:r>
      <w:r w:rsidRPr="00AD0CC1">
        <w:rPr>
          <w:rFonts w:ascii="Times New Roman" w:eastAsia="Times New Roman" w:hAnsi="Times New Roman" w:cs="Times New Roman"/>
          <w:sz w:val="24"/>
          <w:szCs w:val="24"/>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{"citationID":"rO3LSxvz","properties":{"formattedCitation":"(Aplin,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(Aplin,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 with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s that may persist several hundreds of years (e.g. evidence of stone tool use in chimpanzees, </w:t>
      </w:r>
      <w:r w:rsidRPr="00AD0CC1">
        <w:rPr>
          <w:rFonts w:ascii="Times New Roman" w:eastAsia="Times New Roman" w:hAnsi="Times New Roman" w:cs="Times New Roman"/>
          <w:i/>
          <w:iCs/>
          <w:sz w:val="24"/>
          <w:szCs w:val="24"/>
        </w:rPr>
        <w:t>Pan troglodytes</w:t>
      </w:r>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{"citationID":"tVFM3hxN","properties":{"formattedCitation":"(Haslam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(Haslam et al., 2009; Luncz et al., 2015; Mercader et al., 2007)</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143"/>
      <w:r w:rsidR="000464D5" w:rsidRPr="00AD0CC1">
        <w:rPr>
          <w:rStyle w:val="CommentReference"/>
        </w:rPr>
        <w:commentReference w:id="143"/>
      </w:r>
    </w:p>
    <w:p w14:paraId="64AC1D26" w14:textId="62B10A0D" w:rsidR="00F7140F" w:rsidRPr="00AD0CC1" w:rsidRDefault="00F7140F" w:rsidP="000464D5">
      <w:pPr>
        <w:spacing w:line="360" w:lineRule="auto"/>
        <w:ind w:firstLine="720"/>
        <w:jc w:val="both"/>
        <w:rPr>
          <w:rFonts w:ascii="Times New Roman" w:hAnsi="Times New Roman" w:cs="Times New Roman"/>
          <w:sz w:val="24"/>
          <w:szCs w:val="24"/>
        </w:rPr>
      </w:pPr>
      <w:commentRangeStart w:id="146"/>
      <w:r w:rsidRPr="00AD0CC1">
        <w:rPr>
          <w:rFonts w:ascii="Times New Roman" w:eastAsia="Times New Roman" w:hAnsi="Times New Roman" w:cs="Times New Roman"/>
          <w:sz w:val="24"/>
          <w:szCs w:val="24"/>
        </w:rPr>
        <w:t xml:space="preserve">One interesting form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many animals is that of communal roosting (hereon CR). Communal roosting is seen in species across many taxa, including fish </w:t>
      </w:r>
      <w:r w:rsidRPr="00AD0CC1">
        <w:rPr>
          <w:rFonts w:ascii="Times New Roman" w:hAnsi="Times New Roman" w:cs="Times New Roman"/>
          <w:sz w:val="24"/>
          <w:szCs w:val="24"/>
        </w:rPr>
        <w:t>(Clough and Ladle 1997),</w:t>
      </w:r>
      <w:r w:rsidRPr="00AD0CC1">
        <w:rPr>
          <w:rFonts w:ascii="Times New Roman" w:eastAsia="Times New Roman" w:hAnsi="Times New Roman" w:cs="Times New Roman"/>
          <w:sz w:val="24"/>
          <w:szCs w:val="24"/>
        </w:rPr>
        <w:t xml:space="preserve"> mammals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{"citationID":"ZoaIGGh5","properties":{"unsorted":true,"formattedCitation":"(Kunz,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(Kunz, 1982)</w:t>
      </w:r>
      <w:r w:rsidRPr="00AD0CC1">
        <w:rPr>
          <w:rFonts w:ascii="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birds </w:t>
      </w:r>
      <w:r w:rsidRPr="00AD0CC1">
        <w:rPr>
          <w:rFonts w:ascii="Times New Roman" w:hAnsi="Times New Roman" w:cs="Times New Roman"/>
          <w:sz w:val="24"/>
          <w:szCs w:val="24"/>
        </w:rPr>
        <w:t>(</w:t>
      </w:r>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1984). In birds,</w:t>
      </w:r>
      <w:r w:rsidRPr="00AD0CC1">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w:t>
      </w:r>
      <w:r w:rsidR="005265AB" w:rsidRPr="00AD0CC1">
        <w:rPr>
          <w:rFonts w:ascii="Times New Roman" w:eastAsia="Times New Roman" w:hAnsi="Times New Roman" w:cs="Times New Roman"/>
          <w:sz w:val="24"/>
          <w:szCs w:val="24"/>
        </w:rPr>
        <w:t xml:space="preserve"> </w:t>
      </w:r>
      <w:commentRangeStart w:id="147"/>
      <w:r w:rsidRPr="00AD0CC1">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147"/>
      <w:r w:rsidRPr="00AD0CC1">
        <w:rPr>
          <w:rStyle w:val="CommentReference"/>
          <w:rFonts w:ascii="Times New Roman" w:hAnsi="Times New Roman" w:cs="Times New Roman"/>
        </w:rPr>
        <w:commentReference w:id="147"/>
      </w:r>
      <w:r w:rsidRPr="00AD0CC1">
        <w:rPr>
          <w:rFonts w:ascii="Times New Roman" w:eastAsia="Times New Roman" w:hAnsi="Times New Roman" w:cs="Times New Roman"/>
          <w:sz w:val="24"/>
          <w:szCs w:val="24"/>
        </w:rPr>
        <w:t xml:space="preserve"> Despite this,</w:t>
      </w:r>
      <w:r w:rsidRPr="00AD0CC1">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this seemingly paradoxical </w:t>
      </w:r>
      <w:commentRangeStart w:id="148"/>
      <w:r w:rsidRPr="00AD0CC1">
        <w:rPr>
          <w:rFonts w:ascii="Times New Roman" w:hAnsi="Times New Roman" w:cs="Times New Roman"/>
          <w:sz w:val="24"/>
          <w:szCs w:val="24"/>
        </w:rPr>
        <w:t xml:space="preserve">behaviour. </w:t>
      </w:r>
      <w:commentRangeEnd w:id="148"/>
      <w:r w:rsidRPr="00AD0CC1">
        <w:rPr>
          <w:rStyle w:val="CommentReference"/>
          <w:rFonts w:ascii="Times New Roman" w:hAnsi="Times New Roman" w:cs="Times New Roman"/>
        </w:rPr>
        <w:commentReference w:id="148"/>
      </w:r>
      <w:commentRangeEnd w:id="146"/>
      <w:r w:rsidR="007312AF" w:rsidRPr="00AD0CC1">
        <w:rPr>
          <w:rStyle w:val="CommentReference"/>
        </w:rPr>
        <w:commentReference w:id="146"/>
      </w:r>
    </w:p>
    <w:p w14:paraId="2D90E001" w14:textId="743CE471" w:rsidR="00F7140F" w:rsidRPr="00AD0CC1" w:rsidRDefault="00F7140F" w:rsidP="00AC4FD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Several hypotheses have been proposed to explain the origins of communal roosting. </w:t>
      </w:r>
      <w:r w:rsidR="00AC4FD6" w:rsidRPr="00AD0CC1">
        <w:rPr>
          <w:rFonts w:ascii="Times New Roman" w:hAnsi="Times New Roman" w:cs="Times New Roman"/>
          <w:sz w:val="24"/>
          <w:szCs w:val="24"/>
        </w:rPr>
        <w:t>First, i</w:t>
      </w:r>
      <w:r w:rsidRPr="00AD0CC1">
        <w:rPr>
          <w:rFonts w:ascii="Times New Roman" w:hAnsi="Times New Roman" w:cs="Times New Roman"/>
          <w:sz w:val="24"/>
          <w:szCs w:val="24"/>
        </w:rPr>
        <w:t>t</w:t>
      </w:r>
      <w:r w:rsidR="00AC4FD6" w:rsidRPr="00AD0CC1">
        <w:rPr>
          <w:rFonts w:ascii="Times New Roman" w:hAnsi="Times New Roman" w:cs="Times New Roman"/>
          <w:sz w:val="24"/>
          <w:szCs w:val="24"/>
        </w:rPr>
        <w:t xml:space="preserve"> has</w:t>
      </w:r>
      <w:r w:rsidRPr="00AD0CC1">
        <w:rPr>
          <w:rFonts w:ascii="Times New Roman" w:hAnsi="Times New Roman" w:cs="Times New Roman"/>
          <w:sz w:val="24"/>
          <w:szCs w:val="24"/>
        </w:rPr>
        <w:t xml:space="preserve"> been suggested that several species use communal roosts to huddle together as a way to find protection from extreme environmental temperatures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{"citationID":"eif4tbj0","properties":{"formattedCitation":"(Farquhar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(Farquhar et al., 2018; Gilbert et al., 2010, Chaplin, 1982)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I</w:t>
      </w:r>
      <w:r w:rsidRPr="00AD0CC1">
        <w:rPr>
          <w:rFonts w:ascii="Times New Roman" w:hAnsi="Times New Roman" w:cs="Times New Roman"/>
          <w:sz w:val="24"/>
          <w:szCs w:val="24"/>
        </w:rPr>
        <w:t xml:space="preserve">f </w:t>
      </w:r>
      <w:r w:rsidR="00AC4FD6" w:rsidRPr="00AD0CC1">
        <w:rPr>
          <w:rFonts w:ascii="Times New Roman" w:hAnsi="Times New Roman" w:cs="Times New Roman"/>
          <w:sz w:val="24"/>
          <w:szCs w:val="24"/>
        </w:rPr>
        <w:t>thermoregulation was the primary benefit of CR</w:t>
      </w:r>
      <w:r w:rsidR="00F60226" w:rsidRPr="00AD0CC1">
        <w:rPr>
          <w:rFonts w:ascii="Times New Roman" w:hAnsi="Times New Roman" w:cs="Times New Roman"/>
          <w:sz w:val="24"/>
          <w:szCs w:val="24"/>
        </w:rPr>
        <w:t>B</w:t>
      </w:r>
      <w:r w:rsidR="00AC4FD6" w:rsidRPr="00AD0CC1">
        <w:rPr>
          <w:rFonts w:ascii="Times New Roman" w:hAnsi="Times New Roman" w:cs="Times New Roman"/>
          <w:sz w:val="24"/>
          <w:szCs w:val="24"/>
        </w:rPr>
        <w:t xml:space="preserve">, one would expect it to </w:t>
      </w:r>
      <w:proofErr w:type="gramStart"/>
      <w:r w:rsidR="00AC4FD6" w:rsidRPr="00AD0CC1">
        <w:rPr>
          <w:rFonts w:ascii="Times New Roman" w:hAnsi="Times New Roman" w:cs="Times New Roman"/>
          <w:sz w:val="24"/>
          <w:szCs w:val="24"/>
        </w:rPr>
        <w:t xml:space="preserve">occur </w:t>
      </w:r>
      <w:r w:rsidRPr="00AD0CC1">
        <w:rPr>
          <w:rFonts w:ascii="Times New Roman" w:hAnsi="Times New Roman" w:cs="Times New Roman"/>
          <w:sz w:val="24"/>
          <w:szCs w:val="24"/>
        </w:rPr>
        <w:t xml:space="preserve"> more</w:t>
      </w:r>
      <w:proofErr w:type="gramEnd"/>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 xml:space="preserve">frequently </w:t>
      </w:r>
      <w:r w:rsidRPr="00AD0CC1">
        <w:rPr>
          <w:rFonts w:ascii="Times New Roman" w:hAnsi="Times New Roman" w:cs="Times New Roman"/>
          <w:sz w:val="24"/>
          <w:szCs w:val="24"/>
        </w:rPr>
        <w:t>in areas with extreme cold weather such like higher latitudes</w:t>
      </w:r>
      <w:r w:rsidR="00AC4FD6" w:rsidRPr="00AD0CC1">
        <w:rPr>
          <w:rFonts w:ascii="Times New Roman" w:hAnsi="Times New Roman" w:cs="Times New Roman"/>
          <w:sz w:val="24"/>
          <w:szCs w:val="24"/>
        </w:rPr>
        <w:t xml:space="preserve">. Yet, </w:t>
      </w:r>
      <w:r w:rsidRPr="00AD0CC1">
        <w:rPr>
          <w:rFonts w:ascii="Times New Roman" w:hAnsi="Times New Roman" w:cs="Times New Roman"/>
          <w:sz w:val="24"/>
          <w:szCs w:val="24"/>
        </w:rPr>
        <w:t xml:space="preserve">this is not what </w:t>
      </w:r>
      <w:r w:rsidR="00AC4FD6" w:rsidRPr="00AD0CC1">
        <w:rPr>
          <w:rFonts w:ascii="Times New Roman" w:hAnsi="Times New Roman" w:cs="Times New Roman"/>
          <w:sz w:val="24"/>
          <w:szCs w:val="24"/>
        </w:rPr>
        <w:t xml:space="preserve">is </w:t>
      </w:r>
      <w:r w:rsidRPr="00AD0CC1">
        <w:rPr>
          <w:rFonts w:ascii="Times New Roman" w:hAnsi="Times New Roman" w:cs="Times New Roman"/>
          <w:sz w:val="24"/>
          <w:szCs w:val="24"/>
        </w:rPr>
        <w:t>observed</w:t>
      </w:r>
      <w:r w:rsidR="00AC4FD6" w:rsidRPr="00AD0CC1">
        <w:rPr>
          <w:rFonts w:ascii="Times New Roman" w:hAnsi="Times New Roman" w:cs="Times New Roman"/>
          <w:sz w:val="24"/>
          <w:szCs w:val="24"/>
        </w:rPr>
        <w:t xml:space="preserve">, with </w:t>
      </w:r>
      <w:commentRangeStart w:id="149"/>
      <w:r w:rsidR="00AC4FD6" w:rsidRPr="00AD0CC1">
        <w:rPr>
          <w:rFonts w:ascii="Times New Roman" w:hAnsi="Times New Roman" w:cs="Times New Roman"/>
          <w:sz w:val="24"/>
          <w:szCs w:val="24"/>
        </w:rPr>
        <w:t>XXXXX</w:t>
      </w:r>
      <w:commentRangeEnd w:id="149"/>
      <w:r w:rsidR="00AC4FD6" w:rsidRPr="00AD0CC1">
        <w:rPr>
          <w:rStyle w:val="CommentReference"/>
        </w:rPr>
        <w:commentReference w:id="149"/>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{"citationID":"HdE4SL4F","properties":{"formattedCitation":"(Beauchamp,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(Beauchamp, 1999; Gyllin et al., 1977)</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Another </w:t>
      </w:r>
      <w:r w:rsidR="00AC4FD6" w:rsidRPr="00AD0CC1">
        <w:rPr>
          <w:rFonts w:ascii="Times New Roman" w:hAnsi="Times New Roman" w:cs="Times New Roman"/>
          <w:sz w:val="24"/>
          <w:szCs w:val="24"/>
        </w:rPr>
        <w:t>hypothesis</w:t>
      </w:r>
      <w:r w:rsidRPr="00AD0CC1">
        <w:rPr>
          <w:rFonts w:ascii="Times New Roman" w:hAnsi="Times New Roman" w:cs="Times New Roman"/>
          <w:sz w:val="24"/>
          <w:szCs w:val="24"/>
        </w:rPr>
        <w:t xml:space="preserve"> is that </w:t>
      </w:r>
      <w:commentRangeStart w:id="150"/>
      <w:r w:rsidR="00193919" w:rsidRPr="00AD0CC1">
        <w:rPr>
          <w:rFonts w:ascii="Times New Roman" w:hAnsi="Times New Roman" w:cs="Times New Roman"/>
          <w:sz w:val="24"/>
          <w:szCs w:val="24"/>
        </w:rPr>
        <w:lastRenderedPageBreak/>
        <w:t>CRB</w:t>
      </w:r>
      <w:r w:rsidRPr="00AD0CC1">
        <w:rPr>
          <w:rFonts w:ascii="Times New Roman" w:hAnsi="Times New Roman" w:cs="Times New Roman"/>
          <w:sz w:val="24"/>
          <w:szCs w:val="24"/>
        </w:rPr>
        <w:t xml:space="preserve"> </w:t>
      </w:r>
      <w:commentRangeEnd w:id="150"/>
      <w:r w:rsidR="00AC4FD6" w:rsidRPr="00AD0CC1">
        <w:rPr>
          <w:rStyle w:val="CommentReference"/>
        </w:rPr>
        <w:commentReference w:id="150"/>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{"citationID":"sA9dIgI8","properties":{"formattedCitation":"(Weatherhead,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{"citationID":"qcjUkzAQ","properties":{"formattedCitation":"(McGowan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it has contradicting evidence in the case of species that do not have ecological predators like large birds or raptors (Coleman and Fraser, 1986), thus it cannot fully support the evolution of this behaviour in all the taxa in which it is observed. A third explanation for the evolution of communal roosting behaviour is related to foraging efficiency. </w:t>
      </w:r>
      <w:commentRangeStart w:id="151"/>
      <w:r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151"/>
      <w:r w:rsidRPr="00AD0CC1">
        <w:rPr>
          <w:rStyle w:val="CommentReference"/>
          <w:rFonts w:ascii="Times New Roman" w:hAnsi="Times New Roman" w:cs="Times New Roman"/>
        </w:rPr>
        <w:commentReference w:id="151"/>
      </w:r>
      <w:r w:rsidRPr="00AD0CC1">
        <w:rPr>
          <w:rFonts w:ascii="Times New Roman" w:hAnsi="Times New Roman" w:cs="Times New Roman"/>
          <w:sz w:val="24"/>
          <w:szCs w:val="24"/>
        </w:rPr>
        <w:t xml:space="preserve">This concept </w:t>
      </w:r>
      <w:r w:rsidR="0016238E" w:rsidRPr="00AD0CC1">
        <w:rPr>
          <w:rFonts w:ascii="Times New Roman" w:hAnsi="Times New Roman" w:cs="Times New Roman"/>
          <w:sz w:val="24"/>
          <w:szCs w:val="24"/>
        </w:rPr>
        <w:t>wa</w:t>
      </w:r>
      <w:r w:rsidRPr="00AD0CC1">
        <w:rPr>
          <w:rFonts w:ascii="Times New Roman" w:hAnsi="Times New Roman" w:cs="Times New Roman"/>
          <w:sz w:val="24"/>
          <w:szCs w:val="24"/>
        </w:rPr>
        <w:t>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p>
    <w:p w14:paraId="37F087F2" w14:textId="07B3CE8D" w:rsidR="00F7140F" w:rsidRPr="00AD0CC1" w:rsidRDefault="00F7140F" w:rsidP="000464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If the ICH holds true,</w:t>
      </w:r>
      <w:r w:rsidRPr="00AD0CC1">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w:t>
      </w:r>
      <w:proofErr w:type="spellStart"/>
      <w:r w:rsidRPr="00AD0CC1">
        <w:rPr>
          <w:rFonts w:ascii="Times New Roman" w:eastAsia="Times New Roman" w:hAnsi="Times New Roman" w:cs="Times New Roman"/>
          <w:sz w:val="24"/>
          <w:szCs w:val="24"/>
        </w:rPr>
        <w:t>Overveld</w:t>
      </w:r>
      <w:proofErr w:type="spellEnd"/>
      <w:r w:rsidRPr="00AD0CC1">
        <w:rPr>
          <w:rFonts w:ascii="Times New Roman" w:eastAsia="Times New Roman" w:hAnsi="Times New Roman" w:cs="Times New Roman"/>
          <w:sz w:val="24"/>
          <w:szCs w:val="24"/>
        </w:rPr>
        <w:t xml:space="preserve"> et al. 2022).</w:t>
      </w:r>
      <w:commentRangeStart w:id="152"/>
      <w:commentRangeEnd w:id="152"/>
      <w:r w:rsidRPr="00AD0CC1">
        <w:rPr>
          <w:rStyle w:val="CommentReference"/>
          <w:rFonts w:ascii="Times New Roman" w:hAnsi="Times New Roman" w:cs="Times New Roman"/>
        </w:rPr>
        <w:commentReference w:id="152"/>
      </w:r>
      <w:r w:rsidRPr="00AD0CC1">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w:t>
      </w:r>
      <w:r w:rsidRPr="00AD0CC1">
        <w:rPr>
          <w:rFonts w:ascii="Times New Roman" w:eastAsia="Times New Roman" w:hAnsi="Times New Roman" w:cs="Times New Roman"/>
          <w:sz w:val="24"/>
          <w:szCs w:val="24"/>
        </w:rPr>
        <w:lastRenderedPageBreak/>
        <w:t>therefore pass on this information at a roost (G Hern</w:t>
      </w:r>
      <w:r w:rsidRPr="00AD0CC1">
        <w:rPr>
          <w:rFonts w:ascii="Times New Roman" w:hAnsi="Times New Roman" w:cs="Times New Roman"/>
          <w:sz w:val="24"/>
          <w:szCs w:val="24"/>
        </w:rPr>
        <w:t>á</w:t>
      </w:r>
      <w:r w:rsidRPr="00AD0CC1">
        <w:rPr>
          <w:rFonts w:ascii="Times New Roman" w:eastAsia="Times New Roman" w:hAnsi="Times New Roman" w:cs="Times New Roman"/>
          <w:sz w:val="24"/>
          <w:szCs w:val="24"/>
        </w:rPr>
        <w:t>ndez-Montero et al. 2020). Perhaps less evident would be the influence of mass. Larger species usually have a longer lifespan and bigger 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However, all the aforementioned variables combined could be acting together to promote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 question arises, then: Can the evolution of communal roosting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landbirds be explained from </w:t>
      </w:r>
      <w:commentRangeStart w:id="153"/>
      <w:r w:rsidRPr="00AD0CC1">
        <w:rPr>
          <w:rFonts w:ascii="Times New Roman" w:eastAsia="Times New Roman" w:hAnsi="Times New Roman" w:cs="Times New Roman"/>
          <w:sz w:val="24"/>
          <w:szCs w:val="24"/>
        </w:rPr>
        <w:t>these specific biological variables?</w:t>
      </w:r>
      <w:commentRangeEnd w:id="153"/>
      <w:r w:rsidR="0016238E" w:rsidRPr="00AD0CC1">
        <w:rPr>
          <w:rStyle w:val="CommentReference"/>
        </w:rPr>
        <w:commentReference w:id="153"/>
      </w:r>
    </w:p>
    <w:p w14:paraId="7B9E2AC5" w14:textId="56CA5ADE" w:rsidR="00F7140F" w:rsidRPr="00AD0CC1" w:rsidRDefault="00F7140F" w:rsidP="000464D5">
      <w:pPr>
        <w:spacing w:line="360" w:lineRule="auto"/>
        <w:ind w:firstLine="720"/>
        <w:jc w:val="both"/>
        <w:rPr>
          <w:rFonts w:ascii="Times New Roman" w:eastAsia="Times New Roman" w:hAnsi="Times New Roman" w:cs="Times New Roman"/>
          <w:sz w:val="24"/>
          <w:szCs w:val="24"/>
        </w:rPr>
      </w:pPr>
      <w:commentRangeStart w:id="154"/>
      <w:r w:rsidRPr="00AD0CC1">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{"citationID":"7TXP39j5","properties":{"formattedCitation":"(Curk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EB5434"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{"citationID":"2oJRNBNl","properties":{"formattedCitation":"(Twining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{"citationID":"cGS3z4b0","properties":{"formattedCitation":"(Liem,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155"/>
      <w:r w:rsidRPr="00AD0CC1">
        <w:rPr>
          <w:rFonts w:ascii="Times New Roman" w:eastAsia="Times New Roman" w:hAnsi="Times New Roman" w:cs="Times New Roman"/>
          <w:strike/>
          <w:sz w:val="24"/>
          <w:szCs w:val="24"/>
        </w:rPr>
        <w:t xml:space="preserve">Thus, this group should be studied separately to prevent the patterns from being obscured. </w:t>
      </w:r>
      <w:commentRangeEnd w:id="155"/>
      <w:r w:rsidR="00AB3390" w:rsidRPr="00AD0CC1">
        <w:rPr>
          <w:rStyle w:val="CommentReference"/>
        </w:rPr>
        <w:commentReference w:id="155"/>
      </w:r>
      <w:r w:rsidRPr="00AD0CC1">
        <w:rPr>
          <w:rFonts w:ascii="Times New Roman" w:eastAsia="Times New Roman" w:hAnsi="Times New Roman" w:cs="Times New Roman"/>
          <w:sz w:val="24"/>
          <w:szCs w:val="24"/>
        </w:rPr>
        <w:t xml:space="preserve">Noteworthy, at the time of Beauchamp’s study, information on feeding guild,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and phylogeny were still limited. Access to new information offers the possibility to answer a similar yet more extensive research question to understand the evolutionary origins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different phylogenies.</w:t>
      </w:r>
    </w:p>
    <w:p w14:paraId="7DDBBCAD" w14:textId="2194DDCC" w:rsidR="00F7140F" w:rsidRPr="00AD0CC1" w:rsidRDefault="00F7140F" w:rsidP="00D70E6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w:t>
      </w:r>
      <w:r w:rsidRPr="00AD0CC1">
        <w:rPr>
          <w:rFonts w:ascii="Times New Roman" w:eastAsia="Times New Roman" w:hAnsi="Times New Roman" w:cs="Times New Roman"/>
          <w:sz w:val="24"/>
          <w:szCs w:val="24"/>
        </w:rPr>
        <w:lastRenderedPageBreak/>
        <w:t xml:space="preserve">gives us information on the reliance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for the fitness of a species. Despite the seemingly importance of understanding the evolution of CRB, to the date, this question has not been tested yet on a broader taxonomic scale after Beauchamp’s study. These remaining unknowns open a new avenue for research, which are the aim of the present thesis. </w:t>
      </w:r>
      <w:commentRangeStart w:id="156"/>
      <w:r w:rsidRPr="00AD0CC1">
        <w:rPr>
          <w:rFonts w:ascii="Times New Roman" w:eastAsia="Times New Roman" w:hAnsi="Times New Roman" w:cs="Times New Roman"/>
          <w:sz w:val="24"/>
          <w:szCs w:val="24"/>
        </w:rPr>
        <w:t xml:space="preserve">Using the comparative method, </w:t>
      </w:r>
      <w:commentRangeEnd w:id="156"/>
      <w:r w:rsidRPr="00AD0CC1">
        <w:rPr>
          <w:rStyle w:val="CommentReference"/>
          <w:rFonts w:ascii="Times New Roman" w:hAnsi="Times New Roman" w:cs="Times New Roman"/>
        </w:rPr>
        <w:commentReference w:id="156"/>
      </w:r>
      <w:r w:rsidRPr="00AD0CC1">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157"/>
      <w:commentRangeEnd w:id="157"/>
      <w:r w:rsidRPr="00AD0CC1">
        <w:rPr>
          <w:rStyle w:val="CommentReference"/>
          <w:rFonts w:ascii="Times New Roman" w:hAnsi="Times New Roman" w:cs="Times New Roman"/>
        </w:rPr>
        <w:commentReference w:id="157"/>
      </w:r>
      <w:commentRangeEnd w:id="154"/>
      <w:r w:rsidR="00A00D1E" w:rsidRPr="00AD0CC1">
        <w:rPr>
          <w:rStyle w:val="CommentReference"/>
        </w:rPr>
        <w:commentReference w:id="154"/>
      </w:r>
    </w:p>
    <w:p w14:paraId="71E23573" w14:textId="670D9135" w:rsidR="00F7140F" w:rsidRPr="00AD0CC1"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Pr="00AD0CC1" w:rsidRDefault="007F7937" w:rsidP="00086C33">
      <w:bookmarkStart w:id="158" w:name="_Toc199480627"/>
      <w:r w:rsidRPr="00AD0CC1">
        <w:rPr>
          <w:rFonts w:ascii="Times New Roman" w:hAnsi="Times New Roman" w:cs="Times New Roman"/>
          <w:b/>
          <w:bCs/>
          <w:sz w:val="24"/>
          <w:szCs w:val="24"/>
        </w:rPr>
        <w:t>2.</w:t>
      </w:r>
      <w:r w:rsidR="0017764A" w:rsidRPr="00AD0CC1">
        <w:rPr>
          <w:rFonts w:ascii="Times New Roman" w:hAnsi="Times New Roman" w:cs="Times New Roman"/>
          <w:b/>
          <w:bCs/>
          <w:sz w:val="24"/>
          <w:szCs w:val="24"/>
        </w:rPr>
        <w:t xml:space="preserve">2 </w:t>
      </w:r>
      <w:commentRangeStart w:id="159"/>
      <w:r w:rsidR="00F7140F" w:rsidRPr="00AD0CC1">
        <w:rPr>
          <w:rFonts w:ascii="Times New Roman" w:hAnsi="Times New Roman" w:cs="Times New Roman"/>
          <w:b/>
          <w:bCs/>
          <w:sz w:val="24"/>
          <w:szCs w:val="24"/>
        </w:rPr>
        <w:t>Methods</w:t>
      </w:r>
      <w:commentRangeEnd w:id="159"/>
      <w:r w:rsidR="00F7140F" w:rsidRPr="00AD0CC1">
        <w:rPr>
          <w:b/>
          <w:bCs/>
          <w:sz w:val="24"/>
          <w:szCs w:val="24"/>
        </w:rPr>
        <w:commentReference w:id="159"/>
      </w:r>
      <w:bookmarkEnd w:id="158"/>
    </w:p>
    <w:p w14:paraId="7445CE4D" w14:textId="77A94256"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2.2.1 </w:t>
      </w:r>
      <w:commentRangeStart w:id="160"/>
      <w:r w:rsidRPr="00AD0CC1">
        <w:rPr>
          <w:rStyle w:val="Heading5Char"/>
          <w:rFonts w:ascii="Times New Roman" w:eastAsia="SimSun" w:hAnsi="Times New Roman"/>
          <w:bCs w:val="0"/>
          <w:iCs w:val="0"/>
          <w:color w:val="auto"/>
          <w:szCs w:val="28"/>
        </w:rPr>
        <w:t xml:space="preserve">Communal roosting </w:t>
      </w:r>
      <w:commentRangeEnd w:id="160"/>
      <w:r w:rsidRPr="00AD0CC1">
        <w:rPr>
          <w:rStyle w:val="Heading5Char"/>
          <w:rFonts w:ascii="Times New Roman" w:eastAsia="SimSun" w:hAnsi="Times New Roman"/>
          <w:bCs w:val="0"/>
          <w:iCs w:val="0"/>
          <w:color w:val="auto"/>
          <w:szCs w:val="28"/>
        </w:rPr>
        <w:t>behaviour</w:t>
      </w:r>
      <w:r w:rsidRPr="00AD0CC1">
        <w:rPr>
          <w:rStyle w:val="Heading5Char"/>
          <w:rFonts w:ascii="Times New Roman" w:eastAsia="SimSun" w:hAnsi="Times New Roman"/>
          <w:bCs w:val="0"/>
          <w:iCs w:val="0"/>
          <w:color w:val="auto"/>
          <w:szCs w:val="28"/>
        </w:rPr>
        <w:commentReference w:id="160"/>
      </w:r>
      <w:commentRangeStart w:id="161"/>
      <w:commentRangeEnd w:id="161"/>
      <w:r w:rsidRPr="00AD0CC1">
        <w:rPr>
          <w:rStyle w:val="CommentReference"/>
          <w:rFonts w:asciiTheme="minorHAnsi" w:eastAsiaTheme="minorHAnsi" w:hAnsiTheme="minorHAnsi" w:cstheme="minorBidi"/>
          <w:color w:val="auto"/>
        </w:rPr>
        <w:commentReference w:id="161"/>
      </w:r>
    </w:p>
    <w:p w14:paraId="35084A4C"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AD0CC1" w:rsidRDefault="00086C33" w:rsidP="00294ABB">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Because this data is not centralized in one database, I proposed a process t</w:t>
      </w:r>
      <w:commentRangeStart w:id="162"/>
      <w:r w:rsidRPr="00AD0CC1">
        <w:rPr>
          <w:rFonts w:ascii="Times New Roman" w:eastAsia="Times New Roman" w:hAnsi="Times New Roman" w:cs="Times New Roman"/>
          <w:sz w:val="24"/>
          <w:szCs w:val="24"/>
        </w:rPr>
        <w:t xml:space="preserve">o increase the efficiency of the search given the large volume of data. To do so, I used Python's </w:t>
      </w:r>
      <w:proofErr w:type="spellStart"/>
      <w:r w:rsidRPr="00AD0CC1">
        <w:rPr>
          <w:rFonts w:ascii="Times New Roman" w:eastAsia="Times New Roman" w:hAnsi="Times New Roman" w:cs="Times New Roman"/>
          <w:sz w:val="24"/>
          <w:szCs w:val="24"/>
        </w:rPr>
        <w:t>BeautifulSoup</w:t>
      </w:r>
      <w:proofErr w:type="spellEnd"/>
      <w:r w:rsidRPr="00AD0CC1">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behaviour from Wikipedia, </w:t>
      </w:r>
      <w:proofErr w:type="spellStart"/>
      <w:r w:rsidRPr="00AD0CC1">
        <w:rPr>
          <w:rFonts w:ascii="Times New Roman" w:eastAsia="Times New Roman" w:hAnsi="Times New Roman" w:cs="Times New Roman"/>
          <w:sz w:val="24"/>
          <w:szCs w:val="24"/>
        </w:rPr>
        <w:t>OpenAlex</w:t>
      </w:r>
      <w:proofErr w:type="spellEnd"/>
      <w:r w:rsidRPr="00AD0CC1">
        <w:rPr>
          <w:rFonts w:ascii="Times New Roman" w:eastAsia="Times New Roman" w:hAnsi="Times New Roman" w:cs="Times New Roman"/>
          <w:sz w:val="24"/>
          <w:szCs w:val="24"/>
        </w:rPr>
        <w:t xml:space="preserve">, and Scopus. The references in the output were then used to streamline the information search on communal roosting behaviour for these species. </w:t>
      </w:r>
      <w:commentRangeEnd w:id="162"/>
      <w:r w:rsidRPr="00AD0CC1">
        <w:rPr>
          <w:rStyle w:val="CommentReference"/>
        </w:rPr>
        <w:commentReference w:id="162"/>
      </w:r>
      <w:r w:rsidRPr="00AD0CC1">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AD0CC1" w:rsidRDefault="00086C33" w:rsidP="00086C3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For clusters 2 and 3 (and above), I gathered information on each species profile in Birds of the World, as it is the most comprehensive centralized database for birds’ natural history. I especially thoroughly read information on social behaviour, foraging, and non-breeding sections. When the information was not available for a given species in this database, I used online databases and research papers using the following keywords in Google Scholar: ‘</w:t>
      </w:r>
      <w:r w:rsidRPr="00AD0CC1">
        <w:rPr>
          <w:rFonts w:ascii="Times New Roman" w:eastAsia="Times New Roman" w:hAnsi="Times New Roman" w:cs="Times New Roman"/>
          <w:i/>
          <w:iCs/>
          <w:sz w:val="24"/>
          <w:szCs w:val="24"/>
        </w:rPr>
        <w:t>species name AND communal roosting</w:t>
      </w:r>
      <w:r w:rsidRPr="00AD0CC1">
        <w:rPr>
          <w:rFonts w:ascii="Times New Roman" w:eastAsia="Times New Roman" w:hAnsi="Times New Roman" w:cs="Times New Roman"/>
          <w:sz w:val="24"/>
          <w:szCs w:val="24"/>
        </w:rPr>
        <w:t>’, ‘</w:t>
      </w:r>
      <w:r w:rsidRPr="00AD0CC1">
        <w:rPr>
          <w:rFonts w:ascii="Times New Roman" w:eastAsia="Times New Roman" w:hAnsi="Times New Roman" w:cs="Times New Roman"/>
          <w:i/>
          <w:iCs/>
          <w:sz w:val="24"/>
          <w:szCs w:val="24"/>
        </w:rPr>
        <w:t>species name AND social roosting</w:t>
      </w:r>
      <w:r w:rsidRPr="00AD0CC1">
        <w:rPr>
          <w:rFonts w:ascii="Times New Roman" w:eastAsia="Times New Roman" w:hAnsi="Times New Roman" w:cs="Times New Roman"/>
          <w:sz w:val="24"/>
          <w:szCs w:val="24"/>
        </w:rPr>
        <w:t>’, and ‘</w:t>
      </w:r>
      <w:r w:rsidRPr="00AD0CC1">
        <w:rPr>
          <w:rFonts w:ascii="Times New Roman" w:eastAsia="Times New Roman" w:hAnsi="Times New Roman" w:cs="Times New Roman"/>
          <w:i/>
          <w:iCs/>
          <w:sz w:val="24"/>
          <w:szCs w:val="24"/>
        </w:rPr>
        <w:t xml:space="preserve">species name and social </w:t>
      </w:r>
      <w:commentRangeStart w:id="163"/>
      <w:r w:rsidRPr="00AD0CC1">
        <w:rPr>
          <w:rFonts w:ascii="Times New Roman" w:eastAsia="Times New Roman" w:hAnsi="Times New Roman" w:cs="Times New Roman"/>
          <w:i/>
          <w:iCs/>
          <w:sz w:val="24"/>
          <w:szCs w:val="24"/>
        </w:rPr>
        <w:lastRenderedPageBreak/>
        <w:t>behaviour</w:t>
      </w:r>
      <w:r w:rsidRPr="00AD0CC1">
        <w:rPr>
          <w:rFonts w:ascii="Times New Roman" w:eastAsia="Times New Roman" w:hAnsi="Times New Roman" w:cs="Times New Roman"/>
          <w:sz w:val="24"/>
          <w:szCs w:val="24"/>
        </w:rPr>
        <w:t>’</w:t>
      </w:r>
      <w:commentRangeEnd w:id="163"/>
      <w:r w:rsidRPr="00AD0CC1">
        <w:rPr>
          <w:rStyle w:val="CommentReference"/>
          <w:rFonts w:ascii="Times New Roman" w:hAnsi="Times New Roman" w:cs="Times New Roman"/>
        </w:rPr>
        <w:commentReference w:id="163"/>
      </w:r>
      <w:r w:rsidRPr="00AD0CC1">
        <w:rPr>
          <w:rFonts w:ascii="Times New Roman" w:eastAsia="Times New Roman" w:hAnsi="Times New Roman" w:cs="Times New Roman"/>
          <w:sz w:val="24"/>
          <w:szCs w:val="24"/>
        </w:rPr>
        <w:t xml:space="preserve">. I then used the first five pages in the Google scholar search for each of the combinations to look for publications on the topic and the selected species in combination with the outputs of the web-scraping search. The publications were then accessed and read to extract the information. </w:t>
      </w:r>
    </w:p>
    <w:p w14:paraId="6913F646" w14:textId="7E332E66" w:rsidR="00F7140F" w:rsidRPr="00AD0CC1" w:rsidRDefault="00086C33" w:rsidP="00332C0A">
      <w:pPr>
        <w:spacing w:line="360" w:lineRule="auto"/>
        <w:ind w:firstLine="720"/>
        <w:jc w:val="both"/>
      </w:pPr>
      <w:commentRangeStart w:id="164"/>
      <w:r w:rsidRPr="00AD0CC1">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164"/>
      <w:r w:rsidRPr="00AD0CC1">
        <w:rPr>
          <w:rStyle w:val="CommentReference"/>
          <w:rFonts w:ascii="Times New Roman" w:hAnsi="Times New Roman" w:cs="Times New Roman"/>
        </w:rPr>
        <w:commentReference w:id="164"/>
      </w:r>
      <w:r w:rsidRPr="00AD0CC1">
        <w:rPr>
          <w:rFonts w:ascii="Times New Roman" w:eastAsia="Times New Roman" w:hAnsi="Times New Roman" w:cs="Times New Roman"/>
          <w:sz w:val="24"/>
          <w:szCs w:val="24"/>
        </w:rPr>
        <w:t xml:space="preserve">For some species, the behaviour has been widely studied and documented, in which case I assigned it as 1. For other species, the behaviour has not been properly studied, but there is scattered evidence of individuals being observed roosting together in a given population. This was classified as a 1 for CRB as well. For other species, it is clearly stated that they do not exhibit the behaviour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 using a conservative approach, and were therefore </w:t>
      </w:r>
      <w:commentRangeStart w:id="165"/>
      <w:r w:rsidRPr="00AD0CC1">
        <w:rPr>
          <w:rFonts w:ascii="Times New Roman" w:eastAsia="Times New Roman" w:hAnsi="Times New Roman" w:cs="Times New Roman"/>
          <w:sz w:val="24"/>
          <w:szCs w:val="24"/>
        </w:rPr>
        <w:t xml:space="preserve">excluded from the analysis. </w:t>
      </w:r>
      <w:commentRangeEnd w:id="165"/>
      <w:r w:rsidRPr="00AD0CC1">
        <w:rPr>
          <w:rStyle w:val="CommentReference"/>
          <w:rFonts w:ascii="Times New Roman" w:hAnsi="Times New Roman" w:cs="Times New Roman"/>
        </w:rPr>
        <w:commentReference w:id="165"/>
      </w:r>
      <w:r w:rsidRPr="00AD0CC1">
        <w:rPr>
          <w:rFonts w:ascii="Times New Roman" w:eastAsia="Times New Roman" w:hAnsi="Times New Roman" w:cs="Times New Roman"/>
          <w:sz w:val="24"/>
          <w:szCs w:val="24"/>
        </w:rPr>
        <w:t>After curating the information, the dataset comprised of 946 species that were used for subsequent analyses.</w:t>
      </w:r>
    </w:p>
    <w:p w14:paraId="3DDBC0E2" w14:textId="1F8E43C0" w:rsidR="00F7140F" w:rsidRPr="00AD0CC1" w:rsidRDefault="0017764A" w:rsidP="00DE0C17">
      <w:pPr>
        <w:pStyle w:val="Heading3"/>
        <w:spacing w:line="360" w:lineRule="auto"/>
        <w:rPr>
          <w:rStyle w:val="Heading5Char"/>
          <w:rFonts w:ascii="Times New Roman" w:eastAsia="SimSun" w:hAnsi="Times New Roman"/>
          <w:bCs w:val="0"/>
          <w:iCs w:val="0"/>
          <w:color w:val="auto"/>
          <w:szCs w:val="28"/>
        </w:rPr>
      </w:pPr>
      <w:bookmarkStart w:id="166" w:name="_Toc199480628"/>
      <w:r w:rsidRPr="00AD0CC1">
        <w:rPr>
          <w:rStyle w:val="Heading5Char"/>
          <w:rFonts w:ascii="Times New Roman" w:eastAsia="SimSun" w:hAnsi="Times New Roman"/>
          <w:bCs w:val="0"/>
          <w:iCs w:val="0"/>
          <w:color w:val="auto"/>
          <w:szCs w:val="28"/>
        </w:rPr>
        <w:t>2.2.</w:t>
      </w:r>
      <w:r w:rsidR="00086C33" w:rsidRPr="00AD0CC1">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Biological variables</w:t>
      </w:r>
      <w:bookmarkEnd w:id="166"/>
    </w:p>
    <w:p w14:paraId="60740F28" w14:textId="443C54A8" w:rsidR="00A22473"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(Arango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AD0CC1">
        <w:rPr>
          <w:rFonts w:ascii="Times New Roman" w:eastAsia="Times New Roman" w:hAnsi="Times New Roman" w:cs="Times New Roman"/>
          <w:sz w:val="24"/>
          <w:szCs w:val="24"/>
        </w:rPr>
        <w:t>Overbeld</w:t>
      </w:r>
      <w:proofErr w:type="spellEnd"/>
      <w:r w:rsidRPr="00AD0CC1">
        <w:rPr>
          <w:rFonts w:ascii="Times New Roman" w:eastAsia="Times New Roman" w:hAnsi="Times New Roman" w:cs="Times New Roman"/>
          <w:sz w:val="24"/>
          <w:szCs w:val="24"/>
        </w:rPr>
        <w:t xml:space="preserve"> et al. 2022).</w:t>
      </w:r>
      <w:r w:rsidR="00A821BD" w:rsidRPr="00AD0CC1">
        <w:rPr>
          <w:rFonts w:ascii="Times New Roman" w:eastAsia="Times New Roman" w:hAnsi="Times New Roman" w:cs="Times New Roman"/>
          <w:sz w:val="24"/>
          <w:szCs w:val="24"/>
        </w:rPr>
        <w:t xml:space="preserve"> </w:t>
      </w:r>
    </w:p>
    <w:p w14:paraId="7846EE19" w14:textId="4DEFAFBF"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Franklin et al., 2014; Guay &amp; Iwaniuk, 2008, Supplementary material</w:t>
      </w:r>
      <w:r w:rsidR="00156DF2" w:rsidRPr="00AD0CC1">
        <w:rPr>
          <w:rFonts w:ascii="Times New Roman" w:hAnsi="Times New Roman" w:cs="Times New Roman"/>
          <w:sz w:val="24"/>
        </w:rPr>
        <w:t xml:space="preserve"> S1</w:t>
      </w:r>
      <w:r w:rsidRPr="00AD0CC1">
        <w:rPr>
          <w:rFonts w:ascii="Times New Roman" w:hAnsi="Times New Roman" w:cs="Times New Roman"/>
          <w:sz w:val="24"/>
        </w:rPr>
        <w:t>)</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5C241958" w14:textId="77777777" w:rsidR="00086C33" w:rsidRPr="00AD0CC1"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lastRenderedPageBreak/>
        <w:t xml:space="preserve">2.2.3 </w:t>
      </w:r>
      <w:commentRangeStart w:id="167"/>
      <w:r w:rsidRPr="00AD0CC1">
        <w:rPr>
          <w:rStyle w:val="Heading5Char"/>
          <w:rFonts w:ascii="Times New Roman" w:eastAsia="SimSun" w:hAnsi="Times New Roman"/>
          <w:bCs w:val="0"/>
          <w:iCs w:val="0"/>
          <w:color w:val="auto"/>
          <w:szCs w:val="28"/>
        </w:rPr>
        <w:t>Phylogenetic data</w:t>
      </w:r>
      <w:commentRangeEnd w:id="167"/>
      <w:r w:rsidRPr="00AD0CC1">
        <w:rPr>
          <w:rStyle w:val="Heading5Char"/>
          <w:rFonts w:ascii="Times New Roman" w:eastAsia="SimSun" w:hAnsi="Times New Roman"/>
          <w:bCs w:val="0"/>
          <w:iCs w:val="0"/>
          <w:color w:val="auto"/>
          <w:szCs w:val="28"/>
        </w:rPr>
        <w:commentReference w:id="167"/>
      </w:r>
    </w:p>
    <w:p w14:paraId="33BBEF6F"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account for the effect of phylogenetic relatedness, I used the comparative method (</w:t>
      </w:r>
      <w:r w:rsidRPr="00AD0CC1">
        <w:rPr>
          <w:rFonts w:ascii="Times New Roman" w:eastAsia="Times New Roman" w:hAnsi="Times New Roman" w:cs="Times New Roman"/>
          <w:i/>
          <w:iCs/>
          <w:sz w:val="24"/>
          <w:szCs w:val="24"/>
        </w:rPr>
        <w:t>sensu</w:t>
      </w:r>
      <w:r w:rsidRPr="00AD0CC1">
        <w:rPr>
          <w:rFonts w:ascii="Times New Roman" w:eastAsia="Times New Roman" w:hAnsi="Times New Roman" w:cs="Times New Roman"/>
          <w:sz w:val="24"/>
          <w:szCs w:val="24"/>
        </w:rPr>
        <w:t xml:space="preserve"> Felsenstein 1985) to explore the evolutionary relationship between physiological and biological traits and the communal roosting behaviour in landbirds </w:t>
      </w:r>
      <w:commentRangeStart w:id="168"/>
      <w:r w:rsidRPr="00AD0CC1">
        <w:rPr>
          <w:rFonts w:ascii="Times New Roman" w:eastAsia="Times New Roman" w:hAnsi="Times New Roman" w:cs="Times New Roman"/>
          <w:sz w:val="24"/>
          <w:szCs w:val="24"/>
        </w:rPr>
        <w:t xml:space="preserve">comprising roughly 9076 species. The comparative method provides a framework to use evolutionary branches instead of species as the datapoints to leverage autocorrelation. </w:t>
      </w:r>
    </w:p>
    <w:p w14:paraId="250350BA" w14:textId="7794BE28" w:rsidR="00C76281" w:rsidRPr="00AD0CC1" w:rsidRDefault="00086C33" w:rsidP="00891A17">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w:t>
      </w:r>
      <w:commentRangeEnd w:id="168"/>
      <w:r w:rsidRPr="00AD0CC1">
        <w:rPr>
          <w:rStyle w:val="CommentReference"/>
          <w:rFonts w:ascii="Times New Roman" w:hAnsi="Times New Roman" w:cs="Times New Roman"/>
          <w:sz w:val="24"/>
          <w:szCs w:val="24"/>
        </w:rPr>
        <w:commentReference w:id="168"/>
      </w:r>
      <w:r w:rsidRPr="00AD0CC1">
        <w:rPr>
          <w:rFonts w:ascii="Times New Roman" w:eastAsia="Times New Roman" w:hAnsi="Times New Roman" w:cs="Times New Roman"/>
          <w:sz w:val="24"/>
          <w:szCs w:val="24"/>
        </w:rPr>
        <w:t xml:space="preserve">To incorporate phylogenetic relationships between species in the regression models, I obtained 100 </w:t>
      </w:r>
      <w:commentRangeStart w:id="169"/>
      <w:r w:rsidRPr="00AD0CC1">
        <w:rPr>
          <w:rFonts w:ascii="Times New Roman" w:eastAsia="Times New Roman" w:hAnsi="Times New Roman" w:cs="Times New Roman"/>
          <w:sz w:val="24"/>
          <w:szCs w:val="24"/>
        </w:rPr>
        <w:t xml:space="preserve">phylogenies from </w:t>
      </w:r>
      <w:proofErr w:type="spellStart"/>
      <w:r w:rsidRPr="00AD0CC1">
        <w:rPr>
          <w:rFonts w:ascii="Times New Roman" w:hAnsi="Times New Roman" w:cs="Times New Roman"/>
          <w:sz w:val="24"/>
          <w:szCs w:val="24"/>
        </w:rPr>
        <w:t>VertLife</w:t>
      </w:r>
      <w:proofErr w:type="spellEnd"/>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t>
      </w:r>
      <w:proofErr w:type="spellStart"/>
      <w:r w:rsidR="00DF6B32" w:rsidRPr="00AD0CC1">
        <w:rPr>
          <w:rFonts w:ascii="Times New Roman" w:hAnsi="Times New Roman" w:cs="Times New Roman"/>
          <w:sz w:val="24"/>
        </w:rPr>
        <w:t>Jetz</w:t>
      </w:r>
      <w:proofErr w:type="spellEnd"/>
      <w:r w:rsidR="00DF6B32" w:rsidRPr="00AD0CC1">
        <w:rPr>
          <w:rFonts w:ascii="Times New Roman" w:hAnsi="Times New Roman" w:cs="Times New Roman"/>
          <w:sz w:val="24"/>
        </w:rPr>
        <w:t xml:space="preserve"> et al., 2012)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169"/>
      <w:r w:rsidRPr="00AD0CC1">
        <w:rPr>
          <w:rStyle w:val="CommentReference"/>
          <w:rFonts w:ascii="Times New Roman" w:hAnsi="Times New Roman" w:cs="Times New Roman"/>
          <w:sz w:val="24"/>
          <w:szCs w:val="24"/>
        </w:rPr>
        <w:commentReference w:id="169"/>
      </w:r>
      <w:r w:rsidRPr="00AD0CC1">
        <w:rPr>
          <w:rFonts w:ascii="Times New Roman" w:eastAsia="Times New Roman" w:hAnsi="Times New Roman" w:cs="Times New Roman"/>
          <w:sz w:val="24"/>
          <w:szCs w:val="24"/>
        </w:rPr>
        <w:t xml:space="preserve">From these 100 trees, I then constructed a </w:t>
      </w:r>
      <w:commentRangeStart w:id="170"/>
      <w:r w:rsidRPr="00AD0CC1">
        <w:rPr>
          <w:rFonts w:ascii="Times New Roman" w:eastAsia="Times New Roman" w:hAnsi="Times New Roman" w:cs="Times New Roman"/>
          <w:sz w:val="24"/>
          <w:szCs w:val="24"/>
        </w:rPr>
        <w:t xml:space="preserve">consensus </w:t>
      </w:r>
      <w:commentRangeEnd w:id="170"/>
      <w:r w:rsidRPr="00AD0CC1">
        <w:rPr>
          <w:rFonts w:ascii="Times New Roman" w:eastAsia="Times New Roman" w:hAnsi="Times New Roman" w:cs="Times New Roman"/>
          <w:sz w:val="24"/>
          <w:szCs w:val="24"/>
        </w:rPr>
        <w:t xml:space="preserve">tree </w:t>
      </w:r>
      <w:r w:rsidRPr="00AD0CC1">
        <w:rPr>
          <w:rStyle w:val="CommentReference"/>
          <w:rFonts w:ascii="Times New Roman" w:hAnsi="Times New Roman" w:cs="Times New Roman"/>
        </w:rPr>
        <w:commentReference w:id="170"/>
      </w:r>
      <w:commentRangeStart w:id="171"/>
      <w:r w:rsidRPr="00AD0CC1">
        <w:rPr>
          <w:rFonts w:ascii="Times New Roman" w:eastAsia="Times New Roman" w:hAnsi="Times New Roman" w:cs="Times New Roman"/>
          <w:sz w:val="24"/>
          <w:szCs w:val="24"/>
        </w:rPr>
        <w:t xml:space="preserve">via least squares using the function </w:t>
      </w:r>
      <w:r w:rsidRPr="00AD0CC1">
        <w:rPr>
          <w:rFonts w:ascii="Times New Roman" w:eastAsia="Times New Roman" w:hAnsi="Times New Roman" w:cs="Times New Roman"/>
        </w:rPr>
        <w:t xml:space="preserve">ls.consensus </w:t>
      </w:r>
      <w:r w:rsidR="008F298C" w:rsidRPr="00AD0CC1">
        <w:rPr>
          <w:rFonts w:ascii="Times New Roman" w:eastAsia="Times New Roman" w:hAnsi="Times New Roman" w:cs="Times New Roman"/>
        </w:rPr>
        <w:fldChar w:fldCharType="begin"/>
      </w:r>
      <w:r w:rsidR="008F298C" w:rsidRPr="00AD0CC1">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sidRPr="00AD0CC1">
        <w:rPr>
          <w:rFonts w:ascii="Times New Roman" w:eastAsia="Times New Roman" w:hAnsi="Times New Roman" w:cs="Times New Roman"/>
        </w:rPr>
        <w:fldChar w:fldCharType="separate"/>
      </w:r>
      <w:r w:rsidR="00DF6B32" w:rsidRPr="00AD0CC1">
        <w:rPr>
          <w:rFonts w:ascii="Times New Roman" w:hAnsi="Times New Roman" w:cs="Times New Roman"/>
        </w:rPr>
        <w:t>(Lapointe &amp; Cucumel, 1997)</w:t>
      </w:r>
      <w:r w:rsidR="008F298C" w:rsidRPr="00AD0CC1">
        <w:rPr>
          <w:rFonts w:ascii="Times New Roman" w:eastAsia="Times New Roman" w:hAnsi="Times New Roman" w:cs="Times New Roman"/>
        </w:rPr>
        <w:fldChar w:fldCharType="end"/>
      </w:r>
      <w:r w:rsidR="00C410CC" w:rsidRPr="00AD0CC1">
        <w:rPr>
          <w:rFonts w:ascii="Times New Roman" w:eastAsia="Times New Roman" w:hAnsi="Times New Roman" w:cs="Times New Roman"/>
        </w:rPr>
        <w:t xml:space="preserve"> </w:t>
      </w:r>
      <w:r w:rsidRPr="00AD0CC1">
        <w:rPr>
          <w:rFonts w:ascii="Times New Roman" w:eastAsia="Times New Roman" w:hAnsi="Times New Roman" w:cs="Times New Roman"/>
          <w:sz w:val="24"/>
          <w:szCs w:val="24"/>
        </w:rPr>
        <w:t xml:space="preserve">from the </w:t>
      </w:r>
      <w:proofErr w:type="spellStart"/>
      <w:r w:rsidRPr="00AD0CC1">
        <w:rPr>
          <w:rFonts w:ascii="Times New Roman" w:eastAsia="Times New Roman" w:hAnsi="Times New Roman" w:cs="Times New Roman"/>
          <w:sz w:val="24"/>
          <w:szCs w:val="24"/>
        </w:rPr>
        <w:t>phytools</w:t>
      </w:r>
      <w:proofErr w:type="spellEnd"/>
      <w:r w:rsidRPr="00AD0CC1">
        <w:rPr>
          <w:rFonts w:ascii="Times New Roman" w:eastAsia="Times New Roman" w:hAnsi="Times New Roman" w:cs="Times New Roman"/>
          <w:sz w:val="24"/>
          <w:szCs w:val="24"/>
        </w:rPr>
        <w:t xml:space="preserve"> package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(Revell,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171"/>
      <w:r w:rsidRPr="00AD0CC1">
        <w:rPr>
          <w:rStyle w:val="CommentReference"/>
        </w:rPr>
        <w:commentReference w:id="171"/>
      </w:r>
      <w:r w:rsidR="000051D4"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To estimate the phylogenetic signal (Pagel’s λ )</w:t>
      </w:r>
      <w:r w:rsidR="00C410C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of the trait data in the phylogenetic tree, I used the </w:t>
      </w:r>
      <w:proofErr w:type="spellStart"/>
      <w:r w:rsidR="00C76281" w:rsidRPr="00AD0CC1">
        <w:rPr>
          <w:rFonts w:ascii="Times New Roman" w:eastAsia="Times New Roman" w:hAnsi="Times New Roman" w:cs="Times New Roman"/>
          <w:sz w:val="24"/>
          <w:szCs w:val="24"/>
        </w:rPr>
        <w:t>phylosig</w:t>
      </w:r>
      <w:proofErr w:type="spellEnd"/>
      <w:r w:rsidR="00C76281" w:rsidRPr="00AD0CC1">
        <w:rPr>
          <w:rFonts w:ascii="Times New Roman" w:eastAsia="Times New Roman" w:hAnsi="Times New Roman" w:cs="Times New Roman"/>
          <w:sz w:val="24"/>
          <w:szCs w:val="24"/>
        </w:rPr>
        <w:t xml:space="preserve"> function from the </w:t>
      </w:r>
      <w:proofErr w:type="spellStart"/>
      <w:r w:rsidR="00C76281" w:rsidRPr="00AD0CC1">
        <w:rPr>
          <w:rFonts w:ascii="Times New Roman" w:eastAsia="Times New Roman" w:hAnsi="Times New Roman" w:cs="Times New Roman"/>
          <w:sz w:val="24"/>
          <w:szCs w:val="24"/>
        </w:rPr>
        <w:t>phytools</w:t>
      </w:r>
      <w:proofErr w:type="spellEnd"/>
      <w:r w:rsidR="00C76281" w:rsidRPr="00AD0CC1">
        <w:rPr>
          <w:rFonts w:ascii="Times New Roman" w:eastAsia="Times New Roman" w:hAnsi="Times New Roman" w:cs="Times New Roman"/>
          <w:sz w:val="24"/>
          <w:szCs w:val="24"/>
        </w:rPr>
        <w:t xml:space="preserve"> package. This value was then used to rescale the variance-covariance matrix constructed using the function </w:t>
      </w:r>
      <w:proofErr w:type="spellStart"/>
      <w:proofErr w:type="gramStart"/>
      <w:r w:rsidR="00C76281" w:rsidRPr="00AD0CC1">
        <w:rPr>
          <w:rFonts w:ascii="Times New Roman" w:eastAsia="Times New Roman" w:hAnsi="Times New Roman" w:cs="Times New Roman"/>
          <w:sz w:val="24"/>
          <w:szCs w:val="24"/>
        </w:rPr>
        <w:t>vcv.phylo</w:t>
      </w:r>
      <w:proofErr w:type="spellEnd"/>
      <w:proofErr w:type="gramEnd"/>
      <w:r w:rsidR="00C76281" w:rsidRPr="00AD0CC1">
        <w:rPr>
          <w:rFonts w:ascii="Times New Roman" w:eastAsia="Times New Roman" w:hAnsi="Times New Roman" w:cs="Times New Roman"/>
          <w:sz w:val="24"/>
          <w:szCs w:val="24"/>
        </w:rPr>
        <w:t xml:space="preserve">. The rescaled matrix </w:t>
      </w:r>
      <w:r w:rsidR="00C410CC" w:rsidRPr="00AD0CC1">
        <w:rPr>
          <w:rFonts w:ascii="Times New Roman" w:eastAsia="Times New Roman" w:hAnsi="Times New Roman" w:cs="Times New Roman"/>
          <w:sz w:val="24"/>
          <w:szCs w:val="24"/>
        </w:rPr>
        <w:t>wa</w:t>
      </w:r>
      <w:r w:rsidR="00C76281" w:rsidRPr="00AD0CC1">
        <w:rPr>
          <w:rFonts w:ascii="Times New Roman" w:eastAsia="Times New Roman" w:hAnsi="Times New Roman" w:cs="Times New Roman"/>
          <w:sz w:val="24"/>
          <w:szCs w:val="24"/>
        </w:rPr>
        <w:t>s then used for posterior modeling.</w:t>
      </w:r>
    </w:p>
    <w:p w14:paraId="644C5A2F" w14:textId="79C1EEBA" w:rsidR="00086C33" w:rsidRPr="00AD0CC1" w:rsidRDefault="00FA30D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sidRPr="00AD0CC1">
        <w:rPr>
          <w:rFonts w:ascii="Times New Roman" w:eastAsia="Times New Roman" w:hAnsi="Times New Roman" w:cs="Times New Roman"/>
          <w:sz w:val="24"/>
          <w:szCs w:val="24"/>
        </w:rPr>
        <w:t>referred</w:t>
      </w:r>
      <w:r w:rsidRPr="00AD0CC1">
        <w:rPr>
          <w:rFonts w:ascii="Times New Roman" w:eastAsia="Times New Roman" w:hAnsi="Times New Roman" w:cs="Times New Roman"/>
          <w:sz w:val="24"/>
          <w:szCs w:val="24"/>
        </w:rPr>
        <w:t xml:space="preserve"> to the same species, I manually reviewed the names in </w:t>
      </w:r>
      <w:proofErr w:type="spellStart"/>
      <w:r w:rsidRPr="00AD0CC1">
        <w:rPr>
          <w:rFonts w:ascii="Times New Roman" w:eastAsia="Times New Roman" w:hAnsi="Times New Roman" w:cs="Times New Roman"/>
          <w:sz w:val="24"/>
          <w:szCs w:val="24"/>
        </w:rPr>
        <w:t>AviBase</w:t>
      </w:r>
      <w:proofErr w:type="spellEnd"/>
      <w:r w:rsidR="00CB611D" w:rsidRPr="00AD0CC1">
        <w:rPr>
          <w:rFonts w:ascii="Times New Roman" w:eastAsia="Times New Roman" w:hAnsi="Times New Roman" w:cs="Times New Roman"/>
          <w:sz w:val="24"/>
          <w:szCs w:val="24"/>
        </w:rPr>
        <w:t xml:space="preserve"> </w:t>
      </w:r>
      <w:r w:rsidR="00CB611D" w:rsidRPr="00AD0CC1">
        <w:rPr>
          <w:rFonts w:ascii="Times New Roman" w:eastAsia="Times New Roman" w:hAnsi="Times New Roman" w:cs="Times New Roman"/>
          <w:sz w:val="24"/>
          <w:szCs w:val="24"/>
        </w:rPr>
        <w:fldChar w:fldCharType="begin"/>
      </w:r>
      <w:r w:rsidR="00CB611D" w:rsidRPr="00AD0CC1">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(Lepage et al., 2014)</w:t>
      </w:r>
      <w:r w:rsidR="00CB611D"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to </w:t>
      </w:r>
      <w:r w:rsidR="00CB611D" w:rsidRPr="00AD0CC1">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AD0CC1"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AD0CC1" w:rsidRDefault="00C600CC" w:rsidP="00443FA4">
      <w:pPr>
        <w:pStyle w:val="Heading3"/>
        <w:spacing w:line="360" w:lineRule="auto"/>
        <w:rPr>
          <w:rStyle w:val="Heading5Char"/>
          <w:rFonts w:ascii="Times New Roman" w:eastAsiaTheme="majorEastAsia" w:hAnsi="Times New Roman"/>
          <w:iCs w:val="0"/>
          <w:color w:val="auto"/>
          <w:szCs w:val="24"/>
        </w:rPr>
      </w:pPr>
      <w:bookmarkStart w:id="172" w:name="_Toc199480631"/>
      <w:r w:rsidRPr="00AD0CC1">
        <w:rPr>
          <w:rStyle w:val="Heading5Char"/>
          <w:rFonts w:ascii="Times New Roman" w:eastAsiaTheme="majorEastAsia" w:hAnsi="Times New Roman"/>
          <w:iCs w:val="0"/>
          <w:color w:val="auto"/>
          <w:szCs w:val="24"/>
        </w:rPr>
        <w:t xml:space="preserve">2.2.4 </w:t>
      </w:r>
      <w:r w:rsidR="00F7140F" w:rsidRPr="00AD0CC1">
        <w:rPr>
          <w:rStyle w:val="Heading5Char"/>
          <w:rFonts w:ascii="Times New Roman" w:eastAsiaTheme="majorEastAsia" w:hAnsi="Times New Roman"/>
          <w:iCs w:val="0"/>
          <w:color w:val="auto"/>
          <w:szCs w:val="24"/>
        </w:rPr>
        <w:t>Statistical analyses</w:t>
      </w:r>
      <w:bookmarkEnd w:id="172"/>
    </w:p>
    <w:p w14:paraId="581285DC" w14:textId="77777777" w:rsidR="00F7140F"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evolutionary relationship between communal roosting behaviour (CRB) and was modelled using </w:t>
      </w:r>
      <w:commentRangeStart w:id="173"/>
      <w:r w:rsidRPr="00AD0CC1">
        <w:rPr>
          <w:rFonts w:ascii="Times New Roman" w:eastAsia="Times New Roman" w:hAnsi="Times New Roman" w:cs="Times New Roman"/>
          <w:sz w:val="24"/>
          <w:szCs w:val="24"/>
        </w:rPr>
        <w:t>Equation 1.</w:t>
      </w:r>
      <w:commentRangeEnd w:id="173"/>
      <w:r w:rsidRPr="00AD0CC1">
        <w:rPr>
          <w:rStyle w:val="CommentReference"/>
          <w:rFonts w:ascii="Times New Roman" w:hAnsi="Times New Roman" w:cs="Times New Roman"/>
        </w:rPr>
        <w:commentReference w:id="173"/>
      </w:r>
    </w:p>
    <w:p w14:paraId="59A61D5D" w14:textId="77777777" w:rsidR="00F7140F" w:rsidRPr="00AD0CC1" w:rsidRDefault="00F7140F" w:rsidP="00D70E6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Eq. 1</w:t>
      </w:r>
    </w:p>
    <w:p w14:paraId="54C16DD2" w14:textId="77777777" w:rsidR="00F7140F" w:rsidRPr="00AD0CC1"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AD0CC1">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w:t>
      </w:r>
      <w:r w:rsidRPr="00AD0CC1">
        <w:rPr>
          <w:rFonts w:ascii="Times New Roman" w:eastAsia="Times New Roman" w:hAnsi="Times New Roman" w:cs="Times New Roman"/>
          <w:sz w:val="24"/>
          <w:szCs w:val="24"/>
        </w:rPr>
        <w:lastRenderedPageBreak/>
        <w:t xml:space="preserve">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may have evolved differently in each guild. </w:t>
      </w:r>
      <w:r w:rsidR="00C76281" w:rsidRPr="00AD0CC1">
        <w:rPr>
          <w:rFonts w:ascii="Times New Roman" w:eastAsia="Times New Roman" w:hAnsi="Times New Roman" w:cs="Times New Roman"/>
          <w:sz w:val="24"/>
          <w:szCs w:val="24"/>
        </w:rPr>
        <w:t>To calculate the phylogenetic signal of the trait in the evolutionary tree, I first calculated the variance-covariance</w:t>
      </w:r>
    </w:p>
    <w:p w14:paraId="2E2097AF" w14:textId="0019BB82" w:rsidR="00517616"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model was fitted in R using the </w:t>
      </w:r>
      <w:r w:rsidRPr="00AD0CC1">
        <w:rPr>
          <w:rFonts w:ascii="Times New Roman" w:eastAsia="Times New Roman" w:hAnsi="Times New Roman" w:cs="Times New Roman"/>
          <w:i/>
          <w:iCs/>
          <w:sz w:val="24"/>
          <w:szCs w:val="24"/>
        </w:rPr>
        <w:t>brms</w:t>
      </w:r>
      <w:r w:rsidRPr="00AD0CC1">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174"/>
      <w:r w:rsidRPr="00AD0CC1">
        <w:rPr>
          <w:rFonts w:ascii="Times New Roman" w:eastAsia="Times New Roman" w:hAnsi="Times New Roman" w:cs="Times New Roman"/>
          <w:i/>
          <w:iCs/>
          <w:sz w:val="24"/>
          <w:szCs w:val="24"/>
        </w:rPr>
        <w:t>logit link</w:t>
      </w:r>
      <w:r w:rsidRPr="00AD0CC1">
        <w:rPr>
          <w:rFonts w:ascii="Times New Roman" w:eastAsia="Times New Roman" w:hAnsi="Times New Roman" w:cs="Times New Roman"/>
          <w:sz w:val="24"/>
          <w:szCs w:val="24"/>
        </w:rPr>
        <w:t xml:space="preserve"> </w:t>
      </w:r>
      <w:commentRangeEnd w:id="174"/>
      <w:r w:rsidRPr="00AD0CC1">
        <w:rPr>
          <w:rStyle w:val="CommentReference"/>
          <w:rFonts w:ascii="Times New Roman" w:hAnsi="Times New Roman" w:cs="Times New Roman"/>
        </w:rPr>
        <w:commentReference w:id="174"/>
      </w:r>
      <w:r w:rsidRPr="00AD0CC1">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175"/>
      <w:r w:rsidR="00390D66">
        <w:rPr>
          <w:rFonts w:ascii="Times New Roman" w:eastAsia="Times New Roman" w:hAnsi="Times New Roman" w:cs="Times New Roman"/>
          <w:sz w:val="24"/>
          <w:szCs w:val="24"/>
        </w:rPr>
        <w:t>forty</w:t>
      </w:r>
      <w:r w:rsidR="00390D66"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chains and 10</w:t>
      </w:r>
      <w:r w:rsidR="006C14AC">
        <w:rPr>
          <w:rFonts w:ascii="Times New Roman" w:eastAsia="Times New Roman" w:hAnsi="Times New Roman" w:cs="Times New Roman"/>
          <w:sz w:val="24"/>
          <w:szCs w:val="24"/>
        </w:rPr>
        <w:t>00</w:t>
      </w:r>
      <w:r w:rsidR="00390D66">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000 iterations. </w:t>
      </w:r>
      <w:commentRangeEnd w:id="175"/>
      <w:r w:rsidRPr="00AD0CC1">
        <w:rPr>
          <w:rStyle w:val="CommentReference"/>
          <w:rFonts w:ascii="Times New Roman" w:hAnsi="Times New Roman" w:cs="Times New Roman"/>
        </w:rPr>
        <w:commentReference w:id="175"/>
      </w:r>
      <w:r w:rsidR="00BB36FD">
        <w:rPr>
          <w:rFonts w:ascii="Times New Roman" w:eastAsia="Times New Roman" w:hAnsi="Times New Roman" w:cs="Times New Roman"/>
          <w:sz w:val="24"/>
          <w:szCs w:val="24"/>
        </w:rPr>
        <w:t xml:space="preserve">Because of the large sample size of my data (946), I used </w:t>
      </w:r>
      <w:r w:rsidR="00DF7215">
        <w:rPr>
          <w:rFonts w:ascii="Times New Roman" w:eastAsia="Times New Roman" w:hAnsi="Times New Roman" w:cs="Times New Roman"/>
          <w:sz w:val="24"/>
          <w:szCs w:val="24"/>
        </w:rPr>
        <w:t xml:space="preserve">priors to help </w:t>
      </w:r>
      <w:r w:rsidR="006B3078">
        <w:rPr>
          <w:rFonts w:ascii="Times New Roman" w:eastAsia="Times New Roman" w:hAnsi="Times New Roman" w:cs="Times New Roman"/>
          <w:sz w:val="24"/>
          <w:szCs w:val="24"/>
        </w:rPr>
        <w:t>initial</w:t>
      </w:r>
      <w:r w:rsidR="00DF7215">
        <w:rPr>
          <w:rFonts w:ascii="Times New Roman" w:eastAsia="Times New Roman" w:hAnsi="Times New Roman" w:cs="Times New Roman"/>
          <w:sz w:val="24"/>
          <w:szCs w:val="24"/>
        </w:rPr>
        <w:t xml:space="preserve"> guesses of the model. I used the coefficient estimates of the model without phylogenetic as a random effect. The mean values obtained where then used as priors in the final model.</w:t>
      </w:r>
      <w:r w:rsidR="006B3078">
        <w:rPr>
          <w:rFonts w:ascii="Times New Roman" w:eastAsia="Times New Roman" w:hAnsi="Times New Roman" w:cs="Times New Roman"/>
          <w:sz w:val="24"/>
          <w:szCs w:val="24"/>
        </w:rPr>
        <w:t xml:space="preserve"> I used Cauchy distribution for the parameters probability as it </w:t>
      </w:r>
      <w:r w:rsidR="003C6D96">
        <w:rPr>
          <w:rFonts w:ascii="Times New Roman" w:eastAsia="Times New Roman" w:hAnsi="Times New Roman" w:cs="Times New Roman"/>
          <w:sz w:val="24"/>
          <w:szCs w:val="24"/>
        </w:rPr>
        <w:t xml:space="preserve">has heavier tails thereby </w:t>
      </w:r>
      <w:r w:rsidR="006B3078">
        <w:rPr>
          <w:rFonts w:ascii="Times New Roman" w:eastAsia="Times New Roman" w:hAnsi="Times New Roman" w:cs="Times New Roman"/>
          <w:sz w:val="24"/>
          <w:szCs w:val="24"/>
        </w:rPr>
        <w:t>relax</w:t>
      </w:r>
      <w:r w:rsidR="003C6D96">
        <w:rPr>
          <w:rFonts w:ascii="Times New Roman" w:eastAsia="Times New Roman" w:hAnsi="Times New Roman" w:cs="Times New Roman"/>
          <w:sz w:val="24"/>
          <w:szCs w:val="24"/>
        </w:rPr>
        <w:t>ing</w:t>
      </w:r>
      <w:r w:rsidR="006B3078">
        <w:rPr>
          <w:rFonts w:ascii="Times New Roman" w:eastAsia="Times New Roman" w:hAnsi="Times New Roman" w:cs="Times New Roman"/>
          <w:sz w:val="24"/>
          <w:szCs w:val="24"/>
        </w:rPr>
        <w:t xml:space="preserve"> the</w:t>
      </w:r>
      <w:r w:rsidR="003C6D96">
        <w:rPr>
          <w:rFonts w:ascii="Times New Roman" w:eastAsia="Times New Roman" w:hAnsi="Times New Roman" w:cs="Times New Roman"/>
          <w:sz w:val="24"/>
          <w:szCs w:val="24"/>
        </w:rPr>
        <w:t xml:space="preserve"> assumption and weight of the priors.</w:t>
      </w:r>
    </w:p>
    <w:p w14:paraId="23719D63" w14:textId="77777777" w:rsidR="00FA30DE" w:rsidRPr="00AD0CC1" w:rsidRDefault="00FA30DE" w:rsidP="00A601BD">
      <w:pPr>
        <w:spacing w:line="360" w:lineRule="auto"/>
        <w:jc w:val="both"/>
        <w:rPr>
          <w:rFonts w:ascii="Times New Roman" w:eastAsia="Times New Roman" w:hAnsi="Times New Roman" w:cs="Times New Roman"/>
          <w:sz w:val="24"/>
          <w:szCs w:val="24"/>
        </w:rPr>
      </w:pPr>
    </w:p>
    <w:p w14:paraId="58AFABC4" w14:textId="1668EF91"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176"/>
      <w:r w:rsidRPr="00AD0CC1">
        <w:rPr>
          <w:rStyle w:val="Heading5Char"/>
          <w:rFonts w:ascii="Times New Roman" w:eastAsia="SimSun" w:hAnsi="Times New Roman"/>
          <w:b/>
          <w:bCs/>
          <w:szCs w:val="28"/>
          <w:lang w:val="en-CA"/>
        </w:rPr>
        <w:t>2.2.4.1 Global model</w:t>
      </w:r>
      <w:commentRangeEnd w:id="176"/>
      <w:r w:rsidRPr="00AD0CC1">
        <w:rPr>
          <w:rStyle w:val="CommentReference"/>
          <w:rFonts w:asciiTheme="minorHAnsi" w:eastAsiaTheme="minorHAnsi" w:hAnsiTheme="minorHAnsi" w:cstheme="minorBidi"/>
          <w:b w:val="0"/>
          <w:bCs w:val="0"/>
          <w:lang w:val="en-CA"/>
        </w:rPr>
        <w:commentReference w:id="176"/>
      </w:r>
    </w:p>
    <w:p w14:paraId="665D5F02" w14:textId="77777777" w:rsidR="00FA30DE" w:rsidRPr="00AD0CC1" w:rsidRDefault="00FA30DE"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177"/>
      <w:r w:rsidRPr="00AD0CC1">
        <w:rPr>
          <w:rFonts w:ascii="Times New Roman" w:eastAsia="Times New Roman" w:hAnsi="Times New Roman" w:cs="Times New Roman"/>
          <w:sz w:val="24"/>
          <w:szCs w:val="24"/>
        </w:rPr>
        <w:t xml:space="preserve">946 species), </w:t>
      </w:r>
      <w:commentRangeEnd w:id="177"/>
      <w:r w:rsidRPr="00AD0CC1">
        <w:rPr>
          <w:rStyle w:val="CommentReference"/>
          <w:rFonts w:ascii="Times New Roman" w:hAnsi="Times New Roman" w:cs="Times New Roman"/>
        </w:rPr>
        <w:commentReference w:id="177"/>
      </w:r>
      <w:r w:rsidRPr="00AD0CC1">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2712C3A4"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AD0CC1">
        <w:rPr>
          <w:rStyle w:val="Heading5Char"/>
          <w:rFonts w:ascii="Times New Roman" w:eastAsia="SimSun" w:hAnsi="Times New Roman"/>
          <w:b/>
          <w:bCs/>
          <w:szCs w:val="28"/>
          <w:lang w:val="en-CA"/>
        </w:rPr>
        <w:t>2.2.4.2 Subset models</w:t>
      </w:r>
    </w:p>
    <w:p w14:paraId="0A92AEAD" w14:textId="5FE024F5" w:rsidR="00FA30DE" w:rsidRPr="00AD0CC1" w:rsidRDefault="00FA30DE" w:rsidP="00FA30DE">
      <w:pPr>
        <w:spacing w:line="360" w:lineRule="auto"/>
        <w:jc w:val="both"/>
        <w:rPr>
          <w:rFonts w:ascii="Times New Roman" w:eastAsia="Times New Roman" w:hAnsi="Times New Roman" w:cs="Times New Roman"/>
          <w:sz w:val="24"/>
          <w:szCs w:val="24"/>
        </w:rPr>
      </w:pPr>
      <w:commentRangeStart w:id="178"/>
      <w:r w:rsidRPr="00AD0CC1">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AD0CC1">
        <w:rPr>
          <w:rFonts w:ascii="Times New Roman" w:eastAsia="Times New Roman" w:hAnsi="Times New Roman" w:cs="Times New Roman"/>
          <w:sz w:val="24"/>
          <w:szCs w:val="24"/>
          <w:vertAlign w:val="superscript"/>
        </w:rPr>
        <w:t>3</w:t>
      </w:r>
      <w:r w:rsidRPr="00AD0CC1">
        <w:rPr>
          <w:rFonts w:ascii="Times New Roman" w:eastAsia="Times New Roman" w:hAnsi="Times New Roman" w:cs="Times New Roman"/>
          <w:sz w:val="24"/>
          <w:szCs w:val="24"/>
        </w:rPr>
        <w:t>) and mass (kg) from different sources (Supplementary S2).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AD0CC1">
        <w:rPr>
          <w:rFonts w:ascii="Times New Roman" w:eastAsia="Times New Roman" w:hAnsi="Times New Roman" w:cs="Times New Roman"/>
          <w:sz w:val="24"/>
          <w:szCs w:val="24"/>
        </w:rPr>
        <w:t>lm</w:t>
      </w:r>
      <w:proofErr w:type="spellEnd"/>
      <w:r w:rsidRPr="00AD0CC1">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178"/>
      <w:r w:rsidRPr="00AD0CC1">
        <w:rPr>
          <w:rStyle w:val="CommentReference"/>
          <w:rFonts w:ascii="Times New Roman" w:hAnsi="Times New Roman" w:cs="Times New Roman"/>
        </w:rPr>
        <w:commentReference w:id="178"/>
      </w:r>
      <w:r w:rsidRPr="00AD0CC1">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(Van Overveld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179"/>
      <w:r w:rsidRPr="00AD0CC1">
        <w:rPr>
          <w:rFonts w:ascii="Times New Roman" w:eastAsia="Times New Roman" w:hAnsi="Times New Roman" w:cs="Times New Roman"/>
          <w:sz w:val="24"/>
          <w:szCs w:val="24"/>
        </w:rPr>
        <w:t xml:space="preserve">The first model was the same model than before but only </w:t>
      </w:r>
      <w:r w:rsidRPr="00AD0CC1">
        <w:rPr>
          <w:rFonts w:ascii="Times New Roman" w:eastAsia="Times New Roman" w:hAnsi="Times New Roman" w:cs="Times New Roman"/>
          <w:sz w:val="24"/>
          <w:szCs w:val="24"/>
        </w:rPr>
        <w:lastRenderedPageBreak/>
        <w:t xml:space="preserve">on a smaller sample size. </w:t>
      </w:r>
      <w:commentRangeEnd w:id="179"/>
      <w:r w:rsidRPr="00AD0CC1">
        <w:rPr>
          <w:rStyle w:val="CommentReference"/>
        </w:rPr>
        <w:commentReference w:id="179"/>
      </w:r>
      <w:r w:rsidRPr="00AD0CC1">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Pr="00AD0CC1" w:rsidRDefault="00FA30DE" w:rsidP="00A601BD">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second model was fitted adding the residuals of brain mass against body mass as a predictor variable. A third model was ran using an additional interaction term between brain mass and body mass instead of the residuals. Models were compared using DIC. </w:t>
      </w:r>
      <w:commentRangeStart w:id="180"/>
      <w:r w:rsidRPr="00AD0CC1">
        <w:rPr>
          <w:rFonts w:ascii="Times New Roman" w:eastAsia="Times New Roman" w:hAnsi="Times New Roman" w:cs="Times New Roman"/>
          <w:sz w:val="24"/>
          <w:szCs w:val="24"/>
        </w:rPr>
        <w:t>(Table 1).</w:t>
      </w:r>
      <w:commentRangeEnd w:id="180"/>
      <w:r w:rsidRPr="00AD0CC1">
        <w:rPr>
          <w:rStyle w:val="CommentReference"/>
        </w:rPr>
        <w:commentReference w:id="180"/>
      </w:r>
    </w:p>
    <w:p w14:paraId="1E0ED97D"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Table 1. Predictor variables included in each model tested and size of data used for each model</w:t>
      </w:r>
    </w:p>
    <w:tbl>
      <w:tblPr>
        <w:tblStyle w:val="TableGrid"/>
        <w:tblW w:w="10485" w:type="dxa"/>
        <w:tblLayout w:type="fixed"/>
        <w:tblLook w:val="04A0" w:firstRow="1" w:lastRow="0" w:firstColumn="1" w:lastColumn="0" w:noHBand="0" w:noVBand="1"/>
      </w:tblPr>
      <w:tblGrid>
        <w:gridCol w:w="1838"/>
        <w:gridCol w:w="7371"/>
        <w:gridCol w:w="1276"/>
      </w:tblGrid>
      <w:tr w:rsidR="00FA30DE" w:rsidRPr="00AD0CC1" w14:paraId="608B2242" w14:textId="77777777" w:rsidTr="00A601BD">
        <w:trPr>
          <w:trHeight w:val="403"/>
        </w:trPr>
        <w:tc>
          <w:tcPr>
            <w:tcW w:w="1838" w:type="dxa"/>
          </w:tcPr>
          <w:p w14:paraId="3ABA5FAF"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Model name</w:t>
            </w:r>
          </w:p>
        </w:tc>
        <w:tc>
          <w:tcPr>
            <w:tcW w:w="7371" w:type="dxa"/>
          </w:tcPr>
          <w:p w14:paraId="1AF59D2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Predictor variables included</w:t>
            </w:r>
          </w:p>
        </w:tc>
        <w:tc>
          <w:tcPr>
            <w:tcW w:w="1276" w:type="dxa"/>
          </w:tcPr>
          <w:p w14:paraId="5B9AE68A"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Number of species</w:t>
            </w:r>
          </w:p>
        </w:tc>
      </w:tr>
      <w:tr w:rsidR="00FA30DE" w:rsidRPr="00AD0CC1" w14:paraId="3A626680" w14:textId="77777777" w:rsidTr="00A601BD">
        <w:trPr>
          <w:trHeight w:val="397"/>
        </w:trPr>
        <w:tc>
          <w:tcPr>
            <w:tcW w:w="1838" w:type="dxa"/>
          </w:tcPr>
          <w:p w14:paraId="54AE2DEB" w14:textId="77777777" w:rsidR="00FA30DE" w:rsidRPr="00AD0CC1" w:rsidRDefault="00FA30DE" w:rsidP="009F08AF">
            <w:pPr>
              <w:spacing w:line="360" w:lineRule="auto"/>
              <w:jc w:val="both"/>
              <w:rPr>
                <w:rFonts w:ascii="Times New Roman" w:eastAsia="Times New Roman" w:hAnsi="Times New Roman" w:cs="Times New Roman"/>
                <w:sz w:val="24"/>
                <w:szCs w:val="24"/>
              </w:rPr>
            </w:pPr>
            <w:proofErr w:type="spellStart"/>
            <w:r w:rsidRPr="00AD0CC1">
              <w:rPr>
                <w:rFonts w:ascii="Times New Roman" w:eastAsia="Times New Roman" w:hAnsi="Times New Roman" w:cs="Times New Roman"/>
                <w:sz w:val="24"/>
                <w:szCs w:val="24"/>
              </w:rPr>
              <w:t>Null_model</w:t>
            </w:r>
            <w:proofErr w:type="spellEnd"/>
          </w:p>
        </w:tc>
        <w:tc>
          <w:tcPr>
            <w:tcW w:w="7371" w:type="dxa"/>
          </w:tcPr>
          <w:p w14:paraId="39247872"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phylogeny</w:t>
            </w:r>
          </w:p>
        </w:tc>
        <w:tc>
          <w:tcPr>
            <w:tcW w:w="1276" w:type="dxa"/>
          </w:tcPr>
          <w:p w14:paraId="472D92B8"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624C4BC" w14:textId="77777777" w:rsidTr="00A601BD">
        <w:trPr>
          <w:trHeight w:val="426"/>
        </w:trPr>
        <w:tc>
          <w:tcPr>
            <w:tcW w:w="1838" w:type="dxa"/>
          </w:tcPr>
          <w:p w14:paraId="6C03052E" w14:textId="7A3DC47E" w:rsidR="00FA30DE" w:rsidRPr="00AD0CC1" w:rsidRDefault="00843290" w:rsidP="009F08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model</w:t>
            </w:r>
          </w:p>
        </w:tc>
        <w:tc>
          <w:tcPr>
            <w:tcW w:w="7371" w:type="dxa"/>
          </w:tcPr>
          <w:p w14:paraId="4AEA96E5"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24AB994C"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7F66F0E" w14:textId="77777777" w:rsidTr="00A601BD">
        <w:trPr>
          <w:trHeight w:val="397"/>
        </w:trPr>
        <w:tc>
          <w:tcPr>
            <w:tcW w:w="1838" w:type="dxa"/>
          </w:tcPr>
          <w:p w14:paraId="2B9C4F1E" w14:textId="2EA80D6F" w:rsidR="00FA30DE" w:rsidRPr="00AD0CC1" w:rsidRDefault="00871ED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Subset_global_model</w:t>
            </w:r>
            <w:proofErr w:type="spellEnd"/>
          </w:p>
        </w:tc>
        <w:tc>
          <w:tcPr>
            <w:tcW w:w="7371" w:type="dxa"/>
          </w:tcPr>
          <w:p w14:paraId="2693FE2D"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168ADAB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695CA17C" w14:textId="77777777" w:rsidTr="00A601BD">
        <w:trPr>
          <w:trHeight w:val="403"/>
        </w:trPr>
        <w:tc>
          <w:tcPr>
            <w:tcW w:w="1838" w:type="dxa"/>
          </w:tcPr>
          <w:p w14:paraId="740F6997" w14:textId="00183851" w:rsidR="00FA30DE" w:rsidRPr="00AD0CC1" w:rsidRDefault="00FB332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Subset_global_model_brainsize</w:t>
            </w:r>
            <w:proofErr w:type="spellEnd"/>
          </w:p>
        </w:tc>
        <w:tc>
          <w:tcPr>
            <w:tcW w:w="7371" w:type="dxa"/>
          </w:tcPr>
          <w:p w14:paraId="0E52A93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residuals </w:t>
            </w:r>
            <w:proofErr w:type="spellStart"/>
            <w:r w:rsidRPr="00AD0CC1">
              <w:rPr>
                <w:rFonts w:ascii="Times New Roman" w:eastAsia="Times New Roman" w:hAnsi="Times New Roman" w:cs="Times New Roman"/>
                <w:sz w:val="24"/>
                <w:szCs w:val="24"/>
              </w:rPr>
              <w:t>brainmass</w:t>
            </w:r>
            <w:proofErr w:type="spellEnd"/>
            <w:r w:rsidRPr="00AD0CC1">
              <w:rPr>
                <w:rFonts w:ascii="Times New Roman" w:eastAsia="Times New Roman" w:hAnsi="Times New Roman" w:cs="Times New Roman"/>
                <w:sz w:val="24"/>
                <w:szCs w:val="24"/>
              </w:rPr>
              <w:t>/</w:t>
            </w:r>
            <w:proofErr w:type="spellStart"/>
            <w:r w:rsidRPr="00AD0CC1">
              <w:rPr>
                <w:rFonts w:ascii="Times New Roman" w:eastAsia="Times New Roman" w:hAnsi="Times New Roman" w:cs="Times New Roman"/>
                <w:sz w:val="24"/>
                <w:szCs w:val="24"/>
              </w:rPr>
              <w:t>bodymass</w:t>
            </w:r>
            <w:proofErr w:type="spellEnd"/>
          </w:p>
        </w:tc>
        <w:tc>
          <w:tcPr>
            <w:tcW w:w="1276" w:type="dxa"/>
          </w:tcPr>
          <w:p w14:paraId="14325110"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23371A0F" w14:textId="77777777" w:rsidTr="00A601BD">
        <w:trPr>
          <w:trHeight w:val="403"/>
        </w:trPr>
        <w:tc>
          <w:tcPr>
            <w:tcW w:w="1838" w:type="dxa"/>
          </w:tcPr>
          <w:p w14:paraId="21AC079D" w14:textId="77777777" w:rsidR="00FA30DE" w:rsidRPr="00AD0CC1" w:rsidRDefault="00FA30DE" w:rsidP="009F08AF">
            <w:pPr>
              <w:spacing w:line="360" w:lineRule="auto"/>
              <w:jc w:val="both"/>
              <w:rPr>
                <w:rFonts w:ascii="Times New Roman" w:eastAsia="Times New Roman" w:hAnsi="Times New Roman" w:cs="Times New Roman"/>
                <w:sz w:val="24"/>
                <w:szCs w:val="24"/>
              </w:rPr>
            </w:pPr>
            <w:commentRangeStart w:id="181"/>
            <w:r w:rsidRPr="00AD0CC1">
              <w:rPr>
                <w:rFonts w:ascii="Times New Roman" w:eastAsia="Times New Roman" w:hAnsi="Times New Roman" w:cs="Times New Roman"/>
                <w:sz w:val="24"/>
                <w:szCs w:val="24"/>
              </w:rPr>
              <w:t>Model_4</w:t>
            </w:r>
            <w:commentRangeEnd w:id="181"/>
            <w:r w:rsidRPr="00AD0CC1">
              <w:rPr>
                <w:rStyle w:val="CommentReference"/>
                <w:rFonts w:ascii="Times New Roman" w:hAnsi="Times New Roman" w:cs="Times New Roman"/>
              </w:rPr>
              <w:commentReference w:id="181"/>
            </w:r>
          </w:p>
        </w:tc>
        <w:tc>
          <w:tcPr>
            <w:tcW w:w="7371" w:type="dxa"/>
          </w:tcPr>
          <w:p w14:paraId="5FACC54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brain mass, </w:t>
            </w:r>
            <w:proofErr w:type="spellStart"/>
            <w:proofErr w:type="gramStart"/>
            <w:r w:rsidRPr="00AD0CC1">
              <w:rPr>
                <w:rFonts w:ascii="Times New Roman" w:eastAsia="Times New Roman" w:hAnsi="Times New Roman" w:cs="Times New Roman"/>
                <w:sz w:val="24"/>
                <w:szCs w:val="24"/>
              </w:rPr>
              <w:t>brainmass:bodymass</w:t>
            </w:r>
            <w:proofErr w:type="spellEnd"/>
            <w:proofErr w:type="gramEnd"/>
          </w:p>
        </w:tc>
        <w:tc>
          <w:tcPr>
            <w:tcW w:w="1276" w:type="dxa"/>
          </w:tcPr>
          <w:p w14:paraId="021964A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bl>
    <w:p w14:paraId="13EF7E8E"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Pr="00AD0CC1"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AD0CC1" w:rsidRDefault="009438B4" w:rsidP="00FA30DE">
      <w:pPr>
        <w:spacing w:line="360" w:lineRule="auto"/>
        <w:jc w:val="both"/>
        <w:rPr>
          <w:rFonts w:ascii="Times New Roman" w:eastAsia="Times New Roman" w:hAnsi="Times New Roman" w:cs="Times New Roman"/>
          <w:b/>
          <w:bCs/>
          <w:color w:val="FF0000"/>
          <w:sz w:val="24"/>
          <w:szCs w:val="24"/>
        </w:rPr>
      </w:pPr>
      <w:r w:rsidRPr="00AD0CC1">
        <w:rPr>
          <w:rFonts w:ascii="Times New Roman" w:eastAsia="Times New Roman" w:hAnsi="Times New Roman" w:cs="Times New Roman"/>
          <w:b/>
          <w:bCs/>
          <w:color w:val="FF0000"/>
          <w:sz w:val="24"/>
          <w:szCs w:val="24"/>
        </w:rPr>
        <w:t xml:space="preserve">2.2.5 Ancestry Analysis </w:t>
      </w:r>
    </w:p>
    <w:p w14:paraId="36D08BF0" w14:textId="77777777" w:rsidR="0033707B" w:rsidRPr="00AD0CC1" w:rsidRDefault="0033707B" w:rsidP="00D70E63">
      <w:pPr>
        <w:spacing w:line="360" w:lineRule="auto"/>
        <w:jc w:val="both"/>
        <w:rPr>
          <w:rFonts w:ascii="Times New Roman" w:eastAsia="Times New Roman" w:hAnsi="Times New Roman" w:cs="Times New Roman"/>
          <w:sz w:val="24"/>
          <w:szCs w:val="24"/>
        </w:rPr>
      </w:pPr>
    </w:p>
    <w:p w14:paraId="0FA637E6" w14:textId="40480038" w:rsidR="00F7140F" w:rsidRPr="00AD0CC1" w:rsidRDefault="00F36110" w:rsidP="00E047A5">
      <w:pPr>
        <w:pStyle w:val="Heading2"/>
        <w:spacing w:line="360" w:lineRule="auto"/>
        <w:jc w:val="both"/>
        <w:rPr>
          <w:rFonts w:ascii="Times New Roman" w:hAnsi="Times New Roman" w:cs="Times New Roman"/>
          <w:b/>
          <w:bCs/>
          <w:color w:val="auto"/>
          <w:sz w:val="24"/>
          <w:szCs w:val="24"/>
        </w:rPr>
      </w:pPr>
      <w:bookmarkStart w:id="182" w:name="_Toc199480632"/>
      <w:r w:rsidRPr="00AD0CC1">
        <w:rPr>
          <w:rFonts w:ascii="Times New Roman" w:hAnsi="Times New Roman" w:cs="Times New Roman"/>
          <w:b/>
          <w:bCs/>
          <w:color w:val="auto"/>
          <w:sz w:val="24"/>
          <w:szCs w:val="24"/>
        </w:rPr>
        <w:t xml:space="preserve">2.3 </w:t>
      </w:r>
      <w:commentRangeStart w:id="183"/>
      <w:r w:rsidR="00F7140F" w:rsidRPr="00AD0CC1">
        <w:rPr>
          <w:rFonts w:ascii="Times New Roman" w:hAnsi="Times New Roman" w:cs="Times New Roman"/>
          <w:b/>
          <w:bCs/>
          <w:color w:val="auto"/>
          <w:sz w:val="24"/>
          <w:szCs w:val="24"/>
        </w:rPr>
        <w:t>Results</w:t>
      </w:r>
      <w:commentRangeEnd w:id="183"/>
      <w:r w:rsidR="00F7140F" w:rsidRPr="00AD0CC1">
        <w:rPr>
          <w:rFonts w:ascii="Times New Roman" w:hAnsi="Times New Roman" w:cs="Times New Roman"/>
          <w:b/>
          <w:bCs/>
          <w:color w:val="auto"/>
          <w:sz w:val="24"/>
          <w:szCs w:val="24"/>
        </w:rPr>
        <w:commentReference w:id="183"/>
      </w:r>
      <w:bookmarkEnd w:id="182"/>
    </w:p>
    <w:p w14:paraId="044E5002" w14:textId="28354927" w:rsidR="00F7140F" w:rsidRPr="00AD0CC1" w:rsidRDefault="008C2F6F" w:rsidP="00DE0C17">
      <w:pPr>
        <w:pStyle w:val="Heading3"/>
        <w:spacing w:line="360" w:lineRule="auto"/>
        <w:rPr>
          <w:rStyle w:val="Heading5Char"/>
          <w:rFonts w:ascii="Times New Roman" w:eastAsia="SimSun" w:hAnsi="Times New Roman"/>
          <w:bCs w:val="0"/>
          <w:iCs w:val="0"/>
          <w:color w:val="auto"/>
          <w:szCs w:val="28"/>
        </w:rPr>
      </w:pPr>
      <w:bookmarkStart w:id="184" w:name="_Toc199480633"/>
      <w:r w:rsidRPr="00AD0CC1">
        <w:rPr>
          <w:rStyle w:val="Heading5Char"/>
          <w:rFonts w:ascii="Times New Roman" w:eastAsia="SimSun" w:hAnsi="Times New Roman"/>
          <w:bCs w:val="0"/>
          <w:iCs w:val="0"/>
          <w:color w:val="auto"/>
          <w:szCs w:val="28"/>
        </w:rPr>
        <w:t>2.3.</w:t>
      </w:r>
      <w:r w:rsidR="005A02F2" w:rsidRPr="00AD0CC1">
        <w:rPr>
          <w:rStyle w:val="Heading5Char"/>
          <w:rFonts w:ascii="Times New Roman" w:eastAsia="SimSun" w:hAnsi="Times New Roman"/>
          <w:bCs w:val="0"/>
          <w:iCs w:val="0"/>
          <w:color w:val="auto"/>
          <w:szCs w:val="28"/>
        </w:rPr>
        <w:t xml:space="preserve">1 </w:t>
      </w:r>
      <w:r w:rsidR="00F7140F" w:rsidRPr="00AD0CC1">
        <w:rPr>
          <w:rStyle w:val="Heading5Char"/>
          <w:rFonts w:ascii="Times New Roman" w:eastAsia="SimSun" w:hAnsi="Times New Roman"/>
          <w:bCs w:val="0"/>
          <w:iCs w:val="0"/>
          <w:color w:val="auto"/>
          <w:szCs w:val="28"/>
        </w:rPr>
        <w:t>The distribution of Communal Roosting</w:t>
      </w:r>
      <w:bookmarkEnd w:id="184"/>
    </w:p>
    <w:p w14:paraId="567CD4A0" w14:textId="664AA22C" w:rsidR="008E4AFD" w:rsidRDefault="000F2DAB" w:rsidP="00294ABB">
      <w:pPr>
        <w:spacing w:line="360" w:lineRule="auto"/>
        <w:jc w:val="both"/>
        <w:rPr>
          <w:rFonts w:ascii="Times New Roman" w:eastAsia="Times New Roman" w:hAnsi="Times New Roman" w:cs="Times New Roman"/>
          <w:iCs/>
          <w:sz w:val="24"/>
          <w:szCs w:val="24"/>
        </w:rPr>
      </w:pPr>
      <w:r w:rsidRPr="00AD0CC1">
        <w:rPr>
          <w:rFonts w:ascii="Times New Roman" w:eastAsia="Times New Roman" w:hAnsi="Times New Roman" w:cs="Times New Roman"/>
          <w:sz w:val="24"/>
          <w:szCs w:val="24"/>
        </w:rPr>
        <w:t>Of the</w:t>
      </w:r>
      <w:r w:rsidR="00F7140F" w:rsidRPr="00AD0CC1">
        <w:rPr>
          <w:rFonts w:ascii="Times New Roman" w:eastAsia="Times New Roman" w:hAnsi="Times New Roman" w:cs="Times New Roman"/>
          <w:sz w:val="24"/>
          <w:szCs w:val="24"/>
        </w:rPr>
        <w:t xml:space="preserve"> 946 species </w:t>
      </w:r>
      <w:r w:rsidR="00F7140F" w:rsidRPr="00AD0CC1">
        <w:rPr>
          <w:rFonts w:ascii="Times New Roman" w:eastAsia="Times New Roman" w:hAnsi="Times New Roman" w:cs="Times New Roman"/>
          <w:iCs/>
          <w:sz w:val="24"/>
          <w:szCs w:val="24"/>
        </w:rPr>
        <w:t xml:space="preserve">for which Communal Roosting Behaviour was classified, 42.1% showed </w:t>
      </w:r>
      <w:commentRangeStart w:id="185"/>
      <w:r w:rsidR="00EE2AEB" w:rsidRPr="00AD0CC1">
        <w:rPr>
          <w:rFonts w:ascii="Times New Roman" w:eastAsia="Times New Roman" w:hAnsi="Times New Roman" w:cs="Times New Roman"/>
          <w:iCs/>
          <w:sz w:val="24"/>
          <w:szCs w:val="24"/>
        </w:rPr>
        <w:t xml:space="preserve">absence of CRB </w:t>
      </w:r>
      <w:r w:rsidR="00F7140F" w:rsidRPr="00AD0CC1">
        <w:rPr>
          <w:rFonts w:ascii="Times New Roman" w:eastAsia="Times New Roman" w:hAnsi="Times New Roman" w:cs="Times New Roman"/>
          <w:iCs/>
          <w:sz w:val="24"/>
          <w:szCs w:val="24"/>
        </w:rPr>
        <w:t xml:space="preserve">and 57.9% showed </w:t>
      </w:r>
      <w:r w:rsidR="00EE2AEB" w:rsidRPr="00AD0CC1">
        <w:rPr>
          <w:rFonts w:ascii="Times New Roman" w:eastAsia="Times New Roman" w:hAnsi="Times New Roman" w:cs="Times New Roman"/>
          <w:iCs/>
          <w:sz w:val="24"/>
          <w:szCs w:val="24"/>
        </w:rPr>
        <w:t xml:space="preserve">presence of CRB </w:t>
      </w:r>
      <w:r w:rsidR="00F7140F" w:rsidRPr="00AD0CC1">
        <w:rPr>
          <w:rFonts w:ascii="Times New Roman" w:eastAsia="Times New Roman" w:hAnsi="Times New Roman" w:cs="Times New Roman"/>
          <w:iCs/>
          <w:sz w:val="24"/>
          <w:szCs w:val="24"/>
        </w:rPr>
        <w:t xml:space="preserve">which means my sample was evenly distributed. </w:t>
      </w:r>
      <w:commentRangeEnd w:id="185"/>
      <w:r w:rsidR="00F7140F" w:rsidRPr="00AD0CC1">
        <w:rPr>
          <w:rStyle w:val="CommentReference"/>
          <w:rFonts w:ascii="Times New Roman" w:hAnsi="Times New Roman" w:cs="Times New Roman"/>
        </w:rPr>
        <w:commentReference w:id="185"/>
      </w:r>
      <w:r w:rsidR="00F7140F" w:rsidRPr="00AD0CC1">
        <w:rPr>
          <w:rFonts w:ascii="Times New Roman" w:eastAsia="Times New Roman" w:hAnsi="Times New Roman" w:cs="Times New Roman"/>
          <w:iCs/>
          <w:sz w:val="24"/>
          <w:szCs w:val="24"/>
        </w:rPr>
        <w:t xml:space="preserve">Communal roosting was predominant in families </w:t>
      </w:r>
      <w:r w:rsidR="00ED21F9" w:rsidRPr="00AD0CC1">
        <w:rPr>
          <w:rFonts w:ascii="Times New Roman" w:eastAsia="Times New Roman" w:hAnsi="Times New Roman" w:cs="Times New Roman"/>
          <w:iCs/>
          <w:sz w:val="24"/>
          <w:szCs w:val="24"/>
        </w:rPr>
        <w:t xml:space="preserve">Sturnidae, </w:t>
      </w:r>
      <w:r w:rsidR="00F7140F" w:rsidRPr="00AD0CC1">
        <w:rPr>
          <w:rFonts w:ascii="Times New Roman" w:eastAsia="Times New Roman" w:hAnsi="Times New Roman" w:cs="Times New Roman"/>
          <w:iCs/>
          <w:sz w:val="24"/>
          <w:szCs w:val="24"/>
        </w:rPr>
        <w:t>Psittacidae, Accipitridae and Corvidae</w:t>
      </w:r>
      <w:r w:rsidR="00A879F6" w:rsidRPr="00AD0CC1">
        <w:rPr>
          <w:rFonts w:ascii="Times New Roman" w:eastAsia="Times New Roman" w:hAnsi="Times New Roman" w:cs="Times New Roman"/>
          <w:iCs/>
          <w:sz w:val="24"/>
          <w:szCs w:val="24"/>
        </w:rPr>
        <w:t xml:space="preserve"> (Figure 2.1)</w:t>
      </w:r>
      <w:commentRangeStart w:id="186"/>
      <w:r w:rsidR="00F7140F" w:rsidRPr="00AD0CC1">
        <w:rPr>
          <w:rFonts w:ascii="Times New Roman" w:eastAsia="Times New Roman" w:hAnsi="Times New Roman" w:cs="Times New Roman"/>
          <w:iCs/>
          <w:sz w:val="24"/>
          <w:szCs w:val="24"/>
        </w:rPr>
        <w:t>.</w:t>
      </w:r>
      <w:commentRangeEnd w:id="186"/>
      <w:r w:rsidR="00F7140F" w:rsidRPr="00AD0CC1">
        <w:rPr>
          <w:rStyle w:val="CommentReference"/>
          <w:rFonts w:ascii="Times New Roman" w:hAnsi="Times New Roman" w:cs="Times New Roman"/>
        </w:rPr>
        <w:commentReference w:id="186"/>
      </w:r>
      <w:r w:rsidR="00F7140F" w:rsidRPr="00AD0CC1">
        <w:rPr>
          <w:rFonts w:ascii="Times New Roman" w:eastAsia="Times New Roman" w:hAnsi="Times New Roman" w:cs="Times New Roman"/>
          <w:iCs/>
          <w:sz w:val="24"/>
          <w:szCs w:val="24"/>
        </w:rPr>
        <w:t xml:space="preserve"> Figure 2.2 shows the evolution of CRB in different taxonomic groups. </w:t>
      </w:r>
      <w:r w:rsidR="002504DC">
        <w:rPr>
          <w:rFonts w:ascii="Times New Roman" w:eastAsia="Times New Roman" w:hAnsi="Times New Roman" w:cs="Times New Roman"/>
          <w:iCs/>
          <w:sz w:val="24"/>
          <w:szCs w:val="24"/>
        </w:rPr>
        <w:t>Pagel’s lam</w:t>
      </w:r>
      <w:r w:rsidR="00091AD5">
        <w:rPr>
          <w:rFonts w:ascii="Times New Roman" w:eastAsia="Times New Roman" w:hAnsi="Times New Roman" w:cs="Times New Roman"/>
          <w:iCs/>
          <w:sz w:val="24"/>
          <w:szCs w:val="24"/>
        </w:rPr>
        <w:t>bda (</w:t>
      </w:r>
      <w:r w:rsidR="008E4AFD" w:rsidRPr="008E4AFD">
        <w:rPr>
          <w:rFonts w:ascii="Times New Roman" w:eastAsia="Times New Roman" w:hAnsi="Times New Roman" w:cs="Times New Roman"/>
          <w:iCs/>
          <w:sz w:val="24"/>
          <w:szCs w:val="24"/>
        </w:rPr>
        <w:t>λ</w:t>
      </w:r>
      <w:r w:rsidR="00091AD5">
        <w:rPr>
          <w:rFonts w:ascii="Times New Roman" w:eastAsia="Times New Roman" w:hAnsi="Times New Roman" w:cs="Times New Roman"/>
          <w:iCs/>
          <w:sz w:val="24"/>
          <w:szCs w:val="24"/>
        </w:rPr>
        <w:t>)</w:t>
      </w:r>
      <w:r w:rsidR="00831104">
        <w:rPr>
          <w:rFonts w:ascii="Times New Roman" w:eastAsia="Times New Roman" w:hAnsi="Times New Roman" w:cs="Times New Roman"/>
          <w:iCs/>
          <w:sz w:val="24"/>
          <w:szCs w:val="24"/>
        </w:rPr>
        <w:t xml:space="preserve"> was estimated as 0.78, which suggests </w:t>
      </w:r>
      <w:r w:rsidR="008E4AFD">
        <w:rPr>
          <w:rFonts w:ascii="Times New Roman" w:eastAsia="Times New Roman" w:hAnsi="Times New Roman" w:cs="Times New Roman"/>
          <w:iCs/>
          <w:sz w:val="24"/>
          <w:szCs w:val="24"/>
        </w:rPr>
        <w:t xml:space="preserve">a strong phylogenetic </w:t>
      </w:r>
      <w:r w:rsidR="00525D95">
        <w:rPr>
          <w:rFonts w:ascii="Times New Roman" w:eastAsia="Times New Roman" w:hAnsi="Times New Roman" w:cs="Times New Roman"/>
          <w:iCs/>
          <w:sz w:val="24"/>
          <w:szCs w:val="24"/>
        </w:rPr>
        <w:t xml:space="preserve">signal in the </w:t>
      </w:r>
      <w:r w:rsidR="00065BF6">
        <w:rPr>
          <w:rFonts w:ascii="Times New Roman" w:eastAsia="Times New Roman" w:hAnsi="Times New Roman" w:cs="Times New Roman"/>
          <w:iCs/>
          <w:sz w:val="24"/>
          <w:szCs w:val="24"/>
        </w:rPr>
        <w:t>distribution of CRB.</w:t>
      </w:r>
    </w:p>
    <w:p w14:paraId="5C1F5A32" w14:textId="77777777" w:rsidR="0007551B" w:rsidRPr="00AD0CC1"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3349795F" w:rsidR="0007551B" w:rsidRPr="00AD0CC1" w:rsidRDefault="00A417DF" w:rsidP="00CC0C76">
      <w:pPr>
        <w:spacing w:line="360" w:lineRule="auto"/>
        <w:ind w:firstLine="720"/>
        <w:jc w:val="both"/>
        <w:rPr>
          <w:rFonts w:ascii="Times New Roman" w:eastAsia="Times New Roman" w:hAnsi="Times New Roman" w:cs="Times New Roman"/>
          <w:iCs/>
          <w:sz w:val="24"/>
          <w:szCs w:val="24"/>
        </w:rPr>
      </w:pPr>
      <w:r w:rsidRPr="000E4017">
        <w:rPr>
          <w:rFonts w:ascii="Times New Roman" w:eastAsia="Times New Roman" w:hAnsi="Times New Roman" w:cs="Times New Roman"/>
          <w:iCs/>
          <w:noProof/>
          <w:sz w:val="24"/>
          <w:szCs w:val="24"/>
        </w:rPr>
        <w:drawing>
          <wp:inline distT="0" distB="0" distL="0" distR="0" wp14:anchorId="24C1F34D" wp14:editId="09AA2107">
            <wp:extent cx="6127750" cy="4902200"/>
            <wp:effectExtent l="0" t="0" r="6350" b="0"/>
            <wp:docPr id="39086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5896" name="Picture 390865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1758" cy="4905406"/>
                    </a:xfrm>
                    <a:prstGeom prst="rect">
                      <a:avLst/>
                    </a:prstGeom>
                  </pic:spPr>
                </pic:pic>
              </a:graphicData>
            </a:graphic>
          </wp:inline>
        </w:drawing>
      </w:r>
    </w:p>
    <w:p w14:paraId="195BFD85" w14:textId="5B1D8752" w:rsidR="00E01131" w:rsidRPr="00AD0CC1" w:rsidRDefault="00E01131" w:rsidP="00E01131">
      <w:pPr>
        <w:pStyle w:val="Caption"/>
        <w:rPr>
          <w:i/>
          <w:iCs w:val="0"/>
          <w:sz w:val="22"/>
          <w:szCs w:val="20"/>
        </w:rPr>
      </w:pPr>
      <w:commentRangeStart w:id="187"/>
      <w:r w:rsidRPr="00AD0CC1">
        <w:rPr>
          <w:b/>
          <w:bCs/>
          <w:i/>
          <w:iCs w:val="0"/>
          <w:sz w:val="22"/>
          <w:szCs w:val="20"/>
        </w:rPr>
        <w:t>Figure 2.1</w:t>
      </w:r>
      <w:r w:rsidRPr="00AD0CC1">
        <w:rPr>
          <w:i/>
          <w:iCs w:val="0"/>
          <w:sz w:val="22"/>
          <w:szCs w:val="20"/>
        </w:rPr>
        <w:t xml:space="preserve"> Prevalence of Communal Roosting Behaviour in Families with greater </w:t>
      </w:r>
      <w:r w:rsidR="00463D4C" w:rsidRPr="00AD0CC1">
        <w:rPr>
          <w:i/>
          <w:iCs w:val="0"/>
          <w:sz w:val="22"/>
          <w:szCs w:val="20"/>
        </w:rPr>
        <w:t>representation</w:t>
      </w:r>
      <w:r w:rsidRPr="00AD0CC1">
        <w:rPr>
          <w:i/>
          <w:iCs w:val="0"/>
          <w:sz w:val="22"/>
          <w:szCs w:val="20"/>
        </w:rPr>
        <w:t xml:space="preserve"> (</w:t>
      </w:r>
      <w:r w:rsidR="00463D4C" w:rsidRPr="00AD0CC1">
        <w:rPr>
          <w:i/>
          <w:iCs w:val="0"/>
          <w:sz w:val="22"/>
          <w:szCs w:val="20"/>
        </w:rPr>
        <w:t>25&gt; species).</w:t>
      </w:r>
      <w:commentRangeEnd w:id="187"/>
      <w:r w:rsidR="00372A39" w:rsidRPr="00AD0CC1">
        <w:rPr>
          <w:rStyle w:val="CommentReference"/>
          <w:rFonts w:asciiTheme="minorHAnsi" w:eastAsiaTheme="minorHAnsi" w:hAnsiTheme="minorHAnsi" w:cstheme="minorBidi"/>
          <w:iCs w:val="0"/>
          <w:color w:val="auto"/>
          <w:lang w:eastAsia="en-US"/>
        </w:rPr>
        <w:commentReference w:id="187"/>
      </w:r>
    </w:p>
    <w:p w14:paraId="6504EFFF" w14:textId="77777777" w:rsidR="00E01131" w:rsidRPr="00AD0CC1"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AD0CC1" w:rsidRDefault="00753F3D" w:rsidP="00D70E63">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w:drawing>
          <wp:inline distT="0" distB="0" distL="0" distR="0" wp14:anchorId="2F7A621F" wp14:editId="34B26D85">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Pr="00AD0CC1" w:rsidRDefault="00AF19F5" w:rsidP="00AF19F5">
      <w:pPr>
        <w:pStyle w:val="Caption"/>
        <w:rPr>
          <w:i/>
          <w:iCs w:val="0"/>
          <w:sz w:val="22"/>
          <w:szCs w:val="20"/>
        </w:rPr>
      </w:pPr>
      <w:bookmarkStart w:id="188" w:name="_Toc199250239"/>
      <w:r w:rsidRPr="00AD0CC1">
        <w:rPr>
          <w:b/>
          <w:bCs/>
          <w:i/>
          <w:iCs w:val="0"/>
          <w:sz w:val="22"/>
          <w:szCs w:val="20"/>
        </w:rPr>
        <w:t>Figure 2.</w:t>
      </w:r>
      <w:r w:rsidR="00A879F6" w:rsidRPr="00AD0CC1">
        <w:rPr>
          <w:b/>
          <w:bCs/>
          <w:i/>
          <w:iCs w:val="0"/>
          <w:sz w:val="22"/>
          <w:szCs w:val="20"/>
        </w:rPr>
        <w:t>2</w:t>
      </w:r>
      <w:r w:rsidRPr="00AD0CC1">
        <w:rPr>
          <w:i/>
          <w:iCs w:val="0"/>
          <w:sz w:val="22"/>
          <w:szCs w:val="20"/>
        </w:rPr>
        <w:t xml:space="preserve"> Evolution of Communal Roosting Behaviour in Core Land Birds across different taxa. Data show the convergence evolution of this </w:t>
      </w:r>
      <w:r w:rsidR="00193919" w:rsidRPr="00AD0CC1">
        <w:rPr>
          <w:i/>
          <w:iCs w:val="0"/>
          <w:sz w:val="22"/>
          <w:szCs w:val="20"/>
        </w:rPr>
        <w:t>behaviour</w:t>
      </w:r>
      <w:r w:rsidRPr="00AD0CC1">
        <w:rPr>
          <w:i/>
          <w:iCs w:val="0"/>
          <w:sz w:val="22"/>
          <w:szCs w:val="20"/>
        </w:rPr>
        <w:t xml:space="preserve">. Data </w:t>
      </w:r>
      <w:r w:rsidR="002D6A75" w:rsidRPr="00AD0CC1">
        <w:rPr>
          <w:i/>
          <w:iCs w:val="0"/>
          <w:sz w:val="22"/>
          <w:szCs w:val="20"/>
        </w:rPr>
        <w:t xml:space="preserve">were </w:t>
      </w:r>
      <w:r w:rsidRPr="00AD0CC1">
        <w:rPr>
          <w:i/>
          <w:iCs w:val="0"/>
          <w:sz w:val="22"/>
          <w:szCs w:val="20"/>
        </w:rPr>
        <w:t>collected through Birds of the World and a Google scholar search.</w:t>
      </w:r>
      <w:bookmarkEnd w:id="188"/>
    </w:p>
    <w:p w14:paraId="4AF0DA69" w14:textId="77777777" w:rsidR="00841809" w:rsidRPr="00AD0CC1" w:rsidRDefault="00841809" w:rsidP="00DE0C17">
      <w:pPr>
        <w:rPr>
          <w:lang w:eastAsia="en-CA"/>
        </w:rPr>
      </w:pPr>
    </w:p>
    <w:p w14:paraId="6EAC38D2" w14:textId="2351A0B4" w:rsidR="00F7140F" w:rsidRPr="00AD0CC1" w:rsidRDefault="008C2F6F" w:rsidP="00DE0C17">
      <w:pPr>
        <w:pStyle w:val="Heading3"/>
        <w:rPr>
          <w:rStyle w:val="Heading5Char"/>
          <w:rFonts w:ascii="Times New Roman" w:eastAsia="SimSun" w:hAnsi="Times New Roman"/>
          <w:bCs w:val="0"/>
          <w:iCs w:val="0"/>
          <w:color w:val="auto"/>
          <w:szCs w:val="28"/>
        </w:rPr>
      </w:pPr>
      <w:bookmarkStart w:id="189" w:name="_Toc199480634"/>
      <w:r w:rsidRPr="00AD0CC1">
        <w:rPr>
          <w:rStyle w:val="Heading5Char"/>
          <w:rFonts w:ascii="Times New Roman" w:eastAsia="SimSun" w:hAnsi="Times New Roman"/>
          <w:bCs w:val="0"/>
          <w:iCs w:val="0"/>
          <w:color w:val="auto"/>
          <w:szCs w:val="28"/>
        </w:rPr>
        <w:t xml:space="preserve">2.3.3 </w:t>
      </w:r>
      <w:r w:rsidR="00F7140F" w:rsidRPr="00AD0CC1">
        <w:rPr>
          <w:rStyle w:val="Heading5Char"/>
          <w:rFonts w:ascii="Times New Roman" w:eastAsia="SimSun" w:hAnsi="Times New Roman"/>
          <w:bCs w:val="0"/>
          <w:iCs w:val="0"/>
          <w:color w:val="auto"/>
          <w:szCs w:val="28"/>
        </w:rPr>
        <w:t>Biological variables and CRB</w:t>
      </w:r>
      <w:bookmarkEnd w:id="189"/>
    </w:p>
    <w:p w14:paraId="2DE6D83F" w14:textId="77777777" w:rsidR="00E767D3" w:rsidRPr="00AD0CC1" w:rsidRDefault="00E767D3" w:rsidP="00CC0C76">
      <w:pPr>
        <w:spacing w:line="360" w:lineRule="auto"/>
        <w:ind w:firstLine="720"/>
        <w:jc w:val="both"/>
        <w:rPr>
          <w:rFonts w:ascii="Times New Roman" w:eastAsia="Times New Roman" w:hAnsi="Times New Roman" w:cs="Times New Roman"/>
          <w:sz w:val="24"/>
          <w:szCs w:val="24"/>
        </w:rPr>
      </w:pPr>
    </w:p>
    <w:p w14:paraId="18693062" w14:textId="6C46C687" w:rsidR="00E767D3" w:rsidRPr="00AD0CC1" w:rsidRDefault="001D021E" w:rsidP="00A601BD">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Overall, </w:t>
      </w:r>
      <w:r w:rsidR="00E767D3" w:rsidRPr="00AD0CC1">
        <w:rPr>
          <w:rFonts w:ascii="Times New Roman" w:eastAsia="Times New Roman" w:hAnsi="Times New Roman" w:cs="Times New Roman"/>
          <w:sz w:val="24"/>
          <w:szCs w:val="24"/>
        </w:rPr>
        <w:t>Handwi</w:t>
      </w:r>
      <w:r w:rsidR="00184A3D" w:rsidRPr="00AD0CC1">
        <w:rPr>
          <w:rFonts w:ascii="Times New Roman" w:eastAsia="Times New Roman" w:hAnsi="Times New Roman" w:cs="Times New Roman"/>
          <w:sz w:val="24"/>
          <w:szCs w:val="24"/>
        </w:rPr>
        <w:t>ng</w:t>
      </w:r>
      <w:r w:rsidR="00E767D3" w:rsidRPr="00AD0CC1">
        <w:rPr>
          <w:rFonts w:ascii="Times New Roman" w:eastAsia="Times New Roman" w:hAnsi="Times New Roman" w:cs="Times New Roman"/>
          <w:sz w:val="24"/>
          <w:szCs w:val="24"/>
        </w:rPr>
        <w:t xml:space="preserve"> Index and Mass</w:t>
      </w:r>
      <w:r w:rsidRPr="00AD0CC1">
        <w:rPr>
          <w:rFonts w:ascii="Times New Roman" w:eastAsia="Times New Roman" w:hAnsi="Times New Roman" w:cs="Times New Roman"/>
          <w:sz w:val="24"/>
          <w:szCs w:val="24"/>
        </w:rPr>
        <w:t xml:space="preserve"> showed a positive trend with CRB</w:t>
      </w:r>
      <w:r w:rsidR="00255B52" w:rsidRPr="00AD0CC1">
        <w:rPr>
          <w:rFonts w:ascii="Times New Roman" w:eastAsia="Times New Roman" w:hAnsi="Times New Roman" w:cs="Times New Roman"/>
          <w:sz w:val="24"/>
          <w:szCs w:val="24"/>
        </w:rPr>
        <w:t>, with prevalence of CRB increasing as how HWI and Mass increased</w:t>
      </w:r>
      <w:r w:rsidR="00E31B74" w:rsidRPr="00AD0CC1">
        <w:rPr>
          <w:rFonts w:ascii="Times New Roman" w:eastAsia="Times New Roman" w:hAnsi="Times New Roman" w:cs="Times New Roman"/>
          <w:sz w:val="24"/>
          <w:szCs w:val="24"/>
        </w:rPr>
        <w:t xml:space="preserve">, and </w:t>
      </w:r>
      <w:r w:rsidR="00030DB5" w:rsidRPr="00AD0CC1">
        <w:rPr>
          <w:rFonts w:ascii="Times New Roman" w:eastAsia="Times New Roman" w:hAnsi="Times New Roman" w:cs="Times New Roman"/>
          <w:sz w:val="24"/>
          <w:szCs w:val="24"/>
        </w:rPr>
        <w:t xml:space="preserve">a greater </w:t>
      </w:r>
      <w:r w:rsidR="00184A3D" w:rsidRPr="00AD0CC1">
        <w:rPr>
          <w:rFonts w:ascii="Times New Roman" w:eastAsia="Times New Roman" w:hAnsi="Times New Roman" w:cs="Times New Roman"/>
          <w:sz w:val="24"/>
          <w:szCs w:val="24"/>
        </w:rPr>
        <w:t xml:space="preserve">prevalence of CRB in scavengers as compared to other trophic </w:t>
      </w:r>
      <w:r w:rsidR="00184A3D" w:rsidRPr="00576EE4">
        <w:rPr>
          <w:rFonts w:ascii="Times New Roman" w:eastAsia="Times New Roman" w:hAnsi="Times New Roman" w:cs="Times New Roman"/>
          <w:sz w:val="24"/>
          <w:szCs w:val="24"/>
        </w:rPr>
        <w:t xml:space="preserve">guilds </w:t>
      </w:r>
      <w:r w:rsidR="00255B52" w:rsidRPr="00576EE4">
        <w:rPr>
          <w:rFonts w:ascii="Times New Roman" w:eastAsia="Times New Roman" w:hAnsi="Times New Roman" w:cs="Times New Roman"/>
          <w:sz w:val="24"/>
          <w:szCs w:val="24"/>
        </w:rPr>
        <w:t>(Figures 2.3-</w:t>
      </w:r>
      <w:r w:rsidR="00E31B74" w:rsidRPr="00576EE4">
        <w:rPr>
          <w:rFonts w:ascii="Times New Roman" w:eastAsia="Times New Roman" w:hAnsi="Times New Roman" w:cs="Times New Roman"/>
          <w:sz w:val="24"/>
          <w:szCs w:val="24"/>
        </w:rPr>
        <w:t>2.</w:t>
      </w:r>
      <w:r w:rsidR="00621D47" w:rsidRPr="00576EE4">
        <w:rPr>
          <w:rFonts w:ascii="Times New Roman" w:eastAsia="Times New Roman" w:hAnsi="Times New Roman" w:cs="Times New Roman"/>
          <w:sz w:val="24"/>
          <w:szCs w:val="24"/>
        </w:rPr>
        <w:t>5</w:t>
      </w:r>
      <w:r w:rsidR="000E02EC" w:rsidRPr="00576EE4">
        <w:rPr>
          <w:rFonts w:ascii="Times New Roman" w:eastAsia="Times New Roman" w:hAnsi="Times New Roman" w:cs="Times New Roman"/>
          <w:sz w:val="24"/>
          <w:szCs w:val="24"/>
        </w:rPr>
        <w:t>, Appendix</w:t>
      </w:r>
      <w:r w:rsidR="000E02EC" w:rsidRPr="00AD0CC1">
        <w:rPr>
          <w:rFonts w:ascii="Times New Roman" w:eastAsia="Times New Roman" w:hAnsi="Times New Roman" w:cs="Times New Roman"/>
          <w:sz w:val="24"/>
          <w:szCs w:val="24"/>
        </w:rPr>
        <w:t xml:space="preserve"> 1</w:t>
      </w:r>
      <w:r w:rsidR="00E31B74" w:rsidRPr="00AD0CC1">
        <w:rPr>
          <w:rFonts w:ascii="Times New Roman" w:eastAsia="Times New Roman" w:hAnsi="Times New Roman" w:cs="Times New Roman"/>
          <w:sz w:val="24"/>
          <w:szCs w:val="24"/>
        </w:rPr>
        <w:t>)</w:t>
      </w:r>
      <w:r w:rsidR="00184A3D" w:rsidRPr="00AD0CC1">
        <w:rPr>
          <w:rFonts w:ascii="Times New Roman" w:eastAsia="Times New Roman" w:hAnsi="Times New Roman" w:cs="Times New Roman"/>
          <w:sz w:val="24"/>
          <w:szCs w:val="24"/>
        </w:rPr>
        <w:t>.</w:t>
      </w:r>
    </w:p>
    <w:p w14:paraId="7A2ADFF1" w14:textId="0EA5ADE6" w:rsidR="00621D47" w:rsidRPr="00AD0CC1" w:rsidRDefault="00621D47" w:rsidP="00CC0C76">
      <w:pPr>
        <w:spacing w:line="360" w:lineRule="auto"/>
        <w:ind w:firstLine="720"/>
        <w:jc w:val="both"/>
        <w:rPr>
          <w:rFonts w:ascii="Times New Roman" w:eastAsia="Times New Roman" w:hAnsi="Times New Roman" w:cs="Times New Roman"/>
          <w:sz w:val="24"/>
          <w:szCs w:val="24"/>
        </w:rPr>
      </w:pPr>
    </w:p>
    <w:p w14:paraId="653C22A1" w14:textId="14524B94" w:rsidR="001A40B5"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The first set of models favored the model with biological variables over the null model (</w:t>
      </w:r>
      <w:commentRangeStart w:id="190"/>
      <w:r w:rsidRPr="00AD0CC1">
        <w:rPr>
          <w:rFonts w:ascii="Times New Roman" w:eastAsia="Times New Roman" w:hAnsi="Times New Roman" w:cs="Times New Roman"/>
          <w:sz w:val="24"/>
          <w:szCs w:val="24"/>
        </w:rPr>
        <w:t xml:space="preserve">259.5 </w:t>
      </w:r>
      <w:commentRangeEnd w:id="190"/>
      <w:r w:rsidRPr="00AD0CC1">
        <w:rPr>
          <w:rStyle w:val="CommentReference"/>
          <w:rFonts w:ascii="Times New Roman" w:hAnsi="Times New Roman" w:cs="Times New Roman"/>
        </w:rPr>
        <w:commentReference w:id="190"/>
      </w:r>
      <w:r w:rsidRPr="00AD0CC1">
        <w:rPr>
          <w:rFonts w:ascii="Times New Roman" w:eastAsia="Times New Roman" w:hAnsi="Times New Roman" w:cs="Times New Roman"/>
          <w:sz w:val="24"/>
          <w:szCs w:val="24"/>
        </w:rPr>
        <w:t>Model_1 over null model, Figure 2.</w:t>
      </w:r>
      <w:r w:rsidR="00576EE4">
        <w:rPr>
          <w:rFonts w:ascii="Times New Roman" w:eastAsia="Times New Roman" w:hAnsi="Times New Roman" w:cs="Times New Roman"/>
          <w:sz w:val="24"/>
          <w:szCs w:val="24"/>
        </w:rPr>
        <w:t>6</w:t>
      </w:r>
      <w:r w:rsidRPr="00AD0CC1">
        <w:rPr>
          <w:rFonts w:ascii="Times New Roman" w:eastAsia="Times New Roman" w:hAnsi="Times New Roman" w:cs="Times New Roman"/>
          <w:sz w:val="24"/>
          <w:szCs w:val="24"/>
        </w:rPr>
        <w:t xml:space="preserve">). These suggests that overall, phylogeny alone cannot explain the evolution of this behaviour. </w:t>
      </w:r>
      <w:r w:rsidR="001A40B5">
        <w:rPr>
          <w:rFonts w:ascii="Times New Roman" w:eastAsia="Times New Roman" w:hAnsi="Times New Roman" w:cs="Times New Roman"/>
          <w:sz w:val="24"/>
          <w:szCs w:val="24"/>
        </w:rPr>
        <w:t xml:space="preserve">After the use of informed priors, the model </w:t>
      </w:r>
      <w:r w:rsidR="000436B2">
        <w:rPr>
          <w:rFonts w:ascii="Times New Roman" w:eastAsia="Times New Roman" w:hAnsi="Times New Roman" w:cs="Times New Roman"/>
          <w:sz w:val="24"/>
          <w:szCs w:val="24"/>
        </w:rPr>
        <w:t>converged</w:t>
      </w:r>
      <w:r w:rsidR="00501B07">
        <w:rPr>
          <w:rFonts w:ascii="Times New Roman" w:eastAsia="Times New Roman" w:hAnsi="Times New Roman" w:cs="Times New Roman"/>
          <w:sz w:val="24"/>
          <w:szCs w:val="24"/>
        </w:rPr>
        <w:t xml:space="preserve"> </w:t>
      </w:r>
      <w:r w:rsidR="00C129D2">
        <w:rPr>
          <w:rFonts w:ascii="Times New Roman" w:eastAsia="Times New Roman" w:hAnsi="Times New Roman" w:cs="Times New Roman"/>
          <w:sz w:val="24"/>
          <w:szCs w:val="24"/>
        </w:rPr>
        <w:t>(</w:t>
      </w:r>
      <w:proofErr w:type="spellStart"/>
      <w:r w:rsidR="00C129D2">
        <w:rPr>
          <w:rFonts w:ascii="Times New Roman" w:eastAsia="Times New Roman" w:hAnsi="Times New Roman" w:cs="Times New Roman"/>
          <w:sz w:val="24"/>
          <w:szCs w:val="24"/>
        </w:rPr>
        <w:t>Rhat</w:t>
      </w:r>
      <w:proofErr w:type="spellEnd"/>
      <w:r w:rsidR="00C129D2">
        <w:rPr>
          <w:rFonts w:ascii="Times New Roman" w:eastAsia="Times New Roman" w:hAnsi="Times New Roman" w:cs="Times New Roman"/>
          <w:sz w:val="24"/>
          <w:szCs w:val="24"/>
        </w:rPr>
        <w:t xml:space="preserve"> =1</w:t>
      </w:r>
      <w:r w:rsidR="0031052F">
        <w:rPr>
          <w:rFonts w:ascii="Times New Roman" w:eastAsia="Times New Roman" w:hAnsi="Times New Roman" w:cs="Times New Roman"/>
          <w:sz w:val="24"/>
          <w:szCs w:val="24"/>
        </w:rPr>
        <w:t>, Figure 2.</w:t>
      </w:r>
      <w:r w:rsidR="00576EE4">
        <w:rPr>
          <w:rFonts w:ascii="Times New Roman" w:eastAsia="Times New Roman" w:hAnsi="Times New Roman" w:cs="Times New Roman"/>
          <w:sz w:val="24"/>
          <w:szCs w:val="24"/>
        </w:rPr>
        <w:t>7</w:t>
      </w:r>
      <w:r w:rsidR="00C129D2">
        <w:rPr>
          <w:rFonts w:ascii="Times New Roman" w:eastAsia="Times New Roman" w:hAnsi="Times New Roman" w:cs="Times New Roman"/>
          <w:sz w:val="24"/>
          <w:szCs w:val="24"/>
        </w:rPr>
        <w:t>), allowing for more accurate model interpretation</w:t>
      </w:r>
      <w:r w:rsidR="00291812">
        <w:rPr>
          <w:rFonts w:ascii="Times New Roman" w:eastAsia="Times New Roman" w:hAnsi="Times New Roman" w:cs="Times New Roman"/>
          <w:sz w:val="24"/>
          <w:szCs w:val="24"/>
        </w:rPr>
        <w:t xml:space="preserve"> (Figures</w:t>
      </w:r>
      <w:r w:rsidR="00E02013">
        <w:rPr>
          <w:rFonts w:ascii="Times New Roman" w:eastAsia="Times New Roman" w:hAnsi="Times New Roman" w:cs="Times New Roman"/>
          <w:sz w:val="24"/>
          <w:szCs w:val="24"/>
        </w:rPr>
        <w:t xml:space="preserve"> 2.8 &amp; 2.9, Appendix 1)</w:t>
      </w:r>
    </w:p>
    <w:p w14:paraId="16C8734B" w14:textId="77777777" w:rsidR="009C4294" w:rsidRPr="00AD0CC1" w:rsidRDefault="009C4294" w:rsidP="00D70E63">
      <w:pPr>
        <w:spacing w:line="360" w:lineRule="auto"/>
        <w:jc w:val="both"/>
        <w:rPr>
          <w:rFonts w:ascii="Times New Roman" w:eastAsia="Times New Roman" w:hAnsi="Times New Roman" w:cs="Times New Roman"/>
          <w:sz w:val="24"/>
          <w:szCs w:val="24"/>
        </w:rPr>
      </w:pPr>
    </w:p>
    <w:p w14:paraId="3A90D451" w14:textId="45C7E4D8" w:rsidR="00F7140F" w:rsidRPr="00AD0CC1" w:rsidRDefault="00F7140F" w:rsidP="00D70E63">
      <w:pPr>
        <w:spacing w:line="360" w:lineRule="auto"/>
        <w:jc w:val="both"/>
        <w:rPr>
          <w:rFonts w:ascii="Times New Roman" w:eastAsia="Times New Roman" w:hAnsi="Times New Roman" w:cs="Times New Roman"/>
          <w:sz w:val="24"/>
          <w:szCs w:val="24"/>
        </w:rPr>
      </w:pPr>
      <w:commentRangeStart w:id="191"/>
      <w:r w:rsidRPr="00AD0CC1">
        <w:rPr>
          <w:rFonts w:ascii="Times New Roman" w:eastAsia="Times New Roman" w:hAnsi="Times New Roman" w:cs="Times New Roman"/>
          <w:sz w:val="24"/>
          <w:szCs w:val="24"/>
        </w:rPr>
        <w:t>Figure 2.</w:t>
      </w:r>
      <w:r w:rsidR="00576EE4">
        <w:rPr>
          <w:rFonts w:ascii="Times New Roman" w:eastAsia="Times New Roman" w:hAnsi="Times New Roman" w:cs="Times New Roman"/>
          <w:sz w:val="24"/>
          <w:szCs w:val="24"/>
        </w:rPr>
        <w:t>6</w:t>
      </w:r>
      <w:r w:rsidRPr="00AD0CC1">
        <w:rPr>
          <w:rFonts w:ascii="Times New Roman" w:eastAsia="Times New Roman" w:hAnsi="Times New Roman" w:cs="Times New Roman"/>
          <w:sz w:val="24"/>
          <w:szCs w:val="24"/>
        </w:rPr>
        <w:t xml:space="preserve"> Model comparison between global (all data model) and null model. </w:t>
      </w:r>
      <w:commentRangeEnd w:id="191"/>
      <w:r w:rsidRPr="00AD0CC1">
        <w:rPr>
          <w:rStyle w:val="CommentReference"/>
          <w:rFonts w:ascii="Times New Roman" w:hAnsi="Times New Roman" w:cs="Times New Roman"/>
        </w:rPr>
        <w:commentReference w:id="191"/>
      </w:r>
    </w:p>
    <w:p w14:paraId="02998230" w14:textId="77777777" w:rsidR="00E13E13" w:rsidRPr="00AD0CC1" w:rsidRDefault="00E13E13"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3BB16DDC" w14:textId="33C47154" w:rsidR="00F7140F" w:rsidRPr="00AD0CC1" w:rsidRDefault="00F7140F" w:rsidP="00D70E63">
      <w:pPr>
        <w:spacing w:line="360" w:lineRule="auto"/>
        <w:jc w:val="both"/>
        <w:rPr>
          <w:rFonts w:ascii="Times New Roman" w:eastAsia="Times New Roman" w:hAnsi="Times New Roman" w:cs="Times New Roman"/>
          <w:sz w:val="24"/>
          <w:szCs w:val="24"/>
        </w:rPr>
      </w:pPr>
    </w:p>
    <w:p w14:paraId="20D06B83" w14:textId="28EE31F4" w:rsidR="00F7140F" w:rsidRPr="00AD0CC1" w:rsidRDefault="00F7140F" w:rsidP="00D70E63">
      <w:pPr>
        <w:spacing w:line="360" w:lineRule="auto"/>
        <w:jc w:val="both"/>
        <w:rPr>
          <w:rFonts w:ascii="Times New Roman" w:eastAsia="Times New Roman" w:hAnsi="Times New Roman" w:cs="Times New Roman"/>
          <w:sz w:val="24"/>
          <w:szCs w:val="24"/>
        </w:rPr>
      </w:pPr>
      <w:commentRangeStart w:id="192"/>
      <w:r w:rsidRPr="00AD0CC1">
        <w:rPr>
          <w:rFonts w:ascii="Times New Roman" w:eastAsia="Times New Roman" w:hAnsi="Times New Roman" w:cs="Times New Roman"/>
          <w:sz w:val="24"/>
          <w:szCs w:val="24"/>
        </w:rPr>
        <w:t>Figure 2.</w:t>
      </w:r>
      <w:r w:rsidR="00E02013">
        <w:rPr>
          <w:rFonts w:ascii="Times New Roman" w:eastAsia="Times New Roman" w:hAnsi="Times New Roman" w:cs="Times New Roman"/>
          <w:sz w:val="24"/>
          <w:szCs w:val="24"/>
        </w:rPr>
        <w:t>7</w:t>
      </w:r>
      <w:r w:rsidRPr="00AD0CC1">
        <w:rPr>
          <w:rFonts w:ascii="Times New Roman" w:eastAsia="Times New Roman" w:hAnsi="Times New Roman" w:cs="Times New Roman"/>
          <w:sz w:val="24"/>
          <w:szCs w:val="24"/>
        </w:rPr>
        <w:t xml:space="preserve"> Summary of global model</w:t>
      </w:r>
      <w:r w:rsidR="00380A1B">
        <w:rPr>
          <w:rFonts w:ascii="Times New Roman" w:eastAsia="Times New Roman" w:hAnsi="Times New Roman" w:cs="Times New Roman"/>
          <w:sz w:val="24"/>
          <w:szCs w:val="24"/>
        </w:rPr>
        <w:t xml:space="preserve"> and the coefficients</w:t>
      </w:r>
      <w:r w:rsidRPr="00AD0CC1">
        <w:rPr>
          <w:rFonts w:ascii="Times New Roman" w:eastAsia="Times New Roman" w:hAnsi="Times New Roman" w:cs="Times New Roman"/>
          <w:sz w:val="24"/>
          <w:szCs w:val="24"/>
        </w:rPr>
        <w:t>.</w:t>
      </w:r>
      <w:commentRangeEnd w:id="192"/>
      <w:r w:rsidRPr="00AD0CC1">
        <w:rPr>
          <w:rStyle w:val="CommentReference"/>
          <w:rFonts w:ascii="Times New Roman" w:hAnsi="Times New Roman" w:cs="Times New Roman"/>
        </w:rPr>
        <w:commentReference w:id="192"/>
      </w:r>
      <w:r w:rsidR="00380A1B">
        <w:rPr>
          <w:rFonts w:ascii="Times New Roman" w:eastAsia="Times New Roman" w:hAnsi="Times New Roman" w:cs="Times New Roman"/>
          <w:sz w:val="24"/>
          <w:szCs w:val="24"/>
        </w:rPr>
        <w:t xml:space="preserve"> </w:t>
      </w:r>
    </w:p>
    <w:p w14:paraId="3D8779E3" w14:textId="6154E956" w:rsidR="00F7140F" w:rsidRPr="00AD0CC1" w:rsidRDefault="00DD0D6C" w:rsidP="00D70E63">
      <w:pPr>
        <w:spacing w:line="360" w:lineRule="auto"/>
        <w:jc w:val="both"/>
        <w:rPr>
          <w:rFonts w:ascii="Times New Roman" w:eastAsia="Times New Roman" w:hAnsi="Times New Roman" w:cs="Times New Roman"/>
          <w:sz w:val="24"/>
          <w:szCs w:val="24"/>
        </w:rPr>
      </w:pPr>
      <w:r w:rsidRPr="00DD0D6C">
        <w:rPr>
          <w:rFonts w:ascii="Times New Roman" w:eastAsia="Times New Roman" w:hAnsi="Times New Roman" w:cs="Times New Roman"/>
          <w:i/>
          <w:iCs/>
          <w:noProof/>
          <w:color w:val="FF0000"/>
          <w:sz w:val="24"/>
          <w:szCs w:val="24"/>
        </w:rPr>
        <w:drawing>
          <wp:inline distT="0" distB="0" distL="0" distR="0" wp14:anchorId="1142DD46" wp14:editId="337F000F">
            <wp:extent cx="5880100" cy="2037080"/>
            <wp:effectExtent l="0" t="0" r="6350" b="1270"/>
            <wp:docPr id="8468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6562" name=""/>
                    <pic:cNvPicPr/>
                  </pic:nvPicPr>
                  <pic:blipFill rotWithShape="1">
                    <a:blip r:embed="rId16"/>
                    <a:srcRect l="1068"/>
                    <a:stretch>
                      <a:fillRect/>
                    </a:stretch>
                  </pic:blipFill>
                  <pic:spPr bwMode="auto">
                    <a:xfrm>
                      <a:off x="0" y="0"/>
                      <a:ext cx="5880100" cy="2037080"/>
                    </a:xfrm>
                    <a:prstGeom prst="rect">
                      <a:avLst/>
                    </a:prstGeom>
                    <a:ln>
                      <a:noFill/>
                    </a:ln>
                    <a:extLst>
                      <a:ext uri="{53640926-AAD7-44D8-BBD7-CCE9431645EC}">
                        <a14:shadowObscured xmlns:a14="http://schemas.microsoft.com/office/drawing/2010/main"/>
                      </a:ext>
                    </a:extLst>
                  </pic:spPr>
                </pic:pic>
              </a:graphicData>
            </a:graphic>
          </wp:inline>
        </w:drawing>
      </w:r>
    </w:p>
    <w:p w14:paraId="2446FF65"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45F5DECA"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6F0105E6"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63AA0839"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115BCB84" w14:textId="5DAA2714" w:rsidR="00F7140F" w:rsidRPr="00AD0CC1"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AD0CC1">
        <w:rPr>
          <w:rStyle w:val="Heading5Char"/>
          <w:rFonts w:ascii="Times New Roman" w:eastAsia="SimSun" w:hAnsi="Times New Roman"/>
          <w:b/>
          <w:bCs w:val="0"/>
          <w:szCs w:val="28"/>
          <w:lang w:val="en-CA"/>
        </w:rPr>
        <w:t xml:space="preserve">2.3.4 </w:t>
      </w:r>
      <w:r w:rsidR="00F7140F" w:rsidRPr="00AD0CC1">
        <w:rPr>
          <w:rStyle w:val="Heading5Char"/>
          <w:rFonts w:ascii="Times New Roman" w:eastAsia="SimSun" w:hAnsi="Times New Roman"/>
          <w:b/>
          <w:bCs w:val="0"/>
          <w:szCs w:val="28"/>
          <w:lang w:val="en-CA"/>
        </w:rPr>
        <w:t>Transition to CRB - Section on ancestry of the behaviour</w:t>
      </w:r>
    </w:p>
    <w:p w14:paraId="3201F14A" w14:textId="62900D90" w:rsidR="00F7140F" w:rsidRPr="00AD0CC1" w:rsidRDefault="00B957BE" w:rsidP="00D70E6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0F9260BA"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7D9585ED"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C3FC470"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655FF9E4"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328EE732"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Pr="00AD0CC1" w:rsidRDefault="004F798C" w:rsidP="00E047A5">
      <w:pPr>
        <w:pStyle w:val="Heading2"/>
        <w:spacing w:line="360" w:lineRule="auto"/>
        <w:jc w:val="both"/>
        <w:rPr>
          <w:rFonts w:ascii="Times New Roman" w:hAnsi="Times New Roman" w:cs="Times New Roman"/>
          <w:b/>
          <w:bCs/>
          <w:color w:val="auto"/>
          <w:sz w:val="24"/>
          <w:szCs w:val="24"/>
        </w:rPr>
      </w:pPr>
      <w:bookmarkStart w:id="193" w:name="_Toc199480635"/>
      <w:r w:rsidRPr="00AD0CC1">
        <w:rPr>
          <w:rFonts w:ascii="Times New Roman" w:hAnsi="Times New Roman" w:cs="Times New Roman"/>
          <w:b/>
          <w:bCs/>
          <w:color w:val="auto"/>
          <w:sz w:val="24"/>
          <w:szCs w:val="24"/>
        </w:rPr>
        <w:t xml:space="preserve">2.4 </w:t>
      </w:r>
      <w:commentRangeStart w:id="194"/>
      <w:r w:rsidR="00F7140F" w:rsidRPr="00AD0CC1">
        <w:rPr>
          <w:rFonts w:ascii="Times New Roman" w:hAnsi="Times New Roman" w:cs="Times New Roman"/>
          <w:b/>
          <w:bCs/>
          <w:color w:val="auto"/>
          <w:sz w:val="24"/>
          <w:szCs w:val="24"/>
        </w:rPr>
        <w:t xml:space="preserve">Discussion </w:t>
      </w:r>
      <w:commentRangeEnd w:id="194"/>
      <w:r w:rsidR="00F7140F" w:rsidRPr="00AD0CC1">
        <w:rPr>
          <w:b/>
          <w:bCs/>
          <w:sz w:val="24"/>
          <w:szCs w:val="24"/>
        </w:rPr>
        <w:commentReference w:id="194"/>
      </w:r>
      <w:bookmarkEnd w:id="193"/>
    </w:p>
    <w:p w14:paraId="007EE337" w14:textId="45A20CA8" w:rsidR="00F7140F" w:rsidRPr="00AD0CC1" w:rsidRDefault="00F7140F" w:rsidP="00D444DE">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Communal Roosting Behaviour has been widely documented in different taxa with several explanations for this behaviour. </w:t>
      </w:r>
      <w:r w:rsidR="00DE0C17" w:rsidRPr="00AD0CC1">
        <w:rPr>
          <w:rFonts w:ascii="Times New Roman" w:eastAsia="Times New Roman" w:hAnsi="Times New Roman" w:cs="Times New Roman"/>
          <w:sz w:val="24"/>
          <w:szCs w:val="24"/>
        </w:rPr>
        <w:t xml:space="preserve">The </w:t>
      </w:r>
      <w:r w:rsidRPr="00AD0CC1">
        <w:rPr>
          <w:rFonts w:ascii="Times New Roman" w:eastAsia="Times New Roman" w:hAnsi="Times New Roman" w:cs="Times New Roman"/>
          <w:sz w:val="24"/>
          <w:szCs w:val="24"/>
        </w:rPr>
        <w:t xml:space="preserve">results suggest that </w:t>
      </w:r>
      <w:r w:rsidR="009450D8" w:rsidRPr="00AD0CC1">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195"/>
      <w:commentRangeEnd w:id="195"/>
      <w:r w:rsidR="009450D8" w:rsidRPr="00AD0CC1">
        <w:rPr>
          <w:rStyle w:val="CommentReference"/>
          <w:rFonts w:ascii="Times New Roman" w:hAnsi="Times New Roman" w:cs="Times New Roman"/>
        </w:rPr>
        <w:commentReference w:id="195"/>
      </w:r>
      <w:r w:rsidR="009562FA" w:rsidRPr="00AD0CC1">
        <w:rPr>
          <w:rFonts w:ascii="Times New Roman" w:eastAsia="Times New Roman" w:hAnsi="Times New Roman" w:cs="Times New Roman"/>
          <w:iCs/>
          <w:sz w:val="24"/>
          <w:szCs w:val="24"/>
        </w:rPr>
        <w:t xml:space="preserve"> Additionally, our findings suggest that</w:t>
      </w:r>
      <w:r w:rsidR="005F4297" w:rsidRPr="00AD0CC1">
        <w:rPr>
          <w:rFonts w:ascii="Times New Roman" w:eastAsia="Times New Roman" w:hAnsi="Times New Roman" w:cs="Times New Roman"/>
          <w:iCs/>
          <w:sz w:val="24"/>
          <w:szCs w:val="24"/>
        </w:rPr>
        <w:t xml:space="preserve"> </w:t>
      </w:r>
      <w:r w:rsidRPr="00AD0CC1">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Preston, 2005; Saldanha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ab/>
        <w:t xml:space="preserve"> </w:t>
      </w:r>
    </w:p>
    <w:p w14:paraId="64779E16" w14:textId="0B133775" w:rsidR="00077CBF" w:rsidRPr="00ED21DA" w:rsidRDefault="00077CBF"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YOU WILL HAVE TO CITE AND REFUTE THIS PAPER:</w:t>
      </w:r>
    </w:p>
    <w:p w14:paraId="61D7BFE0" w14:textId="7D086A6E" w:rsidR="00077CBF" w:rsidRPr="00AD0CC1" w:rsidRDefault="00BE7AB3" w:rsidP="00D444DE">
      <w:pPr>
        <w:spacing w:line="360" w:lineRule="auto"/>
        <w:ind w:firstLine="720"/>
        <w:jc w:val="both"/>
        <w:rPr>
          <w:rFonts w:ascii="Times New Roman" w:eastAsia="Times New Roman" w:hAnsi="Times New Roman" w:cs="Times New Roman"/>
          <w:sz w:val="24"/>
          <w:szCs w:val="24"/>
        </w:rPr>
      </w:pPr>
      <w:hyperlink r:id="rId17" w:history="1">
        <w:r w:rsidRPr="00ED21DA">
          <w:rPr>
            <w:rStyle w:val="Hyperlink"/>
            <w:highlight w:val="yellow"/>
          </w:rPr>
          <w:t>https://meridian.allenpress.com/rapt/article/52/4/407/429769/Evolution-of-Communal-Roosting-A-Social-Refuge</w:t>
        </w:r>
      </w:hyperlink>
    </w:p>
    <w:p w14:paraId="4610BFD4" w14:textId="272765C0" w:rsidR="00BE7AB3" w:rsidRPr="00ED21DA" w:rsidRDefault="00BE7AB3"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ALSO REFUTE PATCH SITTING HYPOTHESIS</w:t>
      </w:r>
    </w:p>
    <w:p w14:paraId="682CEC71" w14:textId="18B80DAC" w:rsidR="00BE7AB3" w:rsidRPr="00AD0CC1" w:rsidRDefault="00BE7AB3" w:rsidP="00D444DE">
      <w:pPr>
        <w:spacing w:line="360" w:lineRule="auto"/>
        <w:ind w:firstLine="720"/>
        <w:jc w:val="both"/>
        <w:rPr>
          <w:rFonts w:ascii="Times New Roman" w:eastAsia="Times New Roman" w:hAnsi="Times New Roman" w:cs="Times New Roman"/>
          <w:sz w:val="24"/>
          <w:szCs w:val="24"/>
        </w:rPr>
      </w:pPr>
      <w:hyperlink r:id="rId18" w:anchor="aep-section-id9" w:history="1">
        <w:r w:rsidRPr="00ED21DA">
          <w:rPr>
            <w:rStyle w:val="Hyperlink"/>
            <w:rFonts w:ascii="Times New Roman" w:eastAsia="Times New Roman" w:hAnsi="Times New Roman" w:cs="Times New Roman"/>
            <w:sz w:val="24"/>
            <w:szCs w:val="24"/>
            <w:highlight w:val="yellow"/>
          </w:rPr>
          <w:t>https://www.sciencedirect.com/science/article/pii/S0169204604001288#aep-section-id9</w:t>
        </w:r>
      </w:hyperlink>
    </w:p>
    <w:p w14:paraId="116C66BC" w14:textId="77777777" w:rsidR="00BE7AB3" w:rsidRPr="00AD0CC1" w:rsidRDefault="00BE7AB3" w:rsidP="00D444DE">
      <w:pPr>
        <w:spacing w:line="360" w:lineRule="auto"/>
        <w:ind w:firstLine="720"/>
        <w:jc w:val="both"/>
        <w:rPr>
          <w:rFonts w:ascii="Times New Roman" w:eastAsia="Times New Roman" w:hAnsi="Times New Roman" w:cs="Times New Roman"/>
          <w:sz w:val="24"/>
          <w:szCs w:val="24"/>
        </w:rPr>
      </w:pPr>
    </w:p>
    <w:p w14:paraId="1EDF5EB8"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AD0CC1" w:rsidRDefault="004F798C" w:rsidP="00DE0C17">
      <w:pPr>
        <w:pStyle w:val="Heading3"/>
        <w:spacing w:line="360" w:lineRule="auto"/>
        <w:rPr>
          <w:rStyle w:val="Heading5Char"/>
          <w:rFonts w:ascii="Times New Roman" w:eastAsia="SimSun" w:hAnsi="Times New Roman"/>
          <w:bCs w:val="0"/>
          <w:iCs w:val="0"/>
          <w:color w:val="auto"/>
          <w:szCs w:val="28"/>
        </w:rPr>
      </w:pPr>
      <w:bookmarkStart w:id="196" w:name="_Toc199480636"/>
      <w:r w:rsidRPr="00AD0CC1">
        <w:rPr>
          <w:rStyle w:val="Heading5Char"/>
          <w:rFonts w:ascii="Times New Roman" w:eastAsia="SimSun" w:hAnsi="Times New Roman"/>
          <w:bCs w:val="0"/>
          <w:iCs w:val="0"/>
          <w:color w:val="auto"/>
          <w:szCs w:val="28"/>
        </w:rPr>
        <w:t xml:space="preserve">2.4.1 </w:t>
      </w:r>
      <w:r w:rsidR="00F7140F" w:rsidRPr="00AD0CC1">
        <w:rPr>
          <w:rStyle w:val="Heading5Char"/>
          <w:rFonts w:ascii="Times New Roman" w:eastAsia="SimSun" w:hAnsi="Times New Roman"/>
          <w:bCs w:val="0"/>
          <w:iCs w:val="0"/>
          <w:color w:val="auto"/>
          <w:szCs w:val="28"/>
        </w:rPr>
        <w:t>Hand Wing Index and Communal Roosting Behaviour</w:t>
      </w:r>
      <w:bookmarkEnd w:id="196"/>
      <w:r w:rsidR="00F7140F" w:rsidRPr="00AD0CC1" w:rsidDel="00395C03">
        <w:rPr>
          <w:rStyle w:val="Heading5Char"/>
          <w:rFonts w:ascii="Times New Roman" w:eastAsia="SimSun" w:hAnsi="Times New Roman"/>
          <w:bCs w:val="0"/>
          <w:iCs w:val="0"/>
          <w:color w:val="auto"/>
          <w:szCs w:val="28"/>
        </w:rPr>
        <w:t xml:space="preserve"> </w:t>
      </w:r>
    </w:p>
    <w:p w14:paraId="3BE53774" w14:textId="51B21C43" w:rsidR="00F7140F" w:rsidRPr="00AD0CC1" w:rsidRDefault="00DE0C17" w:rsidP="00927519">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w:t>
      </w:r>
      <w:r w:rsidR="00F7140F" w:rsidRPr="00AD0CC1">
        <w:rPr>
          <w:rFonts w:ascii="Times New Roman" w:eastAsia="Times New Roman" w:hAnsi="Times New Roman" w:cs="Times New Roman"/>
          <w:sz w:val="24"/>
          <w:szCs w:val="24"/>
        </w:rPr>
        <w:t xml:space="preserve">results supported the idea of a positive relationship between HWI and </w:t>
      </w:r>
      <w:proofErr w:type="spellStart"/>
      <w:r w:rsidR="00F7140F" w:rsidRPr="00AD0CC1">
        <w:rPr>
          <w:rFonts w:ascii="Times New Roman" w:eastAsia="Times New Roman" w:hAnsi="Times New Roman" w:cs="Times New Roman"/>
          <w:sz w:val="24"/>
          <w:szCs w:val="24"/>
        </w:rPr>
        <w:t>pCRB</w:t>
      </w:r>
      <w:proofErr w:type="spellEnd"/>
      <w:r w:rsidR="00F7140F" w:rsidRPr="00AD0CC1">
        <w:rPr>
          <w:rFonts w:ascii="Times New Roman" w:eastAsia="Times New Roman" w:hAnsi="Times New Roman" w:cs="Times New Roman"/>
          <w:sz w:val="24"/>
          <w:szCs w:val="24"/>
        </w:rPr>
        <w:t xml:space="preserve">. These findings support the hypothesis of dispersing ability to promote this form of behaviour, which has been discussed by other authors. For example, a study done by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(Caccamise &amp; Morrison, 1986)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suggests that European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w:t>
      </w:r>
      <w:r w:rsidR="00F7140F" w:rsidRPr="00AD0CC1">
        <w:rPr>
          <w:rFonts w:ascii="Times New Roman" w:eastAsia="Times New Roman" w:hAnsi="Times New Roman" w:cs="Times New Roman"/>
          <w:sz w:val="24"/>
          <w:szCs w:val="24"/>
        </w:rPr>
        <w:lastRenderedPageBreak/>
        <w:t xml:space="preserve">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Nevertheless, the benefits of roosting (regardless of which type of roost) are inherently the same (e.g., </w:t>
      </w:r>
      <w:r w:rsidR="00F7140F" w:rsidRPr="00AD0CC1">
        <w:rPr>
          <w:rFonts w:ascii="Times New Roman" w:eastAsia="Times New Roman" w:hAnsi="Times New Roman" w:cs="Times New Roman"/>
          <w:sz w:val="24"/>
          <w:szCs w:val="24"/>
        </w:rPr>
        <w:fldChar w:fldCharType="begin"/>
      </w:r>
      <w:r w:rsidR="00F7140F" w:rsidRPr="00AD0CC1">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Sonerud et al. 2002)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support this hypothesis. In a recent study,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Weeks et al. (2022)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Although they suggest that aerial lifestyle and efficient flight coevolve, here I propose that efficient flight mode is the driver of aerial lifestyle (e.g., Reliance on CRB) and not vice versa.</w:t>
      </w:r>
    </w:p>
    <w:p w14:paraId="638D2FC9"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97" w:name="_Toc199480637"/>
      <w:r w:rsidRPr="00AD0CC1">
        <w:rPr>
          <w:rStyle w:val="Heading5Char"/>
          <w:rFonts w:ascii="Times New Roman" w:eastAsia="SimSun" w:hAnsi="Times New Roman"/>
          <w:bCs w:val="0"/>
          <w:iCs w:val="0"/>
          <w:color w:val="auto"/>
          <w:szCs w:val="28"/>
        </w:rPr>
        <w:t xml:space="preserve">2.4.2 </w:t>
      </w:r>
      <w:r w:rsidR="00F7140F" w:rsidRPr="00AD0CC1">
        <w:rPr>
          <w:rStyle w:val="Heading5Char"/>
          <w:rFonts w:ascii="Times New Roman" w:eastAsia="SimSun" w:hAnsi="Times New Roman"/>
          <w:bCs w:val="0"/>
          <w:iCs w:val="0"/>
          <w:color w:val="auto"/>
          <w:szCs w:val="28"/>
        </w:rPr>
        <w:t>Mass and Communal Roosting Behaviour</w:t>
      </w:r>
      <w:bookmarkEnd w:id="197"/>
    </w:p>
    <w:p w14:paraId="53295172" w14:textId="4D1DD36F"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(Hudson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For instance, high metabolic rates has been correlated to behaviours like torpor in hummingbirds, and food hoarding in several birds</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and mammals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Day &amp; Bartness, 2003)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show that communal roosting 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w:t>
      </w:r>
      <w:r w:rsidRPr="00AD0CC1">
        <w:rPr>
          <w:rFonts w:ascii="Times New Roman" w:hAnsi="Times New Roman" w:cs="Times New Roman"/>
          <w:sz w:val="24"/>
          <w:szCs w:val="24"/>
        </w:rPr>
        <w:lastRenderedPageBreak/>
        <w:t xml:space="preserve">metabolic rate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(Suarez &amp; Gass, 2002)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AD0CC1" w:rsidRDefault="00F7140F" w:rsidP="00E047A5">
      <w:pPr>
        <w:spacing w:line="360" w:lineRule="auto"/>
        <w:jc w:val="both"/>
        <w:rPr>
          <w:rFonts w:ascii="Times New Roman" w:hAnsi="Times New Roman" w:cs="Times New Roman"/>
          <w:sz w:val="24"/>
          <w:szCs w:val="24"/>
        </w:rPr>
      </w:pPr>
    </w:p>
    <w:p w14:paraId="204C6B32" w14:textId="4CD26EBD"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98" w:name="_Toc199480638"/>
      <w:r w:rsidRPr="00AD0CC1">
        <w:rPr>
          <w:rStyle w:val="Heading5Char"/>
          <w:rFonts w:ascii="Times New Roman" w:eastAsia="SimSun" w:hAnsi="Times New Roman"/>
          <w:bCs w:val="0"/>
          <w:iCs w:val="0"/>
          <w:color w:val="auto"/>
          <w:szCs w:val="28"/>
        </w:rPr>
        <w:t xml:space="preserve">2.4.3 </w:t>
      </w:r>
      <w:r w:rsidR="00F7140F" w:rsidRPr="00AD0CC1">
        <w:rPr>
          <w:rStyle w:val="Heading5Char"/>
          <w:rFonts w:ascii="Times New Roman" w:eastAsia="SimSun" w:hAnsi="Times New Roman"/>
          <w:bCs w:val="0"/>
          <w:iCs w:val="0"/>
          <w:color w:val="auto"/>
          <w:szCs w:val="28"/>
        </w:rPr>
        <w:t>Trophic level and Communal Roosting Behaviour</w:t>
      </w:r>
      <w:bookmarkEnd w:id="198"/>
    </w:p>
    <w:p w14:paraId="2EB9186F" w14:textId="3274C38E" w:rsidR="00F7140F" w:rsidRPr="00AD0CC1" w:rsidRDefault="00F7140F" w:rsidP="00E13E1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(Fern�ndez-Juricic &amp; Kacelnik, 2004)</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0DEB27CE" w14:textId="77777777" w:rsidR="00F7140F" w:rsidRPr="00AD0CC1" w:rsidRDefault="00F7140F" w:rsidP="00E13E13">
      <w:pPr>
        <w:spacing w:line="360" w:lineRule="auto"/>
        <w:jc w:val="both"/>
        <w:rPr>
          <w:rFonts w:ascii="Times New Roman" w:eastAsia="Times New Roman" w:hAnsi="Times New Roman" w:cs="Times New Roman"/>
          <w:i/>
          <w:iCs/>
          <w:sz w:val="24"/>
          <w:szCs w:val="24"/>
        </w:rPr>
      </w:pPr>
    </w:p>
    <w:p w14:paraId="23DEA3B4" w14:textId="089ACDA2" w:rsidR="007C75B8" w:rsidRPr="00AD0CC1" w:rsidRDefault="007C75B8"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sz w:val="24"/>
          <w:szCs w:val="24"/>
          <w:highlight w:val="yellow"/>
        </w:rPr>
        <w:t>HERE mention that IN RAPTORS FOR INSTANCE, CRB IS MOSTLY DOCUMENTED IN JUVENILES., WHICH SUGGESTS FOR NAÏVE INDIVIDUALS THAT ARE LESS ABLE TO HUNT/DEFEND/DISPERSE CRB IS A GREAT OPTION. THIS LEVEL OF DETAIL IS OBVIOUSLY NOT IN THE DATA OF THE MODELS BUT WORTH DISCUSSING</w:t>
      </w:r>
    </w:p>
    <w:p w14:paraId="1162B646" w14:textId="523FAF9B"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99" w:name="_Toc199480639"/>
      <w:r w:rsidRPr="00AD0CC1">
        <w:rPr>
          <w:rStyle w:val="Heading5Char"/>
          <w:rFonts w:ascii="Times New Roman" w:eastAsia="SimSun" w:hAnsi="Times New Roman"/>
          <w:bCs w:val="0"/>
          <w:iCs w:val="0"/>
          <w:color w:val="auto"/>
          <w:szCs w:val="28"/>
        </w:rPr>
        <w:t xml:space="preserve">2.4.4. </w:t>
      </w:r>
      <w:r w:rsidR="00F7140F" w:rsidRPr="00AD0CC1">
        <w:rPr>
          <w:rStyle w:val="Heading5Char"/>
          <w:rFonts w:ascii="Times New Roman" w:eastAsia="SimSun" w:hAnsi="Times New Roman"/>
          <w:bCs w:val="0"/>
          <w:iCs w:val="0"/>
          <w:color w:val="auto"/>
          <w:szCs w:val="28"/>
        </w:rPr>
        <w:t>Brain size and Communal Roosting Behaviour</w:t>
      </w:r>
      <w:bookmarkEnd w:id="199"/>
    </w:p>
    <w:p w14:paraId="12F743E5" w14:textId="1F9319F6"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Social behaviours that rely on memory have been widely documented for birds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Boeckle &amp; Bugnyar, 2012; Penndorf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AD0CC1">
        <w:rPr>
          <w:rFonts w:ascii="Times New Roman" w:hAnsi="Times New Roman" w:cs="Times New Roman"/>
          <w:sz w:val="24"/>
          <w:szCs w:val="24"/>
        </w:rPr>
        <w:t>Dywer</w:t>
      </w:r>
      <w:proofErr w:type="spellEnd"/>
      <w:r w:rsidRPr="00AD0CC1">
        <w:rPr>
          <w:rFonts w:ascii="Times New Roman" w:hAnsi="Times New Roman" w:cs="Times New Roman"/>
          <w:sz w:val="24"/>
          <w:szCs w:val="24"/>
        </w:rPr>
        <w:t xml:space="preserve"> et al. 2018), as well as returning back to their </w:t>
      </w:r>
      <w:r w:rsidRPr="00AD0CC1">
        <w:rPr>
          <w:rFonts w:ascii="Times New Roman" w:hAnsi="Times New Roman" w:cs="Times New Roman"/>
          <w:sz w:val="24"/>
          <w:szCs w:val="24"/>
        </w:rPr>
        <w:lastRenderedPageBreak/>
        <w:t xml:space="preserve">communal roosts. A study conducted on bats showed that spatial memory together with social cues were key for individuals to track the resources efficiently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(Lourie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Other study in bats showed how they relied on spatial memory to find their communal roosts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(Hernández-Montero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Clearly, spatial memory has been well established as a mechanism for food finding in wildlife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(Brodbeck, 1994; Marzluff, 2010; McGREGOR &amp; Healy,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However, data on </w:t>
      </w:r>
      <w:r w:rsidRPr="00AD0CC1">
        <w:rPr>
          <w:rFonts w:ascii="Times New Roman" w:eastAsia="Times New Roman" w:hAnsi="Times New Roman" w:cs="Times New Roman"/>
          <w:sz w:val="24"/>
          <w:szCs w:val="24"/>
        </w:rPr>
        <w:t>hippocampus volume</w:t>
      </w:r>
      <w:r w:rsidRPr="00AD0CC1">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w:t>
      </w: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Collectively, these lines of evidence support the use of the brain mass to body mass residuals as a robust proxy for memory in birds.</w:t>
      </w:r>
    </w:p>
    <w:p w14:paraId="63EBFB1A" w14:textId="436A6019"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200" w:name="_Toc199480640"/>
      <w:r w:rsidRPr="00AD0CC1">
        <w:rPr>
          <w:rStyle w:val="Heading5Char"/>
          <w:rFonts w:ascii="Times New Roman" w:eastAsia="SimSun" w:hAnsi="Times New Roman"/>
          <w:bCs w:val="0"/>
          <w:iCs w:val="0"/>
          <w:color w:val="auto"/>
          <w:szCs w:val="28"/>
        </w:rPr>
        <w:t xml:space="preserve">2.4.5 </w:t>
      </w:r>
      <w:r w:rsidR="00F7140F" w:rsidRPr="00AD0CC1">
        <w:rPr>
          <w:rStyle w:val="Heading5Char"/>
          <w:rFonts w:ascii="Times New Roman" w:eastAsia="SimSun" w:hAnsi="Times New Roman"/>
          <w:bCs w:val="0"/>
          <w:iCs w:val="0"/>
          <w:color w:val="auto"/>
          <w:szCs w:val="28"/>
        </w:rPr>
        <w:t>Alternative predictors: Predictability of food sources and food abundance</w:t>
      </w:r>
      <w:bookmarkEnd w:id="200"/>
      <w:r w:rsidR="00F7140F" w:rsidRPr="00AD0CC1">
        <w:rPr>
          <w:rStyle w:val="Heading5Char"/>
          <w:rFonts w:ascii="Times New Roman" w:eastAsia="SimSun" w:hAnsi="Times New Roman"/>
          <w:bCs w:val="0"/>
          <w:iCs w:val="0"/>
          <w:color w:val="auto"/>
          <w:szCs w:val="28"/>
        </w:rPr>
        <w:t xml:space="preserve"> </w:t>
      </w:r>
    </w:p>
    <w:p w14:paraId="0782DA7A" w14:textId="77777777" w:rsidR="00F4077F" w:rsidRPr="00AD0CC1" w:rsidRDefault="00F4077F" w:rsidP="00F4077F">
      <w:pPr>
        <w:pStyle w:val="Heading2"/>
        <w:spacing w:line="360" w:lineRule="auto"/>
        <w:jc w:val="both"/>
        <w:rPr>
          <w:rFonts w:ascii="Times New Roman" w:hAnsi="Times New Roman" w:cs="Times New Roman"/>
          <w:b/>
          <w:bCs/>
          <w:color w:val="auto"/>
          <w:sz w:val="24"/>
          <w:szCs w:val="24"/>
          <w:highlight w:val="yellow"/>
        </w:rPr>
      </w:pPr>
      <w:commentRangeStart w:id="201"/>
      <w:commentRangeStart w:id="202"/>
      <w:r w:rsidRPr="00AD0CC1">
        <w:rPr>
          <w:rFonts w:ascii="Times New Roman" w:hAnsi="Times New Roman" w:cs="Times New Roman"/>
          <w:b/>
          <w:bCs/>
          <w:color w:val="auto"/>
          <w:sz w:val="24"/>
          <w:szCs w:val="24"/>
          <w:highlight w:val="yellow"/>
        </w:rPr>
        <w:t>1</w:t>
      </w:r>
      <w:commentRangeEnd w:id="201"/>
      <w:r w:rsidRPr="00AD0CC1">
        <w:rPr>
          <w:rStyle w:val="CommentReference"/>
          <w:rFonts w:asciiTheme="minorHAnsi" w:eastAsiaTheme="minorHAnsi" w:hAnsiTheme="minorHAnsi" w:cstheme="minorBidi"/>
          <w:color w:val="auto"/>
        </w:rPr>
        <w:commentReference w:id="201"/>
      </w:r>
      <w:r w:rsidRPr="00AD0CC1">
        <w:rPr>
          <w:rFonts w:ascii="Times New Roman" w:hAnsi="Times New Roman" w:cs="Times New Roman"/>
          <w:b/>
          <w:bCs/>
          <w:color w:val="auto"/>
          <w:sz w:val="24"/>
          <w:szCs w:val="24"/>
          <w:highlight w:val="yellow"/>
        </w:rPr>
        <w:t xml:space="preserve">.4 Predictability of resources and foraging </w:t>
      </w:r>
      <w:commentRangeEnd w:id="202"/>
      <w:r w:rsidRPr="00AD0CC1">
        <w:rPr>
          <w:rFonts w:ascii="Times New Roman" w:hAnsi="Times New Roman" w:cs="Times New Roman"/>
          <w:b/>
          <w:bCs/>
          <w:color w:val="auto"/>
          <w:sz w:val="24"/>
          <w:szCs w:val="24"/>
          <w:highlight w:val="yellow"/>
        </w:rPr>
        <w:t>behaviour</w:t>
      </w:r>
      <w:r w:rsidRPr="00AD0CC1">
        <w:rPr>
          <w:rStyle w:val="CommentReference"/>
          <w:rFonts w:asciiTheme="minorHAnsi" w:eastAsiaTheme="minorHAnsi" w:hAnsiTheme="minorHAnsi" w:cstheme="minorBidi"/>
          <w:color w:val="auto"/>
          <w:highlight w:val="yellow"/>
        </w:rPr>
        <w:commentReference w:id="202"/>
      </w:r>
    </w:p>
    <w:p w14:paraId="42042149" w14:textId="77777777" w:rsidR="00F4077F" w:rsidRPr="00AD0CC1" w:rsidRDefault="00F4077F" w:rsidP="00F4077F">
      <w:pPr>
        <w:spacing w:line="360" w:lineRule="auto"/>
        <w:jc w:val="both"/>
        <w:rPr>
          <w:rFonts w:ascii="Times New Roman" w:hAnsi="Times New Roman" w:cs="Times New Roman"/>
          <w:sz w:val="24"/>
          <w:szCs w:val="24"/>
        </w:rPr>
      </w:pPr>
      <w:commentRangeStart w:id="203"/>
      <w:r w:rsidRPr="00AD0CC1">
        <w:rPr>
          <w:rFonts w:ascii="Times New Roman" w:hAnsi="Times New Roman" w:cs="Times New Roman"/>
          <w:sz w:val="24"/>
          <w:szCs w:val="24"/>
          <w:highlight w:val="yellow"/>
        </w:rPr>
        <w:t xml:space="preserve">To defend a feeding territory implies that there are benefits of doing so, one of them being energetic rewards (Ord 2021). </w:t>
      </w:r>
      <w:commentRangeEnd w:id="203"/>
      <w:r w:rsidRPr="00AD0CC1">
        <w:rPr>
          <w:rStyle w:val="CommentReference"/>
          <w:highlight w:val="yellow"/>
        </w:rPr>
        <w:commentReference w:id="203"/>
      </w:r>
      <w:commentRangeStart w:id="204"/>
      <w:r w:rsidRPr="00AD0CC1">
        <w:rPr>
          <w:rFonts w:ascii="Times New Roman" w:hAnsi="Times New Roman" w:cs="Times New Roman"/>
          <w:sz w:val="24"/>
          <w:szCs w:val="24"/>
          <w:highlight w:val="yellow"/>
        </w:rPr>
        <w:t xml:space="preserve">Hence, it is expected that individuals with higher energetic demands (e.g., apex predators) will be more territorial than species in lower trophic guilds, all else being equal. </w:t>
      </w:r>
      <w:commentRangeEnd w:id="204"/>
      <w:r w:rsidRPr="00AD0CC1">
        <w:rPr>
          <w:rStyle w:val="CommentReference"/>
          <w:highlight w:val="yellow"/>
        </w:rPr>
        <w:commentReference w:id="204"/>
      </w:r>
      <w:commentRangeStart w:id="205"/>
      <w:r w:rsidRPr="00AD0CC1">
        <w:rPr>
          <w:rFonts w:ascii="Times New Roman" w:hAnsi="Times New Roman" w:cs="Times New Roman"/>
          <w:sz w:val="24"/>
          <w:szCs w:val="24"/>
          <w:highlight w:val="yellow"/>
        </w:rPr>
        <w:t xml:space="preserve">Species with very specific niches and scarce or scattered food availability will also be more prone to defend territories because competition for these resources is likely to be stronger. </w:t>
      </w:r>
      <w:commentRangeEnd w:id="205"/>
      <w:r w:rsidRPr="00AD0CC1">
        <w:rPr>
          <w:rStyle w:val="CommentReference"/>
          <w:highlight w:val="yellow"/>
        </w:rPr>
        <w:commentReference w:id="205"/>
      </w:r>
      <w:r w:rsidRPr="00AD0CC1">
        <w:rPr>
          <w:rFonts w:ascii="Times New Roman" w:hAnsi="Times New Roman" w:cs="Times New Roman"/>
          <w:sz w:val="24"/>
          <w:szCs w:val="24"/>
          <w:highlight w:val="yellow"/>
        </w:rPr>
        <w:t xml:space="preserve">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are less likely </w:t>
      </w:r>
      <w:commentRangeStart w:id="206"/>
      <w:r w:rsidRPr="00AD0CC1">
        <w:rPr>
          <w:rFonts w:ascii="Times New Roman" w:hAnsi="Times New Roman" w:cs="Times New Roman"/>
          <w:sz w:val="24"/>
          <w:szCs w:val="24"/>
          <w:highlight w:val="yellow"/>
        </w:rPr>
        <w:t xml:space="preserve">lead to territorial behaviour </w:t>
      </w:r>
      <w:commentRangeEnd w:id="206"/>
      <w:r w:rsidRPr="00AD0CC1">
        <w:rPr>
          <w:rStyle w:val="CommentReference"/>
          <w:highlight w:val="yellow"/>
        </w:rPr>
        <w:commentReference w:id="206"/>
      </w:r>
      <w:r w:rsidRPr="00AD0CC1">
        <w:rPr>
          <w:rFonts w:ascii="Times New Roman" w:hAnsi="Times New Roman" w:cs="Times New Roman"/>
          <w:sz w:val="24"/>
          <w:szCs w:val="24"/>
          <w:highlight w:val="yellow"/>
        </w:rPr>
        <w:t xml:space="preserve">(Grant 1993). </w:t>
      </w:r>
      <w:commentRangeStart w:id="207"/>
      <w:r w:rsidRPr="00AD0CC1">
        <w:rPr>
          <w:rFonts w:ascii="Times New Roman" w:hAnsi="Times New Roman" w:cs="Times New Roman"/>
          <w:sz w:val="24"/>
          <w:szCs w:val="24"/>
          <w:highlight w:val="yellow"/>
        </w:rPr>
        <w:t xml:space="preserve">Interestingly, many scavengers forage in </w:t>
      </w:r>
      <w:r w:rsidRPr="00AD0CC1">
        <w:rPr>
          <w:rFonts w:ascii="Times New Roman" w:hAnsi="Times New Roman" w:cs="Times New Roman"/>
          <w:sz w:val="24"/>
          <w:szCs w:val="24"/>
          <w:highlight w:val="yellow"/>
        </w:rPr>
        <w:lastRenderedPageBreak/>
        <w:t>groups, leading to wonder if there are any benefits to this social behaviour given the nature of their unpredictable food sources.</w:t>
      </w:r>
      <w:commentRangeEnd w:id="207"/>
      <w:r w:rsidRPr="00AD0CC1">
        <w:rPr>
          <w:rStyle w:val="CommentReference"/>
          <w:highlight w:val="yellow"/>
        </w:rPr>
        <w:commentReference w:id="207"/>
      </w:r>
    </w:p>
    <w:p w14:paraId="0F0217A1" w14:textId="77777777" w:rsidR="00F4077F" w:rsidRPr="00AD0CC1" w:rsidRDefault="00F4077F" w:rsidP="00294ABB"/>
    <w:p w14:paraId="6F0CF852" w14:textId="171ECA84" w:rsidR="00F7140F" w:rsidRPr="00AD0CC1" w:rsidRDefault="00F7140F" w:rsidP="00E13E13">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(Farquhar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showed that the increase in probability in communal roosting (huddling) of Chimney swifts (</w:t>
      </w:r>
      <w:r w:rsidRPr="00AD0CC1">
        <w:rPr>
          <w:rFonts w:ascii="Times New Roman" w:hAnsi="Times New Roman" w:cs="Times New Roman"/>
          <w:i/>
          <w:iCs/>
          <w:sz w:val="24"/>
        </w:rPr>
        <w:t xml:space="preserve">Chaetura </w:t>
      </w:r>
      <w:proofErr w:type="spellStart"/>
      <w:r w:rsidRPr="00AD0CC1">
        <w:rPr>
          <w:rFonts w:ascii="Times New Roman" w:hAnsi="Times New Roman" w:cs="Times New Roman"/>
          <w:i/>
          <w:iCs/>
          <w:sz w:val="24"/>
        </w:rPr>
        <w:t>pelagica</w:t>
      </w:r>
      <w:proofErr w:type="spellEnd"/>
      <w:r w:rsidRPr="00AD0CC1">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AD0CC1">
        <w:rPr>
          <w:rFonts w:ascii="Times New Roman" w:hAnsi="Times New Roman" w:cs="Times New Roman"/>
          <w:i/>
          <w:iCs/>
          <w:sz w:val="24"/>
        </w:rPr>
        <w:t>Petrochelidon</w:t>
      </w:r>
      <w:proofErr w:type="spellEnd"/>
      <w:r w:rsidRPr="00AD0CC1">
        <w:rPr>
          <w:rFonts w:ascii="Times New Roman" w:hAnsi="Times New Roman" w:cs="Times New Roman"/>
          <w:i/>
          <w:iCs/>
          <w:sz w:val="24"/>
        </w:rPr>
        <w:t xml:space="preserve"> </w:t>
      </w:r>
      <w:proofErr w:type="spellStart"/>
      <w:r w:rsidRPr="00AD0CC1">
        <w:rPr>
          <w:rFonts w:ascii="Times New Roman" w:hAnsi="Times New Roman" w:cs="Times New Roman"/>
          <w:i/>
          <w:iCs/>
          <w:sz w:val="24"/>
        </w:rPr>
        <w:t>pyrrhonota</w:t>
      </w:r>
      <w:proofErr w:type="spellEnd"/>
      <w:r w:rsidRPr="00AD0CC1">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0139F68B" w14:textId="265AD14A" w:rsidR="00F7140F" w:rsidRPr="00AD0CC1"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(Robinson &amp; Davis, 2014)</w:t>
      </w:r>
      <w:r w:rsidRPr="00AD0CC1">
        <w:rPr>
          <w:rFonts w:ascii="Times New Roman" w:hAnsi="Times New Roman" w:cs="Times New Roman"/>
          <w:sz w:val="24"/>
        </w:rPr>
        <w:fldChar w:fldCharType="end"/>
      </w:r>
      <w:r w:rsidRPr="00AD0CC1">
        <w:rPr>
          <w:rFonts w:ascii="Times New Roman" w:hAnsi="Times New Roman" w:cs="Times New Roman"/>
          <w:sz w:val="24"/>
        </w:rPr>
        <w:t>.</w:t>
      </w:r>
      <w:r w:rsidR="005265AB" w:rsidRPr="00AD0CC1">
        <w:rPr>
          <w:rFonts w:ascii="Times New Roman" w:hAnsi="Times New Roman" w:cs="Times New Roman"/>
          <w:sz w:val="24"/>
        </w:rPr>
        <w:t xml:space="preserve"> </w:t>
      </w:r>
      <w:r w:rsidRPr="00AD0CC1">
        <w:rPr>
          <w:rFonts w:ascii="Times New Roman" w:hAnsi="Times New Roman" w:cs="Times New Roman"/>
          <w:sz w:val="24"/>
        </w:rPr>
        <w:t xml:space="preserve">One could argue that a greater amount of food resources may mean less need to communal roost since the food is available for everyone. This may hold true to some extent, in which case perhaps communal roosting is favored only after a </w:t>
      </w:r>
      <w:r w:rsidRPr="00AD0CC1">
        <w:rPr>
          <w:rFonts w:ascii="Times New Roman" w:hAnsi="Times New Roman" w:cs="Times New Roman"/>
          <w:sz w:val="24"/>
        </w:rPr>
        <w:lastRenderedPageBreak/>
        <w:t xml:space="preserve">threshold is reached in which every individual has enough access to the resource (e.g.,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Buckley, 1997)</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Kohles et al. (2022)</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my research.</w:t>
      </w:r>
    </w:p>
    <w:p w14:paraId="27B3E633" w14:textId="77777777" w:rsidR="00F7140F" w:rsidRPr="00AD0CC1" w:rsidRDefault="00F7140F" w:rsidP="00D70E63">
      <w:pPr>
        <w:spacing w:line="360" w:lineRule="auto"/>
        <w:jc w:val="both"/>
        <w:rPr>
          <w:rFonts w:ascii="Times New Roman" w:hAnsi="Times New Roman" w:cs="Times New Roman"/>
          <w:sz w:val="24"/>
        </w:rPr>
      </w:pPr>
    </w:p>
    <w:p w14:paraId="3B92F2BE" w14:textId="155C4EE8" w:rsidR="00F7140F"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(Lubbe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(Alley &amp; Agustsdottir, 2005)</w:t>
      </w:r>
      <w:r w:rsidRPr="00AD0CC1">
        <w:rPr>
          <w:rFonts w:ascii="Times New Roman" w:hAnsi="Times New Roman" w:cs="Times New Roman"/>
          <w:sz w:val="24"/>
        </w:rPr>
        <w:fldChar w:fldCharType="end"/>
      </w:r>
      <w:r w:rsidRPr="00AD0CC1">
        <w:rPr>
          <w:rFonts w:ascii="Times New Roman" w:hAnsi="Times New Roman" w:cs="Times New Roman"/>
          <w:sz w:val="24"/>
        </w:rPr>
        <w:t>, so we cannot assume that current environmental conditions drove the evolution of CRB in species seen today.</w:t>
      </w:r>
    </w:p>
    <w:p w14:paraId="02319383" w14:textId="77777777" w:rsidR="00E0081C" w:rsidRPr="00374E41" w:rsidRDefault="00E0081C" w:rsidP="00E0081C">
      <w:pPr>
        <w:spacing w:line="360" w:lineRule="auto"/>
        <w:ind w:firstLine="720"/>
        <w:jc w:val="both"/>
        <w:rPr>
          <w:rFonts w:ascii="Times New Roman" w:hAnsi="Times New Roman" w:cs="Times New Roman"/>
          <w:sz w:val="24"/>
          <w:szCs w:val="24"/>
          <w:highlight w:val="yellow"/>
        </w:rPr>
      </w:pPr>
      <w:r w:rsidRPr="00374E41">
        <w:rPr>
          <w:rFonts w:ascii="Times New Roman" w:hAnsi="Times New Roman" w:cs="Times New Roman"/>
          <w:sz w:val="24"/>
          <w:szCs w:val="24"/>
          <w:highlight w:val="yellow"/>
        </w:rPr>
        <w:t xml:space="preserve">THIS STATEMENT IS HARD TO PROVE OR REFUTE BECAUSE ASSESSING THE OCCURRENCE BASED ON LATITUDE WOIULD BE TPOO CHALLENGING SINCE MANY SPECIES OCCUR IN A WIDE RANGE OF LATITUDES. </w:t>
      </w:r>
    </w:p>
    <w:p w14:paraId="42F4AAFB" w14:textId="77777777" w:rsidR="00E0081C" w:rsidRPr="00AD0CC1" w:rsidRDefault="00E0081C" w:rsidP="00E0081C">
      <w:pPr>
        <w:spacing w:line="360" w:lineRule="auto"/>
        <w:ind w:firstLine="720"/>
        <w:jc w:val="both"/>
        <w:rPr>
          <w:rFonts w:ascii="Times New Roman" w:hAnsi="Times New Roman" w:cs="Times New Roman"/>
          <w:sz w:val="24"/>
          <w:szCs w:val="24"/>
        </w:rPr>
      </w:pPr>
      <w:r w:rsidRPr="00374E41">
        <w:rPr>
          <w:rFonts w:ascii="Times New Roman" w:hAnsi="Times New Roman" w:cs="Times New Roman"/>
          <w:sz w:val="24"/>
          <w:szCs w:val="24"/>
          <w:highlight w:val="yellow"/>
        </w:rPr>
        <w:t xml:space="preserve"> ADD AND EXPAND ON THIS</w:t>
      </w:r>
      <w:r w:rsidRPr="00AD0CC1">
        <w:rPr>
          <w:rFonts w:ascii="Times New Roman" w:hAnsi="Times New Roman" w:cs="Times New Roman"/>
          <w:sz w:val="24"/>
          <w:szCs w:val="24"/>
        </w:rPr>
        <w:t xml:space="preserve"> </w:t>
      </w:r>
    </w:p>
    <w:p w14:paraId="267A9F7E" w14:textId="77777777" w:rsidR="00E0081C" w:rsidRPr="00AD0CC1" w:rsidRDefault="00E0081C" w:rsidP="00CC0C76">
      <w:pPr>
        <w:spacing w:line="360" w:lineRule="auto"/>
        <w:ind w:firstLine="720"/>
        <w:jc w:val="both"/>
        <w:rPr>
          <w:rFonts w:ascii="Times New Roman" w:hAnsi="Times New Roman" w:cs="Times New Roman"/>
          <w:sz w:val="24"/>
        </w:rPr>
      </w:pPr>
    </w:p>
    <w:p w14:paraId="0F773B8E" w14:textId="77777777" w:rsidR="00F7140F" w:rsidRPr="00AD0CC1" w:rsidRDefault="00F7140F" w:rsidP="00E047A5">
      <w:pPr>
        <w:pStyle w:val="ListParagraph"/>
        <w:spacing w:line="360" w:lineRule="auto"/>
        <w:ind w:left="0" w:firstLine="720"/>
        <w:jc w:val="both"/>
        <w:rPr>
          <w:rFonts w:ascii="Times New Roman" w:hAnsi="Times New Roman" w:cs="Times New Roman"/>
          <w:sz w:val="24"/>
        </w:rPr>
      </w:pPr>
    </w:p>
    <w:p w14:paraId="6C346E2E" w14:textId="7E889146"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Finally, while communal roosting has most likely evolved to increase foraging efficiency in flock-living birds (</w:t>
      </w:r>
      <w:proofErr w:type="spellStart"/>
      <w:r w:rsidRPr="00AD0CC1">
        <w:rPr>
          <w:rFonts w:ascii="Times New Roman" w:hAnsi="Times New Roman" w:cs="Times New Roman"/>
          <w:sz w:val="24"/>
        </w:rPr>
        <w:t>Sonerud</w:t>
      </w:r>
      <w:proofErr w:type="spellEnd"/>
      <w:r w:rsidRPr="00AD0CC1">
        <w:rPr>
          <w:rFonts w:ascii="Times New Roman" w:hAnsi="Times New Roman" w:cs="Times New Roman"/>
          <w:sz w:val="24"/>
        </w:rPr>
        <w:t xml:space="preserve"> et al., 2002)</w:t>
      </w:r>
      <w:r w:rsidRPr="00AD0CC1">
        <w:rPr>
          <w:rFonts w:ascii="Times New Roman" w:eastAsia="Times New Roman" w:hAnsi="Times New Roman" w:cs="Times New Roman"/>
          <w:sz w:val="24"/>
          <w:szCs w:val="24"/>
        </w:rPr>
        <w:t xml:space="preserve">, we cannot discard that the behaviour has been maintained because it also may decrease predation risk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(Gilbert et al., 2010)</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thermal stress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Wojciechowski et al., 2011)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AD0CC1" w:rsidRDefault="00462D8E" w:rsidP="00443FA4">
      <w:pPr>
        <w:pStyle w:val="Heading3"/>
        <w:spacing w:line="360" w:lineRule="auto"/>
        <w:rPr>
          <w:rStyle w:val="Heading5Char"/>
          <w:rFonts w:ascii="Times New Roman" w:eastAsia="SimSun" w:hAnsi="Times New Roman"/>
          <w:bCs w:val="0"/>
          <w:iCs w:val="0"/>
          <w:color w:val="auto"/>
          <w:szCs w:val="28"/>
        </w:rPr>
      </w:pPr>
      <w:bookmarkStart w:id="208" w:name="_Toc199480641"/>
      <w:r w:rsidRPr="00AD0CC1">
        <w:rPr>
          <w:rStyle w:val="Heading5Char"/>
          <w:rFonts w:ascii="Times New Roman" w:eastAsia="SimSun" w:hAnsi="Times New Roman"/>
          <w:bCs w:val="0"/>
          <w:iCs w:val="0"/>
          <w:color w:val="auto"/>
          <w:szCs w:val="28"/>
        </w:rPr>
        <w:lastRenderedPageBreak/>
        <w:t xml:space="preserve">2.4.6 </w:t>
      </w:r>
      <w:r w:rsidR="00F7140F" w:rsidRPr="00AD0CC1">
        <w:rPr>
          <w:rStyle w:val="Heading5Char"/>
          <w:rFonts w:ascii="Times New Roman" w:eastAsia="SimSun" w:hAnsi="Times New Roman"/>
          <w:bCs w:val="0"/>
          <w:iCs w:val="0"/>
          <w:color w:val="auto"/>
          <w:szCs w:val="28"/>
        </w:rPr>
        <w:t>Limitations</w:t>
      </w:r>
      <w:bookmarkEnd w:id="208"/>
      <w:r w:rsidR="00F7140F" w:rsidRPr="00AD0CC1">
        <w:rPr>
          <w:rStyle w:val="Heading5Char"/>
          <w:rFonts w:ascii="Times New Roman" w:eastAsia="SimSun" w:hAnsi="Times New Roman"/>
          <w:bCs w:val="0"/>
          <w:iCs w:val="0"/>
          <w:color w:val="auto"/>
          <w:szCs w:val="28"/>
        </w:rPr>
        <w:t xml:space="preserve"> </w:t>
      </w:r>
    </w:p>
    <w:p w14:paraId="46A7E8EF" w14:textId="77777777"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this phenomenon to share information of potential predators. Similarly, </w:t>
      </w:r>
      <w:r w:rsidRPr="00AD0CC1">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AD0CC1">
        <w:rPr>
          <w:rFonts w:ascii="Times New Roman" w:eastAsia="Times New Roman" w:hAnsi="Times New Roman" w:cs="Times New Roman"/>
          <w:sz w:val="24"/>
          <w:szCs w:val="24"/>
        </w:rPr>
        <w:t xml:space="preserve">Van </w:t>
      </w:r>
      <w:proofErr w:type="spellStart"/>
      <w:r w:rsidRPr="00AD0CC1">
        <w:rPr>
          <w:rFonts w:ascii="Times New Roman" w:eastAsia="Times New Roman" w:hAnsi="Times New Roman" w:cs="Times New Roman"/>
          <w:sz w:val="24"/>
          <w:szCs w:val="24"/>
        </w:rPr>
        <w:t>Overveld</w:t>
      </w:r>
      <w:proofErr w:type="spellEnd"/>
      <w:r w:rsidRPr="00AD0CC1">
        <w:rPr>
          <w:rFonts w:ascii="Times New Roman" w:eastAsia="Times New Roman" w:hAnsi="Times New Roman" w:cs="Times New Roman"/>
          <w:sz w:val="24"/>
          <w:szCs w:val="24"/>
        </w:rPr>
        <w:t xml:space="preserve"> et al. 2022</w:t>
      </w:r>
      <w:r w:rsidRPr="00AD0CC1">
        <w:rPr>
          <w:rFonts w:ascii="Times New Roman" w:hAnsi="Times New Roman" w:cs="Times New Roman"/>
          <w:sz w:val="24"/>
          <w:szCs w:val="24"/>
        </w:rPr>
        <w:t>). Because all vultures and many corvids (e.g., ravens, crows, magpies) are also scavengers, the coincidence (or correlation) between trophic guild and cognitive abilities may hinder my capacity to link memory and communal roosting behaviour.</w:t>
      </w:r>
    </w:p>
    <w:p w14:paraId="32A004F2"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3FEA95E0" w14:textId="7E5B6EAC" w:rsidR="00F7140F" w:rsidRPr="00AD0CC1" w:rsidRDefault="00F7140F" w:rsidP="00CC0C76">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Another limiting factor is the use of</w:t>
      </w:r>
      <w:r w:rsidRPr="00AD0CC1">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AD0CC1">
        <w:rPr>
          <w:rFonts w:ascii="Times New Roman" w:hAnsi="Times New Roman" w:cs="Times New Roman"/>
          <w:sz w:val="24"/>
          <w:szCs w:val="24"/>
        </w:rPr>
        <w:t>Burns et al. 2008, Benson-Amram et al. 2016</w:t>
      </w:r>
      <w:r w:rsidRPr="00AD0CC1">
        <w:rPr>
          <w:rFonts w:ascii="Times New Roman" w:eastAsia="Times New Roman" w:hAnsi="Times New Roman" w:cs="Times New Roman"/>
          <w:sz w:val="24"/>
          <w:szCs w:val="24"/>
        </w:rPr>
        <w:t>), intelligence (Dickie &amp; Roth 2016) or other biological traits like life expectancy (</w:t>
      </w:r>
      <w:proofErr w:type="spellStart"/>
      <w:r w:rsidRPr="00AD0CC1">
        <w:rPr>
          <w:rFonts w:ascii="Times New Roman" w:eastAsia="Times New Roman" w:hAnsi="Times New Roman" w:cs="Times New Roman"/>
          <w:sz w:val="24"/>
          <w:szCs w:val="24"/>
        </w:rPr>
        <w:t>Smeele</w:t>
      </w:r>
      <w:proofErr w:type="spellEnd"/>
      <w:r w:rsidRPr="00AD0CC1">
        <w:rPr>
          <w:rFonts w:ascii="Times New Roman" w:eastAsia="Times New Roman" w:hAnsi="Times New Roman" w:cs="Times New Roman"/>
          <w:sz w:val="24"/>
          <w:szCs w:val="24"/>
        </w:rPr>
        <w:t xml:space="preserve"> et al. 2022). T</w:t>
      </w:r>
      <w:r w:rsidRPr="00AD0CC1">
        <w:rPr>
          <w:rFonts w:ascii="Times New Roman" w:hAnsi="Times New Roman" w:cs="Times New Roman"/>
          <w:sz w:val="24"/>
          <w:szCs w:val="24"/>
        </w:rPr>
        <w:t xml:space="preserve">hus, there is a risk that a relationship between </w:t>
      </w:r>
      <w:r w:rsidRPr="00AD0CC1">
        <w:rPr>
          <w:rFonts w:ascii="Times New Roman" w:eastAsia="Times New Roman" w:hAnsi="Times New Roman" w:cs="Times New Roman"/>
          <w:sz w:val="24"/>
          <w:szCs w:val="24"/>
        </w:rPr>
        <w:t xml:space="preserve">brain size residuals and roosting behaviour may be due to correlates with other variables other than memory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AD0CC1">
        <w:rPr>
          <w:rFonts w:ascii="Times New Roman" w:hAnsi="Times New Roman" w:cs="Times New Roman"/>
          <w:sz w:val="24"/>
          <w:szCs w:val="24"/>
        </w:rPr>
        <w:t>brain mass to body mass residuals, which would limit the use of the latter as a proxy. Albeit,</w:t>
      </w:r>
      <w:r w:rsidRPr="00AD0CC1">
        <w:rPr>
          <w:rFonts w:ascii="Times New Roman" w:eastAsia="Times New Roman" w:hAnsi="Times New Roman" w:cs="Times New Roman"/>
          <w:sz w:val="24"/>
          <w:szCs w:val="24"/>
        </w:rPr>
        <w:t xml:space="preserve"> </w:t>
      </w:r>
      <w:r w:rsidRPr="00AD0CC1">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Alternatively, memory (or intelligence) could increase the ability to rely on local enhancement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(Everding &amp; Jones,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w:t>
      </w:r>
      <w:r w:rsidRPr="00AD0CC1">
        <w:rPr>
          <w:rFonts w:ascii="Times New Roman" w:hAnsi="Times New Roman" w:cs="Times New Roman"/>
          <w:sz w:val="24"/>
          <w:szCs w:val="24"/>
        </w:rPr>
        <w:lastRenderedPageBreak/>
        <w:t xml:space="preserve">roosting behaviour alone. Further research should expand on this hypothesis using the data collected as part of this research. </w:t>
      </w:r>
    </w:p>
    <w:p w14:paraId="258483AD"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67BC3A65" w14:textId="0EDF9FBE" w:rsidR="00F7140F" w:rsidRPr="00AD0CC1"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Finally, there is a limitation in my ability to detect CRB. </w:t>
      </w:r>
      <w:r w:rsidRPr="00AD0CC1">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(Killen et al., 2016)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Benson et al.,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AD0CC1" w:rsidRDefault="00E5171E" w:rsidP="00443FA4">
      <w:pPr>
        <w:pStyle w:val="Heading3"/>
        <w:spacing w:line="360" w:lineRule="auto"/>
        <w:rPr>
          <w:rStyle w:val="Heading5Char"/>
          <w:rFonts w:ascii="Times New Roman" w:eastAsia="SimSun" w:hAnsi="Times New Roman"/>
          <w:bCs w:val="0"/>
          <w:iCs w:val="0"/>
          <w:color w:val="auto"/>
          <w:szCs w:val="28"/>
        </w:rPr>
      </w:pPr>
      <w:bookmarkStart w:id="209" w:name="_Toc199480642"/>
      <w:r w:rsidRPr="00AD0CC1">
        <w:rPr>
          <w:rStyle w:val="Heading5Char"/>
          <w:rFonts w:ascii="Times New Roman" w:eastAsia="SimSun" w:hAnsi="Times New Roman"/>
          <w:bCs w:val="0"/>
          <w:iCs w:val="0"/>
          <w:color w:val="auto"/>
          <w:szCs w:val="28"/>
        </w:rPr>
        <w:t xml:space="preserve">2.4.7 </w:t>
      </w:r>
      <w:r w:rsidR="00F7140F" w:rsidRPr="00AD0CC1">
        <w:rPr>
          <w:rStyle w:val="Heading5Char"/>
          <w:rFonts w:ascii="Times New Roman" w:eastAsia="SimSun" w:hAnsi="Times New Roman"/>
          <w:bCs w:val="0"/>
          <w:iCs w:val="0"/>
          <w:color w:val="auto"/>
          <w:szCs w:val="28"/>
        </w:rPr>
        <w:t>Future work</w:t>
      </w:r>
      <w:bookmarkEnd w:id="209"/>
    </w:p>
    <w:p w14:paraId="6CB50088" w14:textId="77777777"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Cheng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but this approach is limited to where weather radars are available. </w:t>
      </w:r>
    </w:p>
    <w:p w14:paraId="76E25C96" w14:textId="77777777" w:rsidR="00F7140F" w:rsidRPr="00AD0CC1" w:rsidRDefault="00F7140F" w:rsidP="00D70E63">
      <w:pPr>
        <w:spacing w:line="360" w:lineRule="auto"/>
        <w:jc w:val="both"/>
        <w:rPr>
          <w:rFonts w:ascii="Times New Roman" w:hAnsi="Times New Roman" w:cs="Times New Roman"/>
          <w:sz w:val="24"/>
          <w:szCs w:val="24"/>
        </w:rPr>
      </w:pPr>
    </w:p>
    <w:p w14:paraId="6506D802"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w:t>
      </w:r>
      <w:r w:rsidRPr="00AD0CC1">
        <w:rPr>
          <w:rFonts w:ascii="Times New Roman" w:hAnsi="Times New Roman" w:cs="Times New Roman"/>
          <w:sz w:val="24"/>
          <w:szCs w:val="24"/>
        </w:rPr>
        <w:lastRenderedPageBreak/>
        <w:t xml:space="preserve">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AD0CC1" w:rsidRDefault="00F7140F" w:rsidP="00D70E63">
      <w:pPr>
        <w:spacing w:line="360" w:lineRule="auto"/>
        <w:jc w:val="both"/>
        <w:rPr>
          <w:rFonts w:ascii="Times New Roman" w:hAnsi="Times New Roman" w:cs="Times New Roman"/>
          <w:sz w:val="24"/>
          <w:szCs w:val="24"/>
        </w:rPr>
      </w:pPr>
    </w:p>
    <w:p w14:paraId="6B78E5EE"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for the current research since several species exist on a vast geographic range with contrasting productivities. For instance, Peregrine falcons (</w:t>
      </w:r>
      <w:r w:rsidRPr="00AD0CC1">
        <w:rPr>
          <w:rFonts w:ascii="Times New Roman" w:hAnsi="Times New Roman" w:cs="Times New Roman"/>
          <w:i/>
          <w:iCs/>
          <w:sz w:val="24"/>
        </w:rPr>
        <w:t>Falco peregrinus</w:t>
      </w:r>
      <w:r w:rsidRPr="00AD0CC1">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D7EBD60"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AD0CC1"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AD0CC1"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AD0CC1" w:rsidRDefault="00084648" w:rsidP="00E047A5">
      <w:pPr>
        <w:pStyle w:val="Heading1"/>
        <w:spacing w:line="360" w:lineRule="auto"/>
        <w:jc w:val="center"/>
        <w:rPr>
          <w:rFonts w:ascii="Times New Roman" w:hAnsi="Times New Roman" w:cs="Times New Roman"/>
          <w:b/>
          <w:bCs/>
          <w:color w:val="auto"/>
          <w:sz w:val="28"/>
          <w:szCs w:val="28"/>
        </w:rPr>
      </w:pPr>
      <w:bookmarkStart w:id="210" w:name="_Toc199480643"/>
      <w:bookmarkStart w:id="211" w:name="_Toc149126634"/>
      <w:r w:rsidRPr="00AD0CC1">
        <w:rPr>
          <w:rFonts w:ascii="Times New Roman" w:hAnsi="Times New Roman" w:cs="Times New Roman"/>
          <w:b/>
          <w:bCs/>
          <w:color w:val="auto"/>
          <w:sz w:val="28"/>
          <w:szCs w:val="28"/>
        </w:rPr>
        <w:t>Chapter 3: The need for ecological studies in social species</w:t>
      </w:r>
      <w:bookmarkEnd w:id="210"/>
    </w:p>
    <w:bookmarkEnd w:id="211"/>
    <w:p w14:paraId="0D8C83B9" w14:textId="77777777" w:rsidR="00084648" w:rsidRPr="00AD0CC1" w:rsidRDefault="00084648" w:rsidP="00D70E63">
      <w:pPr>
        <w:spacing w:line="360" w:lineRule="auto"/>
        <w:jc w:val="both"/>
        <w:rPr>
          <w:rFonts w:ascii="Times New Roman" w:hAnsi="Times New Roman" w:cs="Times New Roman"/>
          <w:b/>
          <w:bCs/>
          <w:sz w:val="24"/>
          <w:szCs w:val="24"/>
        </w:rPr>
      </w:pPr>
    </w:p>
    <w:p w14:paraId="62A61643" w14:textId="157049D0"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212" w:name="_Toc199480644"/>
      <w:r w:rsidRPr="00AD0CC1">
        <w:rPr>
          <w:rFonts w:ascii="Times New Roman" w:hAnsi="Times New Roman" w:cs="Times New Roman"/>
          <w:b/>
          <w:bCs/>
          <w:color w:val="auto"/>
          <w:sz w:val="24"/>
          <w:szCs w:val="24"/>
        </w:rPr>
        <w:t xml:space="preserve">3.1 </w:t>
      </w:r>
      <w:r w:rsidR="00084648" w:rsidRPr="00AD0CC1">
        <w:rPr>
          <w:rFonts w:ascii="Times New Roman" w:hAnsi="Times New Roman" w:cs="Times New Roman"/>
          <w:b/>
          <w:bCs/>
          <w:color w:val="auto"/>
          <w:sz w:val="24"/>
          <w:szCs w:val="24"/>
        </w:rPr>
        <w:t>Introduction</w:t>
      </w:r>
      <w:bookmarkEnd w:id="212"/>
    </w:p>
    <w:p w14:paraId="18B1022D" w14:textId="2332255D"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Sociality is widely observed in the animal kingdom, and it has been documented that social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enhances learning </w:t>
      </w:r>
      <w:r w:rsidRPr="00AD0CC1">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(Kappeler, 2019; Massen,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(Marinero et al.,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These benefits may increase survival of individuals and overall fitness. </w:t>
      </w:r>
    </w:p>
    <w:p w14:paraId="59AD3929" w14:textId="698E7920"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(Emery et al., 2007; Emery &amp; Clayton, 2004)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6576B84D" w14:textId="77777777" w:rsidR="00084648" w:rsidRPr="00AD0CC1" w:rsidRDefault="00084648" w:rsidP="00D70E63">
      <w:pPr>
        <w:spacing w:line="360" w:lineRule="auto"/>
        <w:jc w:val="both"/>
        <w:rPr>
          <w:rFonts w:ascii="Times New Roman" w:hAnsi="Times New Roman" w:cs="Times New Roman"/>
          <w:sz w:val="24"/>
          <w:szCs w:val="24"/>
        </w:rPr>
      </w:pPr>
    </w:p>
    <w:p w14:paraId="16895D15" w14:textId="1946BFC9"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Vultures, just like corvids, are scavengers. Similarly, vultures are also highly social species. Among this group, several species have been documented using communal roosts where several individuals gather for the resting period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(Campbell, 2015; Van Overveld, Gangoso,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sidRPr="00AD0CC1">
        <w:rPr>
          <w:rFonts w:ascii="Times New Roman" w:hAnsi="Times New Roman" w:cs="Times New Roman"/>
          <w:sz w:val="24"/>
          <w:szCs w:val="24"/>
        </w:rPr>
        <w:t xml:space="preserve"> i</w:t>
      </w:r>
      <w:r w:rsidRPr="00AD0CC1">
        <w:rPr>
          <w:rFonts w:ascii="Times New Roman" w:hAnsi="Times New Roman" w:cs="Times New Roman"/>
          <w:sz w:val="24"/>
          <w:szCs w:val="24"/>
        </w:rPr>
        <w:t xml:space="preserve">s niche partitioning between the species in the study system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(Kendall,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In concrete, the author found that species that have greatest search efficiency or greater sociality (e.g. Bateleurs, </w:t>
      </w:r>
      <w:proofErr w:type="spellStart"/>
      <w:r w:rsidRPr="00AD0CC1">
        <w:rPr>
          <w:rFonts w:ascii="Times New Roman" w:hAnsi="Times New Roman" w:cs="Times New Roman"/>
          <w:sz w:val="24"/>
          <w:szCs w:val="24"/>
        </w:rPr>
        <w:t>Ruppell’s</w:t>
      </w:r>
      <w:proofErr w:type="spellEnd"/>
      <w:r w:rsidRPr="00AD0CC1">
        <w:rPr>
          <w:rFonts w:ascii="Times New Roman" w:hAnsi="Times New Roman" w:cs="Times New Roman"/>
          <w:sz w:val="24"/>
          <w:szCs w:val="24"/>
        </w:rPr>
        <w:t>, Lappet-faced, and White-backed vultures) had access to patches of better quality than their counterparts, hence establishing dominance. Likewise, a study done on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(Moreno-Opo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2EC4B2D1" w14:textId="77777777" w:rsidR="00084648" w:rsidRPr="00AD0CC1" w:rsidRDefault="00084648" w:rsidP="00D70E63">
      <w:pPr>
        <w:spacing w:line="360" w:lineRule="auto"/>
        <w:jc w:val="both"/>
        <w:rPr>
          <w:rFonts w:ascii="Times New Roman" w:hAnsi="Times New Roman" w:cs="Times New Roman"/>
          <w:b/>
          <w:bCs/>
          <w:sz w:val="24"/>
          <w:szCs w:val="24"/>
        </w:rPr>
      </w:pPr>
    </w:p>
    <w:p w14:paraId="4B0CBAA4" w14:textId="57B92B62"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213" w:name="_Toc199480645"/>
      <w:r w:rsidRPr="00AD0CC1">
        <w:rPr>
          <w:rFonts w:ascii="Times New Roman" w:hAnsi="Times New Roman" w:cs="Times New Roman"/>
          <w:b/>
          <w:bCs/>
          <w:color w:val="auto"/>
          <w:sz w:val="24"/>
          <w:szCs w:val="24"/>
        </w:rPr>
        <w:t xml:space="preserve">3.2 </w:t>
      </w:r>
      <w:r w:rsidR="00084648" w:rsidRPr="00AD0CC1">
        <w:rPr>
          <w:rFonts w:ascii="Times New Roman" w:hAnsi="Times New Roman" w:cs="Times New Roman"/>
          <w:b/>
          <w:bCs/>
          <w:color w:val="auto"/>
          <w:sz w:val="24"/>
          <w:szCs w:val="24"/>
        </w:rPr>
        <w:t>Why vultures?</w:t>
      </w:r>
      <w:bookmarkEnd w:id="213"/>
    </w:p>
    <w:p w14:paraId="426100B1" w14:textId="060B63B9"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(Barton et al., 2013; DeVault et al., 2003; Ostfeld &amp; Keesing, 2000)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Because of its scattered and unpredictable nature, competition at these feeding sites is high with agonistic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established. Interestingly, this high competition has in turn led to the evolution of specific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(Savolainen et al., 1988; Schuette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AD0CC1">
        <w:rPr>
          <w:rFonts w:ascii="Times New Roman" w:eastAsia="Times New Roman" w:hAnsi="Times New Roman" w:cs="Times New Roman"/>
          <w:sz w:val="24"/>
          <w:szCs w:val="24"/>
        </w:rPr>
        <w:t>prone to threats while feeding.</w:t>
      </w:r>
    </w:p>
    <w:p w14:paraId="1E645B59" w14:textId="77777777" w:rsidR="00084648" w:rsidRPr="00AD0CC1" w:rsidRDefault="00084648" w:rsidP="00D70E63">
      <w:pPr>
        <w:spacing w:line="360" w:lineRule="auto"/>
        <w:jc w:val="both"/>
        <w:rPr>
          <w:rFonts w:ascii="Times New Roman" w:hAnsi="Times New Roman" w:cs="Times New Roman"/>
          <w:b/>
          <w:bCs/>
          <w:sz w:val="24"/>
          <w:szCs w:val="24"/>
        </w:rPr>
      </w:pPr>
    </w:p>
    <w:p w14:paraId="2E886634" w14:textId="77777777" w:rsidR="00C13CCF" w:rsidRPr="00AD0CC1" w:rsidRDefault="00C13CCF" w:rsidP="00C13CCF">
      <w:pPr>
        <w:spacing w:line="360" w:lineRule="auto"/>
        <w:ind w:firstLine="720"/>
        <w:jc w:val="both"/>
        <w:rPr>
          <w:rFonts w:ascii="Times New Roman" w:eastAsia="Times New Roman" w:hAnsi="Times New Roman" w:cs="Times New Roman"/>
          <w:sz w:val="24"/>
          <w:szCs w:val="24"/>
        </w:rPr>
      </w:pPr>
      <w:commentRangeStart w:id="214"/>
      <w:r w:rsidRPr="00AD0CC1">
        <w:rPr>
          <w:rFonts w:ascii="Times New Roman" w:eastAsia="Times New Roman" w:hAnsi="Times New Roman" w:cs="Times New Roman"/>
          <w:sz w:val="24"/>
          <w:szCs w:val="24"/>
          <w:highlight w:val="yellow"/>
        </w:rPr>
        <w:t>Here, vultures are an interesting system for several reasons. First, their unique feeding habits, since they are the only terrestrial vertebrate that is an obligate carrion consumer (</w:t>
      </w:r>
      <w:r w:rsidRPr="00AD0CC1">
        <w:rPr>
          <w:rFonts w:ascii="Times New Roman" w:hAnsi="Times New Roman" w:cs="Times New Roman"/>
          <w:sz w:val="24"/>
          <w:szCs w:val="24"/>
          <w:highlight w:val="yellow"/>
        </w:rPr>
        <w:t xml:space="preserve">van </w:t>
      </w:r>
      <w:proofErr w:type="spellStart"/>
      <w:r w:rsidRPr="00AD0CC1">
        <w:rPr>
          <w:rFonts w:ascii="Times New Roman" w:hAnsi="Times New Roman" w:cs="Times New Roman"/>
          <w:sz w:val="24"/>
          <w:szCs w:val="24"/>
          <w:highlight w:val="yellow"/>
        </w:rPr>
        <w:t>Overveld</w:t>
      </w:r>
      <w:proofErr w:type="spellEnd"/>
      <w:r w:rsidRPr="00AD0CC1">
        <w:rPr>
          <w:rFonts w:ascii="Times New Roman" w:hAnsi="Times New Roman" w:cs="Times New Roman"/>
          <w:sz w:val="24"/>
          <w:szCs w:val="24"/>
          <w:highlight w:val="yellow"/>
        </w:rPr>
        <w:t xml:space="preserve"> et al. 2020)</w:t>
      </w:r>
      <w:r w:rsidRPr="00AD0CC1">
        <w:rPr>
          <w:rFonts w:ascii="Times New Roman" w:eastAsia="Times New Roman" w:hAnsi="Times New Roman" w:cs="Times New Roman"/>
          <w:sz w:val="24"/>
          <w:szCs w:val="24"/>
          <w:highlight w:val="yellow"/>
        </w:rPr>
        <w:t xml:space="preserve">, second, because both New World Vultures and </w:t>
      </w:r>
      <w:proofErr w:type="gramStart"/>
      <w:r w:rsidRPr="00AD0CC1">
        <w:rPr>
          <w:rFonts w:ascii="Times New Roman" w:eastAsia="Times New Roman" w:hAnsi="Times New Roman" w:cs="Times New Roman"/>
          <w:sz w:val="24"/>
          <w:szCs w:val="24"/>
          <w:highlight w:val="yellow"/>
        </w:rPr>
        <w:t>Old World</w:t>
      </w:r>
      <w:proofErr w:type="gramEnd"/>
      <w:r w:rsidRPr="00AD0CC1">
        <w:rPr>
          <w:rFonts w:ascii="Times New Roman" w:eastAsia="Times New Roman" w:hAnsi="Times New Roman" w:cs="Times New Roman"/>
          <w:sz w:val="24"/>
          <w:szCs w:val="24"/>
          <w:highlight w:val="yellow"/>
        </w:rPr>
        <w:t xml:space="preserve"> Vultures – two independent lineages- converged to similar foraging habits (Van </w:t>
      </w:r>
      <w:proofErr w:type="spellStart"/>
      <w:r w:rsidRPr="00AD0CC1">
        <w:rPr>
          <w:rFonts w:ascii="Times New Roman" w:eastAsia="Times New Roman" w:hAnsi="Times New Roman" w:cs="Times New Roman"/>
          <w:sz w:val="24"/>
          <w:szCs w:val="24"/>
          <w:highlight w:val="yellow"/>
        </w:rPr>
        <w:t>Overveld</w:t>
      </w:r>
      <w:proofErr w:type="spellEnd"/>
      <w:r w:rsidRPr="00AD0CC1">
        <w:rPr>
          <w:rFonts w:ascii="Times New Roman" w:eastAsia="Times New Roman" w:hAnsi="Times New Roman" w:cs="Times New Roman"/>
          <w:sz w:val="24"/>
          <w:szCs w:val="24"/>
          <w:highlight w:val="yellow"/>
        </w:rPr>
        <w:t xml:space="preserve"> et al. 2022), and third, most- if not all- vulture species present some degree of social behaviour with shared communal roosts among individuals.</w:t>
      </w:r>
      <w:r w:rsidRPr="00AD0CC1">
        <w:rPr>
          <w:rFonts w:ascii="Times New Roman" w:eastAsia="Times New Roman" w:hAnsi="Times New Roman" w:cs="Times New Roman"/>
          <w:sz w:val="24"/>
          <w:szCs w:val="24"/>
        </w:rPr>
        <w:t xml:space="preserve"> </w:t>
      </w:r>
      <w:commentRangeEnd w:id="214"/>
      <w:r w:rsidRPr="00AD0CC1">
        <w:rPr>
          <w:rStyle w:val="CommentReference"/>
        </w:rPr>
        <w:commentReference w:id="214"/>
      </w:r>
    </w:p>
    <w:p w14:paraId="6EB3F4F6" w14:textId="4BF759F3" w:rsidR="00C13CCF" w:rsidRPr="00AD0CC1" w:rsidRDefault="00EB5434" w:rsidP="00D70E63">
      <w:pPr>
        <w:spacing w:line="360" w:lineRule="auto"/>
        <w:jc w:val="both"/>
        <w:rPr>
          <w:rFonts w:ascii="Times New Roman" w:hAnsi="Times New Roman" w:cs="Times New Roman"/>
          <w:b/>
          <w:bCs/>
          <w:sz w:val="24"/>
          <w:szCs w:val="24"/>
          <w:highlight w:val="yellow"/>
        </w:rPr>
      </w:pPr>
      <w:r w:rsidRPr="00AD0CC1">
        <w:rPr>
          <w:rFonts w:ascii="Times New Roman" w:hAnsi="Times New Roman" w:cs="Times New Roman"/>
          <w:b/>
          <w:bCs/>
          <w:sz w:val="24"/>
          <w:szCs w:val="24"/>
          <w:highlight w:val="yellow"/>
        </w:rPr>
        <w:t>ALSO USE THIS PAPER:</w:t>
      </w:r>
    </w:p>
    <w:p w14:paraId="7634E0D7" w14:textId="7EF4D060" w:rsidR="00EB5434" w:rsidRPr="00AD0CC1" w:rsidRDefault="00EB5434" w:rsidP="00D70E63">
      <w:pPr>
        <w:spacing w:line="360" w:lineRule="auto"/>
        <w:jc w:val="both"/>
        <w:rPr>
          <w:rFonts w:ascii="Times New Roman" w:hAnsi="Times New Roman" w:cs="Times New Roman"/>
          <w:b/>
          <w:bCs/>
          <w:sz w:val="24"/>
          <w:szCs w:val="24"/>
        </w:rPr>
      </w:pPr>
      <w:hyperlink r:id="rId19" w:history="1">
        <w:r w:rsidRPr="00AD0CC1">
          <w:rPr>
            <w:rStyle w:val="Hyperlink"/>
            <w:rFonts w:ascii="Times New Roman" w:hAnsi="Times New Roman" w:cs="Times New Roman"/>
            <w:b/>
            <w:bCs/>
            <w:sz w:val="24"/>
            <w:szCs w:val="24"/>
            <w:highlight w:val="yellow"/>
          </w:rPr>
          <w:t>https://onlinelibrary.wiley.com/doi/full/10.1111/brv.13089</w:t>
        </w:r>
      </w:hyperlink>
      <w:r w:rsidRPr="00AD0CC1">
        <w:rPr>
          <w:rFonts w:ascii="Times New Roman" w:hAnsi="Times New Roman" w:cs="Times New Roman"/>
          <w:b/>
          <w:bCs/>
          <w:sz w:val="24"/>
          <w:szCs w:val="24"/>
        </w:rPr>
        <w:t xml:space="preserve"> </w:t>
      </w:r>
    </w:p>
    <w:p w14:paraId="0B111F08" w14:textId="79CBE9F6"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215" w:name="_Toc199480646"/>
      <w:r w:rsidRPr="00AD0CC1">
        <w:rPr>
          <w:rFonts w:ascii="Times New Roman" w:hAnsi="Times New Roman" w:cs="Times New Roman"/>
          <w:b/>
          <w:bCs/>
          <w:color w:val="auto"/>
          <w:sz w:val="24"/>
          <w:szCs w:val="24"/>
        </w:rPr>
        <w:t xml:space="preserve">3.3 </w:t>
      </w:r>
      <w:r w:rsidR="00084648" w:rsidRPr="00AD0CC1">
        <w:rPr>
          <w:rFonts w:ascii="Times New Roman" w:hAnsi="Times New Roman" w:cs="Times New Roman"/>
          <w:b/>
          <w:bCs/>
          <w:color w:val="auto"/>
          <w:sz w:val="24"/>
          <w:szCs w:val="24"/>
        </w:rPr>
        <w:t>A note on the Information Center Hypothesis</w:t>
      </w:r>
      <w:bookmarkEnd w:id="215"/>
    </w:p>
    <w:p w14:paraId="73D72F53" w14:textId="7ACB8A05" w:rsidR="00084648" w:rsidRPr="00AD0CC1" w:rsidRDefault="00084648" w:rsidP="003F571A">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In Chapter </w:t>
      </w:r>
      <w:r w:rsidR="00833658" w:rsidRPr="00AD0CC1">
        <w:rPr>
          <w:rFonts w:ascii="Times New Roman" w:hAnsi="Times New Roman" w:cs="Times New Roman"/>
          <w:sz w:val="24"/>
          <w:szCs w:val="24"/>
        </w:rPr>
        <w:t>2,</w:t>
      </w:r>
      <w:r w:rsidR="00DE0C17" w:rsidRPr="00AD0CC1">
        <w:rPr>
          <w:rFonts w:ascii="Times New Roman" w:hAnsi="Times New Roman" w:cs="Times New Roman"/>
          <w:sz w:val="24"/>
          <w:szCs w:val="24"/>
        </w:rPr>
        <w:t xml:space="preserve"> I </w:t>
      </w:r>
      <w:r w:rsidRPr="00AD0CC1">
        <w:rPr>
          <w:rFonts w:ascii="Times New Roman" w:hAnsi="Times New Roman" w:cs="Times New Roman"/>
          <w:sz w:val="24"/>
          <w:szCs w:val="24"/>
        </w:rPr>
        <w:t xml:space="preserve">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(McClure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Notably, these declines are exacerbated due to their gregarious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 Ogada et al., 2016; D. L. Ogada, 2014; Santangeli et al., 2016)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Thus, the use of social information when feeding may become an ecological trap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with cascading effects.</w:t>
      </w:r>
    </w:p>
    <w:p w14:paraId="213F707A" w14:textId="77777777" w:rsidR="00084648" w:rsidRPr="00AD0CC1" w:rsidRDefault="00084648" w:rsidP="00D70E63">
      <w:pPr>
        <w:spacing w:line="360" w:lineRule="auto"/>
        <w:jc w:val="both"/>
        <w:rPr>
          <w:rFonts w:ascii="Times New Roman" w:hAnsi="Times New Roman" w:cs="Times New Roman"/>
          <w:b/>
          <w:bCs/>
          <w:sz w:val="24"/>
          <w:szCs w:val="24"/>
        </w:rPr>
      </w:pPr>
    </w:p>
    <w:p w14:paraId="19CAAC66" w14:textId="0F7E4C5B" w:rsidR="00084648" w:rsidRPr="00AD0CC1" w:rsidRDefault="00EA42AC" w:rsidP="00E047A5">
      <w:pPr>
        <w:pStyle w:val="Heading2"/>
        <w:spacing w:line="360" w:lineRule="auto"/>
        <w:jc w:val="both"/>
        <w:rPr>
          <w:rFonts w:ascii="Times New Roman" w:hAnsi="Times New Roman" w:cs="Times New Roman"/>
          <w:b/>
          <w:bCs/>
          <w:color w:val="auto"/>
          <w:sz w:val="24"/>
          <w:szCs w:val="24"/>
        </w:rPr>
      </w:pPr>
      <w:bookmarkStart w:id="216" w:name="_Toc199480647"/>
      <w:r w:rsidRPr="00AD0CC1">
        <w:rPr>
          <w:rFonts w:ascii="Times New Roman" w:hAnsi="Times New Roman" w:cs="Times New Roman"/>
          <w:b/>
          <w:bCs/>
          <w:color w:val="auto"/>
          <w:sz w:val="24"/>
          <w:szCs w:val="24"/>
        </w:rPr>
        <w:t xml:space="preserve">3.4 </w:t>
      </w:r>
      <w:r w:rsidR="00084648" w:rsidRPr="00AD0CC1">
        <w:rPr>
          <w:rFonts w:ascii="Times New Roman" w:hAnsi="Times New Roman" w:cs="Times New Roman"/>
          <w:b/>
          <w:bCs/>
          <w:color w:val="auto"/>
          <w:sz w:val="24"/>
          <w:szCs w:val="24"/>
        </w:rPr>
        <w:t>Size matters: The Andean Condor – A peculiar case study</w:t>
      </w:r>
      <w:bookmarkEnd w:id="216"/>
      <w:r w:rsidR="00084648" w:rsidRPr="00AD0CC1">
        <w:rPr>
          <w:rFonts w:ascii="Times New Roman" w:hAnsi="Times New Roman" w:cs="Times New Roman"/>
          <w:b/>
          <w:bCs/>
          <w:color w:val="auto"/>
          <w:sz w:val="24"/>
          <w:szCs w:val="24"/>
        </w:rPr>
        <w:t xml:space="preserve"> </w:t>
      </w:r>
    </w:p>
    <w:p w14:paraId="293BB674" w14:textId="77777777" w:rsidR="00D96559" w:rsidRPr="00AD0CC1" w:rsidRDefault="00D96559" w:rsidP="00D96559">
      <w:pPr>
        <w:spacing w:line="360" w:lineRule="auto"/>
        <w:ind w:firstLine="720"/>
        <w:jc w:val="both"/>
        <w:rPr>
          <w:rFonts w:ascii="Times New Roman" w:eastAsia="Times New Roman" w:hAnsi="Times New Roman" w:cs="Times New Roman"/>
          <w:sz w:val="24"/>
          <w:szCs w:val="24"/>
          <w:highlight w:val="yellow"/>
        </w:rPr>
      </w:pPr>
    </w:p>
    <w:p w14:paraId="302FEF5E" w14:textId="48496EDE" w:rsidR="00D96559" w:rsidRPr="00AD0CC1" w:rsidRDefault="00D96559" w:rsidP="00D96559">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highlight w:val="yellow"/>
        </w:rPr>
        <w:lastRenderedPageBreak/>
        <w:t>Yet, regardless of its specific origins, t</w:t>
      </w:r>
      <w:commentRangeStart w:id="217"/>
      <w:r w:rsidRPr="00AD0CC1">
        <w:rPr>
          <w:rFonts w:ascii="Times New Roman" w:eastAsia="Times New Roman" w:hAnsi="Times New Roman" w:cs="Times New Roman"/>
          <w:sz w:val="24"/>
          <w:szCs w:val="24"/>
          <w:highlight w:val="yellow"/>
        </w:rPr>
        <w:t>here is</w:t>
      </w:r>
      <w:commentRangeEnd w:id="217"/>
      <w:r w:rsidRPr="00AD0CC1">
        <w:rPr>
          <w:rStyle w:val="CommentReference"/>
          <w:highlight w:val="yellow"/>
        </w:rPr>
        <w:commentReference w:id="217"/>
      </w:r>
      <w:r w:rsidRPr="00AD0CC1">
        <w:rPr>
          <w:rFonts w:ascii="Times New Roman" w:eastAsia="Times New Roman" w:hAnsi="Times New Roman" w:cs="Times New Roman"/>
          <w:sz w:val="24"/>
          <w:szCs w:val="24"/>
          <w:highlight w:val="yellow"/>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(Aplin, 2019)</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 xml:space="preserve"> , with behaviours that may persist several hundreds of years (e.g. evidence of stone tool use in chimpanzees, </w:t>
      </w:r>
      <w:r w:rsidRPr="00AD0CC1">
        <w:rPr>
          <w:rFonts w:ascii="Times New Roman" w:eastAsia="Times New Roman" w:hAnsi="Times New Roman" w:cs="Times New Roman"/>
          <w:i/>
          <w:iCs/>
          <w:sz w:val="24"/>
          <w:szCs w:val="24"/>
          <w:highlight w:val="yellow"/>
        </w:rPr>
        <w:t>Pan troglodytes</w:t>
      </w:r>
      <w:r w:rsidRPr="00AD0CC1">
        <w:rPr>
          <w:rFonts w:ascii="Times New Roman" w:eastAsia="Times New Roman" w:hAnsi="Times New Roman" w:cs="Times New Roman"/>
          <w:sz w:val="24"/>
          <w:szCs w:val="24"/>
          <w:highlight w:val="yellow"/>
        </w:rPr>
        <w:t xml:space="preserve">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(Haslam et al., 2009; Luncz et al., 2015; Mercader et al., 2007)</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w:t>
      </w:r>
      <w:commentRangeStart w:id="218"/>
      <w:commentRangeEnd w:id="218"/>
      <w:r w:rsidRPr="00AD0CC1">
        <w:rPr>
          <w:rStyle w:val="CommentReference"/>
          <w:highlight w:val="yellow"/>
        </w:rPr>
        <w:commentReference w:id="218"/>
      </w:r>
    </w:p>
    <w:p w14:paraId="65EB0747" w14:textId="12A3B110" w:rsidR="00D96559" w:rsidRPr="00AD0CC1" w:rsidRDefault="00D96559" w:rsidP="00EF07F2">
      <w:r w:rsidRPr="00AD0CC1">
        <w:rPr>
          <w:highlight w:val="yellow"/>
        </w:rPr>
        <w:t>USEFUL TO SAY THAT ROOSTS ALSO FORM PART OF LEARNING TO NAVIGATE THE LANDSCAPE USING THERMALS TO FORAGING AREAS</w:t>
      </w:r>
    </w:p>
    <w:p w14:paraId="0F4481C0" w14:textId="5D9D1C1E" w:rsidR="00084648" w:rsidRPr="00AD0CC1" w:rsidRDefault="00084648"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Given their obligate scavenging nature, old and new world vultures rely highly on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accuracy of the food location by following more knowledgeable individuals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leading to more cost-efficient movement </w:t>
      </w:r>
      <w:r w:rsidRPr="00AD0CC1">
        <w:rPr>
          <w:rFonts w:ascii="Times New Roman" w:hAnsi="Times New Roman" w:cs="Times New Roman"/>
          <w:sz w:val="24"/>
          <w:szCs w:val="24"/>
        </w:rPr>
        <w:fldChar w:fldCharType="begin"/>
      </w:r>
      <w:r w:rsidR="00E07EC9" w:rsidRPr="00AD0CC1">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(Rafacz &amp; Templeton, 2003; H. J. Williams &amp; Safi, 2021)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52325B2C" w14:textId="77777777" w:rsidR="00084648" w:rsidRPr="00AD0CC1" w:rsidRDefault="00084648" w:rsidP="00D70E63">
      <w:pPr>
        <w:spacing w:line="360" w:lineRule="auto"/>
        <w:jc w:val="both"/>
        <w:rPr>
          <w:rFonts w:ascii="Times New Roman" w:hAnsi="Times New Roman" w:cs="Times New Roman"/>
          <w:sz w:val="24"/>
          <w:szCs w:val="24"/>
        </w:rPr>
      </w:pPr>
    </w:p>
    <w:p w14:paraId="70E07834" w14:textId="77777777"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With a wingspan of 320 cm, females weighting up to 11 kg and males up to 15 kg (Houston et al. 2020), the Andean Condor (</w:t>
      </w:r>
      <w:r w:rsidRPr="00AD0CC1">
        <w:rPr>
          <w:rFonts w:ascii="Times New Roman" w:hAnsi="Times New Roman" w:cs="Times New Roman"/>
          <w:i/>
          <w:sz w:val="24"/>
          <w:szCs w:val="24"/>
        </w:rPr>
        <w:t xml:space="preserve">Vultur </w:t>
      </w:r>
      <w:proofErr w:type="spellStart"/>
      <w:r w:rsidRPr="00AD0CC1">
        <w:rPr>
          <w:rFonts w:ascii="Times New Roman" w:hAnsi="Times New Roman" w:cs="Times New Roman"/>
          <w:i/>
          <w:sz w:val="24"/>
          <w:szCs w:val="24"/>
        </w:rPr>
        <w:t>gryphus</w:t>
      </w:r>
      <w:proofErr w:type="spellEnd"/>
      <w:r w:rsidRPr="00AD0CC1">
        <w:rPr>
          <w:rFonts w:ascii="Times New Roman" w:hAnsi="Times New Roman" w:cs="Times New Roman"/>
          <w:sz w:val="24"/>
          <w:szCs w:val="24"/>
        </w:rPr>
        <w:t>) is the heaviest extant soaring bird. It is an obligate scavenger, and a highly social species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AD0CC1" w:rsidRDefault="00084648" w:rsidP="00D70E63">
      <w:pPr>
        <w:spacing w:line="360" w:lineRule="auto"/>
        <w:jc w:val="both"/>
        <w:rPr>
          <w:rFonts w:ascii="Times New Roman" w:hAnsi="Times New Roman" w:cs="Times New Roman"/>
          <w:sz w:val="24"/>
          <w:szCs w:val="24"/>
        </w:rPr>
      </w:pPr>
    </w:p>
    <w:p w14:paraId="6800E830" w14:textId="11EE7BCE"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(Scacco et al., 2019)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It is likely </w:t>
      </w:r>
      <w:r w:rsidRPr="00AD0CC1">
        <w:rPr>
          <w:rFonts w:ascii="Times New Roman" w:hAnsi="Times New Roman" w:cs="Times New Roman"/>
          <w:sz w:val="24"/>
          <w:szCs w:val="24"/>
        </w:rPr>
        <w:lastRenderedPageBreak/>
        <w:t>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AD0CC1" w:rsidRDefault="00084648" w:rsidP="00D70E63">
      <w:pPr>
        <w:spacing w:line="360" w:lineRule="auto"/>
        <w:jc w:val="both"/>
        <w:rPr>
          <w:rFonts w:ascii="Times New Roman" w:hAnsi="Times New Roman" w:cs="Times New Roman"/>
          <w:sz w:val="24"/>
          <w:szCs w:val="24"/>
        </w:rPr>
      </w:pPr>
    </w:p>
    <w:p w14:paraId="5B5AEA49" w14:textId="7C3BF118"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(Van Overveld, Blanco,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especially as natural food becomes more limited.</w:t>
      </w:r>
    </w:p>
    <w:p w14:paraId="49DAD832" w14:textId="77777777" w:rsidR="00084648" w:rsidRPr="00AD0CC1" w:rsidRDefault="00084648" w:rsidP="00D70E63">
      <w:pPr>
        <w:spacing w:line="360" w:lineRule="auto"/>
        <w:jc w:val="both"/>
        <w:rPr>
          <w:rFonts w:ascii="Times New Roman" w:hAnsi="Times New Roman" w:cs="Times New Roman"/>
          <w:sz w:val="24"/>
          <w:szCs w:val="24"/>
        </w:rPr>
      </w:pPr>
    </w:p>
    <w:p w14:paraId="6BA4E2A8" w14:textId="55B5D2A6"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Undoubtedly, communal roosts are areas of high conservation priority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(Dermody et al., 2011)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(Hertel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scavengers),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(social species), and conservation status (globally Vulnerable), this emblematic Andean species is a peculiar study system and good model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(Poessel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Pr="00AD0CC1" w:rsidRDefault="00F7140F" w:rsidP="00D70E63">
      <w:pPr>
        <w:spacing w:line="360" w:lineRule="auto"/>
        <w:jc w:val="both"/>
        <w:rPr>
          <w:rFonts w:ascii="Times New Roman" w:hAnsi="Times New Roman" w:cs="Times New Roman"/>
          <w:sz w:val="24"/>
          <w:szCs w:val="24"/>
        </w:rPr>
      </w:pPr>
    </w:p>
    <w:p w14:paraId="6F0D9EB4" w14:textId="77777777" w:rsidR="000E3BC3" w:rsidRPr="00AD0CC1" w:rsidRDefault="000E3BC3" w:rsidP="00D70E63">
      <w:pPr>
        <w:spacing w:line="360" w:lineRule="auto"/>
        <w:jc w:val="both"/>
        <w:rPr>
          <w:rFonts w:ascii="Times New Roman" w:hAnsi="Times New Roman" w:cs="Times New Roman"/>
          <w:sz w:val="24"/>
          <w:szCs w:val="24"/>
        </w:rPr>
      </w:pPr>
    </w:p>
    <w:p w14:paraId="591C0F1F" w14:textId="45DF53FA" w:rsidR="00F75407" w:rsidRPr="00AD0CC1" w:rsidRDefault="00F75407" w:rsidP="00E047A5">
      <w:pPr>
        <w:pStyle w:val="Heading1"/>
        <w:spacing w:line="360" w:lineRule="auto"/>
        <w:jc w:val="both"/>
        <w:rPr>
          <w:rFonts w:ascii="Times New Roman" w:hAnsi="Times New Roman" w:cs="Times New Roman"/>
          <w:b/>
          <w:bCs/>
          <w:color w:val="auto"/>
          <w:sz w:val="28"/>
          <w:szCs w:val="28"/>
        </w:rPr>
      </w:pPr>
      <w:bookmarkStart w:id="219" w:name="_Toc199480648"/>
      <w:bookmarkStart w:id="220" w:name="_Hlk148867961"/>
      <w:r w:rsidRPr="00AD0CC1">
        <w:rPr>
          <w:rFonts w:ascii="Times New Roman" w:hAnsi="Times New Roman" w:cs="Times New Roman"/>
          <w:b/>
          <w:bCs/>
          <w:color w:val="auto"/>
          <w:sz w:val="28"/>
          <w:szCs w:val="28"/>
        </w:rPr>
        <w:t>Bibliography</w:t>
      </w:r>
      <w:bookmarkEnd w:id="219"/>
    </w:p>
    <w:p w14:paraId="0980D7F2" w14:textId="19C89FEE" w:rsidR="0032563F" w:rsidRPr="00AD0CC1"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Abrahms, B., Hazen, E. L., Aikens, E. O., Savoca, M. S., </w:t>
      </w:r>
      <w:proofErr w:type="spellStart"/>
      <w:r w:rsidRPr="00AD0CC1">
        <w:rPr>
          <w:rFonts w:ascii="Times New Roman" w:hAnsi="Times New Roman" w:cs="Times New Roman"/>
          <w:sz w:val="24"/>
          <w:szCs w:val="24"/>
        </w:rPr>
        <w:t>Goldbogen</w:t>
      </w:r>
      <w:proofErr w:type="spellEnd"/>
      <w:r w:rsidRPr="00AD0CC1">
        <w:rPr>
          <w:rFonts w:ascii="Times New Roman" w:hAnsi="Times New Roman" w:cs="Times New Roman"/>
          <w:sz w:val="24"/>
          <w:szCs w:val="24"/>
        </w:rPr>
        <w:t xml:space="preserve">, J. A., Bograd, S. J., ... &amp; </w:t>
      </w:r>
      <w:r w:rsidRPr="00AD0CC1">
        <w:rPr>
          <w:rFonts w:ascii="Times New Roman" w:hAnsi="Times New Roman" w:cs="Times New Roman"/>
          <w:sz w:val="24"/>
          <w:szCs w:val="24"/>
        </w:rPr>
        <w:lastRenderedPageBreak/>
        <w:t>Mate, B. R. (2019). Memory and resource tracking drive blue whale migrations. Proceedings of the National Academy of Sciences, 116(12), 5582-5587.</w:t>
      </w:r>
    </w:p>
    <w:p w14:paraId="6DB8F3E1" w14:textId="2B620FF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Aikens, E. O., Bontekoe, I. D., </w:t>
      </w:r>
      <w:proofErr w:type="spellStart"/>
      <w:r w:rsidRPr="00AD0CC1">
        <w:rPr>
          <w:rFonts w:ascii="Times New Roman" w:hAnsi="Times New Roman" w:cs="Times New Roman"/>
          <w:sz w:val="24"/>
          <w:szCs w:val="24"/>
        </w:rPr>
        <w:t>Blumenstiel</w:t>
      </w:r>
      <w:proofErr w:type="spellEnd"/>
      <w:r w:rsidRPr="00AD0CC1">
        <w:rPr>
          <w:rFonts w:ascii="Times New Roman" w:hAnsi="Times New Roman" w:cs="Times New Roman"/>
          <w:sz w:val="24"/>
          <w:szCs w:val="24"/>
        </w:rPr>
        <w:t xml:space="preserve">, L., </w:t>
      </w:r>
      <w:proofErr w:type="spellStart"/>
      <w:r w:rsidRPr="00AD0CC1">
        <w:rPr>
          <w:rFonts w:ascii="Times New Roman" w:hAnsi="Times New Roman" w:cs="Times New Roman"/>
          <w:sz w:val="24"/>
          <w:szCs w:val="24"/>
        </w:rPr>
        <w:t>Schlicksupp</w:t>
      </w:r>
      <w:proofErr w:type="spellEnd"/>
      <w:r w:rsidRPr="00AD0CC1">
        <w:rPr>
          <w:rFonts w:ascii="Times New Roman" w:hAnsi="Times New Roman" w:cs="Times New Roman"/>
          <w:sz w:val="24"/>
          <w:szCs w:val="24"/>
        </w:rPr>
        <w:t xml:space="preserve">, A., &amp; Flack, A. (2022). Viewing animal migration through a social lens. </w:t>
      </w:r>
      <w:r w:rsidRPr="00AD0CC1">
        <w:rPr>
          <w:rFonts w:ascii="Times New Roman" w:hAnsi="Times New Roman" w:cs="Times New Roman"/>
          <w:i/>
          <w:iCs/>
          <w:sz w:val="24"/>
          <w:szCs w:val="24"/>
        </w:rPr>
        <w:t>Trends in Ecology &amp;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w:t>
      </w:r>
      <w:r w:rsidRPr="00AD0CC1">
        <w:rPr>
          <w:rFonts w:ascii="Times New Roman" w:hAnsi="Times New Roman" w:cs="Times New Roman"/>
          <w:sz w:val="24"/>
          <w:szCs w:val="24"/>
        </w:rPr>
        <w:t xml:space="preserve">(11), 985–996. </w:t>
      </w:r>
    </w:p>
    <w:p w14:paraId="4190133B" w14:textId="40857FE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Beauchamp, G. (1999). The evolution of communal roosting in birds: Origin and secondary losses.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(6), 675–687. </w:t>
      </w:r>
    </w:p>
    <w:p w14:paraId="2EAC8F61" w14:textId="2D01422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Benhamou, S. (2014). Of scales and stationarity in animal movements.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(3), 261–272. </w:t>
      </w:r>
    </w:p>
    <w:p w14:paraId="2D0550D5" w14:textId="1FA68122"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Berberi, I., Miller, E. T., &amp; Dakin, R. (2023). The effect of sociality on competitive interactions among birds.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(1994), 20221894. </w:t>
      </w:r>
    </w:p>
    <w:p w14:paraId="66ABB2F9" w14:textId="631CEA3F"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Brusatte, S. L., O’Connor, J. K., &amp; Jarvis, E. D. (2015). The Origin and Diversification of Birds. </w:t>
      </w:r>
      <w:r w:rsidRPr="00AD0CC1">
        <w:rPr>
          <w:rFonts w:ascii="Times New Roman" w:hAnsi="Times New Roman" w:cs="Times New Roman"/>
          <w:i/>
          <w:iCs/>
          <w:sz w:val="24"/>
          <w:szCs w:val="24"/>
        </w:rPr>
        <w:t>Current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(19), R888–R898. </w:t>
      </w:r>
    </w:p>
    <w:p w14:paraId="63D6BD32" w14:textId="5C889C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Buckley, N. J. (1997). Experimental tests of the information-center hypothesis with black vultures (Coragyps atratus) and turkey vultures (</w:t>
      </w:r>
      <w:proofErr w:type="spellStart"/>
      <w:r w:rsidRPr="00AD0CC1">
        <w:rPr>
          <w:rFonts w:ascii="Times New Roman" w:hAnsi="Times New Roman" w:cs="Times New Roman"/>
          <w:i/>
          <w:iCs/>
          <w:sz w:val="24"/>
          <w:szCs w:val="24"/>
        </w:rPr>
        <w:t>Cathartes</w:t>
      </w:r>
      <w:proofErr w:type="spellEnd"/>
      <w:r w:rsidRPr="00AD0CC1">
        <w:rPr>
          <w:rFonts w:ascii="Times New Roman" w:hAnsi="Times New Roman" w:cs="Times New Roman"/>
          <w:i/>
          <w:iCs/>
          <w:sz w:val="24"/>
          <w:szCs w:val="24"/>
        </w:rPr>
        <w:t xml:space="preserve"> aura</w:t>
      </w:r>
      <w:r w:rsidRPr="00AD0CC1">
        <w:rPr>
          <w:rFonts w:ascii="Times New Roman" w:hAnsi="Times New Roman" w:cs="Times New Roman"/>
          <w:sz w:val="24"/>
          <w:szCs w:val="24"/>
        </w:rPr>
        <w:t xml:space="preserve">).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 and Sociobiology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41</w:t>
      </w:r>
      <w:r w:rsidRPr="00AD0CC1">
        <w:rPr>
          <w:rFonts w:ascii="Times New Roman" w:hAnsi="Times New Roman" w:cs="Times New Roman"/>
          <w:sz w:val="24"/>
          <w:szCs w:val="24"/>
        </w:rPr>
        <w:t xml:space="preserve">(4), 267–279. </w:t>
      </w:r>
    </w:p>
    <w:p w14:paraId="40250A12" w14:textId="04B5AA96"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Burt, W. H. (1943). Territoriality and Home Range Concepts as Applied to Mammals. </w:t>
      </w:r>
      <w:r w:rsidRPr="00AD0CC1">
        <w:rPr>
          <w:rFonts w:ascii="Times New Roman" w:hAnsi="Times New Roman" w:cs="Times New Roman"/>
          <w:i/>
          <w:iCs/>
          <w:sz w:val="24"/>
          <w:szCs w:val="24"/>
        </w:rPr>
        <w:t>Journal of Mammalogy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w:t>
      </w:r>
      <w:r w:rsidRPr="00AD0CC1">
        <w:rPr>
          <w:rFonts w:ascii="Times New Roman" w:hAnsi="Times New Roman" w:cs="Times New Roman"/>
          <w:sz w:val="24"/>
          <w:szCs w:val="24"/>
        </w:rPr>
        <w:t xml:space="preserve">(3), 346. </w:t>
      </w:r>
    </w:p>
    <w:p w14:paraId="5157CEBD" w14:textId="77777777" w:rsidR="0091459C" w:rsidRPr="00AD0CC1"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Clough S, Ladle M. 1997. Diel migrations and site fidelity in a stream dwelling cyprinid, Leuciscus </w:t>
      </w:r>
      <w:proofErr w:type="spellStart"/>
      <w:r w:rsidRPr="00AD0CC1">
        <w:rPr>
          <w:rFonts w:ascii="Times New Roman" w:hAnsi="Times New Roman" w:cs="Times New Roman"/>
          <w:sz w:val="24"/>
          <w:szCs w:val="24"/>
        </w:rPr>
        <w:t>leuciscus</w:t>
      </w:r>
      <w:proofErr w:type="spellEnd"/>
      <w:r w:rsidRPr="00AD0CC1">
        <w:rPr>
          <w:rFonts w:ascii="Times New Roman" w:hAnsi="Times New Roman" w:cs="Times New Roman"/>
          <w:sz w:val="24"/>
          <w:szCs w:val="24"/>
        </w:rPr>
        <w:t>. J Fish Biol. 50:1117–1119.</w:t>
      </w:r>
    </w:p>
    <w:p w14:paraId="3C97532A" w14:textId="43DBE60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Dermody, B. J., Tanner, C. J., &amp; Jackson, A. L. (2011). The Evolutionary Pathway to Obligate Scavenging in Gyps Vultures.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w:t>
      </w:r>
      <w:r w:rsidRPr="00AD0CC1">
        <w:rPr>
          <w:rFonts w:ascii="Times New Roman" w:hAnsi="Times New Roman" w:cs="Times New Roman"/>
          <w:sz w:val="24"/>
          <w:szCs w:val="24"/>
        </w:rPr>
        <w:t xml:space="preserve">(9), e24635. </w:t>
      </w:r>
    </w:p>
    <w:p w14:paraId="7A6ADBAA" w14:textId="15B3394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Dukas, R. (2017). Cognitive innovations and the evolutionary biology of expertise.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372</w:t>
      </w:r>
      <w:r w:rsidRPr="00AD0CC1">
        <w:rPr>
          <w:rFonts w:ascii="Times New Roman" w:hAnsi="Times New Roman" w:cs="Times New Roman"/>
          <w:sz w:val="24"/>
          <w:szCs w:val="24"/>
        </w:rPr>
        <w:t xml:space="preserve">(1735), 20160427. </w:t>
      </w:r>
    </w:p>
    <w:p w14:paraId="00AA2163" w14:textId="7FEAD30A" w:rsidR="00014D11" w:rsidRPr="00AD0CC1"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21" w:name="_Hlk149046381"/>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L. A. (1984). Communal roosting in birds. Bird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5(2-3), 61–80.</w:t>
      </w:r>
    </w:p>
    <w:bookmarkEnd w:id="221"/>
    <w:p w14:paraId="1A0A55F8" w14:textId="77777777" w:rsidR="001F34F4" w:rsidRPr="00AD0CC1" w:rsidRDefault="00C82B38"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Felsenstein, J. (1985). Phylogenies and the Comparative Method. The American Naturalist, 125(1), 1–15. </w:t>
      </w:r>
      <w:r w:rsidR="00E17324" w:rsidRPr="00AD0CC1">
        <w:rPr>
          <w:rFonts w:ascii="Times New Roman" w:eastAsia="Times New Roman" w:hAnsi="Times New Roman" w:cs="Times New Roman"/>
          <w:sz w:val="24"/>
          <w:szCs w:val="24"/>
        </w:rPr>
        <w:t xml:space="preserve">Fisher, J.B. (1954). Evolution and bird sociality. </w:t>
      </w:r>
      <w:r w:rsidR="00E17324" w:rsidRPr="00AD0CC1">
        <w:rPr>
          <w:rFonts w:ascii="Times New Roman" w:eastAsia="Times New Roman" w:hAnsi="Times New Roman" w:cs="Times New Roman"/>
          <w:i/>
          <w:iCs/>
          <w:sz w:val="24"/>
          <w:szCs w:val="24"/>
        </w:rPr>
        <w:t>Evolution as a Process</w:t>
      </w:r>
      <w:r w:rsidR="00E17324" w:rsidRPr="00AD0CC1">
        <w:rPr>
          <w:rFonts w:ascii="Times New Roman" w:eastAsia="Times New Roman" w:hAnsi="Times New Roman" w:cs="Times New Roman"/>
          <w:sz w:val="24"/>
          <w:szCs w:val="24"/>
        </w:rPr>
        <w:t>, 71-83.</w:t>
      </w:r>
    </w:p>
    <w:p w14:paraId="4E009FBE" w14:textId="5907C480" w:rsidR="008F69A4" w:rsidRPr="00AD0CC1" w:rsidRDefault="008F69A4"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Flack, A., Fiedler, W., Blas, J., Pokrovsky, I., Kaatz, M., </w:t>
      </w:r>
      <w:proofErr w:type="spellStart"/>
      <w:r w:rsidRPr="00AD0CC1">
        <w:rPr>
          <w:rFonts w:ascii="Times New Roman" w:hAnsi="Times New Roman" w:cs="Times New Roman"/>
          <w:sz w:val="24"/>
          <w:szCs w:val="24"/>
        </w:rPr>
        <w:t>Mitropolsky</w:t>
      </w:r>
      <w:proofErr w:type="spellEnd"/>
      <w:r w:rsidRPr="00AD0CC1">
        <w:rPr>
          <w:rFonts w:ascii="Times New Roman" w:hAnsi="Times New Roman" w:cs="Times New Roman"/>
          <w:sz w:val="24"/>
          <w:szCs w:val="24"/>
        </w:rPr>
        <w:t xml:space="preserve">, M., </w:t>
      </w:r>
      <w:proofErr w:type="spellStart"/>
      <w:r w:rsidRPr="00AD0CC1">
        <w:rPr>
          <w:rFonts w:ascii="Times New Roman" w:hAnsi="Times New Roman" w:cs="Times New Roman"/>
          <w:sz w:val="24"/>
          <w:szCs w:val="24"/>
        </w:rPr>
        <w:t>Aghababyan</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Fakriadis</w:t>
      </w:r>
      <w:proofErr w:type="spellEnd"/>
      <w:r w:rsidRPr="00AD0CC1">
        <w:rPr>
          <w:rFonts w:ascii="Times New Roman" w:hAnsi="Times New Roman" w:cs="Times New Roman"/>
          <w:sz w:val="24"/>
          <w:szCs w:val="24"/>
        </w:rPr>
        <w:t xml:space="preserve">, I., </w:t>
      </w:r>
      <w:proofErr w:type="spellStart"/>
      <w:r w:rsidRPr="00AD0CC1">
        <w:rPr>
          <w:rFonts w:ascii="Times New Roman" w:hAnsi="Times New Roman" w:cs="Times New Roman"/>
          <w:sz w:val="24"/>
          <w:szCs w:val="24"/>
        </w:rPr>
        <w:t>Makrigianni</w:t>
      </w:r>
      <w:proofErr w:type="spellEnd"/>
      <w:r w:rsidRPr="00AD0CC1">
        <w:rPr>
          <w:rFonts w:ascii="Times New Roman" w:hAnsi="Times New Roman" w:cs="Times New Roman"/>
          <w:sz w:val="24"/>
          <w:szCs w:val="24"/>
        </w:rPr>
        <w:t xml:space="preserve">, E., Jerzak, L., </w:t>
      </w:r>
      <w:proofErr w:type="spellStart"/>
      <w:r w:rsidRPr="00AD0CC1">
        <w:rPr>
          <w:rFonts w:ascii="Times New Roman" w:hAnsi="Times New Roman" w:cs="Times New Roman"/>
          <w:sz w:val="24"/>
          <w:szCs w:val="24"/>
        </w:rPr>
        <w:t>Azafzaf</w:t>
      </w:r>
      <w:proofErr w:type="spellEnd"/>
      <w:r w:rsidRPr="00AD0CC1">
        <w:rPr>
          <w:rFonts w:ascii="Times New Roman" w:hAnsi="Times New Roman" w:cs="Times New Roman"/>
          <w:sz w:val="24"/>
          <w:szCs w:val="24"/>
        </w:rPr>
        <w:t xml:space="preserve">, H., </w:t>
      </w:r>
      <w:proofErr w:type="spellStart"/>
      <w:r w:rsidRPr="00AD0CC1">
        <w:rPr>
          <w:rFonts w:ascii="Times New Roman" w:hAnsi="Times New Roman" w:cs="Times New Roman"/>
          <w:sz w:val="24"/>
          <w:szCs w:val="24"/>
        </w:rPr>
        <w:t>Feltrup-Azafzaf</w:t>
      </w:r>
      <w:proofErr w:type="spellEnd"/>
      <w:r w:rsidRPr="00AD0CC1">
        <w:rPr>
          <w:rFonts w:ascii="Times New Roman" w:hAnsi="Times New Roman" w:cs="Times New Roman"/>
          <w:sz w:val="24"/>
          <w:szCs w:val="24"/>
        </w:rPr>
        <w:t xml:space="preserve">, C., </w:t>
      </w:r>
      <w:proofErr w:type="spellStart"/>
      <w:r w:rsidRPr="00AD0CC1">
        <w:rPr>
          <w:rFonts w:ascii="Times New Roman" w:hAnsi="Times New Roman" w:cs="Times New Roman"/>
          <w:sz w:val="24"/>
          <w:szCs w:val="24"/>
        </w:rPr>
        <w:t>Rotics</w:t>
      </w:r>
      <w:proofErr w:type="spellEnd"/>
      <w:r w:rsidRPr="00AD0CC1">
        <w:rPr>
          <w:rFonts w:ascii="Times New Roman" w:hAnsi="Times New Roman" w:cs="Times New Roman"/>
          <w:sz w:val="24"/>
          <w:szCs w:val="24"/>
        </w:rPr>
        <w:t xml:space="preserve">, S., </w:t>
      </w:r>
      <w:proofErr w:type="spellStart"/>
      <w:r w:rsidRPr="00AD0CC1">
        <w:rPr>
          <w:rFonts w:ascii="Times New Roman" w:hAnsi="Times New Roman" w:cs="Times New Roman"/>
          <w:sz w:val="24"/>
          <w:szCs w:val="24"/>
        </w:rPr>
        <w:lastRenderedPageBreak/>
        <w:t>Mokotjomela</w:t>
      </w:r>
      <w:proofErr w:type="spellEnd"/>
      <w:r w:rsidRPr="00AD0CC1">
        <w:rPr>
          <w:rFonts w:ascii="Times New Roman" w:hAnsi="Times New Roman" w:cs="Times New Roman"/>
          <w:sz w:val="24"/>
          <w:szCs w:val="24"/>
        </w:rPr>
        <w:t xml:space="preserve">, T. M., Nathan, R.,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(2016). Costs of migratory decisions: A comparison across eight white stork populations.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w:t>
      </w:r>
      <w:r w:rsidRPr="00AD0CC1">
        <w:rPr>
          <w:rFonts w:ascii="Times New Roman" w:hAnsi="Times New Roman" w:cs="Times New Roman"/>
          <w:sz w:val="24"/>
          <w:szCs w:val="24"/>
        </w:rPr>
        <w:t xml:space="preserve">(1), e1500931. </w:t>
      </w:r>
    </w:p>
    <w:p w14:paraId="6EA18373" w14:textId="6EAF3691"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Fortin, D., Beyer, H. L., Boyce, M. S., Smith, D. W., Duchesne, T., &amp; Mao, J. S. (2005). </w:t>
      </w:r>
      <w:r w:rsidR="00441F7D" w:rsidRPr="00AD0CC1">
        <w:rPr>
          <w:rFonts w:ascii="Times New Roman" w:hAnsi="Times New Roman" w:cs="Times New Roman"/>
          <w:sz w:val="24"/>
          <w:szCs w:val="24"/>
        </w:rPr>
        <w:t xml:space="preserve">Wolves influence elk movements: </w:t>
      </w:r>
      <w:r w:rsidR="00193919" w:rsidRPr="00AD0CC1">
        <w:rPr>
          <w:rFonts w:ascii="Times New Roman" w:hAnsi="Times New Roman" w:cs="Times New Roman"/>
          <w:sz w:val="24"/>
          <w:szCs w:val="24"/>
        </w:rPr>
        <w:t>behaviour</w:t>
      </w:r>
      <w:r w:rsidR="00441F7D" w:rsidRPr="00AD0CC1">
        <w:rPr>
          <w:rFonts w:ascii="Times New Roman" w:hAnsi="Times New Roman" w:cs="Times New Roman"/>
          <w:sz w:val="24"/>
          <w:szCs w:val="24"/>
        </w:rPr>
        <w:t xml:space="preserve"> shapes a trophic cascade in Yellowstone </w:t>
      </w:r>
      <w:proofErr w:type="spellStart"/>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ational</w:t>
      </w:r>
      <w:proofErr w:type="spellEnd"/>
      <w:r w:rsidR="00441F7D" w:rsidRPr="00AD0CC1">
        <w:rPr>
          <w:rFonts w:ascii="Times New Roman" w:hAnsi="Times New Roman" w:cs="Times New Roman"/>
          <w:sz w:val="24"/>
          <w:szCs w:val="24"/>
        </w:rPr>
        <w:t xml:space="preserve">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ark</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86</w:t>
      </w:r>
      <w:r w:rsidRPr="00AD0CC1">
        <w:rPr>
          <w:rFonts w:ascii="Times New Roman" w:hAnsi="Times New Roman" w:cs="Times New Roman"/>
          <w:sz w:val="24"/>
          <w:szCs w:val="24"/>
        </w:rPr>
        <w:t xml:space="preserve">(5), 1320–1330. </w:t>
      </w:r>
    </w:p>
    <w:p w14:paraId="23752237" w14:textId="6F761EC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Grant, J. W. A. (1993). Whether or not to defend? The influence of resource distribution. </w:t>
      </w:r>
      <w:r w:rsidRPr="00AD0CC1">
        <w:rPr>
          <w:rFonts w:ascii="Times New Roman" w:hAnsi="Times New Roman" w:cs="Times New Roman"/>
          <w:i/>
          <w:iCs/>
          <w:sz w:val="24"/>
          <w:szCs w:val="24"/>
        </w:rPr>
        <w:t>Marine Behaviour and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w:t>
      </w:r>
      <w:r w:rsidRPr="00AD0CC1">
        <w:rPr>
          <w:rFonts w:ascii="Times New Roman" w:hAnsi="Times New Roman" w:cs="Times New Roman"/>
          <w:sz w:val="24"/>
          <w:szCs w:val="24"/>
        </w:rPr>
        <w:t xml:space="preserve">(1–4), 137–153. </w:t>
      </w:r>
    </w:p>
    <w:p w14:paraId="5FAE6EF8" w14:textId="218897C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Gregory, S. C., Haegen, W. M. V., Chang, W. Y., &amp; West, S. D. (2010). Nest Site Selection by Western Gray Squirrels at Their Northern Range Terminus. </w:t>
      </w:r>
      <w:r w:rsidRPr="00AD0CC1">
        <w:rPr>
          <w:rFonts w:ascii="Times New Roman" w:hAnsi="Times New Roman" w:cs="Times New Roman"/>
          <w:i/>
          <w:iCs/>
          <w:sz w:val="24"/>
          <w:szCs w:val="24"/>
        </w:rPr>
        <w:t>The Journal of Wildlife Management</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74</w:t>
      </w:r>
      <w:r w:rsidRPr="00AD0CC1">
        <w:rPr>
          <w:rFonts w:ascii="Times New Roman" w:hAnsi="Times New Roman" w:cs="Times New Roman"/>
          <w:sz w:val="24"/>
          <w:szCs w:val="24"/>
        </w:rPr>
        <w:t xml:space="preserve">(1), 18–25. </w:t>
      </w:r>
    </w:p>
    <w:p w14:paraId="28439D00" w14:textId="7E545F3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Guigueno</w:t>
      </w:r>
      <w:proofErr w:type="spellEnd"/>
      <w:r w:rsidRPr="00AD0CC1">
        <w:rPr>
          <w:rFonts w:ascii="Times New Roman" w:hAnsi="Times New Roman" w:cs="Times New Roman"/>
          <w:sz w:val="24"/>
          <w:szCs w:val="24"/>
        </w:rPr>
        <w:t>, M. F., Shoji, A., Elliott, K. H., &amp; Aris-</w:t>
      </w:r>
      <w:proofErr w:type="spellStart"/>
      <w:r w:rsidRPr="00AD0CC1">
        <w:rPr>
          <w:rFonts w:ascii="Times New Roman" w:hAnsi="Times New Roman" w:cs="Times New Roman"/>
          <w:sz w:val="24"/>
          <w:szCs w:val="24"/>
        </w:rPr>
        <w:t>Brosou</w:t>
      </w:r>
      <w:proofErr w:type="spellEnd"/>
      <w:r w:rsidRPr="00AD0CC1">
        <w:rPr>
          <w:rFonts w:ascii="Times New Roman" w:hAnsi="Times New Roman" w:cs="Times New Roman"/>
          <w:sz w:val="24"/>
          <w:szCs w:val="24"/>
        </w:rPr>
        <w:t xml:space="preserve">, S. (2019). Flight costs in volant vertebrates: A phylogenetically-controlled meta-analysis of birds and bats. </w:t>
      </w:r>
      <w:r w:rsidRPr="00AD0CC1">
        <w:rPr>
          <w:rFonts w:ascii="Times New Roman" w:hAnsi="Times New Roman" w:cs="Times New Roman"/>
          <w:i/>
          <w:iCs/>
          <w:sz w:val="24"/>
          <w:szCs w:val="24"/>
        </w:rPr>
        <w:t>Comparative Biochemistry and Physiology Part A: Molecular &amp; Integrative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235</w:t>
      </w:r>
      <w:r w:rsidRPr="00AD0CC1">
        <w:rPr>
          <w:rFonts w:ascii="Times New Roman" w:hAnsi="Times New Roman" w:cs="Times New Roman"/>
          <w:sz w:val="24"/>
          <w:szCs w:val="24"/>
        </w:rPr>
        <w:t xml:space="preserve">, 193–201. </w:t>
      </w:r>
    </w:p>
    <w:p w14:paraId="755C3FE2" w14:textId="5FF108A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284</w:t>
      </w:r>
      <w:r w:rsidRPr="00AD0CC1">
        <w:rPr>
          <w:rFonts w:ascii="Times New Roman" w:hAnsi="Times New Roman" w:cs="Times New Roman"/>
          <w:sz w:val="24"/>
          <w:szCs w:val="24"/>
        </w:rPr>
        <w:t xml:space="preserve">(1852), 20162654. </w:t>
      </w:r>
    </w:p>
    <w:p w14:paraId="2D044D20" w14:textId="3CE5416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Hayward, M. W., &amp; </w:t>
      </w:r>
      <w:proofErr w:type="spellStart"/>
      <w:r w:rsidRPr="00AD0CC1">
        <w:rPr>
          <w:rFonts w:ascii="Times New Roman" w:hAnsi="Times New Roman" w:cs="Times New Roman"/>
          <w:sz w:val="24"/>
          <w:szCs w:val="24"/>
        </w:rPr>
        <w:t>Slotow</w:t>
      </w:r>
      <w:proofErr w:type="spellEnd"/>
      <w:r w:rsidRPr="00AD0CC1">
        <w:rPr>
          <w:rFonts w:ascii="Times New Roman" w:hAnsi="Times New Roman" w:cs="Times New Roman"/>
          <w:sz w:val="24"/>
          <w:szCs w:val="24"/>
        </w:rPr>
        <w:t xml:space="preserve">, R. (2009). Temporal Partitioning of Activity in Large African Carnivores: Tests of Multiple Hypotheses. </w:t>
      </w:r>
      <w:r w:rsidRPr="00AD0CC1">
        <w:rPr>
          <w:rFonts w:ascii="Times New Roman" w:hAnsi="Times New Roman" w:cs="Times New Roman"/>
          <w:i/>
          <w:iCs/>
          <w:sz w:val="24"/>
          <w:szCs w:val="24"/>
        </w:rPr>
        <w:t>South African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(2), 109–125. </w:t>
      </w:r>
    </w:p>
    <w:p w14:paraId="03E0B3B4" w14:textId="420B3E1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Hengeveld, G. M. (2007). </w:t>
      </w:r>
      <w:r w:rsidRPr="00AD0CC1">
        <w:rPr>
          <w:rFonts w:ascii="Times New Roman" w:hAnsi="Times New Roman" w:cs="Times New Roman"/>
          <w:i/>
          <w:iCs/>
          <w:sz w:val="24"/>
          <w:szCs w:val="24"/>
        </w:rPr>
        <w:t>Moving to eat: Animal foraging movements in a heterogeneous environment</w:t>
      </w:r>
      <w:r w:rsidRPr="00AD0CC1">
        <w:rPr>
          <w:rFonts w:ascii="Times New Roman" w:hAnsi="Times New Roman" w:cs="Times New Roman"/>
          <w:sz w:val="24"/>
          <w:szCs w:val="24"/>
        </w:rPr>
        <w:t xml:space="preserve">. </w:t>
      </w:r>
    </w:p>
    <w:p w14:paraId="5E5ABC1B" w14:textId="44592C1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Hernández-Montero, J. R., Reusch, C., Simon, R., </w:t>
      </w:r>
      <w:proofErr w:type="spellStart"/>
      <w:r w:rsidRPr="00AD0CC1">
        <w:rPr>
          <w:rFonts w:ascii="Times New Roman" w:hAnsi="Times New Roman" w:cs="Times New Roman"/>
          <w:sz w:val="24"/>
          <w:szCs w:val="24"/>
        </w:rPr>
        <w:t>Schöner</w:t>
      </w:r>
      <w:proofErr w:type="spellEnd"/>
      <w:r w:rsidRPr="00AD0CC1">
        <w:rPr>
          <w:rFonts w:ascii="Times New Roman" w:hAnsi="Times New Roman" w:cs="Times New Roman"/>
          <w:sz w:val="24"/>
          <w:szCs w:val="24"/>
        </w:rPr>
        <w:t xml:space="preserve">, C. R., &amp; Kerth, G. (2020). Free-ranging bats combine three different cognitive processes for roost localization.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192</w:t>
      </w:r>
      <w:r w:rsidRPr="00AD0CC1">
        <w:rPr>
          <w:rFonts w:ascii="Times New Roman" w:hAnsi="Times New Roman" w:cs="Times New Roman"/>
          <w:sz w:val="24"/>
          <w:szCs w:val="24"/>
        </w:rPr>
        <w:t xml:space="preserve">(4), 979–988. </w:t>
      </w:r>
    </w:p>
    <w:p w14:paraId="59EF4F18" w14:textId="2BFCD8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Hertel, A. G., Efrat, R., Reznikov, K., Sapir, N., Berger-Tal, O., &amp; Mueller, T. (2023). Time constraints may pace the ontogeny of movement behaviour.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(1996), 20222429. </w:t>
      </w:r>
    </w:p>
    <w:p w14:paraId="18B662DB" w14:textId="5F78D50B" w:rsidR="00E17324" w:rsidRPr="00AD0CC1"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Horn, H. S. (1968). The Adaptive Significance of Colonial Nesting in the Brewer’s Blackbird (</w:t>
      </w:r>
      <w:proofErr w:type="spellStart"/>
      <w:r w:rsidRPr="00AD0CC1">
        <w:rPr>
          <w:rFonts w:ascii="Times New Roman" w:hAnsi="Times New Roman" w:cs="Times New Roman"/>
          <w:sz w:val="24"/>
          <w:szCs w:val="24"/>
        </w:rPr>
        <w:t>Euphagus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Cyanocephalus</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49</w:t>
      </w:r>
      <w:r w:rsidRPr="00AD0CC1">
        <w:rPr>
          <w:rFonts w:ascii="Times New Roman" w:hAnsi="Times New Roman" w:cs="Times New Roman"/>
          <w:sz w:val="24"/>
          <w:szCs w:val="24"/>
        </w:rPr>
        <w:t xml:space="preserve">(4), 682–694. </w:t>
      </w:r>
    </w:p>
    <w:p w14:paraId="63F81212" w14:textId="3991E675" w:rsidR="00D91073"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22" w:name="_Hlk149069378"/>
      <w:r w:rsidRPr="00AD0CC1">
        <w:rPr>
          <w:rFonts w:ascii="Times New Roman" w:hAnsi="Times New Roman" w:cs="Times New Roman"/>
          <w:sz w:val="24"/>
          <w:szCs w:val="24"/>
        </w:rPr>
        <w:t>Houston, D., G. M. Kirwan, D. A. Christie, and C. J. Sharpe (2020). Andean Condor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lastRenderedPageBreak/>
        <w:t>gryphus</w:t>
      </w:r>
      <w:proofErr w:type="spellEnd"/>
      <w:r w:rsidRPr="00AD0CC1">
        <w:rPr>
          <w:rFonts w:ascii="Times New Roman" w:hAnsi="Times New Roman" w:cs="Times New Roman"/>
          <w:sz w:val="24"/>
          <w:szCs w:val="24"/>
        </w:rPr>
        <w:t xml:space="preserve">). Version 1.0. In Birds of the World (J. del Hoyo, A. Elliott, J. </w:t>
      </w:r>
      <w:proofErr w:type="spellStart"/>
      <w:r w:rsidRPr="00AD0CC1">
        <w:rPr>
          <w:rFonts w:ascii="Times New Roman" w:hAnsi="Times New Roman" w:cs="Times New Roman"/>
          <w:sz w:val="24"/>
          <w:szCs w:val="24"/>
        </w:rPr>
        <w:t>Sargatal</w:t>
      </w:r>
      <w:proofErr w:type="spellEnd"/>
      <w:r w:rsidRPr="00AD0CC1">
        <w:rPr>
          <w:rFonts w:ascii="Times New Roman" w:hAnsi="Times New Roman" w:cs="Times New Roman"/>
          <w:sz w:val="24"/>
          <w:szCs w:val="24"/>
        </w:rPr>
        <w:t xml:space="preserve">, D. A. Christie, and E. de Juana, Editors). Cornell Lab of Ornithology, Ithaca, NY, USA. </w:t>
      </w:r>
    </w:p>
    <w:bookmarkEnd w:id="222"/>
    <w:p w14:paraId="3A9C0388"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Johnson, M. D. (2007). Measuring Habitat Quality: A Review. </w:t>
      </w:r>
      <w:r w:rsidRPr="00AD0CC1">
        <w:rPr>
          <w:rFonts w:ascii="Times New Roman" w:hAnsi="Times New Roman" w:cs="Times New Roman"/>
          <w:i/>
          <w:iCs/>
          <w:sz w:val="24"/>
          <w:szCs w:val="24"/>
        </w:rPr>
        <w:t>The Condor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109</w:t>
      </w:r>
      <w:r w:rsidRPr="00AD0CC1">
        <w:rPr>
          <w:rFonts w:ascii="Times New Roman" w:hAnsi="Times New Roman" w:cs="Times New Roman"/>
          <w:sz w:val="24"/>
          <w:szCs w:val="24"/>
        </w:rPr>
        <w:t xml:space="preserve">(3), 489–504. </w:t>
      </w:r>
    </w:p>
    <w:p w14:paraId="529EBE28" w14:textId="3D6B4EF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Kano, F., </w:t>
      </w:r>
      <w:proofErr w:type="spellStart"/>
      <w:r w:rsidRPr="000E4017">
        <w:rPr>
          <w:rFonts w:ascii="Times New Roman" w:hAnsi="Times New Roman" w:cs="Times New Roman"/>
          <w:sz w:val="24"/>
          <w:szCs w:val="24"/>
          <w:lang w:val="es-ES"/>
        </w:rPr>
        <w:t>Sasaki</w:t>
      </w:r>
      <w:proofErr w:type="spellEnd"/>
      <w:r w:rsidRPr="000E4017">
        <w:rPr>
          <w:rFonts w:ascii="Times New Roman" w:hAnsi="Times New Roman" w:cs="Times New Roman"/>
          <w:sz w:val="24"/>
          <w:szCs w:val="24"/>
          <w:lang w:val="es-ES"/>
        </w:rPr>
        <w:t xml:space="preserve">, T., &amp; Biro, D. (2021). </w:t>
      </w:r>
      <w:r w:rsidRPr="00AD0CC1">
        <w:rPr>
          <w:rFonts w:ascii="Times New Roman" w:hAnsi="Times New Roman" w:cs="Times New Roman"/>
          <w:sz w:val="24"/>
          <w:szCs w:val="24"/>
        </w:rPr>
        <w:t xml:space="preserve">Collective attention in navigating homing pigeons: Group size effect and individual differences. </w:t>
      </w:r>
      <w:r w:rsidRPr="00AD0CC1">
        <w:rPr>
          <w:rFonts w:ascii="Times New Roman" w:hAnsi="Times New Roman" w:cs="Times New Roman"/>
          <w:i/>
          <w:iCs/>
          <w:sz w:val="24"/>
          <w:szCs w:val="24"/>
        </w:rPr>
        <w:t>Animal Behaviour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180</w:t>
      </w:r>
      <w:r w:rsidRPr="00AD0CC1">
        <w:rPr>
          <w:rFonts w:ascii="Times New Roman" w:hAnsi="Times New Roman" w:cs="Times New Roman"/>
          <w:sz w:val="24"/>
          <w:szCs w:val="24"/>
        </w:rPr>
        <w:t xml:space="preserve">, 63–80. </w:t>
      </w:r>
    </w:p>
    <w:p w14:paraId="12AFD45F" w14:textId="27F2BCFA"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Kays, R., Crofoot, M. C., </w:t>
      </w:r>
      <w:proofErr w:type="spellStart"/>
      <w:r w:rsidRPr="00AD0CC1">
        <w:rPr>
          <w:rFonts w:ascii="Times New Roman" w:hAnsi="Times New Roman" w:cs="Times New Roman"/>
          <w:sz w:val="24"/>
          <w:szCs w:val="24"/>
        </w:rPr>
        <w:t>Jetz</w:t>
      </w:r>
      <w:proofErr w:type="spellEnd"/>
      <w:r w:rsidRPr="00AD0CC1">
        <w:rPr>
          <w:rFonts w:ascii="Times New Roman" w:hAnsi="Times New Roman" w:cs="Times New Roman"/>
          <w:sz w:val="24"/>
          <w:szCs w:val="24"/>
        </w:rPr>
        <w:t xml:space="preserve">, W.,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(2015). Terrestrial animal tracking as an eye on life and planet. </w:t>
      </w:r>
      <w:r w:rsidRPr="00AD0CC1">
        <w:rPr>
          <w:rFonts w:ascii="Times New Roman" w:hAnsi="Times New Roman" w:cs="Times New Roman"/>
          <w:i/>
          <w:iCs/>
          <w:sz w:val="24"/>
          <w:szCs w:val="24"/>
        </w:rPr>
        <w:t>Science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348</w:t>
      </w:r>
      <w:r w:rsidRPr="00AD0CC1">
        <w:rPr>
          <w:rFonts w:ascii="Times New Roman" w:hAnsi="Times New Roman" w:cs="Times New Roman"/>
          <w:sz w:val="24"/>
          <w:szCs w:val="24"/>
        </w:rPr>
        <w:t xml:space="preserve">(6240), aaa2478. </w:t>
      </w:r>
    </w:p>
    <w:p w14:paraId="468232DC" w14:textId="77777777" w:rsidR="003B792C" w:rsidRPr="00AD0CC1"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Kunz T, H. (1982). Roosting ecology of bats. In: Kunz TH, editor. Ecology of bats. New York: Plenum Press. p. 1–55.</w:t>
      </w:r>
    </w:p>
    <w:p w14:paraId="56B9D2A8" w14:textId="2A75C5E2" w:rsidR="00C82B38" w:rsidRPr="00AD0CC1"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Laughlin, A. J., Sheldon, D. R., Winkler, D. W., &amp; Taylor, C. M. (2014).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al drivers of communal roosting in a songbird: A combined theoretical and empirical approach.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(4), 734–743. </w:t>
      </w:r>
    </w:p>
    <w:p w14:paraId="658F87B0" w14:textId="1F76CA7F"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Mallon, J. M., Tucker, M. A., Beard, A.,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Brzorad</w:t>
      </w:r>
      <w:proofErr w:type="spellEnd"/>
      <w:r w:rsidRPr="00AD0CC1">
        <w:rPr>
          <w:rFonts w:ascii="Times New Roman" w:hAnsi="Times New Roman" w:cs="Times New Roman"/>
          <w:sz w:val="24"/>
          <w:szCs w:val="24"/>
        </w:rPr>
        <w:t xml:space="preserve">, J. N., </w:t>
      </w:r>
      <w:proofErr w:type="spellStart"/>
      <w:r w:rsidRPr="00AD0CC1">
        <w:rPr>
          <w:rFonts w:ascii="Times New Roman" w:hAnsi="Times New Roman" w:cs="Times New Roman"/>
          <w:sz w:val="24"/>
          <w:szCs w:val="24"/>
        </w:rPr>
        <w:t>Buechley</w:t>
      </w:r>
      <w:proofErr w:type="spellEnd"/>
      <w:r w:rsidRPr="00AD0CC1">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AD0CC1">
        <w:rPr>
          <w:rFonts w:ascii="Times New Roman" w:hAnsi="Times New Roman" w:cs="Times New Roman"/>
          <w:sz w:val="24"/>
          <w:szCs w:val="24"/>
        </w:rPr>
        <w:t>Enggist</w:t>
      </w:r>
      <w:proofErr w:type="spellEnd"/>
      <w:r w:rsidRPr="00AD0CC1">
        <w:rPr>
          <w:rFonts w:ascii="Times New Roman" w:hAnsi="Times New Roman" w:cs="Times New Roman"/>
          <w:sz w:val="24"/>
          <w:szCs w:val="24"/>
        </w:rPr>
        <w:t xml:space="preserve">, P., Farwig, N., … Fagan, W. F. (2020). Diurnal timing of nonmigratory movement by birds: The importance of foraging spatial scales. </w:t>
      </w:r>
      <w:r w:rsidRPr="00AD0CC1">
        <w:rPr>
          <w:rFonts w:ascii="Times New Roman" w:hAnsi="Times New Roman" w:cs="Times New Roman"/>
          <w:i/>
          <w:iCs/>
          <w:sz w:val="24"/>
          <w:szCs w:val="24"/>
        </w:rPr>
        <w:t>Journal of Avian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51</w:t>
      </w:r>
      <w:r w:rsidRPr="00AD0CC1">
        <w:rPr>
          <w:rFonts w:ascii="Times New Roman" w:hAnsi="Times New Roman" w:cs="Times New Roman"/>
          <w:sz w:val="24"/>
          <w:szCs w:val="24"/>
        </w:rPr>
        <w:t xml:space="preserve">(12), jav.02612. </w:t>
      </w:r>
    </w:p>
    <w:p w14:paraId="5B1871F8" w14:textId="01C1C1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Mock, D. W., Lamey, T. C., &amp; Thompson, D. B. A. (1988). Falsifiability and the Information Centre Hypothesis. </w:t>
      </w:r>
      <w:r w:rsidRPr="00AD0CC1">
        <w:rPr>
          <w:rFonts w:ascii="Times New Roman" w:hAnsi="Times New Roman" w:cs="Times New Roman"/>
          <w:i/>
          <w:iCs/>
          <w:sz w:val="24"/>
          <w:szCs w:val="24"/>
        </w:rPr>
        <w:t>Ornis Scandinavica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w:t>
      </w:r>
      <w:r w:rsidRPr="00AD0CC1">
        <w:rPr>
          <w:rFonts w:ascii="Times New Roman" w:hAnsi="Times New Roman" w:cs="Times New Roman"/>
          <w:sz w:val="24"/>
          <w:szCs w:val="24"/>
        </w:rPr>
        <w:t xml:space="preserve">(3), 231. </w:t>
      </w:r>
    </w:p>
    <w:p w14:paraId="7339653B" w14:textId="03354220" w:rsidR="00801E4A" w:rsidRPr="00AD0CC1"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Mueller, T., &amp; Fagan, W. F. (2008). Search and navigation in dynamic environments – from individual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population distributions.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117</w:t>
      </w:r>
      <w:r w:rsidRPr="00AD0CC1">
        <w:rPr>
          <w:rFonts w:ascii="Times New Roman" w:hAnsi="Times New Roman" w:cs="Times New Roman"/>
          <w:sz w:val="24"/>
          <w:szCs w:val="24"/>
        </w:rPr>
        <w:t xml:space="preserve">(5), 654–664. </w:t>
      </w:r>
    </w:p>
    <w:p w14:paraId="4C03749F" w14:textId="1E25FA5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Nathan, R., Getz, W. M., Revilla, E., Holyoak, M., </w:t>
      </w:r>
      <w:proofErr w:type="spellStart"/>
      <w:r w:rsidRPr="00AD0CC1">
        <w:rPr>
          <w:rFonts w:ascii="Times New Roman" w:hAnsi="Times New Roman" w:cs="Times New Roman"/>
          <w:sz w:val="24"/>
          <w:szCs w:val="24"/>
        </w:rPr>
        <w:t>Kadmon</w:t>
      </w:r>
      <w:proofErr w:type="spellEnd"/>
      <w:r w:rsidRPr="00AD0CC1">
        <w:rPr>
          <w:rFonts w:ascii="Times New Roman" w:hAnsi="Times New Roman" w:cs="Times New Roman"/>
          <w:sz w:val="24"/>
          <w:szCs w:val="24"/>
        </w:rPr>
        <w:t xml:space="preserve">, R., Saltz, D., &amp; Smouse, P. E. (2008). A movement ecology paradigm for unifying organismal movement research.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105</w:t>
      </w:r>
      <w:r w:rsidRPr="00AD0CC1">
        <w:rPr>
          <w:rFonts w:ascii="Times New Roman" w:hAnsi="Times New Roman" w:cs="Times New Roman"/>
          <w:sz w:val="24"/>
          <w:szCs w:val="24"/>
        </w:rPr>
        <w:t xml:space="preserve">(49), 19052–19059. </w:t>
      </w:r>
    </w:p>
    <w:p w14:paraId="317EA71C" w14:textId="03C81F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Nauta, J., </w:t>
      </w:r>
      <w:proofErr w:type="spellStart"/>
      <w:r w:rsidRPr="00AD0CC1">
        <w:rPr>
          <w:rFonts w:ascii="Times New Roman" w:hAnsi="Times New Roman" w:cs="Times New Roman"/>
          <w:sz w:val="24"/>
          <w:szCs w:val="24"/>
        </w:rPr>
        <w:t>Khaluf</w:t>
      </w:r>
      <w:proofErr w:type="spellEnd"/>
      <w:r w:rsidRPr="00AD0CC1">
        <w:rPr>
          <w:rFonts w:ascii="Times New Roman" w:hAnsi="Times New Roman" w:cs="Times New Roman"/>
          <w:sz w:val="24"/>
          <w:szCs w:val="24"/>
        </w:rPr>
        <w:t xml:space="preserve">, Y., &amp; Simoens, P. (2020). Hybrid foraging in patchy environments using spatial memory. </w:t>
      </w:r>
      <w:r w:rsidRPr="00AD0CC1">
        <w:rPr>
          <w:rFonts w:ascii="Times New Roman" w:hAnsi="Times New Roman" w:cs="Times New Roman"/>
          <w:i/>
          <w:iCs/>
          <w:sz w:val="24"/>
          <w:szCs w:val="24"/>
        </w:rPr>
        <w:t>Journal of The Royal Society Interface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(166), 20200026. </w:t>
      </w:r>
    </w:p>
    <w:p w14:paraId="62DDA10E" w14:textId="2F7B893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Nonacs</w:t>
      </w:r>
      <w:proofErr w:type="spellEnd"/>
      <w:r w:rsidRPr="00AD0CC1">
        <w:rPr>
          <w:rFonts w:ascii="Times New Roman" w:hAnsi="Times New Roman" w:cs="Times New Roman"/>
          <w:sz w:val="24"/>
          <w:szCs w:val="24"/>
        </w:rPr>
        <w:t xml:space="preserve">, P., &amp; Dill, L. M. (1993). Is Satisficing an Alternative to Optimal Foraging Theory?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67</w:t>
      </w:r>
      <w:r w:rsidRPr="00AD0CC1">
        <w:rPr>
          <w:rFonts w:ascii="Times New Roman" w:hAnsi="Times New Roman" w:cs="Times New Roman"/>
          <w:sz w:val="24"/>
          <w:szCs w:val="24"/>
        </w:rPr>
        <w:t xml:space="preserve">(2), 371. </w:t>
      </w:r>
    </w:p>
    <w:p w14:paraId="6B7885A7" w14:textId="2D3682F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Noonan, M. J., Martinez-Garcia, R., Fleming, C. H., De Figueiredo, B. G., Ali, A. H., Attias, N., </w:t>
      </w:r>
      <w:proofErr w:type="spellStart"/>
      <w:r w:rsidRPr="00AD0CC1">
        <w:rPr>
          <w:rFonts w:ascii="Times New Roman" w:hAnsi="Times New Roman" w:cs="Times New Roman"/>
          <w:sz w:val="24"/>
          <w:szCs w:val="24"/>
        </w:rPr>
        <w:t>Belant</w:t>
      </w:r>
      <w:proofErr w:type="spellEnd"/>
      <w:r w:rsidRPr="00AD0CC1">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AD0CC1">
        <w:rPr>
          <w:rFonts w:ascii="Times New Roman" w:hAnsi="Times New Roman" w:cs="Times New Roman"/>
          <w:i/>
          <w:iCs/>
          <w:sz w:val="24"/>
          <w:szCs w:val="24"/>
        </w:rPr>
        <w:t xml:space="preserve">The search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 xml:space="preserve"> of terrestrial mammals</w:t>
      </w:r>
      <w:r w:rsidRPr="00AD0CC1">
        <w:rPr>
          <w:rFonts w:ascii="Times New Roman" w:hAnsi="Times New Roman" w:cs="Times New Roman"/>
          <w:sz w:val="24"/>
          <w:szCs w:val="24"/>
        </w:rPr>
        <w:t xml:space="preserve"> [Preprint]. Ecology</w:t>
      </w:r>
    </w:p>
    <w:p w14:paraId="09AC4345" w14:textId="736AFE9B"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Nussbaumer, R., Schmid, B., Bauer, S., &amp; Liechti, F. (2022). Favorable winds speed up bird migration in spring but not in autumn. </w:t>
      </w:r>
      <w:r w:rsidRPr="00AD0CC1">
        <w:rPr>
          <w:rFonts w:ascii="Times New Roman" w:hAnsi="Times New Roman" w:cs="Times New Roman"/>
          <w:i/>
          <w:iCs/>
          <w:sz w:val="24"/>
          <w:szCs w:val="24"/>
        </w:rPr>
        <w:t>Ecology and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12</w:t>
      </w:r>
      <w:r w:rsidRPr="00AD0CC1">
        <w:rPr>
          <w:rFonts w:ascii="Times New Roman" w:hAnsi="Times New Roman" w:cs="Times New Roman"/>
          <w:sz w:val="24"/>
          <w:szCs w:val="24"/>
        </w:rPr>
        <w:t xml:space="preserve">(8). </w:t>
      </w:r>
    </w:p>
    <w:p w14:paraId="309D5B40" w14:textId="6AB67E0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Ord, T. J. (2021). Costs of territoriality: A review of hypotheses, meta-analysis, and field study.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197</w:t>
      </w:r>
      <w:r w:rsidRPr="00AD0CC1">
        <w:rPr>
          <w:rFonts w:ascii="Times New Roman" w:hAnsi="Times New Roman" w:cs="Times New Roman"/>
          <w:sz w:val="24"/>
          <w:szCs w:val="24"/>
        </w:rPr>
        <w:t xml:space="preserve">(3), 615–631. </w:t>
      </w:r>
    </w:p>
    <w:p w14:paraId="1FC26E09" w14:textId="760E17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Owen-Smith, N., Goodall, V., &amp; </w:t>
      </w:r>
      <w:proofErr w:type="spellStart"/>
      <w:r w:rsidRPr="00AD0CC1">
        <w:rPr>
          <w:rFonts w:ascii="Times New Roman" w:hAnsi="Times New Roman" w:cs="Times New Roman"/>
          <w:sz w:val="24"/>
          <w:szCs w:val="24"/>
        </w:rPr>
        <w:t>Fatti</w:t>
      </w:r>
      <w:proofErr w:type="spellEnd"/>
      <w:r w:rsidRPr="00AD0CC1">
        <w:rPr>
          <w:rFonts w:ascii="Times New Roman" w:hAnsi="Times New Roman" w:cs="Times New Roman"/>
          <w:sz w:val="24"/>
          <w:szCs w:val="24"/>
        </w:rPr>
        <w:t xml:space="preserve">, P. (2012). Applying mixture models to derive activity states of large herbivores from movement rates obtained using GPS telemetry. </w:t>
      </w:r>
      <w:r w:rsidRPr="00AD0CC1">
        <w:rPr>
          <w:rFonts w:ascii="Times New Roman" w:hAnsi="Times New Roman" w:cs="Times New Roman"/>
          <w:i/>
          <w:iCs/>
          <w:sz w:val="24"/>
          <w:szCs w:val="24"/>
        </w:rPr>
        <w:t>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(5), 452. </w:t>
      </w:r>
    </w:p>
    <w:p w14:paraId="7529332E" w14:textId="7FD3936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Perrig</w:t>
      </w:r>
      <w:proofErr w:type="spellEnd"/>
      <w:r w:rsidRPr="00AD0CC1">
        <w:rPr>
          <w:rFonts w:ascii="Times New Roman" w:hAnsi="Times New Roman" w:cs="Times New Roman"/>
          <w:sz w:val="24"/>
          <w:szCs w:val="24"/>
        </w:rPr>
        <w:t xml:space="preserve">, P. L., </w:t>
      </w:r>
      <w:proofErr w:type="spellStart"/>
      <w:r w:rsidRPr="00AD0CC1">
        <w:rPr>
          <w:rFonts w:ascii="Times New Roman" w:hAnsi="Times New Roman" w:cs="Times New Roman"/>
          <w:sz w:val="24"/>
          <w:szCs w:val="24"/>
        </w:rPr>
        <w:t>Lambertucci</w:t>
      </w:r>
      <w:proofErr w:type="spellEnd"/>
      <w:r w:rsidRPr="00AD0CC1">
        <w:rPr>
          <w:rFonts w:ascii="Times New Roman" w:hAnsi="Times New Roman" w:cs="Times New Roman"/>
          <w:sz w:val="24"/>
          <w:szCs w:val="24"/>
        </w:rPr>
        <w:t xml:space="preserve">, S. A., Cruz, J., Alarcón, P. A. E., Plaza, P. I., Middleton, A. D., Blanco, G., Sánchez-Zapata, J. A.,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 A., &amp; Pauli, J. N. (2020). Identifying conservation priority areas for the Andean condor in southern South America. </w:t>
      </w:r>
      <w:r w:rsidRPr="00AD0CC1">
        <w:rPr>
          <w:rFonts w:ascii="Times New Roman" w:hAnsi="Times New Roman" w:cs="Times New Roman"/>
          <w:i/>
          <w:iCs/>
          <w:sz w:val="24"/>
          <w:szCs w:val="24"/>
        </w:rPr>
        <w:t>Biological Conservation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243</w:t>
      </w:r>
      <w:r w:rsidRPr="00AD0CC1">
        <w:rPr>
          <w:rFonts w:ascii="Times New Roman" w:hAnsi="Times New Roman" w:cs="Times New Roman"/>
          <w:sz w:val="24"/>
          <w:szCs w:val="24"/>
        </w:rPr>
        <w:t xml:space="preserve">, 108494. </w:t>
      </w:r>
    </w:p>
    <w:p w14:paraId="5CE8C889" w14:textId="41DD25FA"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Pekarsky, S., </w:t>
      </w:r>
      <w:proofErr w:type="spellStart"/>
      <w:r w:rsidRPr="00AD0CC1">
        <w:rPr>
          <w:rFonts w:ascii="Times New Roman" w:hAnsi="Times New Roman" w:cs="Times New Roman"/>
          <w:sz w:val="24"/>
          <w:szCs w:val="24"/>
        </w:rPr>
        <w:t>Shohami</w:t>
      </w:r>
      <w:proofErr w:type="spellEnd"/>
      <w:r w:rsidRPr="00AD0CC1">
        <w:rPr>
          <w:rFonts w:ascii="Times New Roman" w:hAnsi="Times New Roman" w:cs="Times New Roman"/>
          <w:sz w:val="24"/>
          <w:szCs w:val="24"/>
        </w:rPr>
        <w:t xml:space="preserve">, D., Horvitz, N., Bowie, R. C. K., Kamath, P. L., Markin, Y., Getz, W. M., &amp; Nathan, R. (2023). </w:t>
      </w:r>
      <w:r w:rsidRPr="00AD0CC1">
        <w:rPr>
          <w:rFonts w:ascii="Times New Roman" w:hAnsi="Times New Roman" w:cs="Times New Roman"/>
          <w:i/>
          <w:iCs/>
          <w:sz w:val="24"/>
          <w:szCs w:val="24"/>
        </w:rPr>
        <w:t>Cranes soar on thermal updrafts behind cold fronts as they migrate across the sea</w:t>
      </w:r>
      <w:r w:rsidRPr="00AD0CC1">
        <w:rPr>
          <w:rFonts w:ascii="Times New Roman" w:hAnsi="Times New Roman" w:cs="Times New Roman"/>
          <w:sz w:val="24"/>
          <w:szCs w:val="24"/>
        </w:rPr>
        <w:t xml:space="preserve"> [Preprint]. Ecology. </w:t>
      </w:r>
    </w:p>
    <w:p w14:paraId="489D6E0C" w14:textId="5C06BD63" w:rsidR="008F69A4"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223" w:name="_Hlk149069114"/>
      <w:proofErr w:type="spellStart"/>
      <w:r w:rsidRPr="00AD0CC1">
        <w:rPr>
          <w:rFonts w:ascii="Times New Roman" w:hAnsi="Times New Roman" w:cs="Times New Roman"/>
          <w:sz w:val="24"/>
          <w:szCs w:val="24"/>
        </w:rPr>
        <w:t>Pennycuick</w:t>
      </w:r>
      <w:proofErr w:type="spellEnd"/>
      <w:r w:rsidRPr="00AD0CC1">
        <w:rPr>
          <w:rFonts w:ascii="Times New Roman" w:hAnsi="Times New Roman" w:cs="Times New Roman"/>
          <w:sz w:val="24"/>
          <w:szCs w:val="24"/>
        </w:rPr>
        <w:t xml:space="preserve">, C. J. (2008). Modelling the flying bird. </w:t>
      </w:r>
      <w:proofErr w:type="spellStart"/>
      <w:r w:rsidRPr="00AD0CC1">
        <w:rPr>
          <w:rFonts w:ascii="Times New Roman" w:hAnsi="Times New Roman" w:cs="Times New Roman"/>
          <w:sz w:val="24"/>
          <w:szCs w:val="24"/>
        </w:rPr>
        <w:t>Elsevier.</w:t>
      </w:r>
      <w:bookmarkEnd w:id="223"/>
      <w:r w:rsidR="008F69A4" w:rsidRPr="00AD0CC1">
        <w:rPr>
          <w:rFonts w:ascii="Times New Roman" w:hAnsi="Times New Roman" w:cs="Times New Roman"/>
          <w:sz w:val="24"/>
          <w:szCs w:val="24"/>
        </w:rPr>
        <w:t>Poessel</w:t>
      </w:r>
      <w:proofErr w:type="spellEnd"/>
      <w:r w:rsidR="008F69A4" w:rsidRPr="00AD0CC1">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AD0CC1">
        <w:rPr>
          <w:rFonts w:ascii="Times New Roman" w:hAnsi="Times New Roman" w:cs="Times New Roman"/>
          <w:i/>
          <w:iCs/>
          <w:sz w:val="24"/>
          <w:szCs w:val="24"/>
        </w:rPr>
        <w:t>Gymnogyps californianus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Ibis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160</w:t>
      </w:r>
      <w:r w:rsidR="008F69A4" w:rsidRPr="00AD0CC1">
        <w:rPr>
          <w:rFonts w:ascii="Times New Roman" w:hAnsi="Times New Roman" w:cs="Times New Roman"/>
          <w:sz w:val="24"/>
          <w:szCs w:val="24"/>
        </w:rPr>
        <w:t xml:space="preserve">(1), 36–53. </w:t>
      </w:r>
    </w:p>
    <w:p w14:paraId="79BE81B6" w14:textId="137E179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Rolls, E. T. (2014). Emotion and decision-making explained: A précis. </w:t>
      </w:r>
      <w:r w:rsidRPr="00AD0CC1">
        <w:rPr>
          <w:rFonts w:ascii="Times New Roman" w:hAnsi="Times New Roman" w:cs="Times New Roman"/>
          <w:i/>
          <w:iCs/>
          <w:sz w:val="24"/>
          <w:szCs w:val="24"/>
        </w:rPr>
        <w:t>Cortex</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 185–193. </w:t>
      </w:r>
    </w:p>
    <w:p w14:paraId="6C3FA5EF" w14:textId="4971419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AD0CC1">
        <w:rPr>
          <w:rFonts w:ascii="Times New Roman" w:hAnsi="Times New Roman" w:cs="Times New Roman"/>
          <w:i/>
          <w:iCs/>
          <w:sz w:val="24"/>
          <w:szCs w:val="24"/>
        </w:rPr>
        <w:t>Functional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(2), 234. </w:t>
      </w:r>
    </w:p>
    <w:p w14:paraId="4C7A67AD" w14:textId="13DF4F8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B. J., </w:t>
      </w:r>
      <w:proofErr w:type="spellStart"/>
      <w:r w:rsidRPr="00AD0CC1">
        <w:rPr>
          <w:rFonts w:ascii="Times New Roman" w:hAnsi="Times New Roman" w:cs="Times New Roman"/>
          <w:sz w:val="24"/>
          <w:szCs w:val="24"/>
        </w:rPr>
        <w:t>MacNulty</w:t>
      </w:r>
      <w:proofErr w:type="spellEnd"/>
      <w:r w:rsidRPr="00AD0CC1">
        <w:rPr>
          <w:rFonts w:ascii="Times New Roman" w:hAnsi="Times New Roman" w:cs="Times New Roman"/>
          <w:sz w:val="24"/>
          <w:szCs w:val="24"/>
        </w:rPr>
        <w:t xml:space="preserve">, D. R., Stahler, D. R., Smith, D. W., &amp; Avgar, T. (2023). Density‐dependent habitat selection alters drivers of population distribution in northern Yellowstone elk.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26</w:t>
      </w:r>
      <w:r w:rsidRPr="00AD0CC1">
        <w:rPr>
          <w:rFonts w:ascii="Times New Roman" w:hAnsi="Times New Roman" w:cs="Times New Roman"/>
          <w:sz w:val="24"/>
          <w:szCs w:val="24"/>
        </w:rPr>
        <w:t xml:space="preserve">(2), 245–256. </w:t>
      </w:r>
    </w:p>
    <w:p w14:paraId="0EE84180" w14:textId="78FAC97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R. V., Stafford, J. D., Yetter, A. P., Horath, M. M., Hine, C. S., &amp; Hoover, J. P. (2012). </w:t>
      </w:r>
      <w:r w:rsidRPr="00AD0CC1">
        <w:rPr>
          <w:rFonts w:ascii="Times New Roman" w:hAnsi="Times New Roman" w:cs="Times New Roman"/>
          <w:sz w:val="24"/>
          <w:szCs w:val="24"/>
        </w:rPr>
        <w:lastRenderedPageBreak/>
        <w:t xml:space="preserve">Foraging Ecology of Fall-Migrating Shorebirds in the Illinois River Valley.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(9), e45121. </w:t>
      </w:r>
    </w:p>
    <w:p w14:paraId="5D2BC6FD" w14:textId="3BC7272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Southwood, T. R. E. (1977). Habitat, the Templet for Ecological Strategies? </w:t>
      </w:r>
      <w:r w:rsidRPr="00AD0CC1">
        <w:rPr>
          <w:rFonts w:ascii="Times New Roman" w:hAnsi="Times New Roman" w:cs="Times New Roman"/>
          <w:i/>
          <w:iCs/>
          <w:sz w:val="24"/>
          <w:szCs w:val="24"/>
        </w:rPr>
        <w:t>The Journal of Animal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46</w:t>
      </w:r>
      <w:r w:rsidRPr="00AD0CC1">
        <w:rPr>
          <w:rFonts w:ascii="Times New Roman" w:hAnsi="Times New Roman" w:cs="Times New Roman"/>
          <w:sz w:val="24"/>
          <w:szCs w:val="24"/>
        </w:rPr>
        <w:t xml:space="preserve">(2), 336. </w:t>
      </w:r>
    </w:p>
    <w:p w14:paraId="3C74323E" w14:textId="399CC67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Sutherland, W. J., Newton, I., &amp; Green, R. (2004). </w:t>
      </w:r>
      <w:r w:rsidRPr="00AD0CC1">
        <w:rPr>
          <w:rFonts w:ascii="Times New Roman" w:hAnsi="Times New Roman" w:cs="Times New Roman"/>
          <w:i/>
          <w:iCs/>
          <w:sz w:val="24"/>
          <w:szCs w:val="24"/>
        </w:rPr>
        <w:t>Bird Ecology and Conservation</w:t>
      </w:r>
      <w:r w:rsidRPr="00AD0CC1">
        <w:rPr>
          <w:rFonts w:ascii="Times New Roman" w:hAnsi="Times New Roman" w:cs="Times New Roman"/>
          <w:sz w:val="24"/>
          <w:szCs w:val="24"/>
        </w:rPr>
        <w:t xml:space="preserve">. Oxford University Press. </w:t>
      </w:r>
    </w:p>
    <w:p w14:paraId="69588BDB" w14:textId="353E152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Tobalske</w:t>
      </w:r>
      <w:proofErr w:type="spellEnd"/>
      <w:r w:rsidRPr="00AD0CC1">
        <w:rPr>
          <w:rFonts w:ascii="Times New Roman" w:hAnsi="Times New Roman" w:cs="Times New Roman"/>
          <w:sz w:val="24"/>
          <w:szCs w:val="24"/>
        </w:rPr>
        <w:t xml:space="preserve">, B. W., Hedrick, T. L., Dial, K. P., &amp; </w:t>
      </w:r>
      <w:proofErr w:type="spellStart"/>
      <w:r w:rsidRPr="00AD0CC1">
        <w:rPr>
          <w:rFonts w:ascii="Times New Roman" w:hAnsi="Times New Roman" w:cs="Times New Roman"/>
          <w:sz w:val="24"/>
          <w:szCs w:val="24"/>
        </w:rPr>
        <w:t>Biewener</w:t>
      </w:r>
      <w:proofErr w:type="spellEnd"/>
      <w:r w:rsidRPr="00AD0CC1">
        <w:rPr>
          <w:rFonts w:ascii="Times New Roman" w:hAnsi="Times New Roman" w:cs="Times New Roman"/>
          <w:sz w:val="24"/>
          <w:szCs w:val="24"/>
        </w:rPr>
        <w:t xml:space="preserve">, A. A. (2003). Comparative power curves in bird flight. </w:t>
      </w:r>
      <w:r w:rsidRPr="00AD0CC1">
        <w:rPr>
          <w:rFonts w:ascii="Times New Roman" w:hAnsi="Times New Roman" w:cs="Times New Roman"/>
          <w:i/>
          <w:iCs/>
          <w:sz w:val="24"/>
          <w:szCs w:val="24"/>
        </w:rPr>
        <w:t>Nature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421</w:t>
      </w:r>
      <w:r w:rsidRPr="00AD0CC1">
        <w:rPr>
          <w:rFonts w:ascii="Times New Roman" w:hAnsi="Times New Roman" w:cs="Times New Roman"/>
          <w:sz w:val="24"/>
          <w:szCs w:val="24"/>
        </w:rPr>
        <w:t xml:space="preserve">(6921), 363–366. </w:t>
      </w:r>
    </w:p>
    <w:p w14:paraId="04FA4EAB"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Tucker, M. A., Alexandrou, O.,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Jr,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Bracis</w:t>
      </w:r>
      <w:proofErr w:type="spellEnd"/>
      <w:r w:rsidRPr="00AD0CC1">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van Overveld T, Blanco G, </w:t>
      </w:r>
      <w:proofErr w:type="spellStart"/>
      <w:r w:rsidRPr="00AD0CC1">
        <w:rPr>
          <w:rFonts w:ascii="Times New Roman" w:hAnsi="Times New Roman" w:cs="Times New Roman"/>
          <w:sz w:val="24"/>
          <w:szCs w:val="24"/>
        </w:rPr>
        <w:t>Moleón</w:t>
      </w:r>
      <w:proofErr w:type="spellEnd"/>
      <w:r w:rsidRPr="00AD0CC1">
        <w:rPr>
          <w:rFonts w:ascii="Times New Roman" w:hAnsi="Times New Roman" w:cs="Times New Roman"/>
          <w:sz w:val="24"/>
          <w:szCs w:val="24"/>
        </w:rPr>
        <w:t xml:space="preserve"> M, Margalida A, Sanchez-Zapata JA, De la Riva M,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JA (2020) Integration vulture sociality into conservation practice. </w:t>
      </w:r>
      <w:r w:rsidRPr="000E4017">
        <w:rPr>
          <w:rFonts w:ascii="Times New Roman" w:hAnsi="Times New Roman" w:cs="Times New Roman"/>
          <w:sz w:val="24"/>
          <w:szCs w:val="24"/>
          <w:lang w:val="es-ES"/>
        </w:rPr>
        <w:t xml:space="preserve">Condor </w:t>
      </w:r>
      <w:proofErr w:type="gramStart"/>
      <w:r w:rsidRPr="000E4017">
        <w:rPr>
          <w:rFonts w:ascii="Times New Roman" w:hAnsi="Times New Roman" w:cs="Times New Roman"/>
          <w:sz w:val="24"/>
          <w:szCs w:val="24"/>
          <w:lang w:val="es-ES"/>
        </w:rPr>
        <w:t>122:duaa</w:t>
      </w:r>
      <w:proofErr w:type="gramEnd"/>
      <w:r w:rsidRPr="000E4017">
        <w:rPr>
          <w:rFonts w:ascii="Times New Roman" w:hAnsi="Times New Roman" w:cs="Times New Roman"/>
          <w:sz w:val="24"/>
          <w:szCs w:val="24"/>
          <w:lang w:val="es-ES"/>
        </w:rPr>
        <w:t>035</w:t>
      </w:r>
    </w:p>
    <w:p w14:paraId="1E844507" w14:textId="7D984C65" w:rsidR="00BD3DA0" w:rsidRPr="00AD0CC1"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w:t>
      </w:r>
      <w:r w:rsidRPr="00AD0CC1">
        <w:rPr>
          <w:rFonts w:ascii="Times New Roman" w:hAnsi="Times New Roman" w:cs="Times New Roman"/>
          <w:i/>
          <w:iCs/>
          <w:sz w:val="24"/>
          <w:szCs w:val="24"/>
        </w:rPr>
        <w:t>Animal Cognition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(3), 495–507. </w:t>
      </w:r>
    </w:p>
    <w:p w14:paraId="48C29C27" w14:textId="54ED12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Ward, P., &amp; Zahavi, A. (1973). </w:t>
      </w:r>
      <w:r w:rsidR="000E4D48" w:rsidRPr="00AD0CC1">
        <w:rPr>
          <w:rFonts w:ascii="Times New Roman" w:hAnsi="Times New Roman" w:cs="Times New Roman"/>
          <w:sz w:val="24"/>
          <w:szCs w:val="24"/>
        </w:rPr>
        <w:t>The importance of certain assemblages of birds as “information-centres” for food-finding</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Ibis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115</w:t>
      </w:r>
      <w:r w:rsidRPr="00AD0CC1">
        <w:rPr>
          <w:rFonts w:ascii="Times New Roman" w:hAnsi="Times New Roman" w:cs="Times New Roman"/>
          <w:sz w:val="24"/>
          <w:szCs w:val="24"/>
        </w:rPr>
        <w:t xml:space="preserve">(4), 517–534. </w:t>
      </w:r>
    </w:p>
    <w:p w14:paraId="6833D04B" w14:textId="6AAAA4C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Wright, J., Stone, R. E., &amp; Brown, N. (2003). Communal roosts as structured information centres in the raven, Corvus corax. </w:t>
      </w:r>
      <w:proofErr w:type="spellStart"/>
      <w:r w:rsidRPr="000E4017">
        <w:rPr>
          <w:rFonts w:ascii="Times New Roman" w:hAnsi="Times New Roman" w:cs="Times New Roman"/>
          <w:i/>
          <w:iCs/>
          <w:sz w:val="24"/>
          <w:szCs w:val="24"/>
          <w:lang w:val="es-ES"/>
        </w:rPr>
        <w:t>Journal</w:t>
      </w:r>
      <w:proofErr w:type="spellEnd"/>
      <w:r w:rsidRPr="000E4017">
        <w:rPr>
          <w:rFonts w:ascii="Times New Roman" w:hAnsi="Times New Roman" w:cs="Times New Roman"/>
          <w:i/>
          <w:iCs/>
          <w:sz w:val="24"/>
          <w:szCs w:val="24"/>
          <w:lang w:val="es-ES"/>
        </w:rPr>
        <w:t xml:space="preserve"> </w:t>
      </w:r>
      <w:proofErr w:type="spellStart"/>
      <w:r w:rsidRPr="000E4017">
        <w:rPr>
          <w:rFonts w:ascii="Times New Roman" w:hAnsi="Times New Roman" w:cs="Times New Roman"/>
          <w:i/>
          <w:iCs/>
          <w:sz w:val="24"/>
          <w:szCs w:val="24"/>
          <w:lang w:val="es-ES"/>
        </w:rPr>
        <w:t>of</w:t>
      </w:r>
      <w:proofErr w:type="spellEnd"/>
      <w:r w:rsidRPr="000E4017">
        <w:rPr>
          <w:rFonts w:ascii="Times New Roman" w:hAnsi="Times New Roman" w:cs="Times New Roman"/>
          <w:i/>
          <w:iCs/>
          <w:sz w:val="24"/>
          <w:szCs w:val="24"/>
          <w:lang w:val="es-ES"/>
        </w:rPr>
        <w:t xml:space="preserve"> Animal </w:t>
      </w:r>
      <w:proofErr w:type="spellStart"/>
      <w:r w:rsidRPr="000E4017">
        <w:rPr>
          <w:rFonts w:ascii="Times New Roman" w:hAnsi="Times New Roman" w:cs="Times New Roman"/>
          <w:i/>
          <w:iCs/>
          <w:sz w:val="24"/>
          <w:szCs w:val="24"/>
          <w:lang w:val="es-ES"/>
        </w:rPr>
        <w:t>Ecology</w:t>
      </w:r>
      <w:proofErr w:type="spellEnd"/>
      <w:r w:rsidRPr="000E4017">
        <w:rPr>
          <w:rFonts w:ascii="Times New Roman" w:hAnsi="Times New Roman" w:cs="Times New Roman"/>
          <w:sz w:val="24"/>
          <w:szCs w:val="24"/>
          <w:lang w:val="es-ES"/>
        </w:rPr>
        <w:t xml:space="preserve">, </w:t>
      </w:r>
      <w:r w:rsidRPr="000E4017">
        <w:rPr>
          <w:rFonts w:ascii="Times New Roman" w:hAnsi="Times New Roman" w:cs="Times New Roman"/>
          <w:i/>
          <w:iCs/>
          <w:sz w:val="24"/>
          <w:szCs w:val="24"/>
          <w:lang w:val="es-ES"/>
        </w:rPr>
        <w:t>72</w:t>
      </w:r>
      <w:r w:rsidRPr="000E4017">
        <w:rPr>
          <w:rFonts w:ascii="Times New Roman" w:hAnsi="Times New Roman" w:cs="Times New Roman"/>
          <w:sz w:val="24"/>
          <w:szCs w:val="24"/>
          <w:lang w:val="es-ES"/>
        </w:rPr>
        <w:t xml:space="preserve">(6), 1003–1014. </w:t>
      </w:r>
    </w:p>
    <w:p w14:paraId="2511C590" w14:textId="0C9F82DF" w:rsidR="003F0266" w:rsidRPr="00AD0CC1" w:rsidRDefault="008F69A4" w:rsidP="00D70E63">
      <w:pPr>
        <w:spacing w:line="360" w:lineRule="auto"/>
        <w:ind w:left="720" w:hanging="720"/>
        <w:jc w:val="both"/>
        <w:rPr>
          <w:rFonts w:ascii="Times New Roman" w:hAnsi="Times New Roman" w:cs="Times New Roman"/>
          <w:sz w:val="24"/>
          <w:szCs w:val="24"/>
        </w:rPr>
      </w:pPr>
      <w:proofErr w:type="spellStart"/>
      <w:r w:rsidRPr="000E4017">
        <w:rPr>
          <w:rFonts w:ascii="Times New Roman" w:hAnsi="Times New Roman" w:cs="Times New Roman"/>
          <w:sz w:val="24"/>
          <w:szCs w:val="24"/>
          <w:lang w:val="es-ES"/>
        </w:rPr>
        <w:t>Zuberogoitia</w:t>
      </w:r>
      <w:proofErr w:type="spellEnd"/>
      <w:r w:rsidRPr="000E4017">
        <w:rPr>
          <w:rFonts w:ascii="Times New Roman" w:hAnsi="Times New Roman" w:cs="Times New Roman"/>
          <w:sz w:val="24"/>
          <w:szCs w:val="24"/>
          <w:lang w:val="es-ES"/>
        </w:rPr>
        <w:t xml:space="preserve">, I., González-Oreja, J. A., Martínez, J. E., Zabala, J., Gómez, I., &amp; López-López, P. (2013). </w:t>
      </w:r>
      <w:r w:rsidRPr="00AD0CC1">
        <w:rPr>
          <w:rFonts w:ascii="Times New Roman" w:hAnsi="Times New Roman" w:cs="Times New Roman"/>
          <w:sz w:val="24"/>
          <w:szCs w:val="24"/>
        </w:rPr>
        <w:t xml:space="preserve">Foraging movements of Eurasian griffon vultures (Gyps fulvus): Implications for supplementary feeding management. </w:t>
      </w:r>
      <w:r w:rsidRPr="00AD0CC1">
        <w:rPr>
          <w:rFonts w:ascii="Times New Roman" w:hAnsi="Times New Roman" w:cs="Times New Roman"/>
          <w:i/>
          <w:iCs/>
          <w:sz w:val="24"/>
          <w:szCs w:val="24"/>
        </w:rPr>
        <w:t>European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(3), 421–429. </w:t>
      </w:r>
      <w:bookmarkEnd w:id="220"/>
    </w:p>
    <w:p w14:paraId="6D65D7C0" w14:textId="77777777" w:rsidR="00A04226" w:rsidRDefault="00F7140F" w:rsidP="00A04226">
      <w:pPr>
        <w:pStyle w:val="Bibliography"/>
      </w:pPr>
      <w:r w:rsidRPr="00AD0CC1">
        <w:rPr>
          <w:sz w:val="24"/>
          <w:szCs w:val="24"/>
        </w:rPr>
        <w:fldChar w:fldCharType="begin"/>
      </w:r>
      <w:r w:rsidR="00DF6B32" w:rsidRPr="006656AE">
        <w:rPr>
          <w:sz w:val="24"/>
          <w:szCs w:val="24"/>
          <w:lang w:val="es-ES"/>
        </w:rPr>
        <w:instrText xml:space="preserve"> ADDIN ZOTERO_BIBL {"uncited":[],"omitted":[],"custom":[]} CSL_BIBLIOGRAPHY </w:instrText>
      </w:r>
      <w:r w:rsidRPr="00AD0CC1">
        <w:rPr>
          <w:sz w:val="24"/>
          <w:szCs w:val="24"/>
        </w:rPr>
        <w:fldChar w:fldCharType="separate"/>
      </w:r>
      <w:r w:rsidR="00A04226" w:rsidRPr="00BA29F4">
        <w:rPr>
          <w:lang w:val="es-ES"/>
          <w:rPrChange w:id="224" w:author="sandra cuadros" w:date="2025-06-21T18:18:00Z" w16du:dateUtc="2025-06-22T01:18:00Z">
            <w:rPr/>
          </w:rPrChange>
        </w:rPr>
        <w:t xml:space="preserve">Aguilera-Alcalá, N., Morales-Reyes, Z., Martín-López, B., </w:t>
      </w:r>
      <w:proofErr w:type="spellStart"/>
      <w:r w:rsidR="00A04226" w:rsidRPr="00BA29F4">
        <w:rPr>
          <w:lang w:val="es-ES"/>
          <w:rPrChange w:id="225" w:author="sandra cuadros" w:date="2025-06-21T18:18:00Z" w16du:dateUtc="2025-06-22T01:18:00Z">
            <w:rPr/>
          </w:rPrChange>
        </w:rPr>
        <w:t>Moleón</w:t>
      </w:r>
      <w:proofErr w:type="spellEnd"/>
      <w:r w:rsidR="00A04226" w:rsidRPr="00BA29F4">
        <w:rPr>
          <w:lang w:val="es-ES"/>
          <w:rPrChange w:id="226" w:author="sandra cuadros" w:date="2025-06-21T18:18:00Z" w16du:dateUtc="2025-06-22T01:18:00Z">
            <w:rPr/>
          </w:rPrChange>
        </w:rPr>
        <w:t xml:space="preserve">, M., &amp; Sánchez-Zapata, J. A. (2020). </w:t>
      </w:r>
      <w:r w:rsidR="00A04226">
        <w:t xml:space="preserve">Role of scavengers in providing non-material contributions to people. </w:t>
      </w:r>
      <w:r w:rsidR="00A04226">
        <w:rPr>
          <w:i/>
          <w:iCs/>
        </w:rPr>
        <w:t>Ecological Indicators</w:t>
      </w:r>
      <w:r w:rsidR="00A04226">
        <w:t xml:space="preserve">, </w:t>
      </w:r>
      <w:r w:rsidR="00A04226">
        <w:rPr>
          <w:i/>
          <w:iCs/>
        </w:rPr>
        <w:t>117</w:t>
      </w:r>
      <w:r w:rsidR="00A04226">
        <w:t>, 106643. https://doi.org/10.1016/j.ecolind.2020.106643</w:t>
      </w:r>
    </w:p>
    <w:p w14:paraId="7712D303" w14:textId="77777777" w:rsidR="00A04226" w:rsidRDefault="00A04226" w:rsidP="00A04226">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28361A72" w14:textId="77777777" w:rsidR="00A04226" w:rsidRDefault="00A04226" w:rsidP="00A04226">
      <w:pPr>
        <w:pStyle w:val="Bibliography"/>
      </w:pPr>
      <w:r>
        <w:lastRenderedPageBreak/>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3EA140BC" w14:textId="77777777" w:rsidR="00A04226" w:rsidRDefault="00A04226" w:rsidP="00A04226">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4B3D446A" w14:textId="77777777" w:rsidR="00A04226" w:rsidRDefault="00A04226" w:rsidP="00A04226">
      <w:pPr>
        <w:pStyle w:val="Bibliography"/>
      </w:pPr>
      <w:r>
        <w:t xml:space="preserve">Arango, A., Pinto-Ledezma, J., Rojas-Soto, O., Lindsay, A. M., Mendenhall, C. D., &amp; Villalobos, F. (2022). 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0876615D" w14:textId="77777777" w:rsidR="00A04226" w:rsidRDefault="00A04226" w:rsidP="00A04226">
      <w:pPr>
        <w:pStyle w:val="Bibliography"/>
      </w:pPr>
      <w:r>
        <w:t xml:space="preserve">Ashmole, N. P. (1963). THE REGULATION OF NUMBERS OF TROPICAL OCEANIC BIRDS. </w:t>
      </w:r>
      <w:r>
        <w:rPr>
          <w:i/>
          <w:iCs/>
        </w:rPr>
        <w:t>Ibis</w:t>
      </w:r>
      <w:r>
        <w:t xml:space="preserve">, </w:t>
      </w:r>
      <w:r>
        <w:rPr>
          <w:i/>
          <w:iCs/>
        </w:rPr>
        <w:t>103</w:t>
      </w:r>
      <w:proofErr w:type="gramStart"/>
      <w:r>
        <w:rPr>
          <w:i/>
          <w:iCs/>
        </w:rPr>
        <w:t>b</w:t>
      </w:r>
      <w:r>
        <w:t>(</w:t>
      </w:r>
      <w:proofErr w:type="gramEnd"/>
      <w:r>
        <w:t>3), 458–473. https://doi.org/10.1111/j.1474-919X.1963.tb06766.x</w:t>
      </w:r>
    </w:p>
    <w:p w14:paraId="4081F1DF" w14:textId="77777777" w:rsidR="00A04226" w:rsidRDefault="00A04226" w:rsidP="00A04226">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5428BD9F" w14:textId="77777777" w:rsidR="00A04226" w:rsidRDefault="00A04226" w:rsidP="00A04226">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39FF4CC9" w14:textId="77777777" w:rsidR="00A04226" w:rsidRDefault="00A04226" w:rsidP="00A04226">
      <w:pPr>
        <w:pStyle w:val="Bibliography"/>
      </w:pPr>
      <w:r>
        <w:t xml:space="preserve">Barton, P. S., Cunningham, S. A., Lindenmayer, D. B., &amp; Manning, A. D. (2013). The role of carrion in maintaining biodiversity and ecological processes in terrestrial ecosystems. </w:t>
      </w:r>
      <w:proofErr w:type="spellStart"/>
      <w:r>
        <w:rPr>
          <w:i/>
          <w:iCs/>
        </w:rPr>
        <w:t>Oecologia</w:t>
      </w:r>
      <w:proofErr w:type="spellEnd"/>
      <w:r>
        <w:t xml:space="preserve">, </w:t>
      </w:r>
      <w:r>
        <w:rPr>
          <w:i/>
          <w:iCs/>
        </w:rPr>
        <w:t>171</w:t>
      </w:r>
      <w:r>
        <w:t>(4), 761–772. https://doi.org/10.1007/s00442-012-2460-3</w:t>
      </w:r>
    </w:p>
    <w:p w14:paraId="12319490" w14:textId="77777777" w:rsidR="00A04226" w:rsidRDefault="00A04226" w:rsidP="00A04226">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131D0E1D" w14:textId="77777777" w:rsidR="00A04226" w:rsidRDefault="00A04226" w:rsidP="00A04226">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5CB3320B" w14:textId="77777777" w:rsidR="00A04226" w:rsidRDefault="00A04226" w:rsidP="00A04226">
      <w:pPr>
        <w:pStyle w:val="Bibliography"/>
      </w:pPr>
      <w:proofErr w:type="spellStart"/>
      <w:r>
        <w:lastRenderedPageBreak/>
        <w:t>Béchet</w:t>
      </w:r>
      <w:proofErr w:type="spellEnd"/>
      <w:r>
        <w:t xml:space="preserve">,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6193C316" w14:textId="77777777" w:rsidR="00A04226" w:rsidRDefault="00A04226" w:rsidP="00A04226">
      <w:pPr>
        <w:pStyle w:val="Bibliography"/>
      </w:pPr>
      <w:r>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7CAFFCD4" w14:textId="77777777" w:rsidR="00A04226" w:rsidRDefault="00A04226" w:rsidP="00A04226">
      <w:pPr>
        <w:pStyle w:val="Bibliography"/>
      </w:pPr>
      <w:proofErr w:type="spellStart"/>
      <w:r>
        <w:t>Bijleveld</w:t>
      </w:r>
      <w:proofErr w:type="spellEnd"/>
      <w:r>
        <w:t xml:space="preserve">,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0683490E" w14:textId="77777777" w:rsidR="00A04226" w:rsidRDefault="00A04226" w:rsidP="00A04226">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75965142" w14:textId="77777777" w:rsidR="00A04226" w:rsidRDefault="00A04226" w:rsidP="00A04226">
      <w:pPr>
        <w:pStyle w:val="Bibliography"/>
      </w:pPr>
      <w:proofErr w:type="spellStart"/>
      <w:r>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22B85381" w14:textId="77777777" w:rsidR="00A04226" w:rsidRDefault="00A04226" w:rsidP="00A04226">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14683F87" w14:textId="77777777" w:rsidR="00A04226" w:rsidRDefault="00A04226" w:rsidP="00A04226">
      <w:pPr>
        <w:pStyle w:val="Bibliography"/>
      </w:pPr>
      <w:r>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7E59D257" w14:textId="77777777" w:rsidR="00A04226" w:rsidRDefault="00A04226" w:rsidP="00A04226">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56E74B91" w14:textId="77777777" w:rsidR="00A04226" w:rsidRDefault="00A04226" w:rsidP="00A04226">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024ACC2D" w14:textId="77777777" w:rsidR="00A04226" w:rsidRDefault="00A04226" w:rsidP="00A04226">
      <w:pPr>
        <w:pStyle w:val="Bibliography"/>
      </w:pPr>
      <w:r>
        <w:lastRenderedPageBreak/>
        <w:t xml:space="preserve">Campbell, M. O. (2015). </w:t>
      </w:r>
      <w:r>
        <w:rPr>
          <w:i/>
          <w:iCs/>
        </w:rPr>
        <w:t>Vultures: Their Evolution, Ecology and Conservation</w:t>
      </w:r>
      <w:r>
        <w:t xml:space="preserve"> (0 ed.). CRC Press. https://doi.org/10.1201/b18638</w:t>
      </w:r>
    </w:p>
    <w:p w14:paraId="0A878D4D" w14:textId="77777777" w:rsidR="00A04226" w:rsidRDefault="00A04226" w:rsidP="00A04226">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0D448A3C" w14:textId="77777777" w:rsidR="00A04226" w:rsidRDefault="00A04226" w:rsidP="00A04226">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1977E04E" w14:textId="77777777" w:rsidR="00A04226" w:rsidRDefault="00A04226" w:rsidP="00A04226">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26E4C39E" w14:textId="77777777" w:rsidR="00A04226" w:rsidRDefault="00A04226" w:rsidP="00A04226">
      <w:pPr>
        <w:pStyle w:val="Bibliography"/>
      </w:pPr>
      <w:r>
        <w:t xml:space="preserve">Cortés-Avizanda, A., Jovani, R., </w:t>
      </w:r>
      <w:proofErr w:type="spellStart"/>
      <w:r>
        <w:t>Donázar</w:t>
      </w:r>
      <w:proofErr w:type="spellEnd"/>
      <w:r>
        <w:t xml:space="preserve">, J. A., &amp; Grimm, V. (2014). Bird sky networks: How do avian scavengers use social information to find carrion? </w:t>
      </w:r>
      <w:r>
        <w:rPr>
          <w:i/>
          <w:iCs/>
        </w:rPr>
        <w:t>Ecology</w:t>
      </w:r>
      <w:r>
        <w:t xml:space="preserve">, </w:t>
      </w:r>
      <w:r>
        <w:rPr>
          <w:i/>
          <w:iCs/>
        </w:rPr>
        <w:t>95</w:t>
      </w:r>
      <w:r>
        <w:t>(7), 1799–1808. https://doi.org/10.1890/13-0574.1</w:t>
      </w:r>
    </w:p>
    <w:p w14:paraId="31314896" w14:textId="77777777" w:rsidR="00A04226" w:rsidRDefault="00A04226" w:rsidP="00A04226">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4ABA6135" w14:textId="77777777" w:rsidR="00A04226" w:rsidRDefault="00A04226" w:rsidP="00A04226">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B30095D" w14:textId="77777777" w:rsidR="00A04226" w:rsidRDefault="00A04226" w:rsidP="00A04226">
      <w:pPr>
        <w:pStyle w:val="Bibliography"/>
      </w:pPr>
      <w:r>
        <w:t xml:space="preserve">Dermody, B. J., Tanner, C. J., &amp; Jackson, A. L. (2011). The Evolutionary Pathway to Obligate Scavenging in Gyps Vultures. </w:t>
      </w:r>
      <w:proofErr w:type="spellStart"/>
      <w:r>
        <w:rPr>
          <w:i/>
          <w:iCs/>
        </w:rPr>
        <w:t>PLoS</w:t>
      </w:r>
      <w:proofErr w:type="spellEnd"/>
      <w:r>
        <w:rPr>
          <w:i/>
          <w:iCs/>
        </w:rPr>
        <w:t xml:space="preserve"> ONE</w:t>
      </w:r>
      <w:r>
        <w:t xml:space="preserve">, </w:t>
      </w:r>
      <w:r>
        <w:rPr>
          <w:i/>
          <w:iCs/>
        </w:rPr>
        <w:t>6</w:t>
      </w:r>
      <w:r>
        <w:t>(9), e24635. https://doi.org/10.1371/journal.pone.0024635</w:t>
      </w:r>
    </w:p>
    <w:p w14:paraId="2CE43032" w14:textId="77777777" w:rsidR="00A04226" w:rsidRDefault="00A04226" w:rsidP="00A04226">
      <w:pPr>
        <w:pStyle w:val="Bibliography"/>
      </w:pPr>
      <w:r>
        <w:lastRenderedPageBreak/>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4919A7EF" w14:textId="77777777" w:rsidR="00A04226" w:rsidRDefault="00A04226" w:rsidP="00A04226">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784C5762" w14:textId="77777777" w:rsidR="00A04226" w:rsidRDefault="00A04226" w:rsidP="00A04226">
      <w:pPr>
        <w:pStyle w:val="Bibliography"/>
      </w:pPr>
      <w:proofErr w:type="spellStart"/>
      <w:r>
        <w:t>Donázar</w:t>
      </w:r>
      <w:proofErr w:type="spellEnd"/>
      <w:r>
        <w:t xml:space="preserve">, J. A., &amp; Feijóo, J. E. (2002). Social Structure of Andean Condor Roosts: Influence of Sex, Age, and Season. </w:t>
      </w:r>
      <w:r>
        <w:rPr>
          <w:i/>
          <w:iCs/>
        </w:rPr>
        <w:t>The Condor</w:t>
      </w:r>
      <w:r>
        <w:t xml:space="preserve">, </w:t>
      </w:r>
      <w:r>
        <w:rPr>
          <w:i/>
          <w:iCs/>
        </w:rPr>
        <w:t>104</w:t>
      </w:r>
      <w:r>
        <w:t>(4), 832–837. https://doi.org/10.1093/condor/104.4.832</w:t>
      </w:r>
    </w:p>
    <w:p w14:paraId="23C14975" w14:textId="77777777" w:rsidR="00A04226" w:rsidRDefault="00A04226" w:rsidP="00A04226">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492BD4E9" w14:textId="77777777" w:rsidR="00A04226" w:rsidRDefault="00A04226" w:rsidP="00A04226">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3193CC75" w14:textId="77777777" w:rsidR="00A04226" w:rsidRDefault="00A04226" w:rsidP="00A04226">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0E1767DE" w14:textId="77777777" w:rsidR="00A04226" w:rsidRDefault="00A04226" w:rsidP="00A04226">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32F86E71" w14:textId="77777777" w:rsidR="00A04226" w:rsidRDefault="00A04226" w:rsidP="00A04226">
      <w:pPr>
        <w:pStyle w:val="Bibliography"/>
      </w:pPr>
      <w:proofErr w:type="spellStart"/>
      <w:r>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7FB1A0C4" w14:textId="77777777" w:rsidR="00A04226" w:rsidRDefault="00A04226" w:rsidP="00A04226">
      <w:pPr>
        <w:pStyle w:val="Bibliography"/>
      </w:pPr>
      <w:r>
        <w:t xml:space="preserve">Franklin, D. C., Garnett, S. T., Luck, G. W., Gutierrez-Ibanez, C., &amp; Iwaniuk, A. N. (2014). Relative brain size in Australian birds. </w:t>
      </w:r>
      <w:r>
        <w:rPr>
          <w:i/>
          <w:iCs/>
        </w:rPr>
        <w:t>Emu</w:t>
      </w:r>
      <w:r>
        <w:t>. https://doi.org/10.1071/MU13034</w:t>
      </w:r>
    </w:p>
    <w:p w14:paraId="5C71767D" w14:textId="77777777" w:rsidR="00A04226" w:rsidRDefault="00A04226" w:rsidP="00A04226">
      <w:pPr>
        <w:pStyle w:val="Bibliography"/>
      </w:pPr>
      <w:r>
        <w:lastRenderedPageBreak/>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07DB79D9" w14:textId="77777777" w:rsidR="00A04226" w:rsidRDefault="00A04226" w:rsidP="00A04226">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09DE248B" w14:textId="77777777" w:rsidR="00A04226" w:rsidRDefault="00A04226" w:rsidP="00A04226">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2A2CB081" w14:textId="77777777" w:rsidR="00A04226" w:rsidRDefault="00A04226" w:rsidP="00A04226">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0F7C0DB2" w14:textId="77777777" w:rsidR="00A04226" w:rsidRDefault="00A04226" w:rsidP="00A04226">
      <w:pPr>
        <w:pStyle w:val="Bibliography"/>
      </w:pPr>
      <w:proofErr w:type="spellStart"/>
      <w:r>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25262E6C" w14:textId="77777777" w:rsidR="00A04226" w:rsidRDefault="00A04226" w:rsidP="00A04226">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44CFA705" w14:textId="77777777" w:rsidR="00A04226" w:rsidRDefault="00A04226" w:rsidP="00A04226">
      <w:pPr>
        <w:pStyle w:val="Bibliography"/>
      </w:pPr>
      <w:r>
        <w:t xml:space="preserve">Haslam, M., Hernandez-Aguilar, A., Ling, V., Carvalho, S., De La Torre, I., DeStefano, A., Du, A., Hardy, B., Harris, J., Marchant, L., Matsuzawa, T., McGrew, W., Mercader, J., Mora, R., Petraglia, M., Roche, H., </w:t>
      </w:r>
      <w:proofErr w:type="spellStart"/>
      <w:r>
        <w:t>Visalberghi</w:t>
      </w:r>
      <w:proofErr w:type="spellEnd"/>
      <w:r>
        <w:t xml:space="preserve">, E., &amp; Warren, R. (2009). Primate archaeology. </w:t>
      </w:r>
      <w:r>
        <w:rPr>
          <w:i/>
          <w:iCs/>
        </w:rPr>
        <w:t>Nature</w:t>
      </w:r>
      <w:r>
        <w:t xml:space="preserve">, </w:t>
      </w:r>
      <w:r>
        <w:rPr>
          <w:i/>
          <w:iCs/>
        </w:rPr>
        <w:t>460</w:t>
      </w:r>
      <w:r>
        <w:t>(7253), 339–344. https://doi.org/10.1038/nature08188</w:t>
      </w:r>
    </w:p>
    <w:p w14:paraId="6D475716" w14:textId="77777777" w:rsidR="00A04226" w:rsidRDefault="00A04226" w:rsidP="00A04226">
      <w:pPr>
        <w:pStyle w:val="Bibliography"/>
      </w:pPr>
      <w:r>
        <w:t xml:space="preserve">Healy, K., Guillerme, T., Finlay, S., Kane, A., Kelly, S. B. A., McClean, D., Kelly, D. J., Donohue, I., Jackson, A. L., &amp; Cooper, N. (2014). Ecology and mode-of-life explain lifespan variation in birds and </w:t>
      </w:r>
      <w:r>
        <w:lastRenderedPageBreak/>
        <w:t xml:space="preserve">mammals. </w:t>
      </w:r>
      <w:r>
        <w:rPr>
          <w:i/>
          <w:iCs/>
        </w:rPr>
        <w:t>Proceedings of the Royal Society B: Biological Sciences</w:t>
      </w:r>
      <w:r>
        <w:t xml:space="preserve">, </w:t>
      </w:r>
      <w:r>
        <w:rPr>
          <w:i/>
          <w:iCs/>
        </w:rPr>
        <w:t>281</w:t>
      </w:r>
      <w:r>
        <w:t>(1784), 20140298. https://doi.org/10.1098/rspb.2014.0298</w:t>
      </w:r>
    </w:p>
    <w:p w14:paraId="64E4D2E3" w14:textId="77777777" w:rsidR="00A04226" w:rsidRPr="00BA29F4" w:rsidRDefault="00A04226" w:rsidP="00A04226">
      <w:pPr>
        <w:pStyle w:val="Bibliography"/>
        <w:rPr>
          <w:lang w:val="es-ES"/>
          <w:rPrChange w:id="227" w:author="sandra cuadros" w:date="2025-06-21T18:18:00Z" w16du:dateUtc="2025-06-22T01:18:00Z">
            <w:rPr/>
          </w:rPrChange>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proofErr w:type="spellStart"/>
      <w:r w:rsidRPr="00BA29F4">
        <w:rPr>
          <w:i/>
          <w:iCs/>
          <w:lang w:val="es-ES"/>
          <w:rPrChange w:id="228" w:author="sandra cuadros" w:date="2025-06-21T18:18:00Z" w16du:dateUtc="2025-06-22T01:18:00Z">
            <w:rPr>
              <w:i/>
              <w:iCs/>
            </w:rPr>
          </w:rPrChange>
        </w:rPr>
        <w:t>Oecologia</w:t>
      </w:r>
      <w:proofErr w:type="spellEnd"/>
      <w:r w:rsidRPr="00BA29F4">
        <w:rPr>
          <w:lang w:val="es-ES"/>
          <w:rPrChange w:id="229" w:author="sandra cuadros" w:date="2025-06-21T18:18:00Z" w16du:dateUtc="2025-06-22T01:18:00Z">
            <w:rPr/>
          </w:rPrChange>
        </w:rPr>
        <w:t xml:space="preserve">, </w:t>
      </w:r>
      <w:r w:rsidRPr="00BA29F4">
        <w:rPr>
          <w:i/>
          <w:iCs/>
          <w:lang w:val="es-ES"/>
          <w:rPrChange w:id="230" w:author="sandra cuadros" w:date="2025-06-21T18:18:00Z" w16du:dateUtc="2025-06-22T01:18:00Z">
            <w:rPr>
              <w:i/>
              <w:iCs/>
            </w:rPr>
          </w:rPrChange>
        </w:rPr>
        <w:t>192</w:t>
      </w:r>
      <w:r w:rsidRPr="00BA29F4">
        <w:rPr>
          <w:lang w:val="es-ES"/>
          <w:rPrChange w:id="231" w:author="sandra cuadros" w:date="2025-06-21T18:18:00Z" w16du:dateUtc="2025-06-22T01:18:00Z">
            <w:rPr/>
          </w:rPrChange>
        </w:rPr>
        <w:t>(4), 979–988. https://doi.org/10.1007/s00442-020-04634-8</w:t>
      </w:r>
    </w:p>
    <w:p w14:paraId="397B3DE2" w14:textId="77777777" w:rsidR="00A04226" w:rsidRDefault="00A04226" w:rsidP="00A04226">
      <w:pPr>
        <w:pStyle w:val="Bibliography"/>
      </w:pPr>
      <w:proofErr w:type="spellStart"/>
      <w:r w:rsidRPr="00BA29F4">
        <w:rPr>
          <w:lang w:val="es-ES"/>
          <w:rPrChange w:id="232" w:author="sandra cuadros" w:date="2025-06-21T18:18:00Z" w16du:dateUtc="2025-06-22T01:18:00Z">
            <w:rPr/>
          </w:rPrChange>
        </w:rPr>
        <w:t>Hertel</w:t>
      </w:r>
      <w:proofErr w:type="spellEnd"/>
      <w:r w:rsidRPr="00BA29F4">
        <w:rPr>
          <w:lang w:val="es-ES"/>
          <w:rPrChange w:id="233" w:author="sandra cuadros" w:date="2025-06-21T18:18:00Z" w16du:dateUtc="2025-06-22T01:18:00Z">
            <w:rPr/>
          </w:rPrChange>
        </w:rPr>
        <w:t xml:space="preserve">, A. G., </w:t>
      </w:r>
      <w:proofErr w:type="spellStart"/>
      <w:r w:rsidRPr="00BA29F4">
        <w:rPr>
          <w:lang w:val="es-ES"/>
          <w:rPrChange w:id="234" w:author="sandra cuadros" w:date="2025-06-21T18:18:00Z" w16du:dateUtc="2025-06-22T01:18:00Z">
            <w:rPr/>
          </w:rPrChange>
        </w:rPr>
        <w:t>Efrat</w:t>
      </w:r>
      <w:proofErr w:type="spellEnd"/>
      <w:r w:rsidRPr="00BA29F4">
        <w:rPr>
          <w:lang w:val="es-ES"/>
          <w:rPrChange w:id="235" w:author="sandra cuadros" w:date="2025-06-21T18:18:00Z" w16du:dateUtc="2025-06-22T01:18:00Z">
            <w:rPr/>
          </w:rPrChange>
        </w:rPr>
        <w:t xml:space="preserve">, R., </w:t>
      </w:r>
      <w:proofErr w:type="spellStart"/>
      <w:r w:rsidRPr="00BA29F4">
        <w:rPr>
          <w:lang w:val="es-ES"/>
          <w:rPrChange w:id="236" w:author="sandra cuadros" w:date="2025-06-21T18:18:00Z" w16du:dateUtc="2025-06-22T01:18:00Z">
            <w:rPr/>
          </w:rPrChange>
        </w:rPr>
        <w:t>Reznikov</w:t>
      </w:r>
      <w:proofErr w:type="spellEnd"/>
      <w:r w:rsidRPr="00BA29F4">
        <w:rPr>
          <w:lang w:val="es-ES"/>
          <w:rPrChange w:id="237" w:author="sandra cuadros" w:date="2025-06-21T18:18:00Z" w16du:dateUtc="2025-06-22T01:18:00Z">
            <w:rPr/>
          </w:rPrChange>
        </w:rPr>
        <w:t xml:space="preserve">,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4801E4C3" w14:textId="77777777" w:rsidR="00A04226" w:rsidRDefault="00A04226" w:rsidP="00A04226">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0BB1E8A1" w14:textId="77777777" w:rsidR="00A04226" w:rsidRDefault="00A04226" w:rsidP="00A04226">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43362F85" w14:textId="77777777" w:rsidR="00A04226" w:rsidRDefault="00A04226" w:rsidP="00A04226">
      <w:pPr>
        <w:pStyle w:val="Bibliography"/>
      </w:pPr>
      <w:r>
        <w:t>Jaggard, A. K., Smith, N., Torpy, F. R., &amp; Munro, U. (2015). Rules of the roost: Characteristics of nocturnal communal roosts of rainbow lorikeets (</w:t>
      </w:r>
      <w:proofErr w:type="spellStart"/>
      <w:r>
        <w:t>Trichoglossus</w:t>
      </w:r>
      <w:proofErr w:type="spellEnd"/>
      <w:r>
        <w:t xml:space="preserve"> </w:t>
      </w:r>
      <w:proofErr w:type="spellStart"/>
      <w:r>
        <w:t>haematodus</w:t>
      </w:r>
      <w:proofErr w:type="spellEnd"/>
      <w:r>
        <w:t xml:space="preserve">, Psittacidae) in an urban environment. </w:t>
      </w:r>
      <w:r>
        <w:rPr>
          <w:i/>
          <w:iCs/>
        </w:rPr>
        <w:t>Urban Ecosystems</w:t>
      </w:r>
      <w:r>
        <w:t xml:space="preserve">, </w:t>
      </w:r>
      <w:r>
        <w:rPr>
          <w:i/>
          <w:iCs/>
        </w:rPr>
        <w:t>18</w:t>
      </w:r>
      <w:r>
        <w:t>(2), 489–502. https://doi.org/10.1007/s11252-014-0416-6</w:t>
      </w:r>
    </w:p>
    <w:p w14:paraId="10C9E2A7" w14:textId="77777777" w:rsidR="00A04226" w:rsidRDefault="00A04226" w:rsidP="00A04226">
      <w:pPr>
        <w:pStyle w:val="Bibliography"/>
      </w:pPr>
      <w:proofErr w:type="spellStart"/>
      <w:r>
        <w:t>Jetz</w:t>
      </w:r>
      <w:proofErr w:type="spellEnd"/>
      <w:r>
        <w:t xml:space="preserve">, W., Thomas, G. H., Joy, J. B., Hartmann, K., &amp; Mooers, A. O. (2012). The global diversity of birds in space and time. </w:t>
      </w:r>
      <w:r>
        <w:rPr>
          <w:i/>
          <w:iCs/>
        </w:rPr>
        <w:t>Nature</w:t>
      </w:r>
      <w:r>
        <w:t xml:space="preserve">, </w:t>
      </w:r>
      <w:r>
        <w:rPr>
          <w:i/>
          <w:iCs/>
        </w:rPr>
        <w:t>491</w:t>
      </w:r>
      <w:r>
        <w:t>(7424), 444–448. https://doi.org/10.1038/nature11631</w:t>
      </w:r>
    </w:p>
    <w:p w14:paraId="2C08D246" w14:textId="77777777" w:rsidR="00A04226" w:rsidRPr="00BA29F4" w:rsidRDefault="00A04226" w:rsidP="00A04226">
      <w:pPr>
        <w:pStyle w:val="Bibliography"/>
        <w:rPr>
          <w:lang w:val="es-ES"/>
          <w:rPrChange w:id="238" w:author="sandra cuadros" w:date="2025-06-21T18:18:00Z" w16du:dateUtc="2025-06-22T01:18:00Z">
            <w:rPr/>
          </w:rPrChange>
        </w:rPr>
      </w:pPr>
      <w:r w:rsidRPr="00BA29F4">
        <w:rPr>
          <w:lang w:val="es-ES"/>
          <w:rPrChange w:id="239" w:author="sandra cuadros" w:date="2025-06-21T18:18:00Z" w16du:dateUtc="2025-06-22T01:18:00Z">
            <w:rPr/>
          </w:rPrChange>
        </w:rPr>
        <w:t xml:space="preserve">Johnston‐González, R., &amp; Abril, E. (2019). </w:t>
      </w:r>
      <w:r>
        <w:t xml:space="preserve">Predation risk and resource availability explain roost locations of Whimbrel </w:t>
      </w:r>
      <w:r>
        <w:rPr>
          <w:i/>
          <w:iCs/>
        </w:rPr>
        <w:t xml:space="preserve">Numenius </w:t>
      </w:r>
      <w:proofErr w:type="spellStart"/>
      <w:r>
        <w:rPr>
          <w:i/>
          <w:iCs/>
        </w:rPr>
        <w:t>phaeopus</w:t>
      </w:r>
      <w:proofErr w:type="spellEnd"/>
      <w:r>
        <w:t xml:space="preserve"> in a tropical mangrove delta. </w:t>
      </w:r>
      <w:r w:rsidRPr="00BA29F4">
        <w:rPr>
          <w:i/>
          <w:iCs/>
          <w:lang w:val="es-ES"/>
          <w:rPrChange w:id="240" w:author="sandra cuadros" w:date="2025-06-21T18:18:00Z" w16du:dateUtc="2025-06-22T01:18:00Z">
            <w:rPr>
              <w:i/>
              <w:iCs/>
            </w:rPr>
          </w:rPrChange>
        </w:rPr>
        <w:t>Ibis</w:t>
      </w:r>
      <w:r w:rsidRPr="00BA29F4">
        <w:rPr>
          <w:lang w:val="es-ES"/>
          <w:rPrChange w:id="241" w:author="sandra cuadros" w:date="2025-06-21T18:18:00Z" w16du:dateUtc="2025-06-22T01:18:00Z">
            <w:rPr/>
          </w:rPrChange>
        </w:rPr>
        <w:t xml:space="preserve">, </w:t>
      </w:r>
      <w:r w:rsidRPr="00BA29F4">
        <w:rPr>
          <w:i/>
          <w:iCs/>
          <w:lang w:val="es-ES"/>
          <w:rPrChange w:id="242" w:author="sandra cuadros" w:date="2025-06-21T18:18:00Z" w16du:dateUtc="2025-06-22T01:18:00Z">
            <w:rPr>
              <w:i/>
              <w:iCs/>
            </w:rPr>
          </w:rPrChange>
        </w:rPr>
        <w:t>161</w:t>
      </w:r>
      <w:r w:rsidRPr="00BA29F4">
        <w:rPr>
          <w:lang w:val="es-ES"/>
          <w:rPrChange w:id="243" w:author="sandra cuadros" w:date="2025-06-21T18:18:00Z" w16du:dateUtc="2025-06-22T01:18:00Z">
            <w:rPr/>
          </w:rPrChange>
        </w:rPr>
        <w:t>(4), 839–853. https://doi.org/10.1111/ibi.12678</w:t>
      </w:r>
    </w:p>
    <w:p w14:paraId="69778458" w14:textId="77777777" w:rsidR="00A04226" w:rsidRDefault="00A04226" w:rsidP="00A04226">
      <w:pPr>
        <w:pStyle w:val="Bibliography"/>
      </w:pPr>
      <w:r w:rsidRPr="00BA29F4">
        <w:rPr>
          <w:lang w:val="es-ES"/>
          <w:rPrChange w:id="244" w:author="sandra cuadros" w:date="2025-06-21T18:18:00Z" w16du:dateUtc="2025-06-22T01:18:00Z">
            <w:rPr/>
          </w:rPrChange>
        </w:rPr>
        <w:t xml:space="preserve">Kano, F., </w:t>
      </w:r>
      <w:proofErr w:type="spellStart"/>
      <w:r w:rsidRPr="00BA29F4">
        <w:rPr>
          <w:lang w:val="es-ES"/>
          <w:rPrChange w:id="245" w:author="sandra cuadros" w:date="2025-06-21T18:18:00Z" w16du:dateUtc="2025-06-22T01:18:00Z">
            <w:rPr/>
          </w:rPrChange>
        </w:rPr>
        <w:t>Sasaki</w:t>
      </w:r>
      <w:proofErr w:type="spellEnd"/>
      <w:r w:rsidRPr="00BA29F4">
        <w:rPr>
          <w:lang w:val="es-ES"/>
          <w:rPrChange w:id="246" w:author="sandra cuadros" w:date="2025-06-21T18:18:00Z" w16du:dateUtc="2025-06-22T01:18:00Z">
            <w:rPr/>
          </w:rPrChange>
        </w:rPr>
        <w:t xml:space="preserve">,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291D17A9" w14:textId="77777777" w:rsidR="00A04226" w:rsidRDefault="00A04226" w:rsidP="00A04226">
      <w:pPr>
        <w:pStyle w:val="Bibliography"/>
      </w:pPr>
      <w:r>
        <w:lastRenderedPageBreak/>
        <w:t xml:space="preserve">Kappeler, P. M. (2019). A framework for studying social complexity. </w:t>
      </w:r>
      <w:r>
        <w:rPr>
          <w:i/>
          <w:iCs/>
        </w:rPr>
        <w:t>Behavioral Ecology and Sociobiology</w:t>
      </w:r>
      <w:r>
        <w:t xml:space="preserve">, </w:t>
      </w:r>
      <w:r>
        <w:rPr>
          <w:i/>
          <w:iCs/>
        </w:rPr>
        <w:t>73</w:t>
      </w:r>
      <w:r>
        <w:t>(1), 13. https://doi.org/10.1007/s00265-018-2601-8</w:t>
      </w:r>
    </w:p>
    <w:p w14:paraId="5C217341" w14:textId="77777777" w:rsidR="00A04226" w:rsidRPr="00BA29F4" w:rsidRDefault="00A04226" w:rsidP="00A04226">
      <w:pPr>
        <w:pStyle w:val="Bibliography"/>
        <w:rPr>
          <w:lang w:val="fr-FR"/>
          <w:rPrChange w:id="247" w:author="sandra cuadros" w:date="2025-06-21T18:18:00Z" w16du:dateUtc="2025-06-22T01:18:00Z">
            <w:rPr/>
          </w:rPrChange>
        </w:rPr>
      </w:pPr>
      <w:r>
        <w:t xml:space="preserve">Kays, R., Crofoot, M. C., </w:t>
      </w:r>
      <w:proofErr w:type="spellStart"/>
      <w:r>
        <w:t>Jetz</w:t>
      </w:r>
      <w:proofErr w:type="spellEnd"/>
      <w:r>
        <w:t xml:space="preserve">, W., &amp; </w:t>
      </w:r>
      <w:proofErr w:type="spellStart"/>
      <w:r>
        <w:t>Wikelski</w:t>
      </w:r>
      <w:proofErr w:type="spellEnd"/>
      <w:r>
        <w:t xml:space="preserve">, M. (2015). Terrestrial animal tracking as an eye on life and planet. </w:t>
      </w:r>
      <w:r w:rsidRPr="00BA29F4">
        <w:rPr>
          <w:i/>
          <w:iCs/>
          <w:lang w:val="fr-FR"/>
          <w:rPrChange w:id="248" w:author="sandra cuadros" w:date="2025-06-21T18:18:00Z" w16du:dateUtc="2025-06-22T01:18:00Z">
            <w:rPr>
              <w:i/>
              <w:iCs/>
            </w:rPr>
          </w:rPrChange>
        </w:rPr>
        <w:t>Science</w:t>
      </w:r>
      <w:r w:rsidRPr="00BA29F4">
        <w:rPr>
          <w:lang w:val="fr-FR"/>
          <w:rPrChange w:id="249" w:author="sandra cuadros" w:date="2025-06-21T18:18:00Z" w16du:dateUtc="2025-06-22T01:18:00Z">
            <w:rPr/>
          </w:rPrChange>
        </w:rPr>
        <w:t xml:space="preserve">, </w:t>
      </w:r>
      <w:r w:rsidRPr="00BA29F4">
        <w:rPr>
          <w:i/>
          <w:iCs/>
          <w:lang w:val="fr-FR"/>
          <w:rPrChange w:id="250" w:author="sandra cuadros" w:date="2025-06-21T18:18:00Z" w16du:dateUtc="2025-06-22T01:18:00Z">
            <w:rPr>
              <w:i/>
              <w:iCs/>
            </w:rPr>
          </w:rPrChange>
        </w:rPr>
        <w:t>348</w:t>
      </w:r>
      <w:r w:rsidRPr="00BA29F4">
        <w:rPr>
          <w:lang w:val="fr-FR"/>
          <w:rPrChange w:id="251" w:author="sandra cuadros" w:date="2025-06-21T18:18:00Z" w16du:dateUtc="2025-06-22T01:18:00Z">
            <w:rPr/>
          </w:rPrChange>
        </w:rPr>
        <w:t>(6240), aaa2478. https://doi.org/10.1126/science.aaa2478</w:t>
      </w:r>
    </w:p>
    <w:p w14:paraId="0A4F5BAF" w14:textId="77777777" w:rsidR="00A04226" w:rsidRDefault="00A04226" w:rsidP="00A04226">
      <w:pPr>
        <w:pStyle w:val="Bibliography"/>
      </w:pPr>
      <w:r w:rsidRPr="00BA29F4">
        <w:rPr>
          <w:lang w:val="fr-FR"/>
          <w:rPrChange w:id="252" w:author="sandra cuadros" w:date="2025-06-21T18:18:00Z" w16du:dateUtc="2025-06-22T01:18:00Z">
            <w:rPr/>
          </w:rPrChange>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217CFE9A" w14:textId="77777777" w:rsidR="00A04226" w:rsidRDefault="00A04226" w:rsidP="00A04226">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53400BFF" w14:textId="77777777" w:rsidR="00A04226" w:rsidRDefault="00A04226" w:rsidP="00A04226">
      <w:pPr>
        <w:pStyle w:val="Bibliography"/>
      </w:pPr>
      <w:r>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5B191C5D" w14:textId="77777777" w:rsidR="00A04226" w:rsidRDefault="00A04226" w:rsidP="00A04226">
      <w:pPr>
        <w:pStyle w:val="Bibliography"/>
      </w:pPr>
      <w:r>
        <w:t xml:space="preserve">Kunz, T. H. (Ed.). (1982). </w:t>
      </w:r>
      <w:r>
        <w:rPr>
          <w:i/>
          <w:iCs/>
        </w:rPr>
        <w:t>Ecology of Bats</w:t>
      </w:r>
      <w:r>
        <w:t>. Springer US. https://doi.org/10.1007/978-1-4613-3421-7</w:t>
      </w:r>
    </w:p>
    <w:p w14:paraId="6D61F6BF" w14:textId="77777777" w:rsidR="00A04226" w:rsidRDefault="00A04226" w:rsidP="00A04226">
      <w:pPr>
        <w:pStyle w:val="Bibliography"/>
      </w:pPr>
      <w:r>
        <w:t xml:space="preserve">Laland, K. N. (2004). Social learning strategies. </w:t>
      </w:r>
      <w:r>
        <w:rPr>
          <w:i/>
          <w:iCs/>
        </w:rPr>
        <w:t>Learning &amp; Behavior</w:t>
      </w:r>
      <w:r>
        <w:t xml:space="preserve">, </w:t>
      </w:r>
      <w:r>
        <w:rPr>
          <w:i/>
          <w:iCs/>
        </w:rPr>
        <w:t>32</w:t>
      </w:r>
      <w:r>
        <w:t>(1), 4–14. https://doi.org/10.3758/BF03196002</w:t>
      </w:r>
    </w:p>
    <w:p w14:paraId="6243EADB" w14:textId="77777777" w:rsidR="00A04226" w:rsidRDefault="00A04226" w:rsidP="00A04226">
      <w:pPr>
        <w:pStyle w:val="Bibliography"/>
      </w:pPr>
      <w:r w:rsidRPr="00BA29F4">
        <w:rPr>
          <w:lang w:val="fr-FR"/>
          <w:rPrChange w:id="253" w:author="sandra cuadros" w:date="2025-06-21T18:18:00Z" w16du:dateUtc="2025-06-22T01:18:00Z">
            <w:rPr/>
          </w:rPrChange>
        </w:rPr>
        <w:t xml:space="preserve">Lapointe, F.-J., &amp; </w:t>
      </w:r>
      <w:proofErr w:type="spellStart"/>
      <w:r w:rsidRPr="00BA29F4">
        <w:rPr>
          <w:lang w:val="fr-FR"/>
          <w:rPrChange w:id="254" w:author="sandra cuadros" w:date="2025-06-21T18:18:00Z" w16du:dateUtc="2025-06-22T01:18:00Z">
            <w:rPr/>
          </w:rPrChange>
        </w:rPr>
        <w:t>Cucumel</w:t>
      </w:r>
      <w:proofErr w:type="spellEnd"/>
      <w:r w:rsidRPr="00BA29F4">
        <w:rPr>
          <w:lang w:val="fr-FR"/>
          <w:rPrChange w:id="255" w:author="sandra cuadros" w:date="2025-06-21T18:18:00Z" w16du:dateUtc="2025-06-22T01:18:00Z">
            <w:rPr/>
          </w:rPrChange>
        </w:rPr>
        <w:t xml:space="preserve">,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6295BBEF" w14:textId="77777777" w:rsidR="00A04226" w:rsidRDefault="00A04226" w:rsidP="00A04226">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25579AA4" w14:textId="77777777" w:rsidR="00A04226" w:rsidRDefault="00A04226" w:rsidP="00A04226">
      <w:pPr>
        <w:pStyle w:val="Bibliography"/>
      </w:pPr>
      <w:r>
        <w:t xml:space="preserve">Lepage, D., Vaidya, G., &amp; Guralnick, R. (2014). </w:t>
      </w:r>
      <w:proofErr w:type="spellStart"/>
      <w:r>
        <w:t>Avibase</w:t>
      </w:r>
      <w:proofErr w:type="spellEnd"/>
      <w:r>
        <w:t xml:space="preserve"> – a database system for managing and organizing taxonomic concepts. </w:t>
      </w:r>
      <w:proofErr w:type="spellStart"/>
      <w:r>
        <w:rPr>
          <w:i/>
          <w:iCs/>
        </w:rPr>
        <w:t>ZooKeys</w:t>
      </w:r>
      <w:proofErr w:type="spellEnd"/>
      <w:r>
        <w:t xml:space="preserve">, </w:t>
      </w:r>
      <w:r>
        <w:rPr>
          <w:i/>
          <w:iCs/>
        </w:rPr>
        <w:t>420</w:t>
      </w:r>
      <w:r>
        <w:t>, 117–135. https://doi.org/10.3897/zookeys.420.7089</w:t>
      </w:r>
    </w:p>
    <w:p w14:paraId="2CD43EC0" w14:textId="77777777" w:rsidR="00A04226" w:rsidRDefault="00A04226" w:rsidP="00A04226">
      <w:pPr>
        <w:pStyle w:val="Bibliography"/>
      </w:pPr>
      <w:r>
        <w:lastRenderedPageBreak/>
        <w:t xml:space="preserve">Lewis, S. E. (1995). Roost Fidelity of Bats: A Review. </w:t>
      </w:r>
      <w:r>
        <w:rPr>
          <w:i/>
          <w:iCs/>
        </w:rPr>
        <w:t>Journal of Mammalogy</w:t>
      </w:r>
      <w:r>
        <w:t xml:space="preserve">, </w:t>
      </w:r>
      <w:r>
        <w:rPr>
          <w:i/>
          <w:iCs/>
        </w:rPr>
        <w:t>76</w:t>
      </w:r>
      <w:r>
        <w:t>(2), 481–496. https://doi.org/10.2307/1382357</w:t>
      </w:r>
    </w:p>
    <w:p w14:paraId="657815ED" w14:textId="77777777" w:rsidR="00A04226" w:rsidRDefault="00A04226" w:rsidP="00A04226">
      <w:pPr>
        <w:pStyle w:val="Bibliography"/>
      </w:pPr>
      <w:proofErr w:type="spellStart"/>
      <w:r w:rsidRPr="00BA29F4">
        <w:rPr>
          <w:lang w:val="es-ES"/>
          <w:rPrChange w:id="256" w:author="sandra cuadros" w:date="2025-06-21T18:18:00Z" w16du:dateUtc="2025-06-22T01:18:00Z">
            <w:rPr/>
          </w:rPrChange>
        </w:rPr>
        <w:t>Leyrer</w:t>
      </w:r>
      <w:proofErr w:type="spellEnd"/>
      <w:r w:rsidRPr="00BA29F4">
        <w:rPr>
          <w:lang w:val="es-ES"/>
          <w:rPrChange w:id="257" w:author="sandra cuadros" w:date="2025-06-21T18:18:00Z" w16du:dateUtc="2025-06-22T01:18:00Z">
            <w:rPr/>
          </w:rPrChange>
        </w:rPr>
        <w:t xml:space="preserve">, J., </w:t>
      </w:r>
      <w:proofErr w:type="spellStart"/>
      <w:r w:rsidRPr="00BA29F4">
        <w:rPr>
          <w:lang w:val="es-ES"/>
          <w:rPrChange w:id="258" w:author="sandra cuadros" w:date="2025-06-21T18:18:00Z" w16du:dateUtc="2025-06-22T01:18:00Z">
            <w:rPr/>
          </w:rPrChange>
        </w:rPr>
        <w:t>Spaans</w:t>
      </w:r>
      <w:proofErr w:type="spellEnd"/>
      <w:r w:rsidRPr="00BA29F4">
        <w:rPr>
          <w:lang w:val="es-ES"/>
          <w:rPrChange w:id="259" w:author="sandra cuadros" w:date="2025-06-21T18:18:00Z" w16du:dateUtc="2025-06-22T01:18:00Z">
            <w:rPr/>
          </w:rPrChange>
        </w:rPr>
        <w:t xml:space="preserve">, B., </w:t>
      </w:r>
      <w:proofErr w:type="spellStart"/>
      <w:r w:rsidRPr="00BA29F4">
        <w:rPr>
          <w:lang w:val="es-ES"/>
          <w:rPrChange w:id="260" w:author="sandra cuadros" w:date="2025-06-21T18:18:00Z" w16du:dateUtc="2025-06-22T01:18:00Z">
            <w:rPr/>
          </w:rPrChange>
        </w:rPr>
        <w:t>Camara</w:t>
      </w:r>
      <w:proofErr w:type="spellEnd"/>
      <w:r w:rsidRPr="00BA29F4">
        <w:rPr>
          <w:lang w:val="es-ES"/>
          <w:rPrChange w:id="261" w:author="sandra cuadros" w:date="2025-06-21T18:18:00Z" w16du:dateUtc="2025-06-22T01:18:00Z">
            <w:rPr/>
          </w:rPrChange>
        </w:rPr>
        <w:t xml:space="preserve">, M., &amp; </w:t>
      </w:r>
      <w:proofErr w:type="spellStart"/>
      <w:r w:rsidRPr="00BA29F4">
        <w:rPr>
          <w:lang w:val="es-ES"/>
          <w:rPrChange w:id="262" w:author="sandra cuadros" w:date="2025-06-21T18:18:00Z" w16du:dateUtc="2025-06-22T01:18:00Z">
            <w:rPr/>
          </w:rPrChange>
        </w:rPr>
        <w:t>Piersma</w:t>
      </w:r>
      <w:proofErr w:type="spellEnd"/>
      <w:r w:rsidRPr="00BA29F4">
        <w:rPr>
          <w:lang w:val="es-ES"/>
          <w:rPrChange w:id="263" w:author="sandra cuadros" w:date="2025-06-21T18:18:00Z" w16du:dateUtc="2025-06-22T01:18:00Z">
            <w:rPr/>
          </w:rPrChange>
        </w:rPr>
        <w:t xml:space="preserve">, T. (2006). </w:t>
      </w:r>
      <w:r>
        <w:t xml:space="preserve">Small home ranges and high site fidelity in red knots (Calidris c. Canutus) wintering on the Banc </w:t>
      </w:r>
      <w:proofErr w:type="spellStart"/>
      <w:r>
        <w:t>d’Arguin</w:t>
      </w:r>
      <w:proofErr w:type="spellEnd"/>
      <w:r>
        <w:t xml:space="preserve">, Mauritania. </w:t>
      </w:r>
      <w:r>
        <w:rPr>
          <w:i/>
          <w:iCs/>
        </w:rPr>
        <w:t>Journal of Ornithology</w:t>
      </w:r>
      <w:r>
        <w:t xml:space="preserve">, </w:t>
      </w:r>
      <w:r>
        <w:rPr>
          <w:i/>
          <w:iCs/>
        </w:rPr>
        <w:t>147</w:t>
      </w:r>
      <w:r>
        <w:t>(2), 376–384. https://doi.org/10.1007/s10336-005-0030-8</w:t>
      </w:r>
    </w:p>
    <w:p w14:paraId="4AEE1E8E" w14:textId="77777777" w:rsidR="00A04226" w:rsidRDefault="00A04226" w:rsidP="00A04226">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2C171849" w14:textId="77777777" w:rsidR="00A04226" w:rsidRDefault="00A04226" w:rsidP="00A04226">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0D0B752D" w14:textId="77777777" w:rsidR="00A04226" w:rsidRDefault="00A04226" w:rsidP="00A04226">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0B9AEBDC" w14:textId="77777777" w:rsidR="00A04226" w:rsidRDefault="00A04226" w:rsidP="00A04226">
      <w:pPr>
        <w:pStyle w:val="Bibliography"/>
      </w:pPr>
      <w:r>
        <w:t xml:space="preserve">Luncz, L. V., Wittig, R. M., &amp; Boesch, C. (2015). Primate archaeology reveals cultural transmission in wild chimpanzees </w:t>
      </w:r>
      <w:proofErr w:type="gramStart"/>
      <w:r>
        <w:t xml:space="preserve">( </w:t>
      </w:r>
      <w:r>
        <w:rPr>
          <w:i/>
          <w:iCs/>
        </w:rPr>
        <w:t>Pan</w:t>
      </w:r>
      <w:proofErr w:type="gramEnd"/>
      <w:r>
        <w:rPr>
          <w:i/>
          <w:iCs/>
        </w:rPr>
        <w:t xml:space="preserve"> troglodytes </w:t>
      </w:r>
      <w:proofErr w:type="spellStart"/>
      <w:proofErr w:type="gramStart"/>
      <w:r>
        <w:rPr>
          <w:i/>
          <w:iCs/>
        </w:rPr>
        <w:t>verus</w:t>
      </w:r>
      <w:proofErr w:type="spellEnd"/>
      <w:r>
        <w:t xml:space="preserve"> )</w:t>
      </w:r>
      <w:proofErr w:type="gramEnd"/>
      <w:r>
        <w:t xml:space="preserve">. </w:t>
      </w:r>
      <w:r>
        <w:rPr>
          <w:i/>
          <w:iCs/>
        </w:rPr>
        <w:t>Philosophical Transactions of the Royal Society B: Biological Sciences</w:t>
      </w:r>
      <w:r>
        <w:t xml:space="preserve">, </w:t>
      </w:r>
      <w:r>
        <w:rPr>
          <w:i/>
          <w:iCs/>
        </w:rPr>
        <w:t>370</w:t>
      </w:r>
      <w:r>
        <w:t>(1682), 20140348. https://doi.org/10.1098/rstb.2014.0348</w:t>
      </w:r>
    </w:p>
    <w:p w14:paraId="5157065A" w14:textId="77777777" w:rsidR="00A04226" w:rsidRDefault="00A04226" w:rsidP="00A04226">
      <w:pPr>
        <w:pStyle w:val="Bibliography"/>
      </w:pPr>
      <w:r>
        <w:t xml:space="preserve">Marinero, N. V., </w:t>
      </w:r>
      <w:proofErr w:type="spellStart"/>
      <w:r>
        <w:t>Cailly-Arnulphi</w:t>
      </w:r>
      <w:proofErr w:type="spellEnd"/>
      <w:r>
        <w:t xml:space="preserve">, V. B., </w:t>
      </w:r>
      <w:proofErr w:type="spellStart"/>
      <w:r>
        <w:t>Lambertucci</w:t>
      </w:r>
      <w:proofErr w:type="spellEnd"/>
      <w:r>
        <w:t xml:space="preserve">,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129B83B7" w14:textId="77777777" w:rsidR="00A04226" w:rsidRDefault="00A04226" w:rsidP="00A04226">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7318AEDC" w14:textId="77777777" w:rsidR="00A04226" w:rsidRDefault="00A04226" w:rsidP="00A04226">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14F934A5" w14:textId="77777777" w:rsidR="00A04226" w:rsidRDefault="00A04226" w:rsidP="00A04226">
      <w:pPr>
        <w:pStyle w:val="Bibliography"/>
      </w:pPr>
      <w:r>
        <w:lastRenderedPageBreak/>
        <w:t xml:space="preserve">McClure, C. J. W., </w:t>
      </w:r>
      <w:proofErr w:type="spellStart"/>
      <w:r>
        <w:t>Westrip</w:t>
      </w:r>
      <w:proofErr w:type="spellEnd"/>
      <w:r>
        <w:t xml:space="preserve">, J. R. S., Johnson, J. A., </w:t>
      </w:r>
      <w:proofErr w:type="spellStart"/>
      <w:r>
        <w:t>Schulwitz</w:t>
      </w:r>
      <w:proofErr w:type="spellEnd"/>
      <w:r>
        <w:t xml:space="preserve">, S. E., Virani, M. Z., Davies, R., Symes, A., Wheatley, H., </w:t>
      </w:r>
      <w:proofErr w:type="spellStart"/>
      <w:r>
        <w:t>Thorstrom</w:t>
      </w:r>
      <w:proofErr w:type="spellEnd"/>
      <w:r>
        <w:t xml:space="preserve">, R., Amar, A., </w:t>
      </w:r>
      <w:proofErr w:type="spellStart"/>
      <w:r>
        <w:t>Buij</w:t>
      </w:r>
      <w:proofErr w:type="spellEnd"/>
      <w:r>
        <w:t xml:space="preserve">, R., Jones, V. R., Williams, N. P., </w:t>
      </w:r>
      <w:proofErr w:type="spellStart"/>
      <w:r>
        <w:t>Buechley</w:t>
      </w:r>
      <w:proofErr w:type="spellEnd"/>
      <w:r>
        <w:t xml:space="preserve">,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7656832" w14:textId="77777777" w:rsidR="00A04226" w:rsidRDefault="00A04226" w:rsidP="00A04226">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485B203A" w14:textId="77777777" w:rsidR="00A04226" w:rsidRDefault="00A04226" w:rsidP="00A04226">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6AF037A5" w14:textId="77777777" w:rsidR="00A04226" w:rsidRDefault="00A04226" w:rsidP="00A04226">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1C93A855" w14:textId="77777777" w:rsidR="00A04226" w:rsidRPr="00BA29F4" w:rsidRDefault="00A04226" w:rsidP="00A04226">
      <w:pPr>
        <w:pStyle w:val="Bibliography"/>
        <w:rPr>
          <w:lang w:val="es-ES"/>
          <w:rPrChange w:id="264" w:author="sandra cuadros" w:date="2025-06-21T18:18:00Z" w16du:dateUtc="2025-06-22T01:18:00Z">
            <w:rPr/>
          </w:rPrChange>
        </w:rPr>
      </w:pPr>
      <w:r>
        <w:t xml:space="preserve">Mock, D. W., Lamey, T. C., &amp; Thompson, D. B. A. (1988). Falsifiability and the Information Centre Hypothesis. </w:t>
      </w:r>
      <w:proofErr w:type="spellStart"/>
      <w:r w:rsidRPr="00BA29F4">
        <w:rPr>
          <w:i/>
          <w:iCs/>
          <w:lang w:val="es-ES"/>
          <w:rPrChange w:id="265" w:author="sandra cuadros" w:date="2025-06-21T18:18:00Z" w16du:dateUtc="2025-06-22T01:18:00Z">
            <w:rPr>
              <w:i/>
              <w:iCs/>
            </w:rPr>
          </w:rPrChange>
        </w:rPr>
        <w:t>Ornis</w:t>
      </w:r>
      <w:proofErr w:type="spellEnd"/>
      <w:r w:rsidRPr="00BA29F4">
        <w:rPr>
          <w:i/>
          <w:iCs/>
          <w:lang w:val="es-ES"/>
          <w:rPrChange w:id="266" w:author="sandra cuadros" w:date="2025-06-21T18:18:00Z" w16du:dateUtc="2025-06-22T01:18:00Z">
            <w:rPr>
              <w:i/>
              <w:iCs/>
            </w:rPr>
          </w:rPrChange>
        </w:rPr>
        <w:t xml:space="preserve"> </w:t>
      </w:r>
      <w:proofErr w:type="spellStart"/>
      <w:r w:rsidRPr="00BA29F4">
        <w:rPr>
          <w:i/>
          <w:iCs/>
          <w:lang w:val="es-ES"/>
          <w:rPrChange w:id="267" w:author="sandra cuadros" w:date="2025-06-21T18:18:00Z" w16du:dateUtc="2025-06-22T01:18:00Z">
            <w:rPr>
              <w:i/>
              <w:iCs/>
            </w:rPr>
          </w:rPrChange>
        </w:rPr>
        <w:t>Scandinavica</w:t>
      </w:r>
      <w:proofErr w:type="spellEnd"/>
      <w:r w:rsidRPr="00BA29F4">
        <w:rPr>
          <w:lang w:val="es-ES"/>
          <w:rPrChange w:id="268" w:author="sandra cuadros" w:date="2025-06-21T18:18:00Z" w16du:dateUtc="2025-06-22T01:18:00Z">
            <w:rPr/>
          </w:rPrChange>
        </w:rPr>
        <w:t xml:space="preserve">, </w:t>
      </w:r>
      <w:r w:rsidRPr="00BA29F4">
        <w:rPr>
          <w:i/>
          <w:iCs/>
          <w:lang w:val="es-ES"/>
          <w:rPrChange w:id="269" w:author="sandra cuadros" w:date="2025-06-21T18:18:00Z" w16du:dateUtc="2025-06-22T01:18:00Z">
            <w:rPr>
              <w:i/>
              <w:iCs/>
            </w:rPr>
          </w:rPrChange>
        </w:rPr>
        <w:t>19</w:t>
      </w:r>
      <w:r w:rsidRPr="00BA29F4">
        <w:rPr>
          <w:lang w:val="es-ES"/>
          <w:rPrChange w:id="270" w:author="sandra cuadros" w:date="2025-06-21T18:18:00Z" w16du:dateUtc="2025-06-22T01:18:00Z">
            <w:rPr/>
          </w:rPrChange>
        </w:rPr>
        <w:t>(3), 231. https://doi.org/10.2307/3676564</w:t>
      </w:r>
    </w:p>
    <w:p w14:paraId="67AD943A" w14:textId="77777777" w:rsidR="00A04226" w:rsidRDefault="00A04226" w:rsidP="00A04226">
      <w:pPr>
        <w:pStyle w:val="Bibliography"/>
      </w:pPr>
      <w:proofErr w:type="spellStart"/>
      <w:r w:rsidRPr="00BA29F4">
        <w:rPr>
          <w:lang w:val="es-ES"/>
          <w:rPrChange w:id="271" w:author="sandra cuadros" w:date="2025-06-21T18:18:00Z" w16du:dateUtc="2025-06-22T01:18:00Z">
            <w:rPr/>
          </w:rPrChange>
        </w:rPr>
        <w:t>Moleón</w:t>
      </w:r>
      <w:proofErr w:type="spellEnd"/>
      <w:r w:rsidRPr="00BA29F4">
        <w:rPr>
          <w:lang w:val="es-ES"/>
          <w:rPrChange w:id="272" w:author="sandra cuadros" w:date="2025-06-21T18:18:00Z" w16du:dateUtc="2025-06-22T01:18:00Z">
            <w:rPr/>
          </w:rPrChange>
        </w:rPr>
        <w:t xml:space="preserve">, M., Bautista, J., &amp; Madero, A. (2011). </w:t>
      </w:r>
      <w:r>
        <w:t xml:space="preserve">Communal Roosting in Young Bonelli’s Eagles (A </w:t>
      </w:r>
      <w:r>
        <w:rPr>
          <w:smallCaps/>
        </w:rPr>
        <w:t xml:space="preserve">quila </w:t>
      </w:r>
      <w:proofErr w:type="spellStart"/>
      <w:proofErr w:type="gramStart"/>
      <w:r>
        <w:rPr>
          <w:smallCaps/>
        </w:rPr>
        <w:t>fasciata</w:t>
      </w:r>
      <w:proofErr w:type="spellEnd"/>
      <w:r>
        <w:t xml:space="preserve"> )</w:t>
      </w:r>
      <w:proofErr w:type="gramEnd"/>
      <w:r>
        <w:t xml:space="preserve">. </w:t>
      </w:r>
      <w:r>
        <w:rPr>
          <w:i/>
          <w:iCs/>
        </w:rPr>
        <w:t>Journal of Raptor Research</w:t>
      </w:r>
      <w:r>
        <w:t xml:space="preserve">, </w:t>
      </w:r>
      <w:r>
        <w:rPr>
          <w:i/>
          <w:iCs/>
        </w:rPr>
        <w:t>45</w:t>
      </w:r>
      <w:r>
        <w:t>(4), 353–356. https://doi.org/10.3356/JRR-11-30.1</w:t>
      </w:r>
    </w:p>
    <w:p w14:paraId="091C5CA0" w14:textId="77777777" w:rsidR="00A04226" w:rsidRDefault="00A04226" w:rsidP="00A04226">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201A1AA7" w14:textId="77777777" w:rsidR="00A04226" w:rsidRDefault="00A04226" w:rsidP="00A04226">
      <w:pPr>
        <w:pStyle w:val="Bibliography"/>
      </w:pPr>
      <w:r>
        <w:t>Moreno-</w:t>
      </w:r>
      <w:proofErr w:type="spellStart"/>
      <w:r>
        <w:t>Opo</w:t>
      </w:r>
      <w:proofErr w:type="spellEnd"/>
      <w:r>
        <w:t xml:space="preserve">, R., </w:t>
      </w:r>
      <w:proofErr w:type="spellStart"/>
      <w:r>
        <w:t>Trujillano</w:t>
      </w:r>
      <w:proofErr w:type="spellEnd"/>
      <w:r>
        <w:t xml:space="preserve">,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247D38CF" w14:textId="77777777" w:rsidR="00A04226" w:rsidRDefault="00A04226" w:rsidP="00A04226">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72F92341" w14:textId="77777777" w:rsidR="00A04226" w:rsidRDefault="00A04226" w:rsidP="00A04226">
      <w:pPr>
        <w:pStyle w:val="Bibliography"/>
      </w:pPr>
      <w:r>
        <w:lastRenderedPageBreak/>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5ACA6E72" w14:textId="77777777" w:rsidR="00A04226" w:rsidRDefault="00A04226" w:rsidP="00A04226">
      <w:pPr>
        <w:pStyle w:val="Bibliography"/>
      </w:pPr>
      <w:r>
        <w:t xml:space="preserve">Németh, Z., &amp; Moore, F. R. (2014). </w:t>
      </w:r>
      <w:r w:rsidRPr="00BA29F4">
        <w:rPr>
          <w:lang w:val="fr-FR"/>
          <w:rPrChange w:id="273" w:author="sandra cuadros" w:date="2025-06-21T18:18:00Z" w16du:dateUtc="2025-06-22T01:18:00Z">
            <w:rPr/>
          </w:rPrChange>
        </w:rPr>
        <w:t xml:space="preserve">Information acquisition </w:t>
      </w:r>
      <w:proofErr w:type="spellStart"/>
      <w:r w:rsidRPr="00BA29F4">
        <w:rPr>
          <w:lang w:val="fr-FR"/>
          <w:rPrChange w:id="274" w:author="sandra cuadros" w:date="2025-06-21T18:18:00Z" w16du:dateUtc="2025-06-22T01:18:00Z">
            <w:rPr/>
          </w:rPrChange>
        </w:rPr>
        <w:t>during</w:t>
      </w:r>
      <w:proofErr w:type="spellEnd"/>
      <w:r w:rsidRPr="00BA29F4">
        <w:rPr>
          <w:lang w:val="fr-FR"/>
          <w:rPrChange w:id="275" w:author="sandra cuadros" w:date="2025-06-21T18:18:00Z" w16du:dateUtc="2025-06-22T01:18:00Z">
            <w:rPr/>
          </w:rPrChange>
        </w:rPr>
        <w:t xml:space="preserve"> </w:t>
      </w:r>
      <w:proofErr w:type="gramStart"/>
      <w:r w:rsidRPr="00BA29F4">
        <w:rPr>
          <w:lang w:val="fr-FR"/>
          <w:rPrChange w:id="276" w:author="sandra cuadros" w:date="2025-06-21T18:18:00Z" w16du:dateUtc="2025-06-22T01:18:00Z">
            <w:rPr/>
          </w:rPrChange>
        </w:rPr>
        <w:t>migration:</w:t>
      </w:r>
      <w:proofErr w:type="gramEnd"/>
      <w:r w:rsidRPr="00BA29F4">
        <w:rPr>
          <w:lang w:val="fr-FR"/>
          <w:rPrChange w:id="277" w:author="sandra cuadros" w:date="2025-06-21T18:18:00Z" w16du:dateUtc="2025-06-22T01:18:00Z">
            <w:rPr/>
          </w:rPrChange>
        </w:rPr>
        <w:t xml:space="preserve"> A social perspective. </w:t>
      </w:r>
      <w:r>
        <w:rPr>
          <w:i/>
          <w:iCs/>
        </w:rPr>
        <w:t>The Auk</w:t>
      </w:r>
      <w:r>
        <w:t xml:space="preserve">, </w:t>
      </w:r>
      <w:r>
        <w:rPr>
          <w:i/>
          <w:iCs/>
        </w:rPr>
        <w:t>131</w:t>
      </w:r>
      <w:r>
        <w:t>(2), 186–194. https://doi.org/10.1642/AUK-13-195.1</w:t>
      </w:r>
    </w:p>
    <w:p w14:paraId="22FBF2BE" w14:textId="77777777" w:rsidR="00A04226" w:rsidRDefault="00A04226" w:rsidP="00A04226">
      <w:pPr>
        <w:pStyle w:val="Bibliography"/>
      </w:pPr>
      <w:r>
        <w:t xml:space="preserve">Novaes, W. G., &amp; Cintra, R. (2013). Factors influencing the selection of communal roost sites by the Black Vulture Coragyps atratus (Aves: Cathartidae) in an urban area in Central Amazon. </w:t>
      </w:r>
      <w:proofErr w:type="spellStart"/>
      <w:r>
        <w:rPr>
          <w:i/>
          <w:iCs/>
        </w:rPr>
        <w:t>Zoologia</w:t>
      </w:r>
      <w:proofErr w:type="spellEnd"/>
      <w:r>
        <w:rPr>
          <w:i/>
          <w:iCs/>
        </w:rPr>
        <w:t xml:space="preserve"> (Curitiba)</w:t>
      </w:r>
      <w:r>
        <w:t xml:space="preserve">, </w:t>
      </w:r>
      <w:r>
        <w:rPr>
          <w:i/>
          <w:iCs/>
        </w:rPr>
        <w:t>30</w:t>
      </w:r>
      <w:r>
        <w:t>(6), 607–614. https://doi.org/10.1590/S1984-46702013005000014</w:t>
      </w:r>
    </w:p>
    <w:p w14:paraId="369C2902" w14:textId="77777777" w:rsidR="00A04226" w:rsidRDefault="00A04226" w:rsidP="00A04226">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1FDDFE3B" w14:textId="77777777" w:rsidR="00A04226" w:rsidRDefault="00A04226" w:rsidP="00A04226">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226EE25F" w14:textId="77777777" w:rsidR="00A04226" w:rsidRDefault="00A04226" w:rsidP="00A04226">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12EF0E30" w14:textId="77777777" w:rsidR="00A04226" w:rsidRDefault="00A04226" w:rsidP="00A04226">
      <w:pPr>
        <w:pStyle w:val="Bibliography"/>
      </w:pPr>
      <w:proofErr w:type="spellStart"/>
      <w:r>
        <w:t>Ostfeld</w:t>
      </w:r>
      <w:proofErr w:type="spellEnd"/>
      <w:r>
        <w:t xml:space="preserve">, R. S., &amp; </w:t>
      </w:r>
      <w:proofErr w:type="spellStart"/>
      <w:r>
        <w:t>Keesing</w:t>
      </w:r>
      <w:proofErr w:type="spellEnd"/>
      <w:r>
        <w:t xml:space="preserve">,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77FFF956" w14:textId="77777777" w:rsidR="00A04226" w:rsidRDefault="00A04226" w:rsidP="00A04226">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320D5766" w14:textId="77777777" w:rsidR="00A04226" w:rsidRDefault="00A04226" w:rsidP="00A04226">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44DEA0F9" w14:textId="77777777" w:rsidR="00A04226" w:rsidRDefault="00A04226" w:rsidP="00A04226">
      <w:pPr>
        <w:pStyle w:val="Bibliography"/>
      </w:pPr>
      <w:r>
        <w:lastRenderedPageBreak/>
        <w:t xml:space="preserve">Peters, R. H. (1983). </w:t>
      </w:r>
      <w:r>
        <w:rPr>
          <w:i/>
          <w:iCs/>
        </w:rPr>
        <w:t>The Ecological Implications of Body Size</w:t>
      </w:r>
      <w:r>
        <w:t xml:space="preserve"> (1st ed.). Cambridge University Press. https://doi.org/10.1017/CBO9780511608551</w:t>
      </w:r>
    </w:p>
    <w:p w14:paraId="2BD23DC9" w14:textId="77777777" w:rsidR="00A04226" w:rsidRDefault="00A04226" w:rsidP="00A04226">
      <w:pPr>
        <w:pStyle w:val="Bibliography"/>
      </w:pPr>
      <w:proofErr w:type="spellStart"/>
      <w:r>
        <w:t>Poessel</w:t>
      </w:r>
      <w:proofErr w:type="spellEnd"/>
      <w:r>
        <w:t xml:space="preserve">,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3B990CE1" w14:textId="77777777" w:rsidR="00A04226" w:rsidRDefault="00A04226" w:rsidP="00A04226">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798FEACD" w14:textId="77777777" w:rsidR="00A04226" w:rsidRDefault="00A04226" w:rsidP="00A04226">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212FBD3A" w14:textId="77777777" w:rsidR="00A04226" w:rsidRDefault="00A04226" w:rsidP="00A04226">
      <w:pPr>
        <w:pStyle w:val="Bibliography"/>
      </w:pPr>
      <w:r>
        <w:t xml:space="preserve">Revell, L. J. (2012). </w:t>
      </w:r>
      <w:proofErr w:type="spellStart"/>
      <w:r>
        <w:t>phytools</w:t>
      </w:r>
      <w:proofErr w:type="spellEnd"/>
      <w:r>
        <w:t xml:space="preserve">: An R package for phylogenetic comparative biology (and other things). </w:t>
      </w:r>
      <w:r>
        <w:rPr>
          <w:i/>
          <w:iCs/>
        </w:rPr>
        <w:t>Methods in Ecology and Evolution</w:t>
      </w:r>
      <w:r>
        <w:t xml:space="preserve">, </w:t>
      </w:r>
      <w:r>
        <w:rPr>
          <w:i/>
          <w:iCs/>
        </w:rPr>
        <w:t>3</w:t>
      </w:r>
      <w:r>
        <w:t>(2), 217–223. https://doi.org/10.1111/j.2041-210X.2011.00169.x</w:t>
      </w:r>
    </w:p>
    <w:p w14:paraId="3F7B0C33" w14:textId="77777777" w:rsidR="00A04226" w:rsidRDefault="00A04226" w:rsidP="00A04226">
      <w:pPr>
        <w:pStyle w:val="Bibliography"/>
      </w:pPr>
      <w:r>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6E8FC7DB" w14:textId="77777777" w:rsidR="00A04226" w:rsidRDefault="00A04226" w:rsidP="00A04226">
      <w:pPr>
        <w:pStyle w:val="Bibliography"/>
      </w:pPr>
      <w:r>
        <w:t xml:space="preserve">Rosa, S., Encarnação, A. L., </w:t>
      </w:r>
      <w:proofErr w:type="spellStart"/>
      <w:r>
        <w:t>Granadeiro</w:t>
      </w:r>
      <w:proofErr w:type="spellEnd"/>
      <w:r>
        <w:t xml:space="preserve">, J. P., &amp; </w:t>
      </w:r>
      <w:proofErr w:type="spellStart"/>
      <w:r>
        <w:t>Palmeirim</w:t>
      </w:r>
      <w:proofErr w:type="spellEnd"/>
      <w:r>
        <w:t xml:space="preserve">, J. M. (2006). High water roost selection by waders: Maximizing feeding opportunities or avoiding predation? </w:t>
      </w:r>
      <w:r>
        <w:rPr>
          <w:i/>
          <w:iCs/>
        </w:rPr>
        <w:t>Ibis</w:t>
      </w:r>
      <w:r>
        <w:t xml:space="preserve">, </w:t>
      </w:r>
      <w:r>
        <w:rPr>
          <w:i/>
          <w:iCs/>
        </w:rPr>
        <w:t>148</w:t>
      </w:r>
      <w:r>
        <w:t>(1), 88–97. https://doi.org/10.1111/j.1474-919X.2006.00497.x</w:t>
      </w:r>
    </w:p>
    <w:p w14:paraId="1CF319C4" w14:textId="77777777" w:rsidR="00A04226" w:rsidRDefault="00A04226" w:rsidP="00A04226">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35303BC3" w14:textId="77777777" w:rsidR="00A04226" w:rsidRDefault="00A04226" w:rsidP="00A04226">
      <w:pPr>
        <w:pStyle w:val="Bibliography"/>
      </w:pPr>
      <w:r>
        <w:t xml:space="preserve">Santangeli, A., </w:t>
      </w:r>
      <w:proofErr w:type="spellStart"/>
      <w:r>
        <w:t>Arkumarev</w:t>
      </w:r>
      <w:proofErr w:type="spellEnd"/>
      <w:r>
        <w:t xml:space="preserve">, V., Rust, N., &amp; </w:t>
      </w:r>
      <w:proofErr w:type="spellStart"/>
      <w:r>
        <w:t>Girardello</w:t>
      </w:r>
      <w:proofErr w:type="spellEnd"/>
      <w:r>
        <w:t xml:space="preserve">, M. (2016). Understanding, quantifying and mapping the use of poison by commercial farmers in Namibia – Implications for scavengers’ conservation </w:t>
      </w:r>
      <w:r>
        <w:lastRenderedPageBreak/>
        <w:t xml:space="preserve">and ecosystem health. </w:t>
      </w:r>
      <w:r>
        <w:rPr>
          <w:i/>
          <w:iCs/>
        </w:rPr>
        <w:t>Biological Conservation</w:t>
      </w:r>
      <w:r>
        <w:t xml:space="preserve">, </w:t>
      </w:r>
      <w:r>
        <w:rPr>
          <w:i/>
          <w:iCs/>
        </w:rPr>
        <w:t>204</w:t>
      </w:r>
      <w:r>
        <w:t>, 205–211. https://doi.org/10.1016/j.biocon.2016.10.018</w:t>
      </w:r>
    </w:p>
    <w:p w14:paraId="16716D3A" w14:textId="77777777" w:rsidR="00A04226" w:rsidRDefault="00A04226" w:rsidP="00A04226">
      <w:pPr>
        <w:pStyle w:val="Bibliography"/>
      </w:pPr>
      <w:r>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18780531" w14:textId="77777777" w:rsidR="00A04226" w:rsidRDefault="00A04226" w:rsidP="00A04226">
      <w:pPr>
        <w:pStyle w:val="Bibliography"/>
      </w:pPr>
      <w:proofErr w:type="spellStart"/>
      <w:r w:rsidRPr="00BA29F4">
        <w:rPr>
          <w:lang w:val="fr-FR"/>
          <w:rPrChange w:id="278" w:author="sandra cuadros" w:date="2025-06-21T18:18:00Z" w16du:dateUtc="2025-06-22T01:18:00Z">
            <w:rPr/>
          </w:rPrChange>
        </w:rPr>
        <w:t>Savolainen</w:t>
      </w:r>
      <w:proofErr w:type="spellEnd"/>
      <w:r w:rsidRPr="00BA29F4">
        <w:rPr>
          <w:lang w:val="fr-FR"/>
          <w:rPrChange w:id="279" w:author="sandra cuadros" w:date="2025-06-21T18:18:00Z" w16du:dateUtc="2025-06-22T01:18:00Z">
            <w:rPr/>
          </w:rPrChange>
        </w:rPr>
        <w:t xml:space="preserve">, R., </w:t>
      </w:r>
      <w:proofErr w:type="spellStart"/>
      <w:r w:rsidRPr="00BA29F4">
        <w:rPr>
          <w:lang w:val="fr-FR"/>
          <w:rPrChange w:id="280" w:author="sandra cuadros" w:date="2025-06-21T18:18:00Z" w16du:dateUtc="2025-06-22T01:18:00Z">
            <w:rPr/>
          </w:rPrChange>
        </w:rPr>
        <w:t>Vepsäläinen</w:t>
      </w:r>
      <w:proofErr w:type="spellEnd"/>
      <w:r w:rsidRPr="00BA29F4">
        <w:rPr>
          <w:lang w:val="fr-FR"/>
          <w:rPrChange w:id="281" w:author="sandra cuadros" w:date="2025-06-21T18:18:00Z" w16du:dateUtc="2025-06-22T01:18:00Z">
            <w:rPr/>
          </w:rPrChange>
        </w:rPr>
        <w:t xml:space="preserve">, K., &amp; </w:t>
      </w:r>
      <w:proofErr w:type="spellStart"/>
      <w:r w:rsidRPr="00BA29F4">
        <w:rPr>
          <w:lang w:val="fr-FR"/>
          <w:rPrChange w:id="282" w:author="sandra cuadros" w:date="2025-06-21T18:18:00Z" w16du:dateUtc="2025-06-22T01:18:00Z">
            <w:rPr/>
          </w:rPrChange>
        </w:rPr>
        <w:t>Vepsalainen</w:t>
      </w:r>
      <w:proofErr w:type="spellEnd"/>
      <w:r w:rsidRPr="00BA29F4">
        <w:rPr>
          <w:lang w:val="fr-FR"/>
          <w:rPrChange w:id="283" w:author="sandra cuadros" w:date="2025-06-21T18:18:00Z" w16du:dateUtc="2025-06-22T01:18:00Z">
            <w:rPr/>
          </w:rPrChange>
        </w:rPr>
        <w:t xml:space="preserve">,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4F6BE857" w14:textId="77777777" w:rsidR="00A04226" w:rsidRDefault="00A04226" w:rsidP="00A04226">
      <w:pPr>
        <w:pStyle w:val="Bibliography"/>
      </w:pPr>
      <w:r>
        <w:t xml:space="preserve">Scacco, M., Flack, A., Duriez, O., </w:t>
      </w:r>
      <w:proofErr w:type="spellStart"/>
      <w:r>
        <w:t>Wikelski</w:t>
      </w:r>
      <w:proofErr w:type="spellEnd"/>
      <w:r>
        <w:t xml:space="preserve">,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79BD2CA4" w14:textId="77777777" w:rsidR="00A04226" w:rsidRDefault="00A04226" w:rsidP="00A04226">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9668404" w14:textId="77777777" w:rsidR="00A04226" w:rsidRDefault="00A04226" w:rsidP="00A04226">
      <w:pPr>
        <w:pStyle w:val="Bibliography"/>
      </w:pPr>
      <w:r>
        <w:t xml:space="preserve">Seixas, G. H. F., &amp; Mourão, G. (2018). Communal roosts of the Blue-fronted Amazons (Amazona </w:t>
      </w:r>
      <w:proofErr w:type="spellStart"/>
      <w:r>
        <w:t>aestiva</w:t>
      </w:r>
      <w:proofErr w:type="spellEnd"/>
      <w:r>
        <w:t xml:space="preserve">) in a large tropical wetland: Are they of different types? </w:t>
      </w:r>
      <w:r>
        <w:rPr>
          <w:i/>
          <w:iCs/>
        </w:rPr>
        <w:t>PLOS ONE</w:t>
      </w:r>
      <w:r>
        <w:t xml:space="preserve">, </w:t>
      </w:r>
      <w:r>
        <w:rPr>
          <w:i/>
          <w:iCs/>
        </w:rPr>
        <w:t>13</w:t>
      </w:r>
      <w:r>
        <w:t>(10), e0204824. https://doi.org/10.1371/journal.pone.0204824</w:t>
      </w:r>
    </w:p>
    <w:p w14:paraId="1CE371C9" w14:textId="77777777" w:rsidR="00A04226" w:rsidRDefault="00A04226" w:rsidP="00A04226">
      <w:pPr>
        <w:pStyle w:val="Bibliography"/>
      </w:pPr>
      <w:r>
        <w:t xml:space="preserve">Sheard, C., Neate-Clegg, M. H. C., Alioravainen, N., Jones, S. E. I., Vincent, C., MacGregor, H. E. A., Bregman, T. P., </w:t>
      </w:r>
      <w:proofErr w:type="spellStart"/>
      <w:r>
        <w:t>Claramunt</w:t>
      </w:r>
      <w:proofErr w:type="spellEnd"/>
      <w:r>
        <w:t xml:space="preserve">,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5C90E7D0" w14:textId="77777777" w:rsidR="00A04226" w:rsidRDefault="00A04226" w:rsidP="00A04226">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w:t>
      </w:r>
      <w:r>
        <w:lastRenderedPageBreak/>
        <w:t xml:space="preserve">gatherings to roost sites. </w:t>
      </w:r>
      <w:r>
        <w:rPr>
          <w:i/>
          <w:iCs/>
        </w:rPr>
        <w:t>Behavioral Ecology and Sociobiology</w:t>
      </w:r>
      <w:r>
        <w:t xml:space="preserve">, </w:t>
      </w:r>
      <w:r>
        <w:rPr>
          <w:i/>
          <w:iCs/>
        </w:rPr>
        <w:t>51</w:t>
      </w:r>
      <w:r>
        <w:t>(4), 309–318. https://doi.org/10.1007/s00265-001-0440-4</w:t>
      </w:r>
    </w:p>
    <w:p w14:paraId="3E19EE74" w14:textId="77777777" w:rsidR="00A04226" w:rsidRDefault="00A04226" w:rsidP="00A04226">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03DDB475" w14:textId="77777777" w:rsidR="00A04226" w:rsidRDefault="00A04226" w:rsidP="00A04226">
      <w:pPr>
        <w:pStyle w:val="Bibliography"/>
      </w:pPr>
      <w:proofErr w:type="spellStart"/>
      <w:r>
        <w:t>Thiebault</w:t>
      </w:r>
      <w:proofErr w:type="spellEnd"/>
      <w:r>
        <w:t xml:space="preserve">,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6B609796" w14:textId="77777777" w:rsidR="00A04226" w:rsidRDefault="00A04226" w:rsidP="00A04226">
      <w:pPr>
        <w:pStyle w:val="Bibliography"/>
      </w:pPr>
      <w:proofErr w:type="spellStart"/>
      <w:r>
        <w:t>Thiebault</w:t>
      </w:r>
      <w:proofErr w:type="spellEnd"/>
      <w:r>
        <w:t xml:space="preserve">,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73A44056" w14:textId="77777777" w:rsidR="00A04226" w:rsidRPr="00BA29F4" w:rsidRDefault="00A04226" w:rsidP="00A04226">
      <w:pPr>
        <w:pStyle w:val="Bibliography"/>
        <w:rPr>
          <w:lang w:val="es-ES"/>
          <w:rPrChange w:id="284" w:author="sandra cuadros" w:date="2025-06-21T18:18:00Z" w16du:dateUtc="2025-06-22T01:18:00Z">
            <w:rPr/>
          </w:rPrChange>
        </w:rPr>
      </w:pPr>
      <w:r>
        <w:t xml:space="preserve">Twining, C. W., Brenna, J. T., Lawrence, P., Winkler, D. W., Flecker, A. S., &amp; Hairston, N. G. (2019). Aquatic and terrestrial resources are not nutritionally reciprocal for consumers. </w:t>
      </w:r>
      <w:proofErr w:type="spellStart"/>
      <w:r w:rsidRPr="00BA29F4">
        <w:rPr>
          <w:i/>
          <w:iCs/>
          <w:lang w:val="es-ES"/>
          <w:rPrChange w:id="285" w:author="sandra cuadros" w:date="2025-06-21T18:18:00Z" w16du:dateUtc="2025-06-22T01:18:00Z">
            <w:rPr>
              <w:i/>
              <w:iCs/>
            </w:rPr>
          </w:rPrChange>
        </w:rPr>
        <w:t>Functional</w:t>
      </w:r>
      <w:proofErr w:type="spellEnd"/>
      <w:r w:rsidRPr="00BA29F4">
        <w:rPr>
          <w:i/>
          <w:iCs/>
          <w:lang w:val="es-ES"/>
          <w:rPrChange w:id="286" w:author="sandra cuadros" w:date="2025-06-21T18:18:00Z" w16du:dateUtc="2025-06-22T01:18:00Z">
            <w:rPr>
              <w:i/>
              <w:iCs/>
            </w:rPr>
          </w:rPrChange>
        </w:rPr>
        <w:t xml:space="preserve"> </w:t>
      </w:r>
      <w:proofErr w:type="spellStart"/>
      <w:r w:rsidRPr="00BA29F4">
        <w:rPr>
          <w:i/>
          <w:iCs/>
          <w:lang w:val="es-ES"/>
          <w:rPrChange w:id="287" w:author="sandra cuadros" w:date="2025-06-21T18:18:00Z" w16du:dateUtc="2025-06-22T01:18:00Z">
            <w:rPr>
              <w:i/>
              <w:iCs/>
            </w:rPr>
          </w:rPrChange>
        </w:rPr>
        <w:t>Ecology</w:t>
      </w:r>
      <w:proofErr w:type="spellEnd"/>
      <w:r w:rsidRPr="00BA29F4">
        <w:rPr>
          <w:lang w:val="es-ES"/>
          <w:rPrChange w:id="288" w:author="sandra cuadros" w:date="2025-06-21T18:18:00Z" w16du:dateUtc="2025-06-22T01:18:00Z">
            <w:rPr/>
          </w:rPrChange>
        </w:rPr>
        <w:t xml:space="preserve">, </w:t>
      </w:r>
      <w:r w:rsidRPr="00BA29F4">
        <w:rPr>
          <w:i/>
          <w:iCs/>
          <w:lang w:val="es-ES"/>
          <w:rPrChange w:id="289" w:author="sandra cuadros" w:date="2025-06-21T18:18:00Z" w16du:dateUtc="2025-06-22T01:18:00Z">
            <w:rPr>
              <w:i/>
              <w:iCs/>
            </w:rPr>
          </w:rPrChange>
        </w:rPr>
        <w:t>33</w:t>
      </w:r>
      <w:r w:rsidRPr="00BA29F4">
        <w:rPr>
          <w:lang w:val="es-ES"/>
          <w:rPrChange w:id="290" w:author="sandra cuadros" w:date="2025-06-21T18:18:00Z" w16du:dateUtc="2025-06-22T01:18:00Z">
            <w:rPr/>
          </w:rPrChange>
        </w:rPr>
        <w:t>(10), 2042–2052. https://doi.org/10.1111/1365-2435.13401</w:t>
      </w:r>
    </w:p>
    <w:p w14:paraId="7F452457" w14:textId="77777777" w:rsidR="00A04226" w:rsidRDefault="00A04226" w:rsidP="00A04226">
      <w:pPr>
        <w:pStyle w:val="Bibliography"/>
      </w:pPr>
      <w:r w:rsidRPr="00BA29F4">
        <w:rPr>
          <w:lang w:val="es-ES"/>
          <w:rPrChange w:id="291" w:author="sandra cuadros" w:date="2025-06-21T18:18:00Z" w16du:dateUtc="2025-06-22T01:18:00Z">
            <w:rPr/>
          </w:rPrChange>
        </w:rPr>
        <w:t xml:space="preserve">Van </w:t>
      </w:r>
      <w:proofErr w:type="spellStart"/>
      <w:r w:rsidRPr="00BA29F4">
        <w:rPr>
          <w:lang w:val="es-ES"/>
          <w:rPrChange w:id="292" w:author="sandra cuadros" w:date="2025-06-21T18:18:00Z" w16du:dateUtc="2025-06-22T01:18:00Z">
            <w:rPr/>
          </w:rPrChange>
        </w:rPr>
        <w:t>Overveld</w:t>
      </w:r>
      <w:proofErr w:type="spellEnd"/>
      <w:r w:rsidRPr="00BA29F4">
        <w:rPr>
          <w:lang w:val="es-ES"/>
          <w:rPrChange w:id="293" w:author="sandra cuadros" w:date="2025-06-21T18:18:00Z" w16du:dateUtc="2025-06-22T01:18:00Z">
            <w:rPr/>
          </w:rPrChange>
        </w:rPr>
        <w:t xml:space="preserve">, T., Blanco, G., </w:t>
      </w:r>
      <w:proofErr w:type="spellStart"/>
      <w:r w:rsidRPr="00BA29F4">
        <w:rPr>
          <w:lang w:val="es-ES"/>
          <w:rPrChange w:id="294" w:author="sandra cuadros" w:date="2025-06-21T18:18:00Z" w16du:dateUtc="2025-06-22T01:18:00Z">
            <w:rPr/>
          </w:rPrChange>
        </w:rPr>
        <w:t>Moleón</w:t>
      </w:r>
      <w:proofErr w:type="spellEnd"/>
      <w:r w:rsidRPr="00BA29F4">
        <w:rPr>
          <w:lang w:val="es-ES"/>
          <w:rPrChange w:id="295" w:author="sandra cuadros" w:date="2025-06-21T18:18:00Z" w16du:dateUtc="2025-06-22T01:18:00Z">
            <w:rPr/>
          </w:rPrChange>
        </w:rPr>
        <w:t xml:space="preserve">, M., Margalida, A., Sánchez-Zapata, J. A., De La Riva, M., &amp; </w:t>
      </w:r>
      <w:proofErr w:type="spellStart"/>
      <w:r w:rsidRPr="00BA29F4">
        <w:rPr>
          <w:lang w:val="es-ES"/>
          <w:rPrChange w:id="296" w:author="sandra cuadros" w:date="2025-06-21T18:18:00Z" w16du:dateUtc="2025-06-22T01:18:00Z">
            <w:rPr/>
          </w:rPrChange>
        </w:rPr>
        <w:t>Donázar</w:t>
      </w:r>
      <w:proofErr w:type="spellEnd"/>
      <w:r w:rsidRPr="00BA29F4">
        <w:rPr>
          <w:lang w:val="es-ES"/>
          <w:rPrChange w:id="297" w:author="sandra cuadros" w:date="2025-06-21T18:18:00Z" w16du:dateUtc="2025-06-22T01:18:00Z">
            <w:rPr/>
          </w:rPrChange>
        </w:rPr>
        <w:t xml:space="preserve">, J. A. (2020). </w:t>
      </w:r>
      <w:r>
        <w:t xml:space="preserve">Integrating vulture social behavior into conservation practice. </w:t>
      </w:r>
      <w:r>
        <w:rPr>
          <w:i/>
          <w:iCs/>
        </w:rPr>
        <w:t>The Condor</w:t>
      </w:r>
      <w:r>
        <w:t xml:space="preserve">, </w:t>
      </w:r>
      <w:r>
        <w:rPr>
          <w:i/>
          <w:iCs/>
        </w:rPr>
        <w:t>122</w:t>
      </w:r>
      <w:r>
        <w:t>(4), duaa035. https://doi.org/10.1093/condor/duaa035</w:t>
      </w:r>
    </w:p>
    <w:p w14:paraId="1A901C9D" w14:textId="77777777" w:rsidR="00A04226" w:rsidRDefault="00A04226" w:rsidP="00A04226">
      <w:pPr>
        <w:pStyle w:val="Bibliography"/>
      </w:pPr>
      <w:r w:rsidRPr="00BA29F4">
        <w:rPr>
          <w:lang w:val="es-ES"/>
          <w:rPrChange w:id="298" w:author="sandra cuadros" w:date="2025-06-21T18:18:00Z" w16du:dateUtc="2025-06-22T01:18:00Z">
            <w:rPr/>
          </w:rPrChange>
        </w:rPr>
        <w:t xml:space="preserve">Van </w:t>
      </w:r>
      <w:proofErr w:type="spellStart"/>
      <w:r w:rsidRPr="00BA29F4">
        <w:rPr>
          <w:lang w:val="es-ES"/>
          <w:rPrChange w:id="299" w:author="sandra cuadros" w:date="2025-06-21T18:18:00Z" w16du:dateUtc="2025-06-22T01:18:00Z">
            <w:rPr/>
          </w:rPrChange>
        </w:rPr>
        <w:t>Overveld</w:t>
      </w:r>
      <w:proofErr w:type="spellEnd"/>
      <w:r w:rsidRPr="00BA29F4">
        <w:rPr>
          <w:lang w:val="es-ES"/>
          <w:rPrChange w:id="300" w:author="sandra cuadros" w:date="2025-06-21T18:18:00Z" w16du:dateUtc="2025-06-22T01:18:00Z">
            <w:rPr/>
          </w:rPrChange>
        </w:rPr>
        <w:t xml:space="preserve">, T., Gangoso, L., García-Alfonso, M., </w:t>
      </w:r>
      <w:proofErr w:type="spellStart"/>
      <w:r w:rsidRPr="00BA29F4">
        <w:rPr>
          <w:lang w:val="es-ES"/>
          <w:rPrChange w:id="301" w:author="sandra cuadros" w:date="2025-06-21T18:18:00Z" w16du:dateUtc="2025-06-22T01:18:00Z">
            <w:rPr/>
          </w:rPrChange>
        </w:rPr>
        <w:t>Bouten</w:t>
      </w:r>
      <w:proofErr w:type="spellEnd"/>
      <w:r w:rsidRPr="00BA29F4">
        <w:rPr>
          <w:lang w:val="es-ES"/>
          <w:rPrChange w:id="302" w:author="sandra cuadros" w:date="2025-06-21T18:18:00Z" w16du:dateUtc="2025-06-22T01:18:00Z">
            <w:rPr/>
          </w:rPrChange>
        </w:rPr>
        <w:t xml:space="preserve">, W., De La Riva, M., &amp; </w:t>
      </w:r>
      <w:proofErr w:type="spellStart"/>
      <w:r w:rsidRPr="00BA29F4">
        <w:rPr>
          <w:lang w:val="es-ES"/>
          <w:rPrChange w:id="303" w:author="sandra cuadros" w:date="2025-06-21T18:18:00Z" w16du:dateUtc="2025-06-22T01:18:00Z">
            <w:rPr/>
          </w:rPrChange>
        </w:rPr>
        <w:t>Donázar</w:t>
      </w:r>
      <w:proofErr w:type="spellEnd"/>
      <w:r w:rsidRPr="00BA29F4">
        <w:rPr>
          <w:lang w:val="es-ES"/>
          <w:rPrChange w:id="304" w:author="sandra cuadros" w:date="2025-06-21T18:18:00Z" w16du:dateUtc="2025-06-22T01:18:00Z">
            <w:rPr/>
          </w:rPrChange>
        </w:rPr>
        <w:t xml:space="preserve">,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25A66204" w14:textId="77777777" w:rsidR="00A04226" w:rsidRDefault="00A04226" w:rsidP="00A04226">
      <w:pPr>
        <w:pStyle w:val="Bibliography"/>
      </w:pPr>
      <w:r>
        <w:t xml:space="preserve">Van Overveld, T., Sol, D., Blanco, G., Margalida, A., De La Riva, M., &amp; </w:t>
      </w:r>
      <w:proofErr w:type="spellStart"/>
      <w:r>
        <w:t>Donázar</w:t>
      </w:r>
      <w:proofErr w:type="spellEnd"/>
      <w:r>
        <w:t xml:space="preserve">, J. A. (2022). Vultures as an overlooked model in cognitive ecology. </w:t>
      </w:r>
      <w:r>
        <w:rPr>
          <w:i/>
          <w:iCs/>
        </w:rPr>
        <w:t>Animal Cognition</w:t>
      </w:r>
      <w:r>
        <w:t xml:space="preserve">, </w:t>
      </w:r>
      <w:r>
        <w:rPr>
          <w:i/>
          <w:iCs/>
        </w:rPr>
        <w:t>25</w:t>
      </w:r>
      <w:r>
        <w:t>(3), 495–507. https://doi.org/10.1007/s10071-021-01585-2</w:t>
      </w:r>
    </w:p>
    <w:p w14:paraId="7B0B0905" w14:textId="77777777" w:rsidR="00A04226" w:rsidRDefault="00A04226" w:rsidP="00A04226">
      <w:pPr>
        <w:pStyle w:val="Bibliography"/>
      </w:pPr>
      <w:r>
        <w:lastRenderedPageBreak/>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7165EF49" w14:textId="77777777" w:rsidR="00A04226" w:rsidRDefault="00A04226" w:rsidP="00A04226">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6E99C811" w14:textId="77777777" w:rsidR="00A04226" w:rsidRDefault="00A04226" w:rsidP="00A04226">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1C9D1A75" w14:textId="77777777" w:rsidR="00A04226" w:rsidRDefault="00A04226" w:rsidP="00A04226">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520CABBB" w14:textId="77777777" w:rsidR="00A04226" w:rsidRPr="00BA29F4" w:rsidRDefault="00A04226" w:rsidP="00A04226">
      <w:pPr>
        <w:pStyle w:val="Bibliography"/>
        <w:rPr>
          <w:lang w:val="es-ES"/>
          <w:rPrChange w:id="305" w:author="sandra cuadros" w:date="2025-06-21T18:18:00Z" w16du:dateUtc="2025-06-22T01:18:00Z">
            <w:rPr/>
          </w:rPrChange>
        </w:rPr>
      </w:pPr>
      <w:r>
        <w:t xml:space="preserve">Weimerskirch, H., Bertrand, S., Silva, J., Marques, J. C., &amp; Goya, E. (2010). Use of Social Information in Seabirds: Compass Rafts Indicate the Heading of Food Patches. </w:t>
      </w:r>
      <w:proofErr w:type="spellStart"/>
      <w:r w:rsidRPr="00BA29F4">
        <w:rPr>
          <w:i/>
          <w:iCs/>
          <w:lang w:val="es-ES"/>
          <w:rPrChange w:id="306" w:author="sandra cuadros" w:date="2025-06-21T18:18:00Z" w16du:dateUtc="2025-06-22T01:18:00Z">
            <w:rPr>
              <w:i/>
              <w:iCs/>
            </w:rPr>
          </w:rPrChange>
        </w:rPr>
        <w:t>PLoS</w:t>
      </w:r>
      <w:proofErr w:type="spellEnd"/>
      <w:r w:rsidRPr="00BA29F4">
        <w:rPr>
          <w:i/>
          <w:iCs/>
          <w:lang w:val="es-ES"/>
          <w:rPrChange w:id="307" w:author="sandra cuadros" w:date="2025-06-21T18:18:00Z" w16du:dateUtc="2025-06-22T01:18:00Z">
            <w:rPr>
              <w:i/>
              <w:iCs/>
            </w:rPr>
          </w:rPrChange>
        </w:rPr>
        <w:t xml:space="preserve"> ONE</w:t>
      </w:r>
      <w:r w:rsidRPr="00BA29F4">
        <w:rPr>
          <w:lang w:val="es-ES"/>
          <w:rPrChange w:id="308" w:author="sandra cuadros" w:date="2025-06-21T18:18:00Z" w16du:dateUtc="2025-06-22T01:18:00Z">
            <w:rPr/>
          </w:rPrChange>
        </w:rPr>
        <w:t xml:space="preserve">, </w:t>
      </w:r>
      <w:r w:rsidRPr="00BA29F4">
        <w:rPr>
          <w:i/>
          <w:iCs/>
          <w:lang w:val="es-ES"/>
          <w:rPrChange w:id="309" w:author="sandra cuadros" w:date="2025-06-21T18:18:00Z" w16du:dateUtc="2025-06-22T01:18:00Z">
            <w:rPr>
              <w:i/>
              <w:iCs/>
            </w:rPr>
          </w:rPrChange>
        </w:rPr>
        <w:t>5</w:t>
      </w:r>
      <w:r w:rsidRPr="00BA29F4">
        <w:rPr>
          <w:lang w:val="es-ES"/>
          <w:rPrChange w:id="310" w:author="sandra cuadros" w:date="2025-06-21T18:18:00Z" w16du:dateUtc="2025-06-22T01:18:00Z">
            <w:rPr/>
          </w:rPrChange>
        </w:rPr>
        <w:t>(3), e9928. https://doi.org/10.1371/journal.pone.0009928</w:t>
      </w:r>
    </w:p>
    <w:p w14:paraId="4B250BBC" w14:textId="77777777" w:rsidR="00A04226" w:rsidRDefault="00A04226" w:rsidP="00A04226">
      <w:pPr>
        <w:pStyle w:val="Bibliography"/>
      </w:pPr>
      <w:r w:rsidRPr="00BA29F4">
        <w:rPr>
          <w:lang w:val="es-ES"/>
          <w:rPrChange w:id="311" w:author="sandra cuadros" w:date="2025-06-21T18:18:00Z" w16du:dateUtc="2025-06-22T01:18:00Z">
            <w:rPr/>
          </w:rPrChange>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67400D3A" w14:textId="77777777" w:rsidR="00A04226" w:rsidRDefault="00A04226" w:rsidP="00A04226">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1F48536C" w14:textId="77777777" w:rsidR="00A04226" w:rsidRDefault="00A04226" w:rsidP="00A04226">
      <w:pPr>
        <w:pStyle w:val="Bibliography"/>
      </w:pPr>
      <w:r>
        <w:t xml:space="preserve">Williams, H. J., Shepard, E. L. C., Holton, M. D., Alarcón, P. A. E., Wilson, R. P., &amp; </w:t>
      </w:r>
      <w:proofErr w:type="spellStart"/>
      <w:r>
        <w:t>Lambertucci</w:t>
      </w:r>
      <w:proofErr w:type="spellEnd"/>
      <w:r>
        <w:t xml:space="preserve">,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34B5188C" w14:textId="77777777" w:rsidR="00A04226" w:rsidRDefault="00A04226" w:rsidP="00A04226">
      <w:pPr>
        <w:pStyle w:val="Bibliography"/>
      </w:pPr>
      <w:r>
        <w:lastRenderedPageBreak/>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227B832F" w14:textId="77777777" w:rsidR="00A04226" w:rsidRDefault="00A04226" w:rsidP="00A04226">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7764711F" w14:textId="77777777" w:rsidR="00A04226" w:rsidRDefault="00A04226" w:rsidP="00A04226">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6354A44D" w14:textId="77777777" w:rsidR="00A04226" w:rsidRDefault="00A04226" w:rsidP="00A04226">
      <w:pPr>
        <w:pStyle w:val="Bibliography"/>
      </w:pPr>
      <w:r>
        <w:t xml:space="preserve">Youcefi, A., </w:t>
      </w:r>
      <w:proofErr w:type="spellStart"/>
      <w:r>
        <w:t>Baaloudj</w:t>
      </w:r>
      <w:proofErr w:type="spellEnd"/>
      <w:r>
        <w:t xml:space="preserve">, A., </w:t>
      </w:r>
      <w:proofErr w:type="spellStart"/>
      <w:r>
        <w:t>Zebsa</w:t>
      </w:r>
      <w:proofErr w:type="spellEnd"/>
      <w:r>
        <w:t xml:space="preserve">, R., Mahdjoub, H., </w:t>
      </w:r>
      <w:proofErr w:type="spellStart"/>
      <w:r>
        <w:t>Bensakhri</w:t>
      </w:r>
      <w:proofErr w:type="spellEnd"/>
      <w:r>
        <w:t xml:space="preserve">, Z., </w:t>
      </w:r>
      <w:proofErr w:type="spellStart"/>
      <w:r>
        <w:t>Bensouilah</w:t>
      </w:r>
      <w:proofErr w:type="spellEnd"/>
      <w:r>
        <w:t xml:space="preserve">, S., Amari, H., Si Bachir, A., &amp; Khelifa, R. (2019). Weather conditions affect the collective roosting behaviour of the Cattle Egret </w:t>
      </w:r>
      <w:proofErr w:type="spellStart"/>
      <w:r>
        <w:rPr>
          <w:i/>
          <w:iCs/>
        </w:rPr>
        <w:t>Bubulcus</w:t>
      </w:r>
      <w:proofErr w:type="spellEnd"/>
      <w:r>
        <w:rPr>
          <w:i/>
          <w:iCs/>
        </w:rPr>
        <w:t xml:space="preserve"> ibis</w:t>
      </w:r>
      <w:r>
        <w:t xml:space="preserve">. </w:t>
      </w:r>
      <w:r>
        <w:rPr>
          <w:i/>
          <w:iCs/>
        </w:rPr>
        <w:t>Bird Study</w:t>
      </w:r>
      <w:r>
        <w:t xml:space="preserve">, </w:t>
      </w:r>
      <w:r>
        <w:rPr>
          <w:i/>
          <w:iCs/>
        </w:rPr>
        <w:t>66</w:t>
      </w:r>
      <w:r>
        <w:t>(3), 413–419. https://doi.org/10.1080/00063657.2019.1694487</w:t>
      </w:r>
    </w:p>
    <w:p w14:paraId="3430EBAC" w14:textId="0B8C4D63" w:rsidR="00F7140F" w:rsidRPr="00AD0CC1" w:rsidRDefault="00F7140F" w:rsidP="00D70E63">
      <w:pPr>
        <w:spacing w:line="360" w:lineRule="auto"/>
        <w:ind w:left="720" w:hanging="720"/>
        <w:jc w:val="both"/>
        <w:rPr>
          <w:rFonts w:ascii="Times New Roman" w:eastAsia="Times New Roman" w:hAnsi="Times New Roman" w:cs="Times New Roman"/>
          <w:sz w:val="24"/>
          <w:szCs w:val="24"/>
        </w:rPr>
      </w:pPr>
      <w:r w:rsidRPr="00AD0CC1">
        <w:rPr>
          <w:rFonts w:ascii="Times New Roman" w:hAnsi="Times New Roman" w:cs="Times New Roman"/>
          <w:sz w:val="24"/>
          <w:szCs w:val="24"/>
        </w:rPr>
        <w:fldChar w:fldCharType="end"/>
      </w:r>
    </w:p>
    <w:p w14:paraId="53CDE2DA"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AD0CC1"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20" w:history="1">
        <w:r w:rsidRPr="00AD0CC1">
          <w:rPr>
            <w:rStyle w:val="Hyperlink"/>
            <w:rFonts w:ascii="Times New Roman" w:hAnsi="Times New Roman" w:cs="Times New Roman"/>
            <w:color w:val="auto"/>
            <w:sz w:val="24"/>
            <w:szCs w:val="24"/>
          </w:rPr>
          <w:t>https://doi.org/10.1073/pnas.1505913113</w:t>
        </w:r>
      </w:hyperlink>
    </w:p>
    <w:p w14:paraId="58CE032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Biegler, R., McGregor, A., Krebs, J. R., &amp; Healy, S. D. (2001). A larger hippocampus is associated with longer-lasting spatial memory.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98</w:t>
      </w:r>
      <w:r w:rsidRPr="00AD0CC1">
        <w:rPr>
          <w:rFonts w:ascii="Times New Roman" w:hAnsi="Times New Roman" w:cs="Times New Roman"/>
          <w:sz w:val="24"/>
          <w:szCs w:val="24"/>
        </w:rPr>
        <w:t>(12), 6941–6944. https://doi.org/10.1073/pnas.121034798</w:t>
      </w:r>
    </w:p>
    <w:p w14:paraId="725C763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Burns, J. G., &amp; Rodd, F. H. (2008). Hastiness, brain size and predation regime affect the </w:t>
      </w:r>
      <w:r w:rsidRPr="00AD0CC1">
        <w:rPr>
          <w:rFonts w:ascii="Times New Roman" w:hAnsi="Times New Roman" w:cs="Times New Roman"/>
          <w:sz w:val="24"/>
          <w:szCs w:val="24"/>
        </w:rPr>
        <w:lastRenderedPageBreak/>
        <w:t>performance of wild guppies in a spatial memory task. Animal Behaviour, 76(3), 911-922.</w:t>
      </w:r>
    </w:p>
    <w:p w14:paraId="51B62CC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Clayton, N. S., &amp; Krebs, J. R. (1995). Memory in food-storing birds: From behaviour to brain. </w:t>
      </w:r>
      <w:r w:rsidRPr="00AD0CC1">
        <w:rPr>
          <w:rFonts w:ascii="Times New Roman" w:hAnsi="Times New Roman" w:cs="Times New Roman"/>
          <w:i/>
          <w:iCs/>
          <w:sz w:val="24"/>
          <w:szCs w:val="24"/>
        </w:rPr>
        <w:t>Current Opinion in Neurobiology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w:t>
      </w:r>
      <w:r w:rsidRPr="00AD0CC1">
        <w:rPr>
          <w:rFonts w:ascii="Times New Roman" w:hAnsi="Times New Roman" w:cs="Times New Roman"/>
          <w:sz w:val="24"/>
          <w:szCs w:val="24"/>
        </w:rPr>
        <w:t>(2), 149–154. https://doi.org/10.1016/0959-4388(95)80020-4</w:t>
      </w:r>
    </w:p>
    <w:p w14:paraId="54E1CD2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Dicke, U., &amp; Roth, G. (2016). Neuronal factors determining high intelligence.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371</w:t>
      </w:r>
      <w:r w:rsidRPr="00AD0CC1">
        <w:rPr>
          <w:rFonts w:ascii="Times New Roman" w:hAnsi="Times New Roman" w:cs="Times New Roman"/>
          <w:sz w:val="24"/>
          <w:szCs w:val="24"/>
        </w:rPr>
        <w:t>(1685), 20150180. https://doi.org/10.1098/rstb.2015.0180</w:t>
      </w:r>
    </w:p>
    <w:p w14:paraId="7589183A"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AD0CC1">
        <w:rPr>
          <w:rFonts w:ascii="Times New Roman" w:hAnsi="Times New Roman" w:cs="Times New Roman"/>
          <w:sz w:val="24"/>
          <w:szCs w:val="24"/>
        </w:rPr>
        <w:t>Ecography</w:t>
      </w:r>
      <w:proofErr w:type="spellEnd"/>
      <w:r w:rsidRPr="00AD0CC1">
        <w:rPr>
          <w:rFonts w:ascii="Times New Roman" w:hAnsi="Times New Roman" w:cs="Times New Roman"/>
          <w:sz w:val="24"/>
          <w:szCs w:val="24"/>
        </w:rPr>
        <w:t>, 36(1), 27-46.</w:t>
      </w:r>
    </w:p>
    <w:p w14:paraId="277363F4"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Dwyer, J. F., Fraser, J. D., &amp; Morrison, J. L. (2018). Evolution of Communal Roosting: A Social Refuge–Territory Prospecting Hypothesis. </w:t>
      </w:r>
      <w:r w:rsidRPr="00AD0CC1">
        <w:rPr>
          <w:rFonts w:ascii="Times New Roman" w:hAnsi="Times New Roman" w:cs="Times New Roman"/>
          <w:i/>
          <w:iCs/>
          <w:sz w:val="24"/>
          <w:szCs w:val="24"/>
        </w:rPr>
        <w:t>Journal of Raptor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52</w:t>
      </w:r>
      <w:r w:rsidRPr="00AD0CC1">
        <w:rPr>
          <w:rFonts w:ascii="Times New Roman" w:hAnsi="Times New Roman" w:cs="Times New Roman"/>
          <w:sz w:val="24"/>
          <w:szCs w:val="24"/>
        </w:rPr>
        <w:t>(4), 407–419. https://doi.org/10.3356/JRR-17-101.1</w:t>
      </w:r>
    </w:p>
    <w:p w14:paraId="10CE5D4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L. Z., &amp; </w:t>
      </w:r>
      <w:proofErr w:type="spellStart"/>
      <w:r w:rsidRPr="00AD0CC1">
        <w:rPr>
          <w:rFonts w:ascii="Times New Roman" w:hAnsi="Times New Roman" w:cs="Times New Roman"/>
          <w:sz w:val="24"/>
          <w:szCs w:val="24"/>
        </w:rPr>
        <w:t>Eens</w:t>
      </w:r>
      <w:proofErr w:type="spellEnd"/>
      <w:r w:rsidRPr="00AD0CC1">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Gould, S. J., &amp; Vrba, E. S. (1982). Exaptation—a missing term in the science of form. Paleobiology, 8(1), 4-15.</w:t>
      </w:r>
    </w:p>
    <w:p w14:paraId="6834BB92"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Lefebvre L, Reader SM, Sol D (2004). Brains, innovations and evolution in birds and primates. Brain </w:t>
      </w:r>
      <w:proofErr w:type="spellStart"/>
      <w:r w:rsidRPr="00AD0CC1">
        <w:rPr>
          <w:rFonts w:ascii="Times New Roman" w:hAnsi="Times New Roman" w:cs="Times New Roman"/>
          <w:sz w:val="24"/>
          <w:szCs w:val="24"/>
        </w:rPr>
        <w:t>Behav</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Evol</w:t>
      </w:r>
      <w:proofErr w:type="spellEnd"/>
      <w:r w:rsidRPr="00AD0CC1">
        <w:rPr>
          <w:rFonts w:ascii="Times New Roman" w:hAnsi="Times New Roman" w:cs="Times New Roman"/>
          <w:sz w:val="24"/>
          <w:szCs w:val="24"/>
        </w:rPr>
        <w:t xml:space="preserve"> 63:233–246</w:t>
      </w:r>
    </w:p>
    <w:p w14:paraId="4A0CAFA6"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Logan, C. J., Avin, S., </w:t>
      </w:r>
      <w:proofErr w:type="spellStart"/>
      <w:r w:rsidRPr="00AD0CC1">
        <w:rPr>
          <w:rFonts w:ascii="Times New Roman" w:hAnsi="Times New Roman" w:cs="Times New Roman"/>
          <w:sz w:val="24"/>
          <w:szCs w:val="24"/>
        </w:rPr>
        <w:t>Boogert</w:t>
      </w:r>
      <w:proofErr w:type="spellEnd"/>
      <w:r w:rsidRPr="00AD0CC1">
        <w:rPr>
          <w:rFonts w:ascii="Times New Roman" w:hAnsi="Times New Roman" w:cs="Times New Roman"/>
          <w:sz w:val="24"/>
          <w:szCs w:val="24"/>
        </w:rPr>
        <w:t xml:space="preserve">, N., </w:t>
      </w:r>
      <w:proofErr w:type="spellStart"/>
      <w:r w:rsidRPr="00AD0CC1">
        <w:rPr>
          <w:rFonts w:ascii="Times New Roman" w:hAnsi="Times New Roman" w:cs="Times New Roman"/>
          <w:sz w:val="24"/>
          <w:szCs w:val="24"/>
        </w:rPr>
        <w:t>Buskell</w:t>
      </w:r>
      <w:proofErr w:type="spellEnd"/>
      <w:r w:rsidRPr="00AD0CC1">
        <w:rPr>
          <w:rFonts w:ascii="Times New Roman" w:hAnsi="Times New Roman" w:cs="Times New Roman"/>
          <w:sz w:val="24"/>
          <w:szCs w:val="24"/>
        </w:rPr>
        <w:t xml:space="preserve">, A., Cross, F. R., Currie, A., Jelbert, S., Lukas, D., Mares, R., Navarrete, A. F., Shigeno, S., &amp; Montgomery, S. H. (2018). Beyond brain size: Uncovering the neural correlates of behavioural and cognitive specialization. </w:t>
      </w:r>
      <w:r w:rsidRPr="00AD0CC1">
        <w:rPr>
          <w:rFonts w:ascii="Times New Roman" w:hAnsi="Times New Roman" w:cs="Times New Roman"/>
          <w:i/>
          <w:iCs/>
          <w:sz w:val="24"/>
          <w:szCs w:val="24"/>
        </w:rPr>
        <w:t>Comparative Cognition &amp; Behaviour Reviews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13</w:t>
      </w:r>
      <w:r w:rsidRPr="00AD0CC1">
        <w:rPr>
          <w:rFonts w:ascii="Times New Roman" w:hAnsi="Times New Roman" w:cs="Times New Roman"/>
          <w:sz w:val="24"/>
          <w:szCs w:val="24"/>
        </w:rPr>
        <w:t xml:space="preserve">, 55–89. </w:t>
      </w:r>
      <w:hyperlink r:id="rId21" w:history="1">
        <w:r w:rsidRPr="00AD0CC1">
          <w:rPr>
            <w:rStyle w:val="Hyperlink"/>
            <w:rFonts w:ascii="Times New Roman" w:hAnsi="Times New Roman" w:cs="Times New Roman"/>
            <w:color w:val="auto"/>
            <w:sz w:val="24"/>
            <w:szCs w:val="24"/>
          </w:rPr>
          <w:t>https://doi.org/10.3819/CCBR.2018.130008</w:t>
        </w:r>
      </w:hyperlink>
    </w:p>
    <w:p w14:paraId="63BB44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Mindt, L. P., </w:t>
      </w:r>
      <w:proofErr w:type="spellStart"/>
      <w:r w:rsidRPr="00AD0CC1">
        <w:rPr>
          <w:rFonts w:ascii="Times New Roman" w:hAnsi="Times New Roman" w:cs="Times New Roman"/>
          <w:sz w:val="24"/>
          <w:szCs w:val="24"/>
        </w:rPr>
        <w:t>Catitti</w:t>
      </w:r>
      <w:proofErr w:type="spellEnd"/>
      <w:r w:rsidRPr="00AD0CC1">
        <w:rPr>
          <w:rFonts w:ascii="Times New Roman" w:hAnsi="Times New Roman" w:cs="Times New Roman"/>
          <w:sz w:val="24"/>
          <w:szCs w:val="24"/>
        </w:rPr>
        <w:t xml:space="preserve">, B., Steiner, F. M., Schlick-Steiner, B. C., </w:t>
      </w:r>
      <w:proofErr w:type="spellStart"/>
      <w:r w:rsidRPr="00AD0CC1">
        <w:rPr>
          <w:rFonts w:ascii="Times New Roman" w:hAnsi="Times New Roman" w:cs="Times New Roman"/>
          <w:sz w:val="24"/>
          <w:szCs w:val="24"/>
        </w:rPr>
        <w:t>Grüebler</w:t>
      </w:r>
      <w:proofErr w:type="spellEnd"/>
      <w:r w:rsidRPr="00AD0CC1">
        <w:rPr>
          <w:rFonts w:ascii="Times New Roman" w:hAnsi="Times New Roman" w:cs="Times New Roman"/>
          <w:sz w:val="24"/>
          <w:szCs w:val="24"/>
        </w:rPr>
        <w:t>, M. U., &amp; Kormann, U. G (2024). Ontogeny of communal roosting behaviour in a long-lived raptor. </w:t>
      </w:r>
      <w:r w:rsidRPr="00AD0CC1">
        <w:rPr>
          <w:rFonts w:ascii="Times New Roman" w:hAnsi="Times New Roman" w:cs="Times New Roman"/>
          <w:i/>
          <w:iCs/>
          <w:sz w:val="24"/>
          <w:szCs w:val="24"/>
        </w:rPr>
        <w:t xml:space="preserve">Carry-Over Effects across Life Stages in Red Kites Milvus </w:t>
      </w:r>
      <w:proofErr w:type="spellStart"/>
      <w:r w:rsidRPr="00AD0CC1">
        <w:rPr>
          <w:rFonts w:ascii="Times New Roman" w:hAnsi="Times New Roman" w:cs="Times New Roman"/>
          <w:i/>
          <w:iCs/>
          <w:sz w:val="24"/>
          <w:szCs w:val="24"/>
        </w:rPr>
        <w:t>milvus</w:t>
      </w:r>
      <w:proofErr w:type="spellEnd"/>
      <w:r w:rsidRPr="00AD0CC1">
        <w:rPr>
          <w:rFonts w:ascii="Times New Roman" w:hAnsi="Times New Roman" w:cs="Times New Roman"/>
          <w:sz w:val="24"/>
          <w:szCs w:val="24"/>
        </w:rPr>
        <w:t>, 86.</w:t>
      </w:r>
    </w:p>
    <w:p w14:paraId="223DE51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J. B., Rothman, R. S., Hudson, D. R., Balanoff, A. M., Beatty, B., </w:t>
      </w:r>
      <w:proofErr w:type="spellStart"/>
      <w:r w:rsidRPr="00AD0CC1">
        <w:rPr>
          <w:rFonts w:ascii="Times New Roman" w:hAnsi="Times New Roman" w:cs="Times New Roman"/>
          <w:sz w:val="24"/>
          <w:szCs w:val="24"/>
        </w:rPr>
        <w:t>Dechmann</w:t>
      </w:r>
      <w:proofErr w:type="spellEnd"/>
      <w:r w:rsidRPr="00AD0CC1">
        <w:rPr>
          <w:rFonts w:ascii="Times New Roman" w:hAnsi="Times New Roman" w:cs="Times New Roman"/>
          <w:sz w:val="24"/>
          <w:szCs w:val="24"/>
        </w:rPr>
        <w:t xml:space="preserve">, D. K. N., De Vries, D., Dunn, J. C., Fleagle, J. G., Gilbert, C. C., Goswami, A., Iwaniuk, A. N., Jungers, W. L., Kerney, M., </w:t>
      </w:r>
      <w:proofErr w:type="spellStart"/>
      <w:r w:rsidRPr="00AD0CC1">
        <w:rPr>
          <w:rFonts w:ascii="Times New Roman" w:hAnsi="Times New Roman" w:cs="Times New Roman"/>
          <w:sz w:val="24"/>
          <w:szCs w:val="24"/>
        </w:rPr>
        <w:t>Ksepka</w:t>
      </w:r>
      <w:proofErr w:type="spellEnd"/>
      <w:r w:rsidRPr="00AD0CC1">
        <w:rPr>
          <w:rFonts w:ascii="Times New Roman" w:hAnsi="Times New Roman" w:cs="Times New Roman"/>
          <w:sz w:val="24"/>
          <w:szCs w:val="24"/>
        </w:rPr>
        <w:t xml:space="preserve">, D. T., Manger, P. R., Mongle, C. S., Rohlf, F. J., Smith, N. A., … Safi, K. (2021). The evolution of mammalian brain size.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(18), eabe2101. </w:t>
      </w:r>
      <w:hyperlink r:id="rId22" w:history="1">
        <w:r w:rsidRPr="00AD0CC1">
          <w:rPr>
            <w:rStyle w:val="Hyperlink"/>
            <w:rFonts w:ascii="Times New Roman" w:hAnsi="Times New Roman" w:cs="Times New Roman"/>
            <w:color w:val="auto"/>
            <w:sz w:val="24"/>
            <w:szCs w:val="24"/>
          </w:rPr>
          <w:t>https://doi.org/10.1126/sciadv.abe2101</w:t>
        </w:r>
      </w:hyperlink>
    </w:p>
    <w:p w14:paraId="3B8B749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Smeele, S. Q., Conde, D. A., </w:t>
      </w:r>
      <w:proofErr w:type="spellStart"/>
      <w:r w:rsidRPr="00AD0CC1">
        <w:rPr>
          <w:rFonts w:ascii="Times New Roman" w:hAnsi="Times New Roman" w:cs="Times New Roman"/>
          <w:sz w:val="24"/>
          <w:szCs w:val="24"/>
        </w:rPr>
        <w:t>Baudisch</w:t>
      </w:r>
      <w:proofErr w:type="spellEnd"/>
      <w:r w:rsidRPr="00AD0CC1">
        <w:rPr>
          <w:rFonts w:ascii="Times New Roman" w:hAnsi="Times New Roman" w:cs="Times New Roman"/>
          <w:sz w:val="24"/>
          <w:szCs w:val="24"/>
        </w:rPr>
        <w:t xml:space="preserve">, A., Bruslund, S., Iwaniuk, A., </w:t>
      </w:r>
      <w:proofErr w:type="spellStart"/>
      <w:r w:rsidRPr="00AD0CC1">
        <w:rPr>
          <w:rFonts w:ascii="Times New Roman" w:hAnsi="Times New Roman" w:cs="Times New Roman"/>
          <w:sz w:val="24"/>
          <w:szCs w:val="24"/>
        </w:rPr>
        <w:t>Staerk</w:t>
      </w:r>
      <w:proofErr w:type="spellEnd"/>
      <w:r w:rsidRPr="00AD0CC1">
        <w:rPr>
          <w:rFonts w:ascii="Times New Roman" w:hAnsi="Times New Roman" w:cs="Times New Roman"/>
          <w:sz w:val="24"/>
          <w:szCs w:val="24"/>
        </w:rPr>
        <w:t xml:space="preserve">, J., Wright, T. F., Young, A. M., McElreath, M. B., &amp; Aplin, L. (2022). Coevolution of relative brain size and life expectancy in parrots.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289</w:t>
      </w:r>
      <w:r w:rsidRPr="00AD0CC1">
        <w:rPr>
          <w:rFonts w:ascii="Times New Roman" w:hAnsi="Times New Roman" w:cs="Times New Roman"/>
          <w:sz w:val="24"/>
          <w:szCs w:val="24"/>
        </w:rPr>
        <w:t>(1971), 20212397. https://doi.org/10.1098/rspb.2021.2397</w:t>
      </w:r>
    </w:p>
    <w:p w14:paraId="70054DC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Animal Cognition, 25(3), 495–507. </w:t>
      </w:r>
    </w:p>
    <w:p w14:paraId="1686961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Weir, A. A., Chappell, J., &amp; </w:t>
      </w:r>
      <w:proofErr w:type="spellStart"/>
      <w:r w:rsidRPr="00AD0CC1">
        <w:rPr>
          <w:rFonts w:ascii="Times New Roman" w:hAnsi="Times New Roman" w:cs="Times New Roman"/>
          <w:sz w:val="24"/>
          <w:szCs w:val="24"/>
        </w:rPr>
        <w:t>Kacelnik</w:t>
      </w:r>
      <w:proofErr w:type="spellEnd"/>
      <w:r w:rsidRPr="00AD0CC1">
        <w:rPr>
          <w:rFonts w:ascii="Times New Roman" w:hAnsi="Times New Roman" w:cs="Times New Roman"/>
          <w:sz w:val="24"/>
          <w:szCs w:val="24"/>
        </w:rPr>
        <w:t>, A. (2002). Shaping of hooks in New Caledonian crows. Science, 297(5583), 981-981.</w:t>
      </w:r>
    </w:p>
    <w:p w14:paraId="44393B3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Kleiber, M. (1932) Body size and metabolism. </w:t>
      </w:r>
      <w:proofErr w:type="spellStart"/>
      <w:r w:rsidRPr="00AD0CC1">
        <w:rPr>
          <w:rFonts w:ascii="Times New Roman" w:hAnsi="Times New Roman" w:cs="Times New Roman"/>
          <w:i/>
          <w:iCs/>
          <w:sz w:val="24"/>
          <w:szCs w:val="24"/>
        </w:rPr>
        <w:t>Hilgardia</w:t>
      </w:r>
      <w:proofErr w:type="spellEnd"/>
      <w:r w:rsidRPr="00AD0CC1">
        <w:rPr>
          <w:rFonts w:ascii="Times New Roman" w:hAnsi="Times New Roman" w:cs="Times New Roman"/>
          <w:sz w:val="24"/>
          <w:szCs w:val="24"/>
        </w:rPr>
        <w:t>, </w:t>
      </w:r>
      <w:r w:rsidRPr="00AD0CC1">
        <w:rPr>
          <w:rFonts w:ascii="Times New Roman" w:hAnsi="Times New Roman" w:cs="Times New Roman"/>
          <w:b/>
          <w:bCs/>
          <w:sz w:val="24"/>
          <w:szCs w:val="24"/>
        </w:rPr>
        <w:t>6</w:t>
      </w:r>
      <w:r w:rsidRPr="00AD0CC1">
        <w:rPr>
          <w:rFonts w:ascii="Times New Roman" w:hAnsi="Times New Roman" w:cs="Times New Roman"/>
          <w:sz w:val="24"/>
          <w:szCs w:val="24"/>
        </w:rPr>
        <w:t>, 315–351.</w:t>
      </w:r>
    </w:p>
    <w:p w14:paraId="27553437"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304BAB" w14:textId="77777777" w:rsidR="00A04226" w:rsidRDefault="00084648" w:rsidP="00A04226">
      <w:pPr>
        <w:pStyle w:val="Bibliography"/>
      </w:pPr>
      <w:r w:rsidRPr="00AD0CC1">
        <w:rPr>
          <w:sz w:val="24"/>
          <w:szCs w:val="24"/>
        </w:rPr>
        <w:fldChar w:fldCharType="begin"/>
      </w:r>
      <w:r w:rsidR="00DF6B32" w:rsidRPr="006656AE">
        <w:rPr>
          <w:sz w:val="24"/>
          <w:szCs w:val="24"/>
          <w:lang w:val="es-ES"/>
        </w:rPr>
        <w:instrText xml:space="preserve"> ADDIN ZOTERO_BIBL {"uncited":[],"omitted":[],"custom":[]} CSL_BIBLIOGRAPHY </w:instrText>
      </w:r>
      <w:r w:rsidRPr="00AD0CC1">
        <w:rPr>
          <w:sz w:val="24"/>
          <w:szCs w:val="24"/>
        </w:rPr>
        <w:fldChar w:fldCharType="separate"/>
      </w:r>
      <w:r w:rsidR="00A04226" w:rsidRPr="00A04226">
        <w:rPr>
          <w:lang w:val="es-ES"/>
        </w:rPr>
        <w:t xml:space="preserve">Aguilera-Alcalá, N., Morales-Reyes, Z., Martín-López, B., </w:t>
      </w:r>
      <w:proofErr w:type="spellStart"/>
      <w:r w:rsidR="00A04226" w:rsidRPr="00A04226">
        <w:rPr>
          <w:lang w:val="es-ES"/>
        </w:rPr>
        <w:t>Moleón</w:t>
      </w:r>
      <w:proofErr w:type="spellEnd"/>
      <w:r w:rsidR="00A04226" w:rsidRPr="00A04226">
        <w:rPr>
          <w:lang w:val="es-ES"/>
        </w:rPr>
        <w:t xml:space="preserve">, M., &amp; Sánchez-Zapata, J. A. (2020). </w:t>
      </w:r>
      <w:r w:rsidR="00A04226">
        <w:t xml:space="preserve">Role of scavengers in providing non-material contributions to people. </w:t>
      </w:r>
      <w:r w:rsidR="00A04226">
        <w:rPr>
          <w:i/>
          <w:iCs/>
        </w:rPr>
        <w:t>Ecological Indicators</w:t>
      </w:r>
      <w:r w:rsidR="00A04226">
        <w:t xml:space="preserve">, </w:t>
      </w:r>
      <w:r w:rsidR="00A04226">
        <w:rPr>
          <w:i/>
          <w:iCs/>
        </w:rPr>
        <w:t>117</w:t>
      </w:r>
      <w:r w:rsidR="00A04226">
        <w:t>, 106643. https://doi.org/10.1016/j.ecolind.2020.106643</w:t>
      </w:r>
    </w:p>
    <w:p w14:paraId="45D3C121" w14:textId="77777777" w:rsidR="00A04226" w:rsidRDefault="00A04226" w:rsidP="00A04226">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67A4D8F1" w14:textId="77777777" w:rsidR="00A04226" w:rsidRDefault="00A04226" w:rsidP="00A04226">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3A237A1B" w14:textId="77777777" w:rsidR="00A04226" w:rsidRDefault="00A04226" w:rsidP="00A04226">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7E102E81" w14:textId="77777777" w:rsidR="00A04226" w:rsidRDefault="00A04226" w:rsidP="00A04226">
      <w:pPr>
        <w:pStyle w:val="Bibliography"/>
      </w:pPr>
      <w:r>
        <w:t xml:space="preserve">Arango, A., Pinto-Ledezma, J., Rojas-Soto, O., Lindsay, A. M., Mendenhall, C. D., &amp; Villalobos, F. (2022). 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4DD4FCC1" w14:textId="77777777" w:rsidR="00A04226" w:rsidRDefault="00A04226" w:rsidP="00A04226">
      <w:pPr>
        <w:pStyle w:val="Bibliography"/>
      </w:pPr>
      <w:r>
        <w:lastRenderedPageBreak/>
        <w:t xml:space="preserve">Ashmole, N. P. (1963). THE REGULATION OF NUMBERS OF TROPICAL OCEANIC BIRDS. </w:t>
      </w:r>
      <w:r>
        <w:rPr>
          <w:i/>
          <w:iCs/>
        </w:rPr>
        <w:t>Ibis</w:t>
      </w:r>
      <w:r>
        <w:t xml:space="preserve">, </w:t>
      </w:r>
      <w:r>
        <w:rPr>
          <w:i/>
          <w:iCs/>
        </w:rPr>
        <w:t>103</w:t>
      </w:r>
      <w:proofErr w:type="gramStart"/>
      <w:r>
        <w:rPr>
          <w:i/>
          <w:iCs/>
        </w:rPr>
        <w:t>b</w:t>
      </w:r>
      <w:r>
        <w:t>(</w:t>
      </w:r>
      <w:proofErr w:type="gramEnd"/>
      <w:r>
        <w:t>3), 458–473. https://doi.org/10.1111/j.1474-919X.1963.tb06766.x</w:t>
      </w:r>
    </w:p>
    <w:p w14:paraId="7EF1558C" w14:textId="77777777" w:rsidR="00A04226" w:rsidRDefault="00A04226" w:rsidP="00A04226">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0B6BC91C" w14:textId="77777777" w:rsidR="00A04226" w:rsidRDefault="00A04226" w:rsidP="00A04226">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410EE45B" w14:textId="77777777" w:rsidR="00A04226" w:rsidRDefault="00A04226" w:rsidP="00A04226">
      <w:pPr>
        <w:pStyle w:val="Bibliography"/>
      </w:pPr>
      <w:r>
        <w:t xml:space="preserve">Barton, P. S., Cunningham, S. A., Lindenmayer, D. B., &amp; Manning, A. D. (2013). The role of carrion in maintaining biodiversity and ecological processes in terrestrial ecosystems. </w:t>
      </w:r>
      <w:proofErr w:type="spellStart"/>
      <w:r>
        <w:rPr>
          <w:i/>
          <w:iCs/>
        </w:rPr>
        <w:t>Oecologia</w:t>
      </w:r>
      <w:proofErr w:type="spellEnd"/>
      <w:r>
        <w:t xml:space="preserve">, </w:t>
      </w:r>
      <w:r>
        <w:rPr>
          <w:i/>
          <w:iCs/>
        </w:rPr>
        <w:t>171</w:t>
      </w:r>
      <w:r>
        <w:t>(4), 761–772. https://doi.org/10.1007/s00442-012-2460-3</w:t>
      </w:r>
    </w:p>
    <w:p w14:paraId="735B3ED6" w14:textId="77777777" w:rsidR="00A04226" w:rsidRDefault="00A04226" w:rsidP="00A04226">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0E869866" w14:textId="77777777" w:rsidR="00A04226" w:rsidRDefault="00A04226" w:rsidP="00A04226">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5C912FE2" w14:textId="77777777" w:rsidR="00A04226" w:rsidRDefault="00A04226" w:rsidP="00A04226">
      <w:pPr>
        <w:pStyle w:val="Bibliography"/>
      </w:pPr>
      <w:proofErr w:type="spellStart"/>
      <w:r>
        <w:t>Béchet</w:t>
      </w:r>
      <w:proofErr w:type="spellEnd"/>
      <w:r>
        <w:t xml:space="preserve">,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48E6DF19" w14:textId="77777777" w:rsidR="00A04226" w:rsidRDefault="00A04226" w:rsidP="00A04226">
      <w:pPr>
        <w:pStyle w:val="Bibliography"/>
      </w:pPr>
      <w:r>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C098E6F" w14:textId="77777777" w:rsidR="00A04226" w:rsidRDefault="00A04226" w:rsidP="00A04226">
      <w:pPr>
        <w:pStyle w:val="Bibliography"/>
      </w:pPr>
      <w:proofErr w:type="spellStart"/>
      <w:r>
        <w:t>Bijleveld</w:t>
      </w:r>
      <w:proofErr w:type="spellEnd"/>
      <w:r>
        <w:t xml:space="preserve">,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75AA15AF" w14:textId="77777777" w:rsidR="00A04226" w:rsidRDefault="00A04226" w:rsidP="00A04226">
      <w:pPr>
        <w:pStyle w:val="Bibliography"/>
      </w:pPr>
      <w:r>
        <w:lastRenderedPageBreak/>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190EC0DB" w14:textId="77777777" w:rsidR="00A04226" w:rsidRDefault="00A04226" w:rsidP="00A04226">
      <w:pPr>
        <w:pStyle w:val="Bibliography"/>
      </w:pPr>
      <w:proofErr w:type="spellStart"/>
      <w:r>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660942C9" w14:textId="77777777" w:rsidR="00A04226" w:rsidRDefault="00A04226" w:rsidP="00A04226">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0C53FFD3" w14:textId="77777777" w:rsidR="00A04226" w:rsidRDefault="00A04226" w:rsidP="00A04226">
      <w:pPr>
        <w:pStyle w:val="Bibliography"/>
      </w:pPr>
      <w:r>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0D89FD39" w14:textId="77777777" w:rsidR="00A04226" w:rsidRDefault="00A04226" w:rsidP="00A04226">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01C436B2" w14:textId="77777777" w:rsidR="00A04226" w:rsidRDefault="00A04226" w:rsidP="00A04226">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5F730CF9" w14:textId="77777777" w:rsidR="00A04226" w:rsidRDefault="00A04226" w:rsidP="00A04226">
      <w:pPr>
        <w:pStyle w:val="Bibliography"/>
      </w:pPr>
      <w:r>
        <w:t xml:space="preserve">Campbell, M. O. (2015). </w:t>
      </w:r>
      <w:r>
        <w:rPr>
          <w:i/>
          <w:iCs/>
        </w:rPr>
        <w:t>Vultures: Their Evolution, Ecology and Conservation</w:t>
      </w:r>
      <w:r>
        <w:t xml:space="preserve"> (0 ed.). CRC Press. https://doi.org/10.1201/b18638</w:t>
      </w:r>
    </w:p>
    <w:p w14:paraId="5BC5A325" w14:textId="77777777" w:rsidR="00A04226" w:rsidRDefault="00A04226" w:rsidP="00A04226">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4810A87E" w14:textId="77777777" w:rsidR="00A04226" w:rsidRDefault="00A04226" w:rsidP="00A04226">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421CD2C0" w14:textId="77777777" w:rsidR="00A04226" w:rsidRDefault="00A04226" w:rsidP="00A04226">
      <w:pPr>
        <w:pStyle w:val="Bibliography"/>
      </w:pPr>
      <w:r>
        <w:lastRenderedPageBreak/>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66CDD595" w14:textId="77777777" w:rsidR="00A04226" w:rsidRDefault="00A04226" w:rsidP="00A04226">
      <w:pPr>
        <w:pStyle w:val="Bibliography"/>
      </w:pPr>
      <w:r>
        <w:t xml:space="preserve">Cortés-Avizanda, A., Jovani, R., </w:t>
      </w:r>
      <w:proofErr w:type="spellStart"/>
      <w:r>
        <w:t>Donázar</w:t>
      </w:r>
      <w:proofErr w:type="spellEnd"/>
      <w:r>
        <w:t xml:space="preserve">, J. A., &amp; Grimm, V. (2014). Bird sky networks: How do avian scavengers use social information to find carrion? </w:t>
      </w:r>
      <w:r>
        <w:rPr>
          <w:i/>
          <w:iCs/>
        </w:rPr>
        <w:t>Ecology</w:t>
      </w:r>
      <w:r>
        <w:t xml:space="preserve">, </w:t>
      </w:r>
      <w:r>
        <w:rPr>
          <w:i/>
          <w:iCs/>
        </w:rPr>
        <w:t>95</w:t>
      </w:r>
      <w:r>
        <w:t>(7), 1799–1808. https://doi.org/10.1890/13-0574.1</w:t>
      </w:r>
    </w:p>
    <w:p w14:paraId="01879A10" w14:textId="77777777" w:rsidR="00A04226" w:rsidRDefault="00A04226" w:rsidP="00A04226">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4A2DFEA0" w14:textId="77777777" w:rsidR="00A04226" w:rsidRDefault="00A04226" w:rsidP="00A04226">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18E1D69" w14:textId="77777777" w:rsidR="00A04226" w:rsidRDefault="00A04226" w:rsidP="00A04226">
      <w:pPr>
        <w:pStyle w:val="Bibliography"/>
      </w:pPr>
      <w:r>
        <w:t xml:space="preserve">Dermody, B. J., Tanner, C. J., &amp; Jackson, A. L. (2011). The Evolutionary Pathway to Obligate Scavenging in Gyps Vultures. </w:t>
      </w:r>
      <w:proofErr w:type="spellStart"/>
      <w:r>
        <w:rPr>
          <w:i/>
          <w:iCs/>
        </w:rPr>
        <w:t>PLoS</w:t>
      </w:r>
      <w:proofErr w:type="spellEnd"/>
      <w:r>
        <w:rPr>
          <w:i/>
          <w:iCs/>
        </w:rPr>
        <w:t xml:space="preserve"> ONE</w:t>
      </w:r>
      <w:r>
        <w:t xml:space="preserve">, </w:t>
      </w:r>
      <w:r>
        <w:rPr>
          <w:i/>
          <w:iCs/>
        </w:rPr>
        <w:t>6</w:t>
      </w:r>
      <w:r>
        <w:t>(9), e24635. https://doi.org/10.1371/journal.pone.0024635</w:t>
      </w:r>
    </w:p>
    <w:p w14:paraId="240B2FEB" w14:textId="77777777" w:rsidR="00A04226" w:rsidRDefault="00A04226" w:rsidP="00A04226">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C3A1DFD" w14:textId="77777777" w:rsidR="00A04226" w:rsidRDefault="00A04226" w:rsidP="00A04226">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3C9D6806" w14:textId="77777777" w:rsidR="00A04226" w:rsidRDefault="00A04226" w:rsidP="00A04226">
      <w:pPr>
        <w:pStyle w:val="Bibliography"/>
      </w:pPr>
      <w:proofErr w:type="spellStart"/>
      <w:r>
        <w:t>Donázar</w:t>
      </w:r>
      <w:proofErr w:type="spellEnd"/>
      <w:r>
        <w:t xml:space="preserve">, J. A., &amp; Feijóo, J. E. (2002). Social Structure of Andean Condor Roosts: Influence of Sex, Age, and Season. </w:t>
      </w:r>
      <w:r>
        <w:rPr>
          <w:i/>
          <w:iCs/>
        </w:rPr>
        <w:t>The Condor</w:t>
      </w:r>
      <w:r>
        <w:t xml:space="preserve">, </w:t>
      </w:r>
      <w:r>
        <w:rPr>
          <w:i/>
          <w:iCs/>
        </w:rPr>
        <w:t>104</w:t>
      </w:r>
      <w:r>
        <w:t>(4), 832–837. https://doi.org/10.1093/condor/104.4.832</w:t>
      </w:r>
    </w:p>
    <w:p w14:paraId="7DAC8458" w14:textId="77777777" w:rsidR="00A04226" w:rsidRDefault="00A04226" w:rsidP="00A04226">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5E5E1FD3" w14:textId="77777777" w:rsidR="00A04226" w:rsidRDefault="00A04226" w:rsidP="00A04226">
      <w:pPr>
        <w:pStyle w:val="Bibliography"/>
      </w:pPr>
      <w:r>
        <w:lastRenderedPageBreak/>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5BF7C53B" w14:textId="77777777" w:rsidR="00A04226" w:rsidRDefault="00A04226" w:rsidP="00A04226">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4B5651A2" w14:textId="77777777" w:rsidR="00A04226" w:rsidRDefault="00A04226" w:rsidP="00A04226">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49868E97" w14:textId="77777777" w:rsidR="00A04226" w:rsidRDefault="00A04226" w:rsidP="00A04226">
      <w:pPr>
        <w:pStyle w:val="Bibliography"/>
      </w:pPr>
      <w:proofErr w:type="spellStart"/>
      <w:r>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4A190F6C" w14:textId="77777777" w:rsidR="00A04226" w:rsidRDefault="00A04226" w:rsidP="00A04226">
      <w:pPr>
        <w:pStyle w:val="Bibliography"/>
      </w:pPr>
      <w:r>
        <w:t xml:space="preserve">Franklin, D. C., Garnett, S. T., Luck, G. W., Gutierrez-Ibanez, C., &amp; Iwaniuk, A. N. (2014). Relative brain size in Australian birds. </w:t>
      </w:r>
      <w:r>
        <w:rPr>
          <w:i/>
          <w:iCs/>
        </w:rPr>
        <w:t>Emu</w:t>
      </w:r>
      <w:r>
        <w:t>. https://doi.org/10.1071/MU13034</w:t>
      </w:r>
    </w:p>
    <w:p w14:paraId="3E717089" w14:textId="77777777" w:rsidR="00A04226" w:rsidRDefault="00A04226" w:rsidP="00A04226">
      <w:pPr>
        <w:pStyle w:val="Bibliography"/>
      </w:pPr>
      <w:r>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20F70A7E" w14:textId="77777777" w:rsidR="00A04226" w:rsidRDefault="00A04226" w:rsidP="00A04226">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405A4BA1" w14:textId="77777777" w:rsidR="00A04226" w:rsidRDefault="00A04226" w:rsidP="00A04226">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631440BE" w14:textId="77777777" w:rsidR="00A04226" w:rsidRDefault="00A04226" w:rsidP="00A04226">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1B04B063" w14:textId="77777777" w:rsidR="00A04226" w:rsidRDefault="00A04226" w:rsidP="00A04226">
      <w:pPr>
        <w:pStyle w:val="Bibliography"/>
      </w:pPr>
      <w:proofErr w:type="spellStart"/>
      <w:r>
        <w:lastRenderedPageBreak/>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1DEF8701" w14:textId="77777777" w:rsidR="00A04226" w:rsidRDefault="00A04226" w:rsidP="00A04226">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091AFE51" w14:textId="77777777" w:rsidR="00A04226" w:rsidRDefault="00A04226" w:rsidP="00A04226">
      <w:pPr>
        <w:pStyle w:val="Bibliography"/>
      </w:pPr>
      <w:r>
        <w:t xml:space="preserve">Haslam, M., Hernandez-Aguilar, A., Ling, V., Carvalho, S., De La Torre, I., DeStefano, A., Du, A., Hardy, B., Harris, J., Marchant, L., Matsuzawa, T., McGrew, W., Mercader, J., Mora, R., Petraglia, M., Roche, H., </w:t>
      </w:r>
      <w:proofErr w:type="spellStart"/>
      <w:r>
        <w:t>Visalberghi</w:t>
      </w:r>
      <w:proofErr w:type="spellEnd"/>
      <w:r>
        <w:t xml:space="preserve">, E., &amp; Warren, R. (2009). Primate archaeology. </w:t>
      </w:r>
      <w:r>
        <w:rPr>
          <w:i/>
          <w:iCs/>
        </w:rPr>
        <w:t>Nature</w:t>
      </w:r>
      <w:r>
        <w:t xml:space="preserve">, </w:t>
      </w:r>
      <w:r>
        <w:rPr>
          <w:i/>
          <w:iCs/>
        </w:rPr>
        <w:t>460</w:t>
      </w:r>
      <w:r>
        <w:t>(7253), 339–344. https://doi.org/10.1038/nature08188</w:t>
      </w:r>
    </w:p>
    <w:p w14:paraId="6B9B31CE" w14:textId="77777777" w:rsidR="00A04226" w:rsidRDefault="00A04226" w:rsidP="00A04226">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3BD29782" w14:textId="77777777" w:rsidR="00A04226" w:rsidRPr="00BA29F4" w:rsidRDefault="00A04226" w:rsidP="00A04226">
      <w:pPr>
        <w:pStyle w:val="Bibliography"/>
        <w:rPr>
          <w:lang w:val="es-ES"/>
          <w:rPrChange w:id="312" w:author="sandra cuadros" w:date="2025-06-21T18:18:00Z" w16du:dateUtc="2025-06-22T01:18:00Z">
            <w:rPr/>
          </w:rPrChange>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proofErr w:type="spellStart"/>
      <w:r w:rsidRPr="00BA29F4">
        <w:rPr>
          <w:i/>
          <w:iCs/>
          <w:lang w:val="es-ES"/>
          <w:rPrChange w:id="313" w:author="sandra cuadros" w:date="2025-06-21T18:18:00Z" w16du:dateUtc="2025-06-22T01:18:00Z">
            <w:rPr>
              <w:i/>
              <w:iCs/>
            </w:rPr>
          </w:rPrChange>
        </w:rPr>
        <w:t>Oecologia</w:t>
      </w:r>
      <w:proofErr w:type="spellEnd"/>
      <w:r w:rsidRPr="00BA29F4">
        <w:rPr>
          <w:lang w:val="es-ES"/>
          <w:rPrChange w:id="314" w:author="sandra cuadros" w:date="2025-06-21T18:18:00Z" w16du:dateUtc="2025-06-22T01:18:00Z">
            <w:rPr/>
          </w:rPrChange>
        </w:rPr>
        <w:t xml:space="preserve">, </w:t>
      </w:r>
      <w:r w:rsidRPr="00BA29F4">
        <w:rPr>
          <w:i/>
          <w:iCs/>
          <w:lang w:val="es-ES"/>
          <w:rPrChange w:id="315" w:author="sandra cuadros" w:date="2025-06-21T18:18:00Z" w16du:dateUtc="2025-06-22T01:18:00Z">
            <w:rPr>
              <w:i/>
              <w:iCs/>
            </w:rPr>
          </w:rPrChange>
        </w:rPr>
        <w:t>192</w:t>
      </w:r>
      <w:r w:rsidRPr="00BA29F4">
        <w:rPr>
          <w:lang w:val="es-ES"/>
          <w:rPrChange w:id="316" w:author="sandra cuadros" w:date="2025-06-21T18:18:00Z" w16du:dateUtc="2025-06-22T01:18:00Z">
            <w:rPr/>
          </w:rPrChange>
        </w:rPr>
        <w:t>(4), 979–988. https://doi.org/10.1007/s00442-020-04634-8</w:t>
      </w:r>
    </w:p>
    <w:p w14:paraId="190B30D1" w14:textId="77777777" w:rsidR="00A04226" w:rsidRDefault="00A04226" w:rsidP="00A04226">
      <w:pPr>
        <w:pStyle w:val="Bibliography"/>
      </w:pPr>
      <w:proofErr w:type="spellStart"/>
      <w:r w:rsidRPr="00BA29F4">
        <w:rPr>
          <w:lang w:val="es-ES"/>
          <w:rPrChange w:id="317" w:author="sandra cuadros" w:date="2025-06-21T18:18:00Z" w16du:dateUtc="2025-06-22T01:18:00Z">
            <w:rPr/>
          </w:rPrChange>
        </w:rPr>
        <w:t>Hertel</w:t>
      </w:r>
      <w:proofErr w:type="spellEnd"/>
      <w:r w:rsidRPr="00BA29F4">
        <w:rPr>
          <w:lang w:val="es-ES"/>
          <w:rPrChange w:id="318" w:author="sandra cuadros" w:date="2025-06-21T18:18:00Z" w16du:dateUtc="2025-06-22T01:18:00Z">
            <w:rPr/>
          </w:rPrChange>
        </w:rPr>
        <w:t xml:space="preserve">, A. G., </w:t>
      </w:r>
      <w:proofErr w:type="spellStart"/>
      <w:r w:rsidRPr="00BA29F4">
        <w:rPr>
          <w:lang w:val="es-ES"/>
          <w:rPrChange w:id="319" w:author="sandra cuadros" w:date="2025-06-21T18:18:00Z" w16du:dateUtc="2025-06-22T01:18:00Z">
            <w:rPr/>
          </w:rPrChange>
        </w:rPr>
        <w:t>Efrat</w:t>
      </w:r>
      <w:proofErr w:type="spellEnd"/>
      <w:r w:rsidRPr="00BA29F4">
        <w:rPr>
          <w:lang w:val="es-ES"/>
          <w:rPrChange w:id="320" w:author="sandra cuadros" w:date="2025-06-21T18:18:00Z" w16du:dateUtc="2025-06-22T01:18:00Z">
            <w:rPr/>
          </w:rPrChange>
        </w:rPr>
        <w:t xml:space="preserve">, R., </w:t>
      </w:r>
      <w:proofErr w:type="spellStart"/>
      <w:r w:rsidRPr="00BA29F4">
        <w:rPr>
          <w:lang w:val="es-ES"/>
          <w:rPrChange w:id="321" w:author="sandra cuadros" w:date="2025-06-21T18:18:00Z" w16du:dateUtc="2025-06-22T01:18:00Z">
            <w:rPr/>
          </w:rPrChange>
        </w:rPr>
        <w:t>Reznikov</w:t>
      </w:r>
      <w:proofErr w:type="spellEnd"/>
      <w:r w:rsidRPr="00BA29F4">
        <w:rPr>
          <w:lang w:val="es-ES"/>
          <w:rPrChange w:id="322" w:author="sandra cuadros" w:date="2025-06-21T18:18:00Z" w16du:dateUtc="2025-06-22T01:18:00Z">
            <w:rPr/>
          </w:rPrChange>
        </w:rPr>
        <w:t xml:space="preserve">,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5D5C8C8E" w14:textId="77777777" w:rsidR="00A04226" w:rsidRDefault="00A04226" w:rsidP="00A04226">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4288FA21" w14:textId="77777777" w:rsidR="00A04226" w:rsidRDefault="00A04226" w:rsidP="00A04226">
      <w:pPr>
        <w:pStyle w:val="Bibliography"/>
      </w:pPr>
      <w:r>
        <w:lastRenderedPageBreak/>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1BF095F6" w14:textId="77777777" w:rsidR="00A04226" w:rsidRDefault="00A04226" w:rsidP="00A04226">
      <w:pPr>
        <w:pStyle w:val="Bibliography"/>
      </w:pPr>
      <w:r>
        <w:t>Jaggard, A. K., Smith, N., Torpy, F. R., &amp; Munro, U. (2015). Rules of the roost: Characteristics of nocturnal communal roosts of rainbow lorikeets (</w:t>
      </w:r>
      <w:proofErr w:type="spellStart"/>
      <w:r>
        <w:t>Trichoglossus</w:t>
      </w:r>
      <w:proofErr w:type="spellEnd"/>
      <w:r>
        <w:t xml:space="preserve"> </w:t>
      </w:r>
      <w:proofErr w:type="spellStart"/>
      <w:r>
        <w:t>haematodus</w:t>
      </w:r>
      <w:proofErr w:type="spellEnd"/>
      <w:r>
        <w:t xml:space="preserve">, Psittacidae) in an urban environment. </w:t>
      </w:r>
      <w:r>
        <w:rPr>
          <w:i/>
          <w:iCs/>
        </w:rPr>
        <w:t>Urban Ecosystems</w:t>
      </w:r>
      <w:r>
        <w:t xml:space="preserve">, </w:t>
      </w:r>
      <w:r>
        <w:rPr>
          <w:i/>
          <w:iCs/>
        </w:rPr>
        <w:t>18</w:t>
      </w:r>
      <w:r>
        <w:t>(2), 489–502. https://doi.org/10.1007/s11252-014-0416-6</w:t>
      </w:r>
    </w:p>
    <w:p w14:paraId="77B5CD43" w14:textId="77777777" w:rsidR="00A04226" w:rsidRDefault="00A04226" w:rsidP="00A04226">
      <w:pPr>
        <w:pStyle w:val="Bibliography"/>
      </w:pPr>
      <w:proofErr w:type="spellStart"/>
      <w:r>
        <w:t>Jetz</w:t>
      </w:r>
      <w:proofErr w:type="spellEnd"/>
      <w:r>
        <w:t xml:space="preserve">, W., Thomas, G. H., Joy, J. B., Hartmann, K., &amp; Mooers, A. O. (2012). The global diversity of birds in space and time. </w:t>
      </w:r>
      <w:r>
        <w:rPr>
          <w:i/>
          <w:iCs/>
        </w:rPr>
        <w:t>Nature</w:t>
      </w:r>
      <w:r>
        <w:t xml:space="preserve">, </w:t>
      </w:r>
      <w:r>
        <w:rPr>
          <w:i/>
          <w:iCs/>
        </w:rPr>
        <w:t>491</w:t>
      </w:r>
      <w:r>
        <w:t>(7424), 444–448. https://doi.org/10.1038/nature11631</w:t>
      </w:r>
    </w:p>
    <w:p w14:paraId="14908DCF" w14:textId="77777777" w:rsidR="00A04226" w:rsidRPr="00BA29F4" w:rsidRDefault="00A04226" w:rsidP="00A04226">
      <w:pPr>
        <w:pStyle w:val="Bibliography"/>
        <w:rPr>
          <w:lang w:val="es-ES"/>
          <w:rPrChange w:id="323" w:author="sandra cuadros" w:date="2025-06-21T18:18:00Z" w16du:dateUtc="2025-06-22T01:18:00Z">
            <w:rPr/>
          </w:rPrChange>
        </w:rPr>
      </w:pPr>
      <w:r w:rsidRPr="00BA29F4">
        <w:rPr>
          <w:lang w:val="es-ES"/>
          <w:rPrChange w:id="324" w:author="sandra cuadros" w:date="2025-06-21T18:18:00Z" w16du:dateUtc="2025-06-22T01:18:00Z">
            <w:rPr/>
          </w:rPrChange>
        </w:rPr>
        <w:t xml:space="preserve">Johnston‐González, R., &amp; Abril, E. (2019). </w:t>
      </w:r>
      <w:r>
        <w:t xml:space="preserve">Predation risk and resource availability explain roost locations of Whimbrel </w:t>
      </w:r>
      <w:r>
        <w:rPr>
          <w:i/>
          <w:iCs/>
        </w:rPr>
        <w:t xml:space="preserve">Numenius </w:t>
      </w:r>
      <w:proofErr w:type="spellStart"/>
      <w:r>
        <w:rPr>
          <w:i/>
          <w:iCs/>
        </w:rPr>
        <w:t>phaeopus</w:t>
      </w:r>
      <w:proofErr w:type="spellEnd"/>
      <w:r>
        <w:t xml:space="preserve"> in a tropical mangrove delta. </w:t>
      </w:r>
      <w:r w:rsidRPr="00BA29F4">
        <w:rPr>
          <w:i/>
          <w:iCs/>
          <w:lang w:val="es-ES"/>
          <w:rPrChange w:id="325" w:author="sandra cuadros" w:date="2025-06-21T18:18:00Z" w16du:dateUtc="2025-06-22T01:18:00Z">
            <w:rPr>
              <w:i/>
              <w:iCs/>
            </w:rPr>
          </w:rPrChange>
        </w:rPr>
        <w:t>Ibis</w:t>
      </w:r>
      <w:r w:rsidRPr="00BA29F4">
        <w:rPr>
          <w:lang w:val="es-ES"/>
          <w:rPrChange w:id="326" w:author="sandra cuadros" w:date="2025-06-21T18:18:00Z" w16du:dateUtc="2025-06-22T01:18:00Z">
            <w:rPr/>
          </w:rPrChange>
        </w:rPr>
        <w:t xml:space="preserve">, </w:t>
      </w:r>
      <w:r w:rsidRPr="00BA29F4">
        <w:rPr>
          <w:i/>
          <w:iCs/>
          <w:lang w:val="es-ES"/>
          <w:rPrChange w:id="327" w:author="sandra cuadros" w:date="2025-06-21T18:18:00Z" w16du:dateUtc="2025-06-22T01:18:00Z">
            <w:rPr>
              <w:i/>
              <w:iCs/>
            </w:rPr>
          </w:rPrChange>
        </w:rPr>
        <w:t>161</w:t>
      </w:r>
      <w:r w:rsidRPr="00BA29F4">
        <w:rPr>
          <w:lang w:val="es-ES"/>
          <w:rPrChange w:id="328" w:author="sandra cuadros" w:date="2025-06-21T18:18:00Z" w16du:dateUtc="2025-06-22T01:18:00Z">
            <w:rPr/>
          </w:rPrChange>
        </w:rPr>
        <w:t>(4), 839–853. https://doi.org/10.1111/ibi.12678</w:t>
      </w:r>
    </w:p>
    <w:p w14:paraId="089D0B74" w14:textId="77777777" w:rsidR="00A04226" w:rsidRDefault="00A04226" w:rsidP="00A04226">
      <w:pPr>
        <w:pStyle w:val="Bibliography"/>
      </w:pPr>
      <w:r w:rsidRPr="00BA29F4">
        <w:rPr>
          <w:lang w:val="es-ES"/>
          <w:rPrChange w:id="329" w:author="sandra cuadros" w:date="2025-06-21T18:18:00Z" w16du:dateUtc="2025-06-22T01:18:00Z">
            <w:rPr/>
          </w:rPrChange>
        </w:rPr>
        <w:t xml:space="preserve">Kano, F., </w:t>
      </w:r>
      <w:proofErr w:type="spellStart"/>
      <w:r w:rsidRPr="00BA29F4">
        <w:rPr>
          <w:lang w:val="es-ES"/>
          <w:rPrChange w:id="330" w:author="sandra cuadros" w:date="2025-06-21T18:18:00Z" w16du:dateUtc="2025-06-22T01:18:00Z">
            <w:rPr/>
          </w:rPrChange>
        </w:rPr>
        <w:t>Sasaki</w:t>
      </w:r>
      <w:proofErr w:type="spellEnd"/>
      <w:r w:rsidRPr="00BA29F4">
        <w:rPr>
          <w:lang w:val="es-ES"/>
          <w:rPrChange w:id="331" w:author="sandra cuadros" w:date="2025-06-21T18:18:00Z" w16du:dateUtc="2025-06-22T01:18:00Z">
            <w:rPr/>
          </w:rPrChange>
        </w:rPr>
        <w:t xml:space="preserve">,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0BCD1F09" w14:textId="77777777" w:rsidR="00A04226" w:rsidRDefault="00A04226" w:rsidP="00A04226">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572C5118" w14:textId="77777777" w:rsidR="00A04226" w:rsidRPr="00BA29F4" w:rsidRDefault="00A04226" w:rsidP="00A04226">
      <w:pPr>
        <w:pStyle w:val="Bibliography"/>
        <w:rPr>
          <w:lang w:val="fr-FR"/>
          <w:rPrChange w:id="332" w:author="sandra cuadros" w:date="2025-06-21T18:18:00Z" w16du:dateUtc="2025-06-22T01:18:00Z">
            <w:rPr/>
          </w:rPrChange>
        </w:rPr>
      </w:pPr>
      <w:r>
        <w:t xml:space="preserve">Kays, R., Crofoot, M. C., </w:t>
      </w:r>
      <w:proofErr w:type="spellStart"/>
      <w:r>
        <w:t>Jetz</w:t>
      </w:r>
      <w:proofErr w:type="spellEnd"/>
      <w:r>
        <w:t xml:space="preserve">, W., &amp; </w:t>
      </w:r>
      <w:proofErr w:type="spellStart"/>
      <w:r>
        <w:t>Wikelski</w:t>
      </w:r>
      <w:proofErr w:type="spellEnd"/>
      <w:r>
        <w:t xml:space="preserve">, M. (2015). Terrestrial animal tracking as an eye on life and planet. </w:t>
      </w:r>
      <w:r w:rsidRPr="00BA29F4">
        <w:rPr>
          <w:i/>
          <w:iCs/>
          <w:lang w:val="fr-FR"/>
          <w:rPrChange w:id="333" w:author="sandra cuadros" w:date="2025-06-21T18:18:00Z" w16du:dateUtc="2025-06-22T01:18:00Z">
            <w:rPr>
              <w:i/>
              <w:iCs/>
            </w:rPr>
          </w:rPrChange>
        </w:rPr>
        <w:t>Science</w:t>
      </w:r>
      <w:r w:rsidRPr="00BA29F4">
        <w:rPr>
          <w:lang w:val="fr-FR"/>
          <w:rPrChange w:id="334" w:author="sandra cuadros" w:date="2025-06-21T18:18:00Z" w16du:dateUtc="2025-06-22T01:18:00Z">
            <w:rPr/>
          </w:rPrChange>
        </w:rPr>
        <w:t xml:space="preserve">, </w:t>
      </w:r>
      <w:r w:rsidRPr="00BA29F4">
        <w:rPr>
          <w:i/>
          <w:iCs/>
          <w:lang w:val="fr-FR"/>
          <w:rPrChange w:id="335" w:author="sandra cuadros" w:date="2025-06-21T18:18:00Z" w16du:dateUtc="2025-06-22T01:18:00Z">
            <w:rPr>
              <w:i/>
              <w:iCs/>
            </w:rPr>
          </w:rPrChange>
        </w:rPr>
        <w:t>348</w:t>
      </w:r>
      <w:r w:rsidRPr="00BA29F4">
        <w:rPr>
          <w:lang w:val="fr-FR"/>
          <w:rPrChange w:id="336" w:author="sandra cuadros" w:date="2025-06-21T18:18:00Z" w16du:dateUtc="2025-06-22T01:18:00Z">
            <w:rPr/>
          </w:rPrChange>
        </w:rPr>
        <w:t>(6240), aaa2478. https://doi.org/10.1126/science.aaa2478</w:t>
      </w:r>
    </w:p>
    <w:p w14:paraId="5A2FE1BB" w14:textId="77777777" w:rsidR="00A04226" w:rsidRDefault="00A04226" w:rsidP="00A04226">
      <w:pPr>
        <w:pStyle w:val="Bibliography"/>
      </w:pPr>
      <w:r w:rsidRPr="00BA29F4">
        <w:rPr>
          <w:lang w:val="fr-FR"/>
          <w:rPrChange w:id="337" w:author="sandra cuadros" w:date="2025-06-21T18:18:00Z" w16du:dateUtc="2025-06-22T01:18:00Z">
            <w:rPr/>
          </w:rPrChange>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79F39EDE" w14:textId="77777777" w:rsidR="00A04226" w:rsidRDefault="00A04226" w:rsidP="00A04226">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1222A5FC" w14:textId="77777777" w:rsidR="00A04226" w:rsidRDefault="00A04226" w:rsidP="00A04226">
      <w:pPr>
        <w:pStyle w:val="Bibliography"/>
      </w:pPr>
      <w:r>
        <w:lastRenderedPageBreak/>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5646676C" w14:textId="77777777" w:rsidR="00A04226" w:rsidRDefault="00A04226" w:rsidP="00A04226">
      <w:pPr>
        <w:pStyle w:val="Bibliography"/>
      </w:pPr>
      <w:r>
        <w:t xml:space="preserve">Kunz, T. H. (Ed.). (1982). </w:t>
      </w:r>
      <w:r>
        <w:rPr>
          <w:i/>
          <w:iCs/>
        </w:rPr>
        <w:t>Ecology of Bats</w:t>
      </w:r>
      <w:r>
        <w:t>. Springer US. https://doi.org/10.1007/978-1-4613-3421-7</w:t>
      </w:r>
    </w:p>
    <w:p w14:paraId="65FA80E2" w14:textId="77777777" w:rsidR="00A04226" w:rsidRDefault="00A04226" w:rsidP="00A04226">
      <w:pPr>
        <w:pStyle w:val="Bibliography"/>
      </w:pPr>
      <w:r>
        <w:t xml:space="preserve">Laland, K. N. (2004). Social learning strategies. </w:t>
      </w:r>
      <w:r>
        <w:rPr>
          <w:i/>
          <w:iCs/>
        </w:rPr>
        <w:t>Learning &amp; Behavior</w:t>
      </w:r>
      <w:r>
        <w:t xml:space="preserve">, </w:t>
      </w:r>
      <w:r>
        <w:rPr>
          <w:i/>
          <w:iCs/>
        </w:rPr>
        <w:t>32</w:t>
      </w:r>
      <w:r>
        <w:t>(1), 4–14. https://doi.org/10.3758/BF03196002</w:t>
      </w:r>
    </w:p>
    <w:p w14:paraId="562F5875" w14:textId="77777777" w:rsidR="00A04226" w:rsidRDefault="00A04226" w:rsidP="00A04226">
      <w:pPr>
        <w:pStyle w:val="Bibliography"/>
      </w:pPr>
      <w:r w:rsidRPr="00BA29F4">
        <w:rPr>
          <w:lang w:val="fr-FR"/>
          <w:rPrChange w:id="338" w:author="sandra cuadros" w:date="2025-06-21T18:18:00Z" w16du:dateUtc="2025-06-22T01:18:00Z">
            <w:rPr/>
          </w:rPrChange>
        </w:rPr>
        <w:t xml:space="preserve">Lapointe, F.-J., &amp; </w:t>
      </w:r>
      <w:proofErr w:type="spellStart"/>
      <w:r w:rsidRPr="00BA29F4">
        <w:rPr>
          <w:lang w:val="fr-FR"/>
          <w:rPrChange w:id="339" w:author="sandra cuadros" w:date="2025-06-21T18:18:00Z" w16du:dateUtc="2025-06-22T01:18:00Z">
            <w:rPr/>
          </w:rPrChange>
        </w:rPr>
        <w:t>Cucumel</w:t>
      </w:r>
      <w:proofErr w:type="spellEnd"/>
      <w:r w:rsidRPr="00BA29F4">
        <w:rPr>
          <w:lang w:val="fr-FR"/>
          <w:rPrChange w:id="340" w:author="sandra cuadros" w:date="2025-06-21T18:18:00Z" w16du:dateUtc="2025-06-22T01:18:00Z">
            <w:rPr/>
          </w:rPrChange>
        </w:rPr>
        <w:t xml:space="preserve">,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71617218" w14:textId="77777777" w:rsidR="00A04226" w:rsidRDefault="00A04226" w:rsidP="00A04226">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4262EAA5" w14:textId="77777777" w:rsidR="00A04226" w:rsidRDefault="00A04226" w:rsidP="00A04226">
      <w:pPr>
        <w:pStyle w:val="Bibliography"/>
      </w:pPr>
      <w:r>
        <w:t xml:space="preserve">Lepage, D., Vaidya, G., &amp; Guralnick, R. (2014). </w:t>
      </w:r>
      <w:proofErr w:type="spellStart"/>
      <w:r>
        <w:t>Avibase</w:t>
      </w:r>
      <w:proofErr w:type="spellEnd"/>
      <w:r>
        <w:t xml:space="preserve"> – a database system for managing and organizing taxonomic concepts. </w:t>
      </w:r>
      <w:proofErr w:type="spellStart"/>
      <w:r>
        <w:rPr>
          <w:i/>
          <w:iCs/>
        </w:rPr>
        <w:t>ZooKeys</w:t>
      </w:r>
      <w:proofErr w:type="spellEnd"/>
      <w:r>
        <w:t xml:space="preserve">, </w:t>
      </w:r>
      <w:r>
        <w:rPr>
          <w:i/>
          <w:iCs/>
        </w:rPr>
        <w:t>420</w:t>
      </w:r>
      <w:r>
        <w:t>, 117–135. https://doi.org/10.3897/zookeys.420.7089</w:t>
      </w:r>
    </w:p>
    <w:p w14:paraId="67D09361" w14:textId="77777777" w:rsidR="00A04226" w:rsidRDefault="00A04226" w:rsidP="00A04226">
      <w:pPr>
        <w:pStyle w:val="Bibliography"/>
      </w:pPr>
      <w:r>
        <w:t xml:space="preserve">Lewis, S. E. (1995). Roost Fidelity of Bats: A Review. </w:t>
      </w:r>
      <w:r>
        <w:rPr>
          <w:i/>
          <w:iCs/>
        </w:rPr>
        <w:t>Journal of Mammalogy</w:t>
      </w:r>
      <w:r>
        <w:t xml:space="preserve">, </w:t>
      </w:r>
      <w:r>
        <w:rPr>
          <w:i/>
          <w:iCs/>
        </w:rPr>
        <w:t>76</w:t>
      </w:r>
      <w:r>
        <w:t>(2), 481–496. https://doi.org/10.2307/1382357</w:t>
      </w:r>
    </w:p>
    <w:p w14:paraId="47B2EF77" w14:textId="77777777" w:rsidR="00A04226" w:rsidRDefault="00A04226" w:rsidP="00A04226">
      <w:pPr>
        <w:pStyle w:val="Bibliography"/>
      </w:pPr>
      <w:proofErr w:type="spellStart"/>
      <w:r w:rsidRPr="00BA29F4">
        <w:rPr>
          <w:lang w:val="es-ES"/>
          <w:rPrChange w:id="341" w:author="sandra cuadros" w:date="2025-06-21T18:18:00Z" w16du:dateUtc="2025-06-22T01:18:00Z">
            <w:rPr/>
          </w:rPrChange>
        </w:rPr>
        <w:t>Leyrer</w:t>
      </w:r>
      <w:proofErr w:type="spellEnd"/>
      <w:r w:rsidRPr="00BA29F4">
        <w:rPr>
          <w:lang w:val="es-ES"/>
          <w:rPrChange w:id="342" w:author="sandra cuadros" w:date="2025-06-21T18:18:00Z" w16du:dateUtc="2025-06-22T01:18:00Z">
            <w:rPr/>
          </w:rPrChange>
        </w:rPr>
        <w:t xml:space="preserve">, J., </w:t>
      </w:r>
      <w:proofErr w:type="spellStart"/>
      <w:r w:rsidRPr="00BA29F4">
        <w:rPr>
          <w:lang w:val="es-ES"/>
          <w:rPrChange w:id="343" w:author="sandra cuadros" w:date="2025-06-21T18:18:00Z" w16du:dateUtc="2025-06-22T01:18:00Z">
            <w:rPr/>
          </w:rPrChange>
        </w:rPr>
        <w:t>Spaans</w:t>
      </w:r>
      <w:proofErr w:type="spellEnd"/>
      <w:r w:rsidRPr="00BA29F4">
        <w:rPr>
          <w:lang w:val="es-ES"/>
          <w:rPrChange w:id="344" w:author="sandra cuadros" w:date="2025-06-21T18:18:00Z" w16du:dateUtc="2025-06-22T01:18:00Z">
            <w:rPr/>
          </w:rPrChange>
        </w:rPr>
        <w:t xml:space="preserve">, B., </w:t>
      </w:r>
      <w:proofErr w:type="spellStart"/>
      <w:r w:rsidRPr="00BA29F4">
        <w:rPr>
          <w:lang w:val="es-ES"/>
          <w:rPrChange w:id="345" w:author="sandra cuadros" w:date="2025-06-21T18:18:00Z" w16du:dateUtc="2025-06-22T01:18:00Z">
            <w:rPr/>
          </w:rPrChange>
        </w:rPr>
        <w:t>Camara</w:t>
      </w:r>
      <w:proofErr w:type="spellEnd"/>
      <w:r w:rsidRPr="00BA29F4">
        <w:rPr>
          <w:lang w:val="es-ES"/>
          <w:rPrChange w:id="346" w:author="sandra cuadros" w:date="2025-06-21T18:18:00Z" w16du:dateUtc="2025-06-22T01:18:00Z">
            <w:rPr/>
          </w:rPrChange>
        </w:rPr>
        <w:t xml:space="preserve">, M., &amp; </w:t>
      </w:r>
      <w:proofErr w:type="spellStart"/>
      <w:r w:rsidRPr="00BA29F4">
        <w:rPr>
          <w:lang w:val="es-ES"/>
          <w:rPrChange w:id="347" w:author="sandra cuadros" w:date="2025-06-21T18:18:00Z" w16du:dateUtc="2025-06-22T01:18:00Z">
            <w:rPr/>
          </w:rPrChange>
        </w:rPr>
        <w:t>Piersma</w:t>
      </w:r>
      <w:proofErr w:type="spellEnd"/>
      <w:r w:rsidRPr="00BA29F4">
        <w:rPr>
          <w:lang w:val="es-ES"/>
          <w:rPrChange w:id="348" w:author="sandra cuadros" w:date="2025-06-21T18:18:00Z" w16du:dateUtc="2025-06-22T01:18:00Z">
            <w:rPr/>
          </w:rPrChange>
        </w:rPr>
        <w:t xml:space="preserve">, T. (2006). </w:t>
      </w:r>
      <w:r>
        <w:t xml:space="preserve">Small home ranges and high site fidelity in red knots (Calidris c. Canutus) wintering on the Banc </w:t>
      </w:r>
      <w:proofErr w:type="spellStart"/>
      <w:r>
        <w:t>d’Arguin</w:t>
      </w:r>
      <w:proofErr w:type="spellEnd"/>
      <w:r>
        <w:t xml:space="preserve">, Mauritania. </w:t>
      </w:r>
      <w:r>
        <w:rPr>
          <w:i/>
          <w:iCs/>
        </w:rPr>
        <w:t>Journal of Ornithology</w:t>
      </w:r>
      <w:r>
        <w:t xml:space="preserve">, </w:t>
      </w:r>
      <w:r>
        <w:rPr>
          <w:i/>
          <w:iCs/>
        </w:rPr>
        <w:t>147</w:t>
      </w:r>
      <w:r>
        <w:t>(2), 376–384. https://doi.org/10.1007/s10336-005-0030-8</w:t>
      </w:r>
    </w:p>
    <w:p w14:paraId="36999268" w14:textId="77777777" w:rsidR="00A04226" w:rsidRDefault="00A04226" w:rsidP="00A04226">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3C926205" w14:textId="77777777" w:rsidR="00A04226" w:rsidRDefault="00A04226" w:rsidP="00A04226">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56C7232C" w14:textId="77777777" w:rsidR="00A04226" w:rsidRDefault="00A04226" w:rsidP="00A04226">
      <w:pPr>
        <w:pStyle w:val="Bibliography"/>
      </w:pPr>
      <w:r>
        <w:lastRenderedPageBreak/>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309D2228" w14:textId="77777777" w:rsidR="00A04226" w:rsidRDefault="00A04226" w:rsidP="00A04226">
      <w:pPr>
        <w:pStyle w:val="Bibliography"/>
      </w:pPr>
      <w:r>
        <w:t xml:space="preserve">Luncz, L. V., Wittig, R. M., &amp; Boesch, C. (2015). Primate archaeology reveals cultural transmission in wild chimpanzees </w:t>
      </w:r>
      <w:proofErr w:type="gramStart"/>
      <w:r>
        <w:t xml:space="preserve">( </w:t>
      </w:r>
      <w:r>
        <w:rPr>
          <w:i/>
          <w:iCs/>
        </w:rPr>
        <w:t>Pan</w:t>
      </w:r>
      <w:proofErr w:type="gramEnd"/>
      <w:r>
        <w:rPr>
          <w:i/>
          <w:iCs/>
        </w:rPr>
        <w:t xml:space="preserve"> troglodytes </w:t>
      </w:r>
      <w:proofErr w:type="spellStart"/>
      <w:proofErr w:type="gramStart"/>
      <w:r>
        <w:rPr>
          <w:i/>
          <w:iCs/>
        </w:rPr>
        <w:t>verus</w:t>
      </w:r>
      <w:proofErr w:type="spellEnd"/>
      <w:r>
        <w:t xml:space="preserve"> )</w:t>
      </w:r>
      <w:proofErr w:type="gramEnd"/>
      <w:r>
        <w:t xml:space="preserve">. </w:t>
      </w:r>
      <w:r>
        <w:rPr>
          <w:i/>
          <w:iCs/>
        </w:rPr>
        <w:t>Philosophical Transactions of the Royal Society B: Biological Sciences</w:t>
      </w:r>
      <w:r>
        <w:t xml:space="preserve">, </w:t>
      </w:r>
      <w:r>
        <w:rPr>
          <w:i/>
          <w:iCs/>
        </w:rPr>
        <w:t>370</w:t>
      </w:r>
      <w:r>
        <w:t>(1682), 20140348. https://doi.org/10.1098/rstb.2014.0348</w:t>
      </w:r>
    </w:p>
    <w:p w14:paraId="173423D6" w14:textId="77777777" w:rsidR="00A04226" w:rsidRDefault="00A04226" w:rsidP="00A04226">
      <w:pPr>
        <w:pStyle w:val="Bibliography"/>
      </w:pPr>
      <w:r>
        <w:t xml:space="preserve">Marinero, N. V., </w:t>
      </w:r>
      <w:proofErr w:type="spellStart"/>
      <w:r>
        <w:t>Cailly-Arnulphi</w:t>
      </w:r>
      <w:proofErr w:type="spellEnd"/>
      <w:r>
        <w:t xml:space="preserve">, V. B., </w:t>
      </w:r>
      <w:proofErr w:type="spellStart"/>
      <w:r>
        <w:t>Lambertucci</w:t>
      </w:r>
      <w:proofErr w:type="spellEnd"/>
      <w:r>
        <w:t xml:space="preserve">,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64F9146" w14:textId="77777777" w:rsidR="00A04226" w:rsidRDefault="00A04226" w:rsidP="00A04226">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7584FDAC" w14:textId="77777777" w:rsidR="00A04226" w:rsidRDefault="00A04226" w:rsidP="00A04226">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0A04A81F" w14:textId="77777777" w:rsidR="00A04226" w:rsidRDefault="00A04226" w:rsidP="00A04226">
      <w:pPr>
        <w:pStyle w:val="Bibliography"/>
      </w:pPr>
      <w:r>
        <w:t xml:space="preserve">McClure, C. J. W., </w:t>
      </w:r>
      <w:proofErr w:type="spellStart"/>
      <w:r>
        <w:t>Westrip</w:t>
      </w:r>
      <w:proofErr w:type="spellEnd"/>
      <w:r>
        <w:t xml:space="preserve">, J. R. S., Johnson, J. A., </w:t>
      </w:r>
      <w:proofErr w:type="spellStart"/>
      <w:r>
        <w:t>Schulwitz</w:t>
      </w:r>
      <w:proofErr w:type="spellEnd"/>
      <w:r>
        <w:t xml:space="preserve">, S. E., Virani, M. Z., Davies, R., Symes, A., Wheatley, H., </w:t>
      </w:r>
      <w:proofErr w:type="spellStart"/>
      <w:r>
        <w:t>Thorstrom</w:t>
      </w:r>
      <w:proofErr w:type="spellEnd"/>
      <w:r>
        <w:t xml:space="preserve">, R., Amar, A., </w:t>
      </w:r>
      <w:proofErr w:type="spellStart"/>
      <w:r>
        <w:t>Buij</w:t>
      </w:r>
      <w:proofErr w:type="spellEnd"/>
      <w:r>
        <w:t xml:space="preserve">, R., Jones, V. R., Williams, N. P., </w:t>
      </w:r>
      <w:proofErr w:type="spellStart"/>
      <w:r>
        <w:t>Buechley</w:t>
      </w:r>
      <w:proofErr w:type="spellEnd"/>
      <w:r>
        <w:t xml:space="preserve">,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6FB271D2" w14:textId="77777777" w:rsidR="00A04226" w:rsidRDefault="00A04226" w:rsidP="00A04226">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2BC566D9" w14:textId="77777777" w:rsidR="00A04226" w:rsidRDefault="00A04226" w:rsidP="00A04226">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4F07597D" w14:textId="77777777" w:rsidR="00A04226" w:rsidRDefault="00A04226" w:rsidP="00A04226">
      <w:pPr>
        <w:pStyle w:val="Bibliography"/>
      </w:pPr>
      <w:r>
        <w:lastRenderedPageBreak/>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6800F543" w14:textId="77777777" w:rsidR="00A04226" w:rsidRPr="00BA29F4" w:rsidRDefault="00A04226" w:rsidP="00A04226">
      <w:pPr>
        <w:pStyle w:val="Bibliography"/>
        <w:rPr>
          <w:lang w:val="es-ES"/>
          <w:rPrChange w:id="349" w:author="sandra cuadros" w:date="2025-06-21T18:18:00Z" w16du:dateUtc="2025-06-22T01:18:00Z">
            <w:rPr/>
          </w:rPrChange>
        </w:rPr>
      </w:pPr>
      <w:r>
        <w:t xml:space="preserve">Mock, D. W., Lamey, T. C., &amp; Thompson, D. B. A. (1988). Falsifiability and the Information Centre Hypothesis. </w:t>
      </w:r>
      <w:proofErr w:type="spellStart"/>
      <w:r w:rsidRPr="00BA29F4">
        <w:rPr>
          <w:i/>
          <w:iCs/>
          <w:lang w:val="es-ES"/>
          <w:rPrChange w:id="350" w:author="sandra cuadros" w:date="2025-06-21T18:18:00Z" w16du:dateUtc="2025-06-22T01:18:00Z">
            <w:rPr>
              <w:i/>
              <w:iCs/>
            </w:rPr>
          </w:rPrChange>
        </w:rPr>
        <w:t>Ornis</w:t>
      </w:r>
      <w:proofErr w:type="spellEnd"/>
      <w:r w:rsidRPr="00BA29F4">
        <w:rPr>
          <w:i/>
          <w:iCs/>
          <w:lang w:val="es-ES"/>
          <w:rPrChange w:id="351" w:author="sandra cuadros" w:date="2025-06-21T18:18:00Z" w16du:dateUtc="2025-06-22T01:18:00Z">
            <w:rPr>
              <w:i/>
              <w:iCs/>
            </w:rPr>
          </w:rPrChange>
        </w:rPr>
        <w:t xml:space="preserve"> </w:t>
      </w:r>
      <w:proofErr w:type="spellStart"/>
      <w:r w:rsidRPr="00BA29F4">
        <w:rPr>
          <w:i/>
          <w:iCs/>
          <w:lang w:val="es-ES"/>
          <w:rPrChange w:id="352" w:author="sandra cuadros" w:date="2025-06-21T18:18:00Z" w16du:dateUtc="2025-06-22T01:18:00Z">
            <w:rPr>
              <w:i/>
              <w:iCs/>
            </w:rPr>
          </w:rPrChange>
        </w:rPr>
        <w:t>Scandinavica</w:t>
      </w:r>
      <w:proofErr w:type="spellEnd"/>
      <w:r w:rsidRPr="00BA29F4">
        <w:rPr>
          <w:lang w:val="es-ES"/>
          <w:rPrChange w:id="353" w:author="sandra cuadros" w:date="2025-06-21T18:18:00Z" w16du:dateUtc="2025-06-22T01:18:00Z">
            <w:rPr/>
          </w:rPrChange>
        </w:rPr>
        <w:t xml:space="preserve">, </w:t>
      </w:r>
      <w:r w:rsidRPr="00BA29F4">
        <w:rPr>
          <w:i/>
          <w:iCs/>
          <w:lang w:val="es-ES"/>
          <w:rPrChange w:id="354" w:author="sandra cuadros" w:date="2025-06-21T18:18:00Z" w16du:dateUtc="2025-06-22T01:18:00Z">
            <w:rPr>
              <w:i/>
              <w:iCs/>
            </w:rPr>
          </w:rPrChange>
        </w:rPr>
        <w:t>19</w:t>
      </w:r>
      <w:r w:rsidRPr="00BA29F4">
        <w:rPr>
          <w:lang w:val="es-ES"/>
          <w:rPrChange w:id="355" w:author="sandra cuadros" w:date="2025-06-21T18:18:00Z" w16du:dateUtc="2025-06-22T01:18:00Z">
            <w:rPr/>
          </w:rPrChange>
        </w:rPr>
        <w:t>(3), 231. https://doi.org/10.2307/3676564</w:t>
      </w:r>
    </w:p>
    <w:p w14:paraId="07CDF7EA" w14:textId="77777777" w:rsidR="00A04226" w:rsidRDefault="00A04226" w:rsidP="00A04226">
      <w:pPr>
        <w:pStyle w:val="Bibliography"/>
      </w:pPr>
      <w:proofErr w:type="spellStart"/>
      <w:r w:rsidRPr="00BA29F4">
        <w:rPr>
          <w:lang w:val="es-ES"/>
          <w:rPrChange w:id="356" w:author="sandra cuadros" w:date="2025-06-21T18:18:00Z" w16du:dateUtc="2025-06-22T01:18:00Z">
            <w:rPr/>
          </w:rPrChange>
        </w:rPr>
        <w:t>Moleón</w:t>
      </w:r>
      <w:proofErr w:type="spellEnd"/>
      <w:r w:rsidRPr="00BA29F4">
        <w:rPr>
          <w:lang w:val="es-ES"/>
          <w:rPrChange w:id="357" w:author="sandra cuadros" w:date="2025-06-21T18:18:00Z" w16du:dateUtc="2025-06-22T01:18:00Z">
            <w:rPr/>
          </w:rPrChange>
        </w:rPr>
        <w:t xml:space="preserve">, M., Bautista, J., &amp; Madero, A. (2011). </w:t>
      </w:r>
      <w:r>
        <w:t xml:space="preserve">Communal Roosting in Young Bonelli’s Eagles (A </w:t>
      </w:r>
      <w:r>
        <w:rPr>
          <w:smallCaps/>
        </w:rPr>
        <w:t xml:space="preserve">quila </w:t>
      </w:r>
      <w:proofErr w:type="spellStart"/>
      <w:proofErr w:type="gramStart"/>
      <w:r>
        <w:rPr>
          <w:smallCaps/>
        </w:rPr>
        <w:t>fasciata</w:t>
      </w:r>
      <w:proofErr w:type="spellEnd"/>
      <w:r>
        <w:t xml:space="preserve"> )</w:t>
      </w:r>
      <w:proofErr w:type="gramEnd"/>
      <w:r>
        <w:t xml:space="preserve">. </w:t>
      </w:r>
      <w:r>
        <w:rPr>
          <w:i/>
          <w:iCs/>
        </w:rPr>
        <w:t>Journal of Raptor Research</w:t>
      </w:r>
      <w:r>
        <w:t xml:space="preserve">, </w:t>
      </w:r>
      <w:r>
        <w:rPr>
          <w:i/>
          <w:iCs/>
        </w:rPr>
        <w:t>45</w:t>
      </w:r>
      <w:r>
        <w:t>(4), 353–356. https://doi.org/10.3356/JRR-11-30.1</w:t>
      </w:r>
    </w:p>
    <w:p w14:paraId="03AC870E" w14:textId="77777777" w:rsidR="00A04226" w:rsidRDefault="00A04226" w:rsidP="00A04226">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0CC5DCA9" w14:textId="77777777" w:rsidR="00A04226" w:rsidRDefault="00A04226" w:rsidP="00A04226">
      <w:pPr>
        <w:pStyle w:val="Bibliography"/>
      </w:pPr>
      <w:r>
        <w:t>Moreno-</w:t>
      </w:r>
      <w:proofErr w:type="spellStart"/>
      <w:r>
        <w:t>Opo</w:t>
      </w:r>
      <w:proofErr w:type="spellEnd"/>
      <w:r>
        <w:t xml:space="preserve">, R., </w:t>
      </w:r>
      <w:proofErr w:type="spellStart"/>
      <w:r>
        <w:t>Trujillano</w:t>
      </w:r>
      <w:proofErr w:type="spellEnd"/>
      <w:r>
        <w:t xml:space="preserve">,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1DAEF831" w14:textId="77777777" w:rsidR="00A04226" w:rsidRDefault="00A04226" w:rsidP="00A04226">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5C743D80" w14:textId="77777777" w:rsidR="00A04226" w:rsidRDefault="00A04226" w:rsidP="00A04226">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72683F33" w14:textId="77777777" w:rsidR="00A04226" w:rsidRDefault="00A04226" w:rsidP="00A04226">
      <w:pPr>
        <w:pStyle w:val="Bibliography"/>
      </w:pPr>
      <w:r>
        <w:t xml:space="preserve">Németh, Z., &amp; Moore, F. R. (2014). </w:t>
      </w:r>
      <w:r w:rsidRPr="00BA29F4">
        <w:rPr>
          <w:lang w:val="fr-FR"/>
          <w:rPrChange w:id="358" w:author="sandra cuadros" w:date="2025-06-21T18:18:00Z" w16du:dateUtc="2025-06-22T01:18:00Z">
            <w:rPr/>
          </w:rPrChange>
        </w:rPr>
        <w:t xml:space="preserve">Information acquisition </w:t>
      </w:r>
      <w:proofErr w:type="spellStart"/>
      <w:r w:rsidRPr="00BA29F4">
        <w:rPr>
          <w:lang w:val="fr-FR"/>
          <w:rPrChange w:id="359" w:author="sandra cuadros" w:date="2025-06-21T18:18:00Z" w16du:dateUtc="2025-06-22T01:18:00Z">
            <w:rPr/>
          </w:rPrChange>
        </w:rPr>
        <w:t>during</w:t>
      </w:r>
      <w:proofErr w:type="spellEnd"/>
      <w:r w:rsidRPr="00BA29F4">
        <w:rPr>
          <w:lang w:val="fr-FR"/>
          <w:rPrChange w:id="360" w:author="sandra cuadros" w:date="2025-06-21T18:18:00Z" w16du:dateUtc="2025-06-22T01:18:00Z">
            <w:rPr/>
          </w:rPrChange>
        </w:rPr>
        <w:t xml:space="preserve"> </w:t>
      </w:r>
      <w:proofErr w:type="gramStart"/>
      <w:r w:rsidRPr="00BA29F4">
        <w:rPr>
          <w:lang w:val="fr-FR"/>
          <w:rPrChange w:id="361" w:author="sandra cuadros" w:date="2025-06-21T18:18:00Z" w16du:dateUtc="2025-06-22T01:18:00Z">
            <w:rPr/>
          </w:rPrChange>
        </w:rPr>
        <w:t>migration:</w:t>
      </w:r>
      <w:proofErr w:type="gramEnd"/>
      <w:r w:rsidRPr="00BA29F4">
        <w:rPr>
          <w:lang w:val="fr-FR"/>
          <w:rPrChange w:id="362" w:author="sandra cuadros" w:date="2025-06-21T18:18:00Z" w16du:dateUtc="2025-06-22T01:18:00Z">
            <w:rPr/>
          </w:rPrChange>
        </w:rPr>
        <w:t xml:space="preserve"> A social perspective. </w:t>
      </w:r>
      <w:r>
        <w:rPr>
          <w:i/>
          <w:iCs/>
        </w:rPr>
        <w:t>The Auk</w:t>
      </w:r>
      <w:r>
        <w:t xml:space="preserve">, </w:t>
      </w:r>
      <w:r>
        <w:rPr>
          <w:i/>
          <w:iCs/>
        </w:rPr>
        <w:t>131</w:t>
      </w:r>
      <w:r>
        <w:t>(2), 186–194. https://doi.org/10.1642/AUK-13-195.1</w:t>
      </w:r>
    </w:p>
    <w:p w14:paraId="244D705B" w14:textId="77777777" w:rsidR="00A04226" w:rsidRDefault="00A04226" w:rsidP="00A04226">
      <w:pPr>
        <w:pStyle w:val="Bibliography"/>
      </w:pPr>
      <w:r>
        <w:t xml:space="preserve">Novaes, W. G., &amp; Cintra, R. (2013). Factors influencing the selection of communal roost sites by the Black Vulture Coragyps atratus (Aves: Cathartidae) in an urban area in Central Amazon. </w:t>
      </w:r>
      <w:proofErr w:type="spellStart"/>
      <w:r>
        <w:rPr>
          <w:i/>
          <w:iCs/>
        </w:rPr>
        <w:t>Zoologia</w:t>
      </w:r>
      <w:proofErr w:type="spellEnd"/>
      <w:r>
        <w:rPr>
          <w:i/>
          <w:iCs/>
        </w:rPr>
        <w:t xml:space="preserve"> (Curitiba)</w:t>
      </w:r>
      <w:r>
        <w:t xml:space="preserve">, </w:t>
      </w:r>
      <w:r>
        <w:rPr>
          <w:i/>
          <w:iCs/>
        </w:rPr>
        <w:t>30</w:t>
      </w:r>
      <w:r>
        <w:t>(6), 607–614. https://doi.org/10.1590/S1984-46702013005000014</w:t>
      </w:r>
    </w:p>
    <w:p w14:paraId="49DC0B08" w14:textId="77777777" w:rsidR="00A04226" w:rsidRDefault="00A04226" w:rsidP="00A04226">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199FFFAF" w14:textId="77777777" w:rsidR="00A04226" w:rsidRDefault="00A04226" w:rsidP="00A04226">
      <w:pPr>
        <w:pStyle w:val="Bibliography"/>
      </w:pPr>
      <w:r>
        <w:lastRenderedPageBreak/>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2A20A4E2" w14:textId="77777777" w:rsidR="00A04226" w:rsidRDefault="00A04226" w:rsidP="00A04226">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41623071" w14:textId="77777777" w:rsidR="00A04226" w:rsidRDefault="00A04226" w:rsidP="00A04226">
      <w:pPr>
        <w:pStyle w:val="Bibliography"/>
      </w:pPr>
      <w:proofErr w:type="spellStart"/>
      <w:r>
        <w:t>Ostfeld</w:t>
      </w:r>
      <w:proofErr w:type="spellEnd"/>
      <w:r>
        <w:t xml:space="preserve">, R. S., &amp; </w:t>
      </w:r>
      <w:proofErr w:type="spellStart"/>
      <w:r>
        <w:t>Keesing</w:t>
      </w:r>
      <w:proofErr w:type="spellEnd"/>
      <w:r>
        <w:t xml:space="preserve">,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6EE93DAF" w14:textId="77777777" w:rsidR="00A04226" w:rsidRDefault="00A04226" w:rsidP="00A04226">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04F04C3A" w14:textId="77777777" w:rsidR="00A04226" w:rsidRDefault="00A04226" w:rsidP="00A04226">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11A9050B" w14:textId="77777777" w:rsidR="00A04226" w:rsidRDefault="00A04226" w:rsidP="00A04226">
      <w:pPr>
        <w:pStyle w:val="Bibliography"/>
      </w:pPr>
      <w:r>
        <w:t xml:space="preserve">Peters, R. H. (1983). </w:t>
      </w:r>
      <w:r>
        <w:rPr>
          <w:i/>
          <w:iCs/>
        </w:rPr>
        <w:t>The Ecological Implications of Body Size</w:t>
      </w:r>
      <w:r>
        <w:t xml:space="preserve"> (1st ed.). Cambridge University Press. https://doi.org/10.1017/CBO9780511608551</w:t>
      </w:r>
    </w:p>
    <w:p w14:paraId="1C3344C6" w14:textId="77777777" w:rsidR="00A04226" w:rsidRDefault="00A04226" w:rsidP="00A04226">
      <w:pPr>
        <w:pStyle w:val="Bibliography"/>
      </w:pPr>
      <w:proofErr w:type="spellStart"/>
      <w:r>
        <w:t>Poessel</w:t>
      </w:r>
      <w:proofErr w:type="spellEnd"/>
      <w:r>
        <w:t xml:space="preserve">,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75E2283C" w14:textId="77777777" w:rsidR="00A04226" w:rsidRDefault="00A04226" w:rsidP="00A04226">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002E6A81" w14:textId="77777777" w:rsidR="00A04226" w:rsidRDefault="00A04226" w:rsidP="00A04226">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0FB88F23" w14:textId="77777777" w:rsidR="00A04226" w:rsidRDefault="00A04226" w:rsidP="00A04226">
      <w:pPr>
        <w:pStyle w:val="Bibliography"/>
      </w:pPr>
      <w:r>
        <w:lastRenderedPageBreak/>
        <w:t xml:space="preserve">Revell, L. J. (2012). </w:t>
      </w:r>
      <w:proofErr w:type="spellStart"/>
      <w:r>
        <w:t>phytools</w:t>
      </w:r>
      <w:proofErr w:type="spellEnd"/>
      <w:r>
        <w:t xml:space="preserve">: An R package for phylogenetic comparative biology (and other things). </w:t>
      </w:r>
      <w:r>
        <w:rPr>
          <w:i/>
          <w:iCs/>
        </w:rPr>
        <w:t>Methods in Ecology and Evolution</w:t>
      </w:r>
      <w:r>
        <w:t xml:space="preserve">, </w:t>
      </w:r>
      <w:r>
        <w:rPr>
          <w:i/>
          <w:iCs/>
        </w:rPr>
        <w:t>3</w:t>
      </w:r>
      <w:r>
        <w:t>(2), 217–223. https://doi.org/10.1111/j.2041-210X.2011.00169.x</w:t>
      </w:r>
    </w:p>
    <w:p w14:paraId="3657F501" w14:textId="77777777" w:rsidR="00A04226" w:rsidRDefault="00A04226" w:rsidP="00A04226">
      <w:pPr>
        <w:pStyle w:val="Bibliography"/>
      </w:pPr>
      <w:r>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675EED8D" w14:textId="77777777" w:rsidR="00A04226" w:rsidRDefault="00A04226" w:rsidP="00A04226">
      <w:pPr>
        <w:pStyle w:val="Bibliography"/>
      </w:pPr>
      <w:r>
        <w:t xml:space="preserve">Rosa, S., Encarnação, A. L., </w:t>
      </w:r>
      <w:proofErr w:type="spellStart"/>
      <w:r>
        <w:t>Granadeiro</w:t>
      </w:r>
      <w:proofErr w:type="spellEnd"/>
      <w:r>
        <w:t xml:space="preserve">, J. P., &amp; </w:t>
      </w:r>
      <w:proofErr w:type="spellStart"/>
      <w:r>
        <w:t>Palmeirim</w:t>
      </w:r>
      <w:proofErr w:type="spellEnd"/>
      <w:r>
        <w:t xml:space="preserve">, J. M. (2006). High water roost selection by waders: Maximizing feeding opportunities or avoiding predation? </w:t>
      </w:r>
      <w:r>
        <w:rPr>
          <w:i/>
          <w:iCs/>
        </w:rPr>
        <w:t>Ibis</w:t>
      </w:r>
      <w:r>
        <w:t xml:space="preserve">, </w:t>
      </w:r>
      <w:r>
        <w:rPr>
          <w:i/>
          <w:iCs/>
        </w:rPr>
        <w:t>148</w:t>
      </w:r>
      <w:r>
        <w:t>(1), 88–97. https://doi.org/10.1111/j.1474-919X.2006.00497.x</w:t>
      </w:r>
    </w:p>
    <w:p w14:paraId="3FCC237F" w14:textId="77777777" w:rsidR="00A04226" w:rsidRDefault="00A04226" w:rsidP="00A04226">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157AA0D9" w14:textId="77777777" w:rsidR="00A04226" w:rsidRDefault="00A04226" w:rsidP="00A04226">
      <w:pPr>
        <w:pStyle w:val="Bibliography"/>
      </w:pPr>
      <w:r>
        <w:t xml:space="preserve">Santangeli, A., </w:t>
      </w:r>
      <w:proofErr w:type="spellStart"/>
      <w:r>
        <w:t>Arkumarev</w:t>
      </w:r>
      <w:proofErr w:type="spellEnd"/>
      <w:r>
        <w:t xml:space="preserve">, V., Rust, N., &amp; </w:t>
      </w:r>
      <w:proofErr w:type="spellStart"/>
      <w:r>
        <w:t>Girardello</w:t>
      </w:r>
      <w:proofErr w:type="spellEnd"/>
      <w:r>
        <w:t xml:space="preserve">,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1C7952EA" w14:textId="77777777" w:rsidR="00A04226" w:rsidRDefault="00A04226" w:rsidP="00A04226">
      <w:pPr>
        <w:pStyle w:val="Bibliography"/>
      </w:pPr>
      <w:r>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756EA9AE" w14:textId="77777777" w:rsidR="00A04226" w:rsidRDefault="00A04226" w:rsidP="00A04226">
      <w:pPr>
        <w:pStyle w:val="Bibliography"/>
      </w:pPr>
      <w:proofErr w:type="spellStart"/>
      <w:r w:rsidRPr="00BA29F4">
        <w:rPr>
          <w:lang w:val="fr-FR"/>
          <w:rPrChange w:id="363" w:author="sandra cuadros" w:date="2025-06-21T18:18:00Z" w16du:dateUtc="2025-06-22T01:18:00Z">
            <w:rPr/>
          </w:rPrChange>
        </w:rPr>
        <w:t>Savolainen</w:t>
      </w:r>
      <w:proofErr w:type="spellEnd"/>
      <w:r w:rsidRPr="00BA29F4">
        <w:rPr>
          <w:lang w:val="fr-FR"/>
          <w:rPrChange w:id="364" w:author="sandra cuadros" w:date="2025-06-21T18:18:00Z" w16du:dateUtc="2025-06-22T01:18:00Z">
            <w:rPr/>
          </w:rPrChange>
        </w:rPr>
        <w:t xml:space="preserve">, R., </w:t>
      </w:r>
      <w:proofErr w:type="spellStart"/>
      <w:r w:rsidRPr="00BA29F4">
        <w:rPr>
          <w:lang w:val="fr-FR"/>
          <w:rPrChange w:id="365" w:author="sandra cuadros" w:date="2025-06-21T18:18:00Z" w16du:dateUtc="2025-06-22T01:18:00Z">
            <w:rPr/>
          </w:rPrChange>
        </w:rPr>
        <w:t>Vepsäläinen</w:t>
      </w:r>
      <w:proofErr w:type="spellEnd"/>
      <w:r w:rsidRPr="00BA29F4">
        <w:rPr>
          <w:lang w:val="fr-FR"/>
          <w:rPrChange w:id="366" w:author="sandra cuadros" w:date="2025-06-21T18:18:00Z" w16du:dateUtc="2025-06-22T01:18:00Z">
            <w:rPr/>
          </w:rPrChange>
        </w:rPr>
        <w:t xml:space="preserve">, K., &amp; </w:t>
      </w:r>
      <w:proofErr w:type="spellStart"/>
      <w:r w:rsidRPr="00BA29F4">
        <w:rPr>
          <w:lang w:val="fr-FR"/>
          <w:rPrChange w:id="367" w:author="sandra cuadros" w:date="2025-06-21T18:18:00Z" w16du:dateUtc="2025-06-22T01:18:00Z">
            <w:rPr/>
          </w:rPrChange>
        </w:rPr>
        <w:t>Vepsalainen</w:t>
      </w:r>
      <w:proofErr w:type="spellEnd"/>
      <w:r w:rsidRPr="00BA29F4">
        <w:rPr>
          <w:lang w:val="fr-FR"/>
          <w:rPrChange w:id="368" w:author="sandra cuadros" w:date="2025-06-21T18:18:00Z" w16du:dateUtc="2025-06-22T01:18:00Z">
            <w:rPr/>
          </w:rPrChange>
        </w:rPr>
        <w:t xml:space="preserve">,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31706DC6" w14:textId="77777777" w:rsidR="00A04226" w:rsidRDefault="00A04226" w:rsidP="00A04226">
      <w:pPr>
        <w:pStyle w:val="Bibliography"/>
      </w:pPr>
      <w:r>
        <w:t xml:space="preserve">Scacco, M., Flack, A., Duriez, O., </w:t>
      </w:r>
      <w:proofErr w:type="spellStart"/>
      <w:r>
        <w:t>Wikelski</w:t>
      </w:r>
      <w:proofErr w:type="spellEnd"/>
      <w:r>
        <w:t xml:space="preserve">,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41301E9E" w14:textId="77777777" w:rsidR="00A04226" w:rsidRDefault="00A04226" w:rsidP="00A04226">
      <w:pPr>
        <w:pStyle w:val="Bibliography"/>
      </w:pPr>
      <w:r>
        <w:lastRenderedPageBreak/>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E137D7F" w14:textId="77777777" w:rsidR="00A04226" w:rsidRDefault="00A04226" w:rsidP="00A04226">
      <w:pPr>
        <w:pStyle w:val="Bibliography"/>
      </w:pPr>
      <w:r>
        <w:t xml:space="preserve">Seixas, G. H. F., &amp; Mourão, G. (2018). Communal roosts of the Blue-fronted Amazons (Amazona </w:t>
      </w:r>
      <w:proofErr w:type="spellStart"/>
      <w:r>
        <w:t>aestiva</w:t>
      </w:r>
      <w:proofErr w:type="spellEnd"/>
      <w:r>
        <w:t xml:space="preserve">) in a large tropical wetland: Are they of different types? </w:t>
      </w:r>
      <w:r>
        <w:rPr>
          <w:i/>
          <w:iCs/>
        </w:rPr>
        <w:t>PLOS ONE</w:t>
      </w:r>
      <w:r>
        <w:t xml:space="preserve">, </w:t>
      </w:r>
      <w:r>
        <w:rPr>
          <w:i/>
          <w:iCs/>
        </w:rPr>
        <w:t>13</w:t>
      </w:r>
      <w:r>
        <w:t>(10), e0204824. https://doi.org/10.1371/journal.pone.0204824</w:t>
      </w:r>
    </w:p>
    <w:p w14:paraId="7CC252C4" w14:textId="77777777" w:rsidR="00A04226" w:rsidRDefault="00A04226" w:rsidP="00A04226">
      <w:pPr>
        <w:pStyle w:val="Bibliography"/>
      </w:pPr>
      <w:r>
        <w:t xml:space="preserve">Sheard, C., Neate-Clegg, M. H. C., Alioravainen, N., Jones, S. E. I., Vincent, C., MacGregor, H. E. A., Bregman, T. P., </w:t>
      </w:r>
      <w:proofErr w:type="spellStart"/>
      <w:r>
        <w:t>Claramunt</w:t>
      </w:r>
      <w:proofErr w:type="spellEnd"/>
      <w:r>
        <w:t xml:space="preserve">,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45EE1D1E" w14:textId="77777777" w:rsidR="00A04226" w:rsidRDefault="00A04226" w:rsidP="00A04226">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gatherings to roost sites. </w:t>
      </w:r>
      <w:r>
        <w:rPr>
          <w:i/>
          <w:iCs/>
        </w:rPr>
        <w:t>Behavioral Ecology and Sociobiology</w:t>
      </w:r>
      <w:r>
        <w:t xml:space="preserve">, </w:t>
      </w:r>
      <w:r>
        <w:rPr>
          <w:i/>
          <w:iCs/>
        </w:rPr>
        <w:t>51</w:t>
      </w:r>
      <w:r>
        <w:t>(4), 309–318. https://doi.org/10.1007/s00265-001-0440-4</w:t>
      </w:r>
    </w:p>
    <w:p w14:paraId="5ADFE1BC" w14:textId="77777777" w:rsidR="00A04226" w:rsidRDefault="00A04226" w:rsidP="00A04226">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59E3E155" w14:textId="77777777" w:rsidR="00A04226" w:rsidRDefault="00A04226" w:rsidP="00A04226">
      <w:pPr>
        <w:pStyle w:val="Bibliography"/>
      </w:pPr>
      <w:proofErr w:type="spellStart"/>
      <w:r>
        <w:t>Thiebault</w:t>
      </w:r>
      <w:proofErr w:type="spellEnd"/>
      <w:r>
        <w:t xml:space="preserve">,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16485345" w14:textId="77777777" w:rsidR="00A04226" w:rsidRDefault="00A04226" w:rsidP="00A04226">
      <w:pPr>
        <w:pStyle w:val="Bibliography"/>
      </w:pPr>
      <w:proofErr w:type="spellStart"/>
      <w:r>
        <w:t>Thiebault</w:t>
      </w:r>
      <w:proofErr w:type="spellEnd"/>
      <w:r>
        <w:t xml:space="preserve">,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6FAF4C4A" w14:textId="77777777" w:rsidR="00A04226" w:rsidRPr="00BA29F4" w:rsidRDefault="00A04226" w:rsidP="00A04226">
      <w:pPr>
        <w:pStyle w:val="Bibliography"/>
        <w:rPr>
          <w:lang w:val="es-ES"/>
          <w:rPrChange w:id="369" w:author="sandra cuadros" w:date="2025-06-21T18:18:00Z" w16du:dateUtc="2025-06-22T01:18:00Z">
            <w:rPr/>
          </w:rPrChange>
        </w:rPr>
      </w:pPr>
      <w:r>
        <w:lastRenderedPageBreak/>
        <w:t xml:space="preserve">Twining, C. W., Brenna, J. T., Lawrence, P., Winkler, D. W., Flecker, A. S., &amp; Hairston, N. G. (2019). Aquatic and terrestrial resources are not nutritionally reciprocal for consumers. </w:t>
      </w:r>
      <w:proofErr w:type="spellStart"/>
      <w:r w:rsidRPr="00BA29F4">
        <w:rPr>
          <w:i/>
          <w:iCs/>
          <w:lang w:val="es-ES"/>
          <w:rPrChange w:id="370" w:author="sandra cuadros" w:date="2025-06-21T18:18:00Z" w16du:dateUtc="2025-06-22T01:18:00Z">
            <w:rPr>
              <w:i/>
              <w:iCs/>
            </w:rPr>
          </w:rPrChange>
        </w:rPr>
        <w:t>Functional</w:t>
      </w:r>
      <w:proofErr w:type="spellEnd"/>
      <w:r w:rsidRPr="00BA29F4">
        <w:rPr>
          <w:i/>
          <w:iCs/>
          <w:lang w:val="es-ES"/>
          <w:rPrChange w:id="371" w:author="sandra cuadros" w:date="2025-06-21T18:18:00Z" w16du:dateUtc="2025-06-22T01:18:00Z">
            <w:rPr>
              <w:i/>
              <w:iCs/>
            </w:rPr>
          </w:rPrChange>
        </w:rPr>
        <w:t xml:space="preserve"> </w:t>
      </w:r>
      <w:proofErr w:type="spellStart"/>
      <w:r w:rsidRPr="00BA29F4">
        <w:rPr>
          <w:i/>
          <w:iCs/>
          <w:lang w:val="es-ES"/>
          <w:rPrChange w:id="372" w:author="sandra cuadros" w:date="2025-06-21T18:18:00Z" w16du:dateUtc="2025-06-22T01:18:00Z">
            <w:rPr>
              <w:i/>
              <w:iCs/>
            </w:rPr>
          </w:rPrChange>
        </w:rPr>
        <w:t>Ecology</w:t>
      </w:r>
      <w:proofErr w:type="spellEnd"/>
      <w:r w:rsidRPr="00BA29F4">
        <w:rPr>
          <w:lang w:val="es-ES"/>
          <w:rPrChange w:id="373" w:author="sandra cuadros" w:date="2025-06-21T18:18:00Z" w16du:dateUtc="2025-06-22T01:18:00Z">
            <w:rPr/>
          </w:rPrChange>
        </w:rPr>
        <w:t xml:space="preserve">, </w:t>
      </w:r>
      <w:r w:rsidRPr="00BA29F4">
        <w:rPr>
          <w:i/>
          <w:iCs/>
          <w:lang w:val="es-ES"/>
          <w:rPrChange w:id="374" w:author="sandra cuadros" w:date="2025-06-21T18:18:00Z" w16du:dateUtc="2025-06-22T01:18:00Z">
            <w:rPr>
              <w:i/>
              <w:iCs/>
            </w:rPr>
          </w:rPrChange>
        </w:rPr>
        <w:t>33</w:t>
      </w:r>
      <w:r w:rsidRPr="00BA29F4">
        <w:rPr>
          <w:lang w:val="es-ES"/>
          <w:rPrChange w:id="375" w:author="sandra cuadros" w:date="2025-06-21T18:18:00Z" w16du:dateUtc="2025-06-22T01:18:00Z">
            <w:rPr/>
          </w:rPrChange>
        </w:rPr>
        <w:t>(10), 2042–2052. https://doi.org/10.1111/1365-2435.13401</w:t>
      </w:r>
    </w:p>
    <w:p w14:paraId="330EA500" w14:textId="77777777" w:rsidR="00A04226" w:rsidRDefault="00A04226" w:rsidP="00A04226">
      <w:pPr>
        <w:pStyle w:val="Bibliography"/>
      </w:pPr>
      <w:r w:rsidRPr="00BA29F4">
        <w:rPr>
          <w:lang w:val="es-ES"/>
          <w:rPrChange w:id="376" w:author="sandra cuadros" w:date="2025-06-21T18:18:00Z" w16du:dateUtc="2025-06-22T01:18:00Z">
            <w:rPr/>
          </w:rPrChange>
        </w:rPr>
        <w:t xml:space="preserve">Van </w:t>
      </w:r>
      <w:proofErr w:type="spellStart"/>
      <w:r w:rsidRPr="00BA29F4">
        <w:rPr>
          <w:lang w:val="es-ES"/>
          <w:rPrChange w:id="377" w:author="sandra cuadros" w:date="2025-06-21T18:18:00Z" w16du:dateUtc="2025-06-22T01:18:00Z">
            <w:rPr/>
          </w:rPrChange>
        </w:rPr>
        <w:t>Overveld</w:t>
      </w:r>
      <w:proofErr w:type="spellEnd"/>
      <w:r w:rsidRPr="00BA29F4">
        <w:rPr>
          <w:lang w:val="es-ES"/>
          <w:rPrChange w:id="378" w:author="sandra cuadros" w:date="2025-06-21T18:18:00Z" w16du:dateUtc="2025-06-22T01:18:00Z">
            <w:rPr/>
          </w:rPrChange>
        </w:rPr>
        <w:t xml:space="preserve">, T., Blanco, G., </w:t>
      </w:r>
      <w:proofErr w:type="spellStart"/>
      <w:r w:rsidRPr="00BA29F4">
        <w:rPr>
          <w:lang w:val="es-ES"/>
          <w:rPrChange w:id="379" w:author="sandra cuadros" w:date="2025-06-21T18:18:00Z" w16du:dateUtc="2025-06-22T01:18:00Z">
            <w:rPr/>
          </w:rPrChange>
        </w:rPr>
        <w:t>Moleón</w:t>
      </w:r>
      <w:proofErr w:type="spellEnd"/>
      <w:r w:rsidRPr="00BA29F4">
        <w:rPr>
          <w:lang w:val="es-ES"/>
          <w:rPrChange w:id="380" w:author="sandra cuadros" w:date="2025-06-21T18:18:00Z" w16du:dateUtc="2025-06-22T01:18:00Z">
            <w:rPr/>
          </w:rPrChange>
        </w:rPr>
        <w:t xml:space="preserve">, M., Margalida, A., Sánchez-Zapata, J. A., De La Riva, M., &amp; </w:t>
      </w:r>
      <w:proofErr w:type="spellStart"/>
      <w:r w:rsidRPr="00BA29F4">
        <w:rPr>
          <w:lang w:val="es-ES"/>
          <w:rPrChange w:id="381" w:author="sandra cuadros" w:date="2025-06-21T18:18:00Z" w16du:dateUtc="2025-06-22T01:18:00Z">
            <w:rPr/>
          </w:rPrChange>
        </w:rPr>
        <w:t>Donázar</w:t>
      </w:r>
      <w:proofErr w:type="spellEnd"/>
      <w:r w:rsidRPr="00BA29F4">
        <w:rPr>
          <w:lang w:val="es-ES"/>
          <w:rPrChange w:id="382" w:author="sandra cuadros" w:date="2025-06-21T18:18:00Z" w16du:dateUtc="2025-06-22T01:18:00Z">
            <w:rPr/>
          </w:rPrChange>
        </w:rPr>
        <w:t xml:space="preserve">, J. A. (2020). </w:t>
      </w:r>
      <w:r>
        <w:t xml:space="preserve">Integrating vulture social behavior into conservation practice. </w:t>
      </w:r>
      <w:r>
        <w:rPr>
          <w:i/>
          <w:iCs/>
        </w:rPr>
        <w:t>The Condor</w:t>
      </w:r>
      <w:r>
        <w:t xml:space="preserve">, </w:t>
      </w:r>
      <w:r>
        <w:rPr>
          <w:i/>
          <w:iCs/>
        </w:rPr>
        <w:t>122</w:t>
      </w:r>
      <w:r>
        <w:t>(4), duaa035. https://doi.org/10.1093/condor/duaa035</w:t>
      </w:r>
    </w:p>
    <w:p w14:paraId="53DCBD0D" w14:textId="77777777" w:rsidR="00A04226" w:rsidRDefault="00A04226" w:rsidP="00A04226">
      <w:pPr>
        <w:pStyle w:val="Bibliography"/>
      </w:pPr>
      <w:r w:rsidRPr="00BA29F4">
        <w:rPr>
          <w:lang w:val="es-ES"/>
          <w:rPrChange w:id="383" w:author="sandra cuadros" w:date="2025-06-21T18:18:00Z" w16du:dateUtc="2025-06-22T01:18:00Z">
            <w:rPr/>
          </w:rPrChange>
        </w:rPr>
        <w:t xml:space="preserve">Van </w:t>
      </w:r>
      <w:proofErr w:type="spellStart"/>
      <w:r w:rsidRPr="00BA29F4">
        <w:rPr>
          <w:lang w:val="es-ES"/>
          <w:rPrChange w:id="384" w:author="sandra cuadros" w:date="2025-06-21T18:18:00Z" w16du:dateUtc="2025-06-22T01:18:00Z">
            <w:rPr/>
          </w:rPrChange>
        </w:rPr>
        <w:t>Overveld</w:t>
      </w:r>
      <w:proofErr w:type="spellEnd"/>
      <w:r w:rsidRPr="00BA29F4">
        <w:rPr>
          <w:lang w:val="es-ES"/>
          <w:rPrChange w:id="385" w:author="sandra cuadros" w:date="2025-06-21T18:18:00Z" w16du:dateUtc="2025-06-22T01:18:00Z">
            <w:rPr/>
          </w:rPrChange>
        </w:rPr>
        <w:t xml:space="preserve">, T., Gangoso, L., García-Alfonso, M., </w:t>
      </w:r>
      <w:proofErr w:type="spellStart"/>
      <w:r w:rsidRPr="00BA29F4">
        <w:rPr>
          <w:lang w:val="es-ES"/>
          <w:rPrChange w:id="386" w:author="sandra cuadros" w:date="2025-06-21T18:18:00Z" w16du:dateUtc="2025-06-22T01:18:00Z">
            <w:rPr/>
          </w:rPrChange>
        </w:rPr>
        <w:t>Bouten</w:t>
      </w:r>
      <w:proofErr w:type="spellEnd"/>
      <w:r w:rsidRPr="00BA29F4">
        <w:rPr>
          <w:lang w:val="es-ES"/>
          <w:rPrChange w:id="387" w:author="sandra cuadros" w:date="2025-06-21T18:18:00Z" w16du:dateUtc="2025-06-22T01:18:00Z">
            <w:rPr/>
          </w:rPrChange>
        </w:rPr>
        <w:t xml:space="preserve">, W., De La Riva, M., &amp; </w:t>
      </w:r>
      <w:proofErr w:type="spellStart"/>
      <w:r w:rsidRPr="00BA29F4">
        <w:rPr>
          <w:lang w:val="es-ES"/>
          <w:rPrChange w:id="388" w:author="sandra cuadros" w:date="2025-06-21T18:18:00Z" w16du:dateUtc="2025-06-22T01:18:00Z">
            <w:rPr/>
          </w:rPrChange>
        </w:rPr>
        <w:t>Donázar</w:t>
      </w:r>
      <w:proofErr w:type="spellEnd"/>
      <w:r w:rsidRPr="00BA29F4">
        <w:rPr>
          <w:lang w:val="es-ES"/>
          <w:rPrChange w:id="389" w:author="sandra cuadros" w:date="2025-06-21T18:18:00Z" w16du:dateUtc="2025-06-22T01:18:00Z">
            <w:rPr/>
          </w:rPrChange>
        </w:rPr>
        <w:t xml:space="preserve">,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564D8392" w14:textId="77777777" w:rsidR="00A04226" w:rsidRDefault="00A04226" w:rsidP="00A04226">
      <w:pPr>
        <w:pStyle w:val="Bibliography"/>
      </w:pPr>
      <w:r>
        <w:t xml:space="preserve">Van Overveld, T., Sol, D., Blanco, G., Margalida, A., De La Riva, M., &amp; </w:t>
      </w:r>
      <w:proofErr w:type="spellStart"/>
      <w:r>
        <w:t>Donázar</w:t>
      </w:r>
      <w:proofErr w:type="spellEnd"/>
      <w:r>
        <w:t xml:space="preserve">, J. A. (2022). Vultures as an overlooked model in cognitive ecology. </w:t>
      </w:r>
      <w:r>
        <w:rPr>
          <w:i/>
          <w:iCs/>
        </w:rPr>
        <w:t>Animal Cognition</w:t>
      </w:r>
      <w:r>
        <w:t xml:space="preserve">, </w:t>
      </w:r>
      <w:r>
        <w:rPr>
          <w:i/>
          <w:iCs/>
        </w:rPr>
        <w:t>25</w:t>
      </w:r>
      <w:r>
        <w:t>(3), 495–507. https://doi.org/10.1007/s10071-021-01585-2</w:t>
      </w:r>
    </w:p>
    <w:p w14:paraId="76BD6ECC" w14:textId="77777777" w:rsidR="00A04226" w:rsidRDefault="00A04226" w:rsidP="00A04226">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5C50847D" w14:textId="77777777" w:rsidR="00A04226" w:rsidRDefault="00A04226" w:rsidP="00A04226">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17F79D55" w14:textId="77777777" w:rsidR="00A04226" w:rsidRDefault="00A04226" w:rsidP="00A04226">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115B8B44" w14:textId="77777777" w:rsidR="00A04226" w:rsidRDefault="00A04226" w:rsidP="00A04226">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7FFA6AD1" w14:textId="77777777" w:rsidR="00A04226" w:rsidRPr="00BA29F4" w:rsidRDefault="00A04226" w:rsidP="00A04226">
      <w:pPr>
        <w:pStyle w:val="Bibliography"/>
        <w:rPr>
          <w:lang w:val="es-ES"/>
          <w:rPrChange w:id="390" w:author="sandra cuadros" w:date="2025-06-21T18:18:00Z" w16du:dateUtc="2025-06-22T01:18:00Z">
            <w:rPr/>
          </w:rPrChange>
        </w:rPr>
      </w:pPr>
      <w:r>
        <w:lastRenderedPageBreak/>
        <w:t xml:space="preserve">Weimerskirch, H., Bertrand, S., Silva, J., Marques, J. C., &amp; Goya, E. (2010). Use of Social Information in Seabirds: Compass Rafts Indicate the Heading of Food Patches. </w:t>
      </w:r>
      <w:proofErr w:type="spellStart"/>
      <w:r w:rsidRPr="00BA29F4">
        <w:rPr>
          <w:i/>
          <w:iCs/>
          <w:lang w:val="es-ES"/>
          <w:rPrChange w:id="391" w:author="sandra cuadros" w:date="2025-06-21T18:18:00Z" w16du:dateUtc="2025-06-22T01:18:00Z">
            <w:rPr>
              <w:i/>
              <w:iCs/>
            </w:rPr>
          </w:rPrChange>
        </w:rPr>
        <w:t>PLoS</w:t>
      </w:r>
      <w:proofErr w:type="spellEnd"/>
      <w:r w:rsidRPr="00BA29F4">
        <w:rPr>
          <w:i/>
          <w:iCs/>
          <w:lang w:val="es-ES"/>
          <w:rPrChange w:id="392" w:author="sandra cuadros" w:date="2025-06-21T18:18:00Z" w16du:dateUtc="2025-06-22T01:18:00Z">
            <w:rPr>
              <w:i/>
              <w:iCs/>
            </w:rPr>
          </w:rPrChange>
        </w:rPr>
        <w:t xml:space="preserve"> ONE</w:t>
      </w:r>
      <w:r w:rsidRPr="00BA29F4">
        <w:rPr>
          <w:lang w:val="es-ES"/>
          <w:rPrChange w:id="393" w:author="sandra cuadros" w:date="2025-06-21T18:18:00Z" w16du:dateUtc="2025-06-22T01:18:00Z">
            <w:rPr/>
          </w:rPrChange>
        </w:rPr>
        <w:t xml:space="preserve">, </w:t>
      </w:r>
      <w:r w:rsidRPr="00BA29F4">
        <w:rPr>
          <w:i/>
          <w:iCs/>
          <w:lang w:val="es-ES"/>
          <w:rPrChange w:id="394" w:author="sandra cuadros" w:date="2025-06-21T18:18:00Z" w16du:dateUtc="2025-06-22T01:18:00Z">
            <w:rPr>
              <w:i/>
              <w:iCs/>
            </w:rPr>
          </w:rPrChange>
        </w:rPr>
        <w:t>5</w:t>
      </w:r>
      <w:r w:rsidRPr="00BA29F4">
        <w:rPr>
          <w:lang w:val="es-ES"/>
          <w:rPrChange w:id="395" w:author="sandra cuadros" w:date="2025-06-21T18:18:00Z" w16du:dateUtc="2025-06-22T01:18:00Z">
            <w:rPr/>
          </w:rPrChange>
        </w:rPr>
        <w:t>(3), e9928. https://doi.org/10.1371/journal.pone.0009928</w:t>
      </w:r>
    </w:p>
    <w:p w14:paraId="44E0E031" w14:textId="77777777" w:rsidR="00A04226" w:rsidRDefault="00A04226" w:rsidP="00A04226">
      <w:pPr>
        <w:pStyle w:val="Bibliography"/>
      </w:pPr>
      <w:r w:rsidRPr="00BA29F4">
        <w:rPr>
          <w:lang w:val="es-ES"/>
          <w:rPrChange w:id="396" w:author="sandra cuadros" w:date="2025-06-21T18:18:00Z" w16du:dateUtc="2025-06-22T01:18:00Z">
            <w:rPr/>
          </w:rPrChange>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020592D8" w14:textId="77777777" w:rsidR="00A04226" w:rsidRDefault="00A04226" w:rsidP="00A04226">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2ADF102F" w14:textId="77777777" w:rsidR="00A04226" w:rsidRDefault="00A04226" w:rsidP="00A04226">
      <w:pPr>
        <w:pStyle w:val="Bibliography"/>
      </w:pPr>
      <w:r>
        <w:t xml:space="preserve">Williams, H. J., Shepard, E. L. C., Holton, M. D., Alarcón, P. A. E., Wilson, R. P., &amp; </w:t>
      </w:r>
      <w:proofErr w:type="spellStart"/>
      <w:r>
        <w:t>Lambertucci</w:t>
      </w:r>
      <w:proofErr w:type="spellEnd"/>
      <w:r>
        <w:t xml:space="preserve">,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4A7C98E4" w14:textId="77777777" w:rsidR="00A04226" w:rsidRDefault="00A04226" w:rsidP="00A04226">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29024E0D" w14:textId="77777777" w:rsidR="00A04226" w:rsidRDefault="00A04226" w:rsidP="00A04226">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58791FCA" w14:textId="77777777" w:rsidR="00A04226" w:rsidRDefault="00A04226" w:rsidP="00A04226">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39C564C5" w14:textId="77777777" w:rsidR="00A04226" w:rsidRDefault="00A04226" w:rsidP="00A04226">
      <w:pPr>
        <w:pStyle w:val="Bibliography"/>
      </w:pPr>
      <w:r>
        <w:t xml:space="preserve">Youcefi, A., </w:t>
      </w:r>
      <w:proofErr w:type="spellStart"/>
      <w:r>
        <w:t>Baaloudj</w:t>
      </w:r>
      <w:proofErr w:type="spellEnd"/>
      <w:r>
        <w:t xml:space="preserve">, A., </w:t>
      </w:r>
      <w:proofErr w:type="spellStart"/>
      <w:r>
        <w:t>Zebsa</w:t>
      </w:r>
      <w:proofErr w:type="spellEnd"/>
      <w:r>
        <w:t xml:space="preserve">, R., Mahdjoub, H., </w:t>
      </w:r>
      <w:proofErr w:type="spellStart"/>
      <w:r>
        <w:t>Bensakhri</w:t>
      </w:r>
      <w:proofErr w:type="spellEnd"/>
      <w:r>
        <w:t xml:space="preserve">, Z., </w:t>
      </w:r>
      <w:proofErr w:type="spellStart"/>
      <w:r>
        <w:t>Bensouilah</w:t>
      </w:r>
      <w:proofErr w:type="spellEnd"/>
      <w:r>
        <w:t xml:space="preserve">, S., Amari, H., Si Bachir, A., &amp; Khelifa, R. (2019). Weather conditions affect the collective roosting behaviour of the Cattle Egret </w:t>
      </w:r>
      <w:proofErr w:type="spellStart"/>
      <w:r>
        <w:rPr>
          <w:i/>
          <w:iCs/>
        </w:rPr>
        <w:t>Bubulcus</w:t>
      </w:r>
      <w:proofErr w:type="spellEnd"/>
      <w:r>
        <w:rPr>
          <w:i/>
          <w:iCs/>
        </w:rPr>
        <w:t xml:space="preserve"> ibis</w:t>
      </w:r>
      <w:r>
        <w:t xml:space="preserve">. </w:t>
      </w:r>
      <w:r>
        <w:rPr>
          <w:i/>
          <w:iCs/>
        </w:rPr>
        <w:t>Bird Study</w:t>
      </w:r>
      <w:r>
        <w:t xml:space="preserve">, </w:t>
      </w:r>
      <w:r>
        <w:rPr>
          <w:i/>
          <w:iCs/>
        </w:rPr>
        <w:t>66</w:t>
      </w:r>
      <w:r>
        <w:t>(3), 413–419. https://doi.org/10.1080/00063657.2019.1694487</w:t>
      </w:r>
    </w:p>
    <w:p w14:paraId="70E9E71C" w14:textId="7633D0E8"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fldChar w:fldCharType="end"/>
      </w:r>
    </w:p>
    <w:p w14:paraId="43BD8AA4"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SUPPLEMENTARY MATERIAL</w:t>
      </w:r>
    </w:p>
    <w:p w14:paraId="63E02FE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 TABLE WITH ALL THE REFERENCES USED FOR BRAIN SIZE</w:t>
      </w:r>
    </w:p>
    <w:p w14:paraId="2A9B3B71" w14:textId="3E26AC11"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Chaplin, S. B.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424-430.</w:t>
      </w:r>
    </w:p>
    <w:p w14:paraId="2044153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MacMillen, R. E., </w:t>
      </w:r>
      <w:proofErr w:type="spellStart"/>
      <w:r w:rsidRPr="00AD0CC1">
        <w:rPr>
          <w:rFonts w:ascii="Times New Roman" w:hAnsi="Times New Roman" w:cs="Times New Roman"/>
          <w:sz w:val="24"/>
          <w:szCs w:val="24"/>
        </w:rPr>
        <w:t>Whittow</w:t>
      </w:r>
      <w:proofErr w:type="spellEnd"/>
      <w:r w:rsidRPr="00AD0CC1">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(1990). Brain size in birds: 4. Passeriformes.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54, 27-37.</w:t>
      </w:r>
    </w:p>
    <w:p w14:paraId="656AD66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(2003). Brain size and </w:t>
      </w:r>
      <w:proofErr w:type="spellStart"/>
      <w:r w:rsidRPr="00AD0CC1">
        <w:rPr>
          <w:rFonts w:ascii="Times New Roman" w:hAnsi="Times New Roman" w:cs="Times New Roman"/>
          <w:sz w:val="24"/>
          <w:szCs w:val="24"/>
        </w:rPr>
        <w:t>forearmen</w:t>
      </w:r>
      <w:proofErr w:type="spellEnd"/>
      <w:r w:rsidRPr="00AD0CC1">
        <w:rPr>
          <w:rFonts w:ascii="Times New Roman" w:hAnsi="Times New Roman" w:cs="Times New Roman"/>
          <w:sz w:val="24"/>
          <w:szCs w:val="24"/>
        </w:rPr>
        <w:t xml:space="preserve"> magnum area in crows and allies (Aves: Corvidae).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67(1-4), 203-211.</w:t>
      </w:r>
    </w:p>
    <w:p w14:paraId="5327343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Susan B. Chaplin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Volume 99, Issue 3, July 1982, Pages 424–430, </w:t>
      </w:r>
      <w:hyperlink r:id="rId23" w:history="1">
        <w:r w:rsidRPr="00AD0CC1">
          <w:rPr>
            <w:rFonts w:ascii="Times New Roman" w:hAnsi="Times New Roman" w:cs="Times New Roman"/>
            <w:sz w:val="24"/>
            <w:szCs w:val="24"/>
          </w:rPr>
          <w:t>https://doi.org/10.1093/auk/99.3.424</w:t>
        </w:r>
      </w:hyperlink>
    </w:p>
    <w:p w14:paraId="354D035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Coleman JS and Fraser JD (1986). Predation on black and turkey vultures. Wilson Bull 98:600–601</w:t>
      </w:r>
    </w:p>
    <w:p w14:paraId="66868D01" w14:textId="77777777" w:rsidR="00F7140F" w:rsidRPr="00AD0CC1" w:rsidRDefault="00F7140F" w:rsidP="00D70E63">
      <w:pPr>
        <w:spacing w:line="360" w:lineRule="auto"/>
        <w:jc w:val="both"/>
        <w:rPr>
          <w:rFonts w:ascii="Times New Roman" w:hAnsi="Times New Roman" w:cs="Times New Roman"/>
          <w:sz w:val="24"/>
          <w:szCs w:val="24"/>
        </w:rPr>
      </w:pPr>
    </w:p>
    <w:p w14:paraId="52DC3C20" w14:textId="77777777"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Wrangham, R.W., &amp; Rubenstein, D.I. (2014). </w:t>
      </w:r>
      <w:r w:rsidRPr="00AD0CC1">
        <w:rPr>
          <w:rFonts w:ascii="Times New Roman" w:hAnsi="Times New Roman" w:cs="Times New Roman"/>
          <w:i/>
          <w:iCs/>
          <w:sz w:val="24"/>
          <w:szCs w:val="24"/>
        </w:rPr>
        <w:t>Ecological Aspects of Social Evolution</w:t>
      </w:r>
      <w:r w:rsidRPr="00AD0CC1">
        <w:rPr>
          <w:rFonts w:ascii="Times New Roman" w:hAnsi="Times New Roman" w:cs="Times New Roman"/>
          <w:sz w:val="24"/>
          <w:szCs w:val="24"/>
        </w:rPr>
        <w:t>: </w:t>
      </w:r>
      <w:r w:rsidRPr="00AD0CC1">
        <w:rPr>
          <w:rFonts w:ascii="Times New Roman" w:hAnsi="Times New Roman" w:cs="Times New Roman"/>
          <w:i/>
          <w:iCs/>
          <w:sz w:val="24"/>
          <w:szCs w:val="24"/>
        </w:rPr>
        <w:t>Birds and Mammals</w:t>
      </w:r>
      <w:r w:rsidRPr="00AD0CC1">
        <w:rPr>
          <w:rFonts w:ascii="Times New Roman" w:hAnsi="Times New Roman" w:cs="Times New Roman"/>
          <w:sz w:val="24"/>
          <w:szCs w:val="24"/>
        </w:rPr>
        <w:t>. (Course Book ed.). Princeton: Princeton University Press. </w:t>
      </w:r>
      <w:hyperlink r:id="rId24" w:history="1">
        <w:r w:rsidRPr="00AD0CC1">
          <w:rPr>
            <w:rStyle w:val="Hyperlink"/>
            <w:rFonts w:ascii="Times New Roman" w:hAnsi="Times New Roman" w:cs="Times New Roman"/>
            <w:color w:val="auto"/>
            <w:sz w:val="24"/>
            <w:szCs w:val="24"/>
          </w:rPr>
          <w:t>https://muse.jhu.edu/book/34368</w:t>
        </w:r>
      </w:hyperlink>
      <w:r w:rsidRPr="00AD0CC1">
        <w:rPr>
          <w:rFonts w:ascii="Times New Roman" w:hAnsi="Times New Roman" w:cs="Times New Roman"/>
          <w:sz w:val="24"/>
          <w:szCs w:val="24"/>
        </w:rPr>
        <w:t>.</w:t>
      </w:r>
    </w:p>
    <w:p w14:paraId="3858A7AA" w14:textId="77777777" w:rsidR="00F7140F" w:rsidRPr="00AD0CC1" w:rsidRDefault="00F7140F" w:rsidP="00D70E63">
      <w:pPr>
        <w:spacing w:line="360" w:lineRule="auto"/>
        <w:ind w:left="720" w:hanging="720"/>
        <w:jc w:val="both"/>
        <w:rPr>
          <w:rFonts w:ascii="Times New Roman" w:hAnsi="Times New Roman" w:cs="Times New Roman"/>
        </w:rPr>
      </w:pPr>
    </w:p>
    <w:p w14:paraId="0514337D" w14:textId="77777777" w:rsidR="00F37D7B" w:rsidRPr="00AD0CC1" w:rsidRDefault="00F37D7B" w:rsidP="00D70E63">
      <w:pPr>
        <w:spacing w:line="360" w:lineRule="auto"/>
        <w:ind w:left="720" w:hanging="720"/>
        <w:jc w:val="both"/>
        <w:rPr>
          <w:rFonts w:ascii="Times New Roman" w:hAnsi="Times New Roman" w:cs="Times New Roman"/>
        </w:rPr>
      </w:pPr>
    </w:p>
    <w:p w14:paraId="1C2961C0" w14:textId="77777777" w:rsidR="00F37D7B" w:rsidRPr="00AD0CC1" w:rsidRDefault="00F37D7B" w:rsidP="00D70E63">
      <w:pPr>
        <w:spacing w:line="360" w:lineRule="auto"/>
        <w:ind w:left="720" w:hanging="720"/>
        <w:jc w:val="both"/>
        <w:rPr>
          <w:rFonts w:ascii="Times New Roman" w:hAnsi="Times New Roman" w:cs="Times New Roman"/>
        </w:rPr>
      </w:pPr>
    </w:p>
    <w:p w14:paraId="6CE379B5" w14:textId="77777777" w:rsidR="00F37D7B" w:rsidRPr="00AD0CC1" w:rsidRDefault="00F37D7B" w:rsidP="00D70E63">
      <w:pPr>
        <w:spacing w:line="360" w:lineRule="auto"/>
        <w:ind w:left="720" w:hanging="720"/>
        <w:jc w:val="both"/>
        <w:rPr>
          <w:rFonts w:ascii="Times New Roman" w:hAnsi="Times New Roman" w:cs="Times New Roman"/>
        </w:rPr>
      </w:pPr>
    </w:p>
    <w:p w14:paraId="1D36A8B9" w14:textId="77777777" w:rsidR="00F37D7B" w:rsidRPr="00AD0CC1" w:rsidRDefault="00F37D7B" w:rsidP="00D70E63">
      <w:pPr>
        <w:spacing w:line="360" w:lineRule="auto"/>
        <w:ind w:left="720" w:hanging="720"/>
        <w:jc w:val="both"/>
        <w:rPr>
          <w:rFonts w:ascii="Times New Roman" w:hAnsi="Times New Roman" w:cs="Times New Roman"/>
        </w:rPr>
      </w:pPr>
    </w:p>
    <w:p w14:paraId="79941FA9" w14:textId="77777777" w:rsidR="00F37D7B" w:rsidRPr="00AD0CC1" w:rsidRDefault="00F37D7B" w:rsidP="00D70E63">
      <w:pPr>
        <w:spacing w:line="360" w:lineRule="auto"/>
        <w:ind w:left="720" w:hanging="720"/>
        <w:jc w:val="both"/>
        <w:rPr>
          <w:rFonts w:ascii="Times New Roman" w:hAnsi="Times New Roman" w:cs="Times New Roman"/>
        </w:rPr>
      </w:pPr>
    </w:p>
    <w:p w14:paraId="1871CA44" w14:textId="77777777" w:rsidR="00F37D7B" w:rsidRPr="00AD0CC1" w:rsidRDefault="00F37D7B" w:rsidP="00D70E63">
      <w:pPr>
        <w:spacing w:line="360" w:lineRule="auto"/>
        <w:ind w:left="720" w:hanging="720"/>
        <w:jc w:val="both"/>
        <w:rPr>
          <w:rFonts w:ascii="Times New Roman" w:hAnsi="Times New Roman" w:cs="Times New Roman"/>
        </w:rPr>
      </w:pPr>
    </w:p>
    <w:p w14:paraId="4134CA34" w14:textId="77777777" w:rsidR="00F37D7B" w:rsidRPr="00AD0CC1" w:rsidRDefault="00F37D7B" w:rsidP="00D70E63">
      <w:pPr>
        <w:spacing w:line="360" w:lineRule="auto"/>
        <w:ind w:left="720" w:hanging="720"/>
        <w:jc w:val="both"/>
        <w:rPr>
          <w:rFonts w:ascii="Times New Roman" w:hAnsi="Times New Roman" w:cs="Times New Roman"/>
        </w:rPr>
      </w:pPr>
    </w:p>
    <w:p w14:paraId="628F715F" w14:textId="77777777" w:rsidR="00F37D7B" w:rsidRPr="00AD0CC1" w:rsidRDefault="00F37D7B" w:rsidP="00D70E63">
      <w:pPr>
        <w:spacing w:line="360" w:lineRule="auto"/>
        <w:ind w:left="720" w:hanging="720"/>
        <w:jc w:val="both"/>
        <w:rPr>
          <w:rFonts w:ascii="Times New Roman" w:hAnsi="Times New Roman" w:cs="Times New Roman"/>
        </w:rPr>
      </w:pPr>
    </w:p>
    <w:p w14:paraId="15A5F2CE" w14:textId="77777777" w:rsidR="00F37D7B" w:rsidRPr="00AD0CC1" w:rsidRDefault="00F37D7B" w:rsidP="00D70E63">
      <w:pPr>
        <w:spacing w:line="360" w:lineRule="auto"/>
        <w:ind w:left="720" w:hanging="720"/>
        <w:jc w:val="both"/>
        <w:rPr>
          <w:rFonts w:ascii="Times New Roman" w:hAnsi="Times New Roman" w:cs="Times New Roman"/>
        </w:rPr>
      </w:pPr>
    </w:p>
    <w:p w14:paraId="0279BBA5" w14:textId="77777777" w:rsidR="00F37D7B" w:rsidRPr="00AD0CC1" w:rsidRDefault="00F37D7B" w:rsidP="00D70E63">
      <w:pPr>
        <w:spacing w:line="360" w:lineRule="auto"/>
        <w:ind w:left="720" w:hanging="720"/>
        <w:jc w:val="both"/>
        <w:rPr>
          <w:rFonts w:ascii="Times New Roman" w:hAnsi="Times New Roman" w:cs="Times New Roman"/>
        </w:rPr>
      </w:pPr>
    </w:p>
    <w:p w14:paraId="5A07F7BF" w14:textId="77777777" w:rsidR="00F37D7B" w:rsidRPr="00AD0CC1" w:rsidRDefault="00F37D7B" w:rsidP="00D70E63">
      <w:pPr>
        <w:spacing w:line="360" w:lineRule="auto"/>
        <w:ind w:left="720" w:hanging="720"/>
        <w:jc w:val="both"/>
        <w:rPr>
          <w:rFonts w:ascii="Times New Roman" w:hAnsi="Times New Roman" w:cs="Times New Roman"/>
        </w:rPr>
      </w:pPr>
    </w:p>
    <w:p w14:paraId="7B006F04" w14:textId="77777777" w:rsidR="00F37D7B" w:rsidRPr="00AD0CC1" w:rsidRDefault="00F37D7B" w:rsidP="00D70E63">
      <w:pPr>
        <w:spacing w:line="360" w:lineRule="auto"/>
        <w:ind w:left="720" w:hanging="720"/>
        <w:jc w:val="both"/>
        <w:rPr>
          <w:rFonts w:ascii="Times New Roman" w:hAnsi="Times New Roman" w:cs="Times New Roman"/>
        </w:rPr>
      </w:pPr>
    </w:p>
    <w:p w14:paraId="29534393" w14:textId="77777777" w:rsidR="00F37D7B" w:rsidRPr="00AD0CC1" w:rsidRDefault="00F37D7B" w:rsidP="00D70E63">
      <w:pPr>
        <w:spacing w:line="360" w:lineRule="auto"/>
        <w:ind w:left="720" w:hanging="720"/>
        <w:jc w:val="both"/>
        <w:rPr>
          <w:rFonts w:ascii="Times New Roman" w:hAnsi="Times New Roman" w:cs="Times New Roman"/>
        </w:rPr>
      </w:pPr>
    </w:p>
    <w:p w14:paraId="08F936FD" w14:textId="77777777" w:rsidR="00F37D7B" w:rsidRPr="00AD0CC1" w:rsidRDefault="00F37D7B" w:rsidP="00D70E63">
      <w:pPr>
        <w:spacing w:line="360" w:lineRule="auto"/>
        <w:ind w:left="720" w:hanging="720"/>
        <w:jc w:val="both"/>
        <w:rPr>
          <w:rFonts w:ascii="Times New Roman" w:hAnsi="Times New Roman" w:cs="Times New Roman"/>
        </w:rPr>
      </w:pPr>
    </w:p>
    <w:p w14:paraId="132D862C" w14:textId="77777777" w:rsidR="00F37D7B" w:rsidRPr="00AD0CC1" w:rsidRDefault="00F37D7B" w:rsidP="00294ABB">
      <w:pPr>
        <w:spacing w:line="360" w:lineRule="auto"/>
        <w:jc w:val="both"/>
        <w:rPr>
          <w:rFonts w:ascii="Times New Roman" w:hAnsi="Times New Roman" w:cs="Times New Roman"/>
        </w:rPr>
      </w:pPr>
    </w:p>
    <w:p w14:paraId="4DD7A997" w14:textId="77777777" w:rsidR="00145D72" w:rsidRPr="00AD0CC1" w:rsidRDefault="00145D72" w:rsidP="00294ABB">
      <w:pPr>
        <w:pStyle w:val="Heading1"/>
        <w:spacing w:line="360" w:lineRule="auto"/>
        <w:jc w:val="both"/>
        <w:rPr>
          <w:rFonts w:ascii="Times New Roman" w:hAnsi="Times New Roman" w:cs="Times New Roman"/>
          <w:b/>
          <w:bCs/>
          <w:color w:val="auto"/>
          <w:sz w:val="28"/>
          <w:szCs w:val="28"/>
        </w:rPr>
      </w:pPr>
      <w:bookmarkStart w:id="397" w:name="_Toc196397433"/>
      <w:r w:rsidRPr="00AD0CC1">
        <w:rPr>
          <w:rFonts w:ascii="Times New Roman" w:hAnsi="Times New Roman" w:cs="Times New Roman"/>
          <w:b/>
          <w:bCs/>
          <w:color w:val="auto"/>
          <w:sz w:val="28"/>
          <w:szCs w:val="28"/>
        </w:rPr>
        <w:lastRenderedPageBreak/>
        <w:t>Appendices</w:t>
      </w:r>
      <w:bookmarkEnd w:id="397"/>
    </w:p>
    <w:p w14:paraId="2336784D" w14:textId="145E4F16" w:rsidR="00145D72" w:rsidRPr="00AD0CC1" w:rsidRDefault="00145D72" w:rsidP="00145D72">
      <w:pPr>
        <w:pStyle w:val="Heading2"/>
        <w:rPr>
          <w:rFonts w:ascii="Times New Roman" w:hAnsi="Times New Roman" w:cs="Times New Roman"/>
          <w:b/>
          <w:bCs/>
          <w:color w:val="auto"/>
          <w:sz w:val="28"/>
          <w:szCs w:val="28"/>
        </w:rPr>
      </w:pPr>
      <w:bookmarkStart w:id="398" w:name="_Toc196397434"/>
      <w:r w:rsidRPr="00AD0CC1">
        <w:rPr>
          <w:rFonts w:ascii="Times New Roman" w:hAnsi="Times New Roman" w:cs="Times New Roman"/>
          <w:b/>
          <w:bCs/>
          <w:color w:val="auto"/>
          <w:sz w:val="28"/>
          <w:szCs w:val="28"/>
        </w:rPr>
        <w:t xml:space="preserve">Appendix 1: </w:t>
      </w:r>
      <w:bookmarkEnd w:id="398"/>
      <w:r w:rsidR="002F79AD" w:rsidRPr="00AD0CC1">
        <w:rPr>
          <w:rFonts w:ascii="Times New Roman" w:hAnsi="Times New Roman" w:cs="Times New Roman"/>
          <w:b/>
          <w:bCs/>
          <w:color w:val="auto"/>
          <w:sz w:val="28"/>
          <w:szCs w:val="28"/>
        </w:rPr>
        <w:t>Supplementary figures</w:t>
      </w:r>
    </w:p>
    <w:p w14:paraId="4D63C0D0" w14:textId="209FE1A1" w:rsidR="00145D72" w:rsidRPr="00AD0CC1" w:rsidRDefault="00A8293F" w:rsidP="00294ABB">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E0EDB14" wp14:editId="4E7DA173">
                <wp:simplePos x="0" y="0"/>
                <wp:positionH relativeFrom="margin">
                  <wp:posOffset>584200</wp:posOffset>
                </wp:positionH>
                <wp:positionV relativeFrom="paragraph">
                  <wp:posOffset>165100</wp:posOffset>
                </wp:positionV>
                <wp:extent cx="4343400" cy="6521450"/>
                <wp:effectExtent l="0" t="0" r="0" b="0"/>
                <wp:wrapTight wrapText="bothSides">
                  <wp:wrapPolygon edited="0">
                    <wp:start x="0" y="0"/>
                    <wp:lineTo x="0" y="11294"/>
                    <wp:lineTo x="1137" y="12115"/>
                    <wp:lineTo x="1137" y="21516"/>
                    <wp:lineTo x="20179" y="21516"/>
                    <wp:lineTo x="20179" y="12115"/>
                    <wp:lineTo x="21505" y="11294"/>
                    <wp:lineTo x="21505"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343400" cy="6521450"/>
                          <a:chOff x="0" y="0"/>
                          <a:chExt cx="4775200" cy="7289800"/>
                        </a:xfrm>
                      </wpg:grpSpPr>
                      <pic:pic xmlns:pic="http://schemas.openxmlformats.org/drawingml/2006/picture">
                        <pic:nvPicPr>
                          <pic:cNvPr id="1626439814"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CAF977" id="Group 9" o:spid="_x0000_s1026" style="position:absolute;margin-left:46pt;margin-top:13pt;width:342pt;height:513.5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AKCedEO2LNj06AAA1JNuyJYFmx4dAIB60g3ZsmDTowMAUE+6IVsWbHp0&#10;AADqSTdky4JNjw4AQD3phmxZsOnRAQCoJ92QLQs2PToAAPWkG7JlwaZHBwCgnnRDtizY9OgAANST&#10;bsiWBZseHQCAetIN2bJg06MDAFBP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e9wJAAB13XTAa4lixd10XwMA3D43nfAaolZxN93WAAC3z00nvI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TSjbFFiGObAOU2AZpsAyTIFlmAPrsAeqC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27"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28" o:title=""/>
                </v:shape>
                <w10:wrap type="tight" anchorx="margin"/>
              </v:group>
            </w:pict>
          </mc:Fallback>
        </mc:AlternateContent>
      </w:r>
    </w:p>
    <w:p w14:paraId="06E8D67D" w14:textId="37CF23DF"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D79349B" w14:textId="77777777" w:rsidR="00145D72" w:rsidRPr="00AD0CC1" w:rsidRDefault="00145D72" w:rsidP="00145D72">
      <w:pPr>
        <w:pStyle w:val="Caption"/>
        <w:rPr>
          <w:b/>
          <w:bCs/>
          <w:i/>
          <w:iCs w:val="0"/>
          <w:sz w:val="22"/>
          <w:szCs w:val="20"/>
        </w:rPr>
      </w:pPr>
    </w:p>
    <w:p w14:paraId="1DE3E4D2" w14:textId="77777777" w:rsidR="00145D72" w:rsidRPr="00AD0CC1" w:rsidRDefault="00145D72" w:rsidP="00145D72">
      <w:pPr>
        <w:pStyle w:val="Caption"/>
        <w:rPr>
          <w:b/>
          <w:bCs/>
          <w:i/>
          <w:iCs w:val="0"/>
          <w:sz w:val="22"/>
          <w:szCs w:val="20"/>
        </w:rPr>
      </w:pPr>
    </w:p>
    <w:p w14:paraId="4ACDFCD8" w14:textId="77777777" w:rsidR="00145D72" w:rsidRPr="00AD0CC1" w:rsidRDefault="00145D72" w:rsidP="00145D72">
      <w:pPr>
        <w:pStyle w:val="Caption"/>
        <w:rPr>
          <w:b/>
          <w:bCs/>
          <w:i/>
          <w:iCs w:val="0"/>
          <w:sz w:val="22"/>
          <w:szCs w:val="20"/>
        </w:rPr>
      </w:pPr>
    </w:p>
    <w:p w14:paraId="5B69B8EB" w14:textId="77777777" w:rsidR="00145D72" w:rsidRPr="00AD0CC1" w:rsidRDefault="00145D72" w:rsidP="00145D72">
      <w:pPr>
        <w:pStyle w:val="Caption"/>
        <w:rPr>
          <w:b/>
          <w:bCs/>
          <w:i/>
          <w:iCs w:val="0"/>
          <w:sz w:val="22"/>
          <w:szCs w:val="20"/>
        </w:rPr>
      </w:pPr>
    </w:p>
    <w:p w14:paraId="01E7F008" w14:textId="77777777" w:rsidR="00145D72" w:rsidRPr="00AD0CC1" w:rsidRDefault="00145D72" w:rsidP="00145D72">
      <w:pPr>
        <w:pStyle w:val="Caption"/>
        <w:rPr>
          <w:b/>
          <w:bCs/>
          <w:i/>
          <w:iCs w:val="0"/>
          <w:sz w:val="22"/>
          <w:szCs w:val="20"/>
        </w:rPr>
      </w:pPr>
    </w:p>
    <w:p w14:paraId="39F02285" w14:textId="77777777" w:rsidR="00145D72" w:rsidRPr="00AD0CC1" w:rsidRDefault="00145D72" w:rsidP="00145D72">
      <w:pPr>
        <w:pStyle w:val="Caption"/>
        <w:rPr>
          <w:b/>
          <w:bCs/>
          <w:i/>
          <w:iCs w:val="0"/>
          <w:sz w:val="22"/>
          <w:szCs w:val="20"/>
        </w:rPr>
      </w:pPr>
    </w:p>
    <w:p w14:paraId="4C692A53" w14:textId="77777777" w:rsidR="00145D72" w:rsidRPr="00AD0CC1" w:rsidRDefault="00145D72" w:rsidP="00145D72">
      <w:pPr>
        <w:pStyle w:val="Caption"/>
        <w:rPr>
          <w:b/>
          <w:bCs/>
          <w:i/>
          <w:iCs w:val="0"/>
          <w:sz w:val="22"/>
          <w:szCs w:val="20"/>
        </w:rPr>
      </w:pPr>
    </w:p>
    <w:p w14:paraId="7989931B" w14:textId="77777777" w:rsidR="00145D72" w:rsidRPr="00AD0CC1" w:rsidRDefault="00145D72" w:rsidP="00145D72">
      <w:pPr>
        <w:pStyle w:val="Caption"/>
        <w:rPr>
          <w:b/>
          <w:bCs/>
          <w:i/>
          <w:iCs w:val="0"/>
          <w:sz w:val="22"/>
          <w:szCs w:val="20"/>
        </w:rPr>
      </w:pPr>
    </w:p>
    <w:p w14:paraId="2DDD74A9" w14:textId="77777777" w:rsidR="00145D72" w:rsidRPr="00AD0CC1" w:rsidRDefault="00145D72" w:rsidP="00145D72">
      <w:pPr>
        <w:pStyle w:val="Caption"/>
        <w:rPr>
          <w:b/>
          <w:bCs/>
          <w:i/>
          <w:iCs w:val="0"/>
          <w:sz w:val="22"/>
          <w:szCs w:val="20"/>
        </w:rPr>
      </w:pPr>
    </w:p>
    <w:p w14:paraId="23D148FE" w14:textId="77777777" w:rsidR="00145D72" w:rsidRPr="00AD0CC1" w:rsidRDefault="00145D72" w:rsidP="00145D72">
      <w:pPr>
        <w:pStyle w:val="Caption"/>
        <w:rPr>
          <w:b/>
          <w:bCs/>
          <w:i/>
          <w:iCs w:val="0"/>
          <w:sz w:val="22"/>
          <w:szCs w:val="20"/>
        </w:rPr>
      </w:pPr>
    </w:p>
    <w:p w14:paraId="2EEA0AB2" w14:textId="77777777" w:rsidR="00145D72" w:rsidRPr="00AD0CC1" w:rsidRDefault="00145D72" w:rsidP="00145D72">
      <w:pPr>
        <w:pStyle w:val="Caption"/>
        <w:rPr>
          <w:b/>
          <w:bCs/>
          <w:i/>
          <w:iCs w:val="0"/>
          <w:sz w:val="22"/>
          <w:szCs w:val="20"/>
        </w:rPr>
      </w:pPr>
    </w:p>
    <w:p w14:paraId="63A92102" w14:textId="77777777" w:rsidR="00145D72" w:rsidRPr="00AD0CC1" w:rsidRDefault="00145D72" w:rsidP="00145D72">
      <w:pPr>
        <w:pStyle w:val="Caption"/>
        <w:rPr>
          <w:b/>
          <w:bCs/>
          <w:i/>
          <w:iCs w:val="0"/>
          <w:sz w:val="22"/>
          <w:szCs w:val="20"/>
        </w:rPr>
      </w:pPr>
    </w:p>
    <w:p w14:paraId="6A643B77" w14:textId="77777777" w:rsidR="00145D72" w:rsidRPr="00AD0CC1" w:rsidRDefault="00145D72" w:rsidP="00145D72">
      <w:pPr>
        <w:pStyle w:val="Caption"/>
        <w:rPr>
          <w:b/>
          <w:bCs/>
          <w:i/>
          <w:iCs w:val="0"/>
          <w:sz w:val="22"/>
          <w:szCs w:val="20"/>
        </w:rPr>
      </w:pPr>
    </w:p>
    <w:p w14:paraId="224A3A18" w14:textId="77777777" w:rsidR="00145D72" w:rsidRPr="00AD0CC1" w:rsidRDefault="00145D72" w:rsidP="00145D72">
      <w:pPr>
        <w:pStyle w:val="Caption"/>
        <w:rPr>
          <w:b/>
          <w:bCs/>
          <w:i/>
          <w:iCs w:val="0"/>
          <w:sz w:val="22"/>
          <w:szCs w:val="20"/>
        </w:rPr>
      </w:pPr>
    </w:p>
    <w:p w14:paraId="14A379D9" w14:textId="77777777" w:rsidR="00145D72" w:rsidRPr="00AD0CC1" w:rsidRDefault="00145D72" w:rsidP="00145D72">
      <w:pPr>
        <w:pStyle w:val="Caption"/>
        <w:rPr>
          <w:b/>
          <w:bCs/>
          <w:i/>
          <w:iCs w:val="0"/>
          <w:sz w:val="22"/>
          <w:szCs w:val="20"/>
        </w:rPr>
      </w:pPr>
    </w:p>
    <w:p w14:paraId="5E86261D" w14:textId="77777777" w:rsidR="00145D72" w:rsidRPr="00AD0CC1" w:rsidRDefault="00145D72" w:rsidP="00145D72">
      <w:pPr>
        <w:pStyle w:val="Caption"/>
        <w:rPr>
          <w:b/>
          <w:bCs/>
          <w:i/>
          <w:iCs w:val="0"/>
          <w:sz w:val="22"/>
          <w:szCs w:val="20"/>
        </w:rPr>
      </w:pPr>
    </w:p>
    <w:p w14:paraId="5B710DC9" w14:textId="77777777" w:rsidR="00145D72" w:rsidRPr="00AD0CC1" w:rsidRDefault="00145D72" w:rsidP="00145D72">
      <w:pPr>
        <w:pStyle w:val="Caption"/>
        <w:rPr>
          <w:b/>
          <w:bCs/>
          <w:i/>
          <w:iCs w:val="0"/>
          <w:sz w:val="22"/>
          <w:szCs w:val="20"/>
        </w:rPr>
      </w:pPr>
    </w:p>
    <w:p w14:paraId="1B2ABD66" w14:textId="77777777" w:rsidR="00145D72" w:rsidRPr="00AD0CC1" w:rsidRDefault="00145D72" w:rsidP="00145D72">
      <w:pPr>
        <w:pStyle w:val="Caption"/>
        <w:rPr>
          <w:b/>
          <w:bCs/>
          <w:i/>
          <w:iCs w:val="0"/>
          <w:sz w:val="22"/>
          <w:szCs w:val="20"/>
        </w:rPr>
      </w:pPr>
    </w:p>
    <w:p w14:paraId="51B0C2AD" w14:textId="77777777" w:rsidR="00145D72" w:rsidRPr="00AD0CC1" w:rsidRDefault="00145D72" w:rsidP="00145D72">
      <w:pPr>
        <w:pStyle w:val="Caption"/>
        <w:rPr>
          <w:b/>
          <w:bCs/>
          <w:i/>
          <w:iCs w:val="0"/>
          <w:sz w:val="22"/>
          <w:szCs w:val="20"/>
        </w:rPr>
      </w:pPr>
    </w:p>
    <w:p w14:paraId="30023207" w14:textId="77777777" w:rsidR="00A8293F" w:rsidRPr="00A601BD" w:rsidRDefault="00A8293F" w:rsidP="00A601BD">
      <w:pPr>
        <w:rPr>
          <w:iCs/>
        </w:rPr>
      </w:pPr>
    </w:p>
    <w:p w14:paraId="4548BE84" w14:textId="04ABF556" w:rsidR="00145D72" w:rsidRPr="00AD0CC1" w:rsidRDefault="00145D72" w:rsidP="00145D72">
      <w:pPr>
        <w:pStyle w:val="Caption"/>
        <w:rPr>
          <w:b/>
          <w:bCs/>
          <w:i/>
          <w:iCs w:val="0"/>
          <w:sz w:val="22"/>
          <w:szCs w:val="20"/>
        </w:rPr>
      </w:pPr>
    </w:p>
    <w:p w14:paraId="12C1AE9D" w14:textId="77777777" w:rsidR="00145D72" w:rsidRPr="00AD0CC1" w:rsidRDefault="00145D72" w:rsidP="00145D72">
      <w:pPr>
        <w:pStyle w:val="Caption"/>
        <w:rPr>
          <w:i/>
          <w:iCs w:val="0"/>
          <w:sz w:val="22"/>
          <w:szCs w:val="20"/>
        </w:rPr>
      </w:pPr>
      <w:commentRangeStart w:id="399"/>
      <w:commentRangeStart w:id="400"/>
      <w:r w:rsidRPr="00AD0CC1">
        <w:rPr>
          <w:b/>
          <w:bCs/>
          <w:i/>
          <w:iCs w:val="0"/>
          <w:sz w:val="22"/>
          <w:szCs w:val="20"/>
        </w:rPr>
        <w:t>Figure 2.3</w:t>
      </w:r>
      <w:r w:rsidRPr="00AD0CC1">
        <w:rPr>
          <w:i/>
          <w:iCs w:val="0"/>
          <w:sz w:val="22"/>
          <w:szCs w:val="20"/>
        </w:rPr>
        <w:t xml:space="preserve"> Panel </w:t>
      </w:r>
      <w:r w:rsidRPr="00AD0CC1">
        <w:rPr>
          <w:b/>
          <w:bCs/>
          <w:i/>
          <w:iCs w:val="0"/>
          <w:sz w:val="22"/>
          <w:szCs w:val="20"/>
        </w:rPr>
        <w:t>a</w:t>
      </w:r>
      <w:r w:rsidRPr="00AD0CC1">
        <w:rPr>
          <w:i/>
          <w:iCs w:val="0"/>
          <w:sz w:val="22"/>
          <w:szCs w:val="20"/>
        </w:rPr>
        <w:t xml:space="preserve"> show the Prevalence of Communal Roosting Behaviour in Core Land Birds in relation to HWI and mass. Data shows the convergence evolution of this behaviour. Panel </w:t>
      </w:r>
      <w:r w:rsidRPr="00AD0CC1">
        <w:rPr>
          <w:b/>
          <w:bCs/>
          <w:i/>
          <w:iCs w:val="0"/>
          <w:sz w:val="22"/>
          <w:szCs w:val="20"/>
        </w:rPr>
        <w:t xml:space="preserve">b </w:t>
      </w:r>
      <w:proofErr w:type="gramStart"/>
      <w:r w:rsidRPr="00AD0CC1">
        <w:rPr>
          <w:i/>
          <w:iCs w:val="0"/>
          <w:sz w:val="22"/>
          <w:szCs w:val="20"/>
        </w:rPr>
        <w:t>show</w:t>
      </w:r>
      <w:proofErr w:type="gramEnd"/>
      <w:r w:rsidRPr="00AD0CC1">
        <w:rPr>
          <w:i/>
          <w:iCs w:val="0"/>
          <w:sz w:val="22"/>
          <w:szCs w:val="20"/>
        </w:rPr>
        <w:t xml:space="preserve"> the sane as above including trophic levels.</w:t>
      </w:r>
      <w:commentRangeEnd w:id="399"/>
      <w:r w:rsidRPr="00AD0CC1">
        <w:rPr>
          <w:rStyle w:val="CommentReference"/>
          <w:rFonts w:asciiTheme="minorHAnsi" w:eastAsiaTheme="minorHAnsi" w:hAnsiTheme="minorHAnsi" w:cstheme="minorBidi"/>
          <w:iCs w:val="0"/>
          <w:color w:val="auto"/>
          <w:lang w:eastAsia="en-US"/>
        </w:rPr>
        <w:commentReference w:id="399"/>
      </w:r>
      <w:commentRangeEnd w:id="400"/>
      <w:r w:rsidR="000A200F" w:rsidRPr="00AD0CC1">
        <w:rPr>
          <w:rStyle w:val="CommentReference"/>
          <w:rFonts w:asciiTheme="minorHAnsi" w:eastAsiaTheme="minorHAnsi" w:hAnsiTheme="minorHAnsi" w:cstheme="minorBidi"/>
          <w:iCs w:val="0"/>
          <w:color w:val="auto"/>
          <w:lang w:eastAsia="en-US"/>
        </w:rPr>
        <w:commentReference w:id="400"/>
      </w:r>
    </w:p>
    <w:p w14:paraId="2B547CA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62A33B5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1"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2" o:title=""/>
                </v:shape>
                <w10:wrap type="tight"/>
              </v:group>
            </w:pict>
          </mc:Fallback>
        </mc:AlternateContent>
      </w:r>
    </w:p>
    <w:p w14:paraId="633ECE4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AD0CC1" w:rsidRDefault="00145D72" w:rsidP="00145D72">
      <w:pPr>
        <w:pStyle w:val="Caption"/>
        <w:rPr>
          <w:i/>
          <w:iCs w:val="0"/>
          <w:sz w:val="22"/>
          <w:szCs w:val="20"/>
        </w:rPr>
      </w:pPr>
      <w:r w:rsidRPr="00AD0CC1">
        <w:rPr>
          <w:b/>
          <w:bCs/>
          <w:i/>
          <w:iCs w:val="0"/>
          <w:sz w:val="22"/>
          <w:szCs w:val="20"/>
        </w:rPr>
        <w:t>Figure 2.4</w:t>
      </w:r>
      <w:r w:rsidRPr="00AD0CC1">
        <w:rPr>
          <w:i/>
          <w:iCs w:val="0"/>
          <w:sz w:val="22"/>
          <w:szCs w:val="20"/>
        </w:rPr>
        <w:t xml:space="preserve"> Prevalence of Communal Roosting Behaviour in Core Land Birds in relation to HWI (</w:t>
      </w:r>
      <w:r w:rsidRPr="00AD0CC1">
        <w:rPr>
          <w:b/>
          <w:bCs/>
          <w:i/>
          <w:iCs w:val="0"/>
          <w:sz w:val="22"/>
          <w:szCs w:val="20"/>
        </w:rPr>
        <w:t>panel a</w:t>
      </w:r>
      <w:r w:rsidRPr="00AD0CC1">
        <w:rPr>
          <w:i/>
          <w:iCs w:val="0"/>
          <w:sz w:val="22"/>
          <w:szCs w:val="20"/>
        </w:rPr>
        <w:t>), and mass (</w:t>
      </w:r>
      <w:r w:rsidRPr="00AD0CC1">
        <w:rPr>
          <w:b/>
          <w:bCs/>
          <w:i/>
          <w:iCs w:val="0"/>
          <w:sz w:val="22"/>
          <w:szCs w:val="20"/>
        </w:rPr>
        <w:t>panel b</w:t>
      </w:r>
      <w:r w:rsidRPr="00AD0CC1">
        <w:rPr>
          <w:i/>
          <w:iCs w:val="0"/>
          <w:sz w:val="22"/>
          <w:szCs w:val="20"/>
        </w:rPr>
        <w:t>).</w:t>
      </w:r>
    </w:p>
    <w:p w14:paraId="0D09A9F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6CB3DCE" w14:textId="77777777" w:rsidR="00145D72" w:rsidRPr="00AD0CC1" w:rsidRDefault="00145D72" w:rsidP="00145D72">
      <w:pPr>
        <w:pStyle w:val="Caption"/>
        <w:rPr>
          <w:i/>
          <w:iCs w:val="0"/>
          <w:sz w:val="22"/>
          <w:szCs w:val="20"/>
        </w:rPr>
      </w:pPr>
      <w:commentRangeStart w:id="401"/>
      <w:r w:rsidRPr="000E4017">
        <w:rPr>
          <w:noProof/>
          <w:sz w:val="24"/>
          <w:szCs w:val="24"/>
        </w:rPr>
        <w:drawing>
          <wp:anchor distT="0" distB="0" distL="114300" distR="114300" simplePos="0" relativeHeight="251667456" behindDoc="1" locked="0" layoutInCell="1" allowOverlap="1" wp14:anchorId="60A9F33E" wp14:editId="72E58ECD">
            <wp:simplePos x="0" y="0"/>
            <wp:positionH relativeFrom="margin">
              <wp:align>right</wp:align>
            </wp:positionH>
            <wp:positionV relativeFrom="paragraph">
              <wp:posOffset>0</wp:posOffset>
            </wp:positionV>
            <wp:extent cx="5943600" cy="4754880"/>
            <wp:effectExtent l="0" t="0" r="0" b="7620"/>
            <wp:wrapTight wrapText="bothSides">
              <wp:wrapPolygon edited="0">
                <wp:start x="0" y="0"/>
                <wp:lineTo x="0" y="21548"/>
                <wp:lineTo x="21531" y="21548"/>
                <wp:lineTo x="21531" y="0"/>
                <wp:lineTo x="0" y="0"/>
              </wp:wrapPolygon>
            </wp:wrapTight>
            <wp:docPr id="41239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9682" name="Picture 139113968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Pr="00AD0CC1">
        <w:rPr>
          <w:b/>
          <w:bCs/>
          <w:i/>
          <w:iCs w:val="0"/>
          <w:sz w:val="22"/>
          <w:szCs w:val="20"/>
        </w:rPr>
        <w:t>Figure 2.5</w:t>
      </w:r>
      <w:r w:rsidRPr="00AD0CC1">
        <w:rPr>
          <w:i/>
          <w:iCs w:val="0"/>
          <w:sz w:val="22"/>
          <w:szCs w:val="20"/>
        </w:rPr>
        <w:t xml:space="preserve"> </w:t>
      </w:r>
      <w:commentRangeEnd w:id="401"/>
      <w:r w:rsidRPr="00AD0CC1">
        <w:rPr>
          <w:rStyle w:val="CommentReference"/>
          <w:rFonts w:asciiTheme="minorHAnsi" w:eastAsiaTheme="minorHAnsi" w:hAnsiTheme="minorHAnsi" w:cstheme="minorBidi"/>
          <w:iCs w:val="0"/>
          <w:color w:val="auto"/>
          <w:lang w:eastAsia="en-US"/>
        </w:rPr>
        <w:commentReference w:id="401"/>
      </w:r>
      <w:r w:rsidRPr="00AD0CC1">
        <w:rPr>
          <w:i/>
          <w:iCs w:val="0"/>
          <w:sz w:val="22"/>
          <w:szCs w:val="20"/>
        </w:rPr>
        <w:t>Prevalence of Communal Roosting Behaviour in Core Land Birds in relation to Trophic Level.</w:t>
      </w:r>
    </w:p>
    <w:p w14:paraId="3FFAF0C3" w14:textId="77777777" w:rsidR="00145D72" w:rsidRPr="00AD0CC1" w:rsidRDefault="00145D72" w:rsidP="00F37D7B"/>
    <w:p w14:paraId="45779439" w14:textId="77777777" w:rsidR="00145D72" w:rsidRPr="00AD0CC1" w:rsidRDefault="00145D72" w:rsidP="00F37D7B"/>
    <w:p w14:paraId="5C3FC78A" w14:textId="77777777" w:rsidR="00145D72" w:rsidRPr="00AD0CC1" w:rsidRDefault="00145D72" w:rsidP="00F37D7B"/>
    <w:p w14:paraId="71E35886" w14:textId="77777777" w:rsidR="00145D72" w:rsidRDefault="00145D72" w:rsidP="00F37D7B"/>
    <w:p w14:paraId="063452F1" w14:textId="77777777" w:rsidR="00036D29" w:rsidRDefault="00036D29" w:rsidP="00F37D7B"/>
    <w:p w14:paraId="53B3217B" w14:textId="1A13BB33" w:rsidR="00036D29" w:rsidRPr="00AD0CC1" w:rsidRDefault="00335002" w:rsidP="00F37D7B">
      <w:r>
        <w:rPr>
          <w:noProof/>
        </w:rPr>
        <w:lastRenderedPageBreak/>
        <w:drawing>
          <wp:inline distT="0" distB="0" distL="0" distR="0" wp14:anchorId="441CA239" wp14:editId="4045628A">
            <wp:extent cx="6861024" cy="3879850"/>
            <wp:effectExtent l="0" t="0" r="0" b="6350"/>
            <wp:docPr id="471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8102" name="Picture 47104810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65790" cy="3882545"/>
                    </a:xfrm>
                    <a:prstGeom prst="rect">
                      <a:avLst/>
                    </a:prstGeom>
                  </pic:spPr>
                </pic:pic>
              </a:graphicData>
            </a:graphic>
          </wp:inline>
        </w:drawing>
      </w:r>
      <w:r>
        <w:rPr>
          <w:noProof/>
        </w:rPr>
        <w:drawing>
          <wp:inline distT="0" distB="0" distL="0" distR="0" wp14:anchorId="02014E20" wp14:editId="4E3E1F58">
            <wp:extent cx="6939627" cy="3924300"/>
            <wp:effectExtent l="0" t="0" r="0" b="0"/>
            <wp:docPr id="19839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74" name="Picture 1983926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50701" cy="3930562"/>
                    </a:xfrm>
                    <a:prstGeom prst="rect">
                      <a:avLst/>
                    </a:prstGeom>
                  </pic:spPr>
                </pic:pic>
              </a:graphicData>
            </a:graphic>
          </wp:inline>
        </w:drawing>
      </w:r>
    </w:p>
    <w:p w14:paraId="4B5DE35E" w14:textId="77777777" w:rsidR="00145D72" w:rsidRPr="00AD0CC1" w:rsidRDefault="00145D72" w:rsidP="00F37D7B"/>
    <w:p w14:paraId="4DCC6932" w14:textId="77777777" w:rsidR="00145D72" w:rsidRPr="00AD0CC1" w:rsidRDefault="00145D72" w:rsidP="00F37D7B"/>
    <w:p w14:paraId="4A9BB705" w14:textId="77777777" w:rsidR="00145D72" w:rsidRPr="00AD0CC1" w:rsidRDefault="00145D72" w:rsidP="00F37D7B"/>
    <w:p w14:paraId="089A3227" w14:textId="77777777" w:rsidR="00145D72" w:rsidRPr="00AD0CC1" w:rsidRDefault="00145D72" w:rsidP="00F37D7B"/>
    <w:p w14:paraId="18DDFCD7" w14:textId="77777777" w:rsidR="00145D72" w:rsidRPr="00AD0CC1" w:rsidRDefault="00145D72" w:rsidP="00F37D7B"/>
    <w:p w14:paraId="1200E890" w14:textId="77777777" w:rsidR="00145D72" w:rsidRPr="00AD0CC1" w:rsidRDefault="00145D72" w:rsidP="00F37D7B"/>
    <w:p w14:paraId="4EC17265" w14:textId="77777777" w:rsidR="00145D72" w:rsidRPr="00AD0CC1" w:rsidRDefault="00145D72" w:rsidP="00145D72">
      <w:pPr>
        <w:pStyle w:val="Heading2"/>
        <w:rPr>
          <w:rFonts w:ascii="Times New Roman" w:hAnsi="Times New Roman" w:cs="Times New Roman"/>
          <w:b/>
          <w:bCs/>
          <w:color w:val="auto"/>
          <w:sz w:val="28"/>
          <w:szCs w:val="28"/>
        </w:rPr>
      </w:pPr>
      <w:r w:rsidRPr="00AD0CC1">
        <w:rPr>
          <w:rFonts w:ascii="Times New Roman" w:hAnsi="Times New Roman" w:cs="Times New Roman"/>
          <w:b/>
          <w:bCs/>
          <w:color w:val="auto"/>
          <w:sz w:val="28"/>
          <w:szCs w:val="28"/>
        </w:rPr>
        <w:t>Appendix 2: Code</w:t>
      </w:r>
    </w:p>
    <w:p w14:paraId="75A52D57" w14:textId="77777777" w:rsidR="00145D72" w:rsidRPr="00AD0CC1" w:rsidRDefault="00145D72" w:rsidP="00F37D7B"/>
    <w:p w14:paraId="632186C8" w14:textId="6CD53192" w:rsidR="00F37D7B" w:rsidRPr="00AD0CC1" w:rsidRDefault="00F37D7B" w:rsidP="00F37D7B">
      <w:pPr>
        <w:spacing w:line="276" w:lineRule="auto"/>
      </w:pPr>
      <w:r w:rsidRPr="00AD0CC1">
        <w:rPr>
          <w:rFonts w:ascii="Times New Roman" w:hAnsi="Times New Roman"/>
          <w:sz w:val="24"/>
          <w:szCs w:val="28"/>
        </w:rPr>
        <w:t xml:space="preserve">All code and figures used for Chapter 2 of this thesis can be found on the GitHub repository at </w:t>
      </w:r>
      <w:hyperlink r:id="rId36" w:history="1">
        <w:r w:rsidRPr="00AD0CC1">
          <w:rPr>
            <w:rStyle w:val="Hyperlink"/>
            <w:rFonts w:ascii="Times New Roman" w:hAnsi="Times New Roman"/>
            <w:sz w:val="24"/>
            <w:szCs w:val="28"/>
          </w:rPr>
          <w:t>https://github.com/QuantitativeEcologyLab/MSc.-Communal-roosting-behav</w:t>
        </w:r>
      </w:hyperlink>
      <w:r w:rsidRPr="00AD0CC1">
        <w:rPr>
          <w:rFonts w:ascii="Times New Roman" w:hAnsi="Times New Roman"/>
          <w:sz w:val="24"/>
          <w:szCs w:val="28"/>
        </w:rPr>
        <w:t xml:space="preserve"> </w:t>
      </w:r>
    </w:p>
    <w:p w14:paraId="398738C5" w14:textId="77777777" w:rsidR="00F37D7B" w:rsidRPr="00AD0CC1"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7"/>
      <w:footerReference w:type="default" r:id="rId38"/>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oonan, Michael" w:date="2025-05-29T19:40:00Z" w:initials=" ">
    <w:p w14:paraId="7AE92915" w14:textId="5B47B7C1" w:rsidR="00484EE9" w:rsidRPr="00AD0CC1" w:rsidRDefault="00484EE9">
      <w:pPr>
        <w:pStyle w:val="CommentText"/>
      </w:pPr>
      <w:r w:rsidRPr="00AD0CC1">
        <w:rPr>
          <w:rStyle w:val="CommentReference"/>
        </w:rPr>
        <w:annotationRef/>
      </w:r>
      <w:r w:rsidRPr="00AD0CC1">
        <w:t>I’m not sure what’s up with the formatting, but many of the page numbers are off.</w:t>
      </w:r>
    </w:p>
  </w:comment>
  <w:comment w:id="16" w:author="Noonan, Michael" w:date="2025-05-08T11:28:00Z" w:initials="MN">
    <w:p w14:paraId="6490E95A" w14:textId="77777777" w:rsidR="00046C1B" w:rsidRPr="00AD0CC1" w:rsidRDefault="00046C1B" w:rsidP="00046C1B">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AD0CC1" w:rsidRDefault="00046C1B" w:rsidP="00046C1B">
      <w:pPr>
        <w:pStyle w:val="CommentText"/>
      </w:pPr>
    </w:p>
    <w:p w14:paraId="27D1EAF5" w14:textId="77777777" w:rsidR="00046C1B" w:rsidRPr="00AD0CC1" w:rsidRDefault="00046C1B" w:rsidP="00046C1B">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7" w:author="sandracd@student.ubc.ca" w:date="2025-06-07T20:17:00Z" w:initials="s">
    <w:p w14:paraId="37312AAC" w14:textId="77777777" w:rsidR="008D2D0A" w:rsidRPr="00AD0CC1" w:rsidRDefault="008D2D0A" w:rsidP="008D2D0A">
      <w:pPr>
        <w:pStyle w:val="CommentText"/>
      </w:pPr>
      <w:r w:rsidRPr="00AD0CC1">
        <w:rPr>
          <w:rStyle w:val="CommentReference"/>
        </w:rPr>
        <w:annotationRef/>
      </w:r>
      <w:proofErr w:type="gramStart"/>
      <w:r w:rsidRPr="00AD0CC1">
        <w:t>THIS ONE FITS</w:t>
      </w:r>
      <w:proofErr w:type="gramEnd"/>
      <w:r w:rsidRPr="00AD0CC1">
        <w:t xml:space="preserve"> BETTER IN THE PARAGRAPH ABOVE</w:t>
      </w:r>
    </w:p>
  </w:comment>
  <w:comment w:id="18" w:author="sandracd@student.ubc.ca" w:date="2025-06-07T20:13:00Z" w:initials="s">
    <w:p w14:paraId="7A33FB30" w14:textId="77777777" w:rsidR="00B101E2" w:rsidRPr="00AD0CC1" w:rsidRDefault="00B101E2" w:rsidP="00B101E2">
      <w:pPr>
        <w:pStyle w:val="CommentText"/>
      </w:pPr>
      <w:r w:rsidRPr="00AD0CC1">
        <w:rPr>
          <w:rStyle w:val="CommentReference"/>
        </w:rPr>
        <w:annotationRef/>
      </w:r>
      <w:r w:rsidRPr="00AD0CC1">
        <w:t>Make a stronger case for information transfer in this process</w:t>
      </w:r>
    </w:p>
  </w:comment>
  <w:comment w:id="19" w:author="Noonan, Michael" w:date="2025-06-06T12:54:00Z" w:initials=" ">
    <w:p w14:paraId="114C4554" w14:textId="21DC939C" w:rsidR="00927534" w:rsidRPr="00AD0CC1" w:rsidRDefault="00B14019">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r>
      <w:r w:rsidR="00927534" w:rsidRPr="00AD0CC1">
        <w:t>You also need a full, formal definition of communal roosting behaviour. Th</w:t>
      </w:r>
      <w:r w:rsidRPr="00AD0CC1">
        <w:t xml:space="preserve">e current </w:t>
      </w:r>
      <w:r w:rsidR="00927534" w:rsidRPr="00AD0CC1">
        <w:t xml:space="preserve">definition </w:t>
      </w:r>
      <w:r w:rsidRPr="00AD0CC1">
        <w:t xml:space="preserve">is too simplistic and </w:t>
      </w:r>
      <w:r w:rsidR="00927534" w:rsidRPr="00AD0CC1">
        <w:t xml:space="preserve">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w:t>
      </w:r>
      <w:r w:rsidRPr="00AD0CC1">
        <w:t>Your definition sets the boundaries of the work, so it is a critical part of the introduction.</w:t>
      </w:r>
      <w:r w:rsidR="00927534" w:rsidRPr="00AD0CC1">
        <w:br/>
      </w:r>
      <w:r w:rsidR="00927534"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20" w:author="Noonan, Michael" w:date="2025-05-08T11:38:00Z" w:initials="MN">
    <w:p w14:paraId="3FE33AAA" w14:textId="77777777" w:rsidR="00D065E0" w:rsidRPr="00AD0CC1" w:rsidRDefault="00D065E0" w:rsidP="00D065E0">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22" w:author="sandracd@student.ubc.ca" w:date="2025-06-09T14:11:00Z" w:initials="s">
    <w:p w14:paraId="13577F00" w14:textId="6DEF31D3" w:rsidR="00AD0CC1" w:rsidRPr="00AD0CC1" w:rsidRDefault="00AD0CC1">
      <w:pPr>
        <w:pStyle w:val="CommentText"/>
      </w:pPr>
      <w:r w:rsidRPr="00AD0CC1">
        <w:rPr>
          <w:rStyle w:val="CommentReference"/>
        </w:rPr>
        <w:annotationRef/>
      </w:r>
      <w:r w:rsidRPr="00AD0CC1">
        <w:t>CITE OTHERS, MOSTLY CLASSIC STUDIES</w:t>
      </w:r>
    </w:p>
  </w:comment>
  <w:comment w:id="21" w:author="Noonan, Michael" w:date="2025-06-06T13:20:00Z" w:initials=" ">
    <w:p w14:paraId="73424A41" w14:textId="38D9EC3F" w:rsidR="008402A9" w:rsidRPr="00AD0CC1" w:rsidRDefault="008402A9">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23" w:author="Noonan, Michael" w:date="2025-06-06T13:21:00Z" w:initials=" ">
    <w:p w14:paraId="4295F5A9" w14:textId="3F1C9B20" w:rsidR="005E70C7" w:rsidRPr="00AD0CC1" w:rsidRDefault="005E70C7">
      <w:pPr>
        <w:pStyle w:val="CommentText"/>
      </w:pPr>
      <w:r w:rsidRPr="00AD0CC1">
        <w:rPr>
          <w:rStyle w:val="CommentReference"/>
        </w:rPr>
        <w:annotationRef/>
      </w:r>
      <w:r w:rsidRPr="00AD0CC1">
        <w:t>This is too superficial. It reads as if you haven’t really engaged with the idea. Try to build up the paradox. For example, what evidence did those others studies have for making the case that thermoregulation was important? They wouldn’t have made it without support, or if they did, state that. After building up the idea more thoroughly, then introduce the paradox, and be more specific. For example, describe several examples of roosts for specific species in specific situations in which there are unlikely to be any thermoregulatory benefits (such as in the tropics), then once you’ve described a few case studies, add in the comparative analysis from e.g., Beauchamp. But there again, try to be more specific. Did Beauchamp test for this specifically? And what exactly did he find that contradicts the claim? Also, that’s from 1999, and many of the thermoregulatory papers are from the 2000s, did anything change? Why is there still controversy? You need to map out the evolution of the debate in the literature.</w:t>
      </w:r>
    </w:p>
  </w:comment>
  <w:comment w:id="25" w:author="Noonan, Michael" w:date="2025-05-29T20:03:00Z" w:initials=" ">
    <w:p w14:paraId="2FA4E4BA" w14:textId="77777777" w:rsidR="00046C1B" w:rsidRPr="00AD0CC1" w:rsidRDefault="00046C1B" w:rsidP="00046C1B">
      <w:pPr>
        <w:pStyle w:val="CommentText"/>
      </w:pPr>
      <w:r w:rsidRPr="00AD0CC1">
        <w:rPr>
          <w:rStyle w:val="CommentReference"/>
        </w:rPr>
        <w:annotationRef/>
      </w:r>
      <w:r w:rsidRPr="00AD0CC1">
        <w:t>If you’re going to use the acronym, use it consistently.</w:t>
      </w:r>
    </w:p>
  </w:comment>
  <w:comment w:id="24" w:author="Noonan, Michael" w:date="2025-06-06T13:31:00Z" w:initials=" ">
    <w:p w14:paraId="0B27D741" w14:textId="62FDCC3B" w:rsidR="005E70C7" w:rsidRPr="00AD0CC1" w:rsidRDefault="005E70C7">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w:t>
      </w:r>
      <w:r w:rsidR="009324AD" w:rsidRPr="00AD0CC1">
        <w:t xml:space="preserve">, </w:t>
      </w:r>
      <w:r w:rsidRPr="00AD0CC1">
        <w:t>not a checklist of references.</w:t>
      </w:r>
    </w:p>
  </w:comment>
  <w:comment w:id="26" w:author="Noonan, Michael" w:date="2025-06-06T12:51:00Z" w:initials=" ">
    <w:p w14:paraId="7B76F3B1" w14:textId="77777777" w:rsidR="0074215C" w:rsidRPr="00AD0CC1" w:rsidRDefault="0074215C" w:rsidP="0074215C">
      <w:pPr>
        <w:pStyle w:val="CommentText"/>
      </w:pPr>
      <w:r w:rsidRPr="00AD0CC1">
        <w:rPr>
          <w:rStyle w:val="CommentReference"/>
        </w:rPr>
        <w:annotationRef/>
      </w:r>
      <w:r w:rsidRPr="00AD0CC1">
        <w:t>Your final sentence here is a key conceptual transition but it is stated too casually. It deserves more development.</w:t>
      </w:r>
    </w:p>
  </w:comment>
  <w:comment w:id="27" w:author="sandracd@student.ubc.ca" w:date="2025-06-08T09:40:00Z" w:initials="s">
    <w:p w14:paraId="1D6FC051" w14:textId="77777777" w:rsidR="0074215C" w:rsidRPr="00AD0CC1" w:rsidRDefault="0074215C" w:rsidP="0074215C">
      <w:pPr>
        <w:pStyle w:val="CommentText"/>
      </w:pPr>
      <w:r w:rsidRPr="00AD0CC1">
        <w:rPr>
          <w:rStyle w:val="CommentReference"/>
        </w:rPr>
        <w:annotationRef/>
      </w:r>
      <w:r w:rsidRPr="00AD0CC1">
        <w:t>WHERE DO I WANT TO PLACE IT?</w:t>
      </w:r>
    </w:p>
  </w:comment>
  <w:comment w:id="28" w:author="Noonan, Michael" w:date="2025-05-08T13:59:00Z" w:initials="MN">
    <w:p w14:paraId="127AC980" w14:textId="77777777" w:rsidR="0074215C" w:rsidRPr="00AD0CC1" w:rsidRDefault="0074215C" w:rsidP="0074215C">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29" w:author="Noonan, Michael" w:date="2025-06-06T13:45:00Z" w:initials=" ">
    <w:p w14:paraId="69F18FC0" w14:textId="77777777" w:rsidR="00EA6417" w:rsidRPr="00AD0CC1" w:rsidRDefault="00EA6417" w:rsidP="00EA6417">
      <w:pPr>
        <w:pStyle w:val="CommentText"/>
      </w:pPr>
      <w:r w:rsidRPr="00AD0CC1">
        <w:rPr>
          <w:rStyle w:val="CommentReference"/>
        </w:rPr>
        <w:annotationRef/>
      </w:r>
      <w:r w:rsidRPr="00AD0CC1">
        <w:t>You need to make stronger causal arguments (with evidence) for the relationship between these traits and CRB. For example, the connection with memory is certainly plausible, but there’s no mechanistic path presented.</w:t>
      </w:r>
    </w:p>
  </w:comment>
  <w:comment w:id="30" w:author="Noonan, Michael" w:date="2025-05-08T14:09:00Z" w:initials="MN">
    <w:p w14:paraId="20BADF72" w14:textId="77777777" w:rsidR="00EA6417" w:rsidRPr="00AD0CC1" w:rsidRDefault="00EA6417" w:rsidP="00EA6417">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31" w:author="Noonan, Michael" w:date="2025-06-06T14:10:00Z" w:initials=" ">
    <w:p w14:paraId="1C45DE12" w14:textId="77777777" w:rsidR="003F0D7B" w:rsidRPr="00AD0CC1" w:rsidRDefault="003F0D7B" w:rsidP="003F0D7B">
      <w:pPr>
        <w:pStyle w:val="CommentText"/>
      </w:pPr>
      <w:r w:rsidRPr="00AD0CC1">
        <w:rPr>
          <w:rStyle w:val="CommentReference"/>
        </w:rPr>
        <w:annotationRef/>
      </w:r>
      <w:r w:rsidRPr="00AD0CC1">
        <w:t>As written, this implies altruistic,</w:t>
      </w:r>
      <w:r w:rsidRPr="00AD0CC1">
        <w:rPr>
          <w:b/>
          <w:bCs/>
        </w:rPr>
        <w:t xml:space="preserve"> </w:t>
      </w:r>
      <w:r w:rsidRPr="00AD0CC1">
        <w:rPr>
          <w:rStyle w:val="Strong"/>
          <w:b w:val="0"/>
          <w:bCs w:val="0"/>
        </w:rPr>
        <w:t>intentional information sharing</w:t>
      </w:r>
      <w:r w:rsidRPr="00AD0CC1">
        <w:t xml:space="preserve">, which is highly contentious, </w:t>
      </w:r>
      <w:proofErr w:type="gramStart"/>
      <w:r w:rsidRPr="00AD0CC1">
        <w:t>and  isn’t</w:t>
      </w:r>
      <w:proofErr w:type="gramEnd"/>
      <w:r w:rsidRPr="00AD0CC1">
        <w:t xml:space="preserve"> required by the ICH. It could be</w:t>
      </w:r>
      <w:r w:rsidRPr="00AD0CC1">
        <w:rPr>
          <w:b/>
          <w:bCs/>
        </w:rPr>
        <w:t xml:space="preserve"> </w:t>
      </w:r>
      <w:r w:rsidRPr="00AD0CC1">
        <w:rPr>
          <w:rStyle w:val="Strong"/>
          <w:b w:val="0"/>
          <w:bCs w:val="0"/>
        </w:rPr>
        <w:t>inadvertent social learning</w:t>
      </w:r>
      <w:r w:rsidRPr="00AD0CC1">
        <w:rPr>
          <w:b/>
          <w:bCs/>
        </w:rPr>
        <w:t>.</w:t>
      </w:r>
    </w:p>
  </w:comment>
  <w:comment w:id="32" w:author="Noonan, Michael" w:date="2025-06-06T14:02:00Z" w:initials=" ">
    <w:p w14:paraId="3E6355FD" w14:textId="3E7A8FB6" w:rsidR="003818B6" w:rsidRPr="00AD0CC1" w:rsidRDefault="003818B6">
      <w:pPr>
        <w:pStyle w:val="CommentText"/>
      </w:pPr>
      <w:r w:rsidRPr="00AD0CC1">
        <w:rPr>
          <w:rStyle w:val="CommentReference"/>
        </w:rPr>
        <w:annotationRef/>
      </w:r>
      <w:r w:rsidRPr="00AD0CC1">
        <w:t xml:space="preserve">This paragraph is doing a good job of situating your thesis in the literature and raises legitimate concerns, but it still reads like a draft. It doesn’t critically engage with either Beauchamp’s methods or conclusions, and </w:t>
      </w:r>
      <w:proofErr w:type="gramStart"/>
      <w:r w:rsidRPr="00AD0CC1">
        <w:t>it</w:t>
      </w:r>
      <w:proofErr w:type="gramEnd"/>
      <w:r w:rsidRPr="00AD0CC1">
        <w:t xml:space="preserve"> hand-waves through more recent studies.</w:t>
      </w:r>
    </w:p>
  </w:comment>
  <w:comment w:id="33" w:author="Noonan, Michael" w:date="2025-06-06T13:57:00Z" w:initials=" ">
    <w:p w14:paraId="402C7D8E" w14:textId="7D428327" w:rsidR="000D6432" w:rsidRPr="00AD0CC1" w:rsidRDefault="000D6432">
      <w:pPr>
        <w:pStyle w:val="CommentText"/>
      </w:pPr>
      <w:r w:rsidRPr="00AD0CC1">
        <w:rPr>
          <w:rStyle w:val="CommentReference"/>
        </w:rPr>
        <w:annotationRef/>
      </w:r>
      <w:r w:rsidRPr="00AD0CC1">
        <w:t>Can you be more specific here? Why exactly would waterbirds’ feeding ecology undermine the conclusions? Or what specifically would make it difficult to extrapolate to landbirds?</w:t>
      </w:r>
    </w:p>
  </w:comment>
  <w:comment w:id="34" w:author="Noonan, Michael" w:date="2025-06-06T14:17:00Z" w:initials=" ">
    <w:p w14:paraId="32A85A3D" w14:textId="36D3F2EA" w:rsidR="00AA06D7" w:rsidRPr="00AD0CC1" w:rsidRDefault="00AA06D7">
      <w:pPr>
        <w:pStyle w:val="CommentText"/>
      </w:pPr>
      <w:r w:rsidRPr="00AD0CC1">
        <w:rPr>
          <w:rStyle w:val="CommentReference"/>
        </w:rPr>
        <w:annotationRef/>
      </w:r>
      <w:r w:rsidRPr="00AD0CC1">
        <w:t xml:space="preserve">There’s not a single reference in here. Despite, that you have a number of statements like </w:t>
      </w:r>
      <w:r w:rsidRPr="00AD0CC1">
        <w:rPr>
          <w:rStyle w:val="Emphasis"/>
        </w:rPr>
        <w:t>“feeding needs to occur in less quantity but more frequency”</w:t>
      </w:r>
      <w:r w:rsidRPr="00AD0CC1">
        <w:t xml:space="preserve"> and </w:t>
      </w:r>
      <w:r w:rsidRPr="00AD0CC1">
        <w:rPr>
          <w:rStyle w:val="Emphasis"/>
        </w:rPr>
        <w:t>“it is more important to find greater number of resources by several individuals…”</w:t>
      </w:r>
      <w:r w:rsidRPr="00AD0CC1">
        <w:t xml:space="preserve"> that are presented as fact, but are both speculative and overly broad. You need to ground claims in literature.</w:t>
      </w:r>
      <w:r w:rsidRPr="00AD0CC1">
        <w:br/>
      </w:r>
      <w:r w:rsidRPr="00AD0CC1">
        <w:br/>
        <w:t xml:space="preserve">Also, some birds do have the capacity to overeat and store food in crops or fat, so without more details, it </w:t>
      </w:r>
      <w:proofErr w:type="gramStart"/>
      <w:r w:rsidRPr="00AD0CC1">
        <w:t>come</w:t>
      </w:r>
      <w:proofErr w:type="gramEnd"/>
      <w:r w:rsidRPr="00AD0CC1">
        <w:t xml:space="preserve"> across as if you have a poor understanding of avian physiology. You need to tighten up your arguments throughout. It would be much stronger if you clarified (with evidence) the physiological trade-offs birds face regarding food intake and flight.</w:t>
      </w:r>
    </w:p>
  </w:comment>
  <w:comment w:id="35" w:author="Noonan, Michael" w:date="2025-05-29T12:20:00Z" w:initials=" ">
    <w:p w14:paraId="7947AD26" w14:textId="77777777" w:rsidR="005369F1" w:rsidRPr="00AD0CC1" w:rsidRDefault="005369F1" w:rsidP="005369F1">
      <w:pPr>
        <w:pStyle w:val="CommentText"/>
      </w:pPr>
      <w:r w:rsidRPr="00AD0CC1">
        <w:rPr>
          <w:rStyle w:val="CommentReference"/>
        </w:rPr>
        <w:annotationRef/>
      </w:r>
      <w:r w:rsidRPr="00AD0CC1">
        <w:t>You haven’t yet proposed a research question.</w:t>
      </w:r>
    </w:p>
  </w:comment>
  <w:comment w:id="36" w:author="Noonan, Michael" w:date="2025-05-29T12:22:00Z" w:initials=" ">
    <w:p w14:paraId="5B5CC32B" w14:textId="77777777" w:rsidR="00193CD3" w:rsidRPr="00AD0CC1" w:rsidRDefault="00193CD3" w:rsidP="00193CD3">
      <w:pPr>
        <w:pStyle w:val="CommentText"/>
      </w:pPr>
      <w:r w:rsidRPr="00AD0CC1">
        <w:rPr>
          <w:rStyle w:val="CommentReference"/>
        </w:rPr>
        <w:annotationRef/>
      </w:r>
      <w:r w:rsidRPr="00AD0CC1">
        <w:t>Most mammals are bats, so you need some clarity here.</w:t>
      </w:r>
    </w:p>
  </w:comment>
  <w:comment w:id="52" w:author="Noonan, Michael" w:date="2025-05-29T18:55:00Z" w:initials=" ">
    <w:p w14:paraId="2CFE7685" w14:textId="77777777" w:rsidR="00D624C2" w:rsidRPr="00AD0CC1" w:rsidRDefault="00D624C2" w:rsidP="00D624C2">
      <w:pPr>
        <w:pStyle w:val="CommentText"/>
      </w:pPr>
      <w:r w:rsidRPr="00AD0CC1">
        <w:rPr>
          <w:rStyle w:val="CommentReference"/>
        </w:rPr>
        <w:annotationRef/>
      </w:r>
      <w:r w:rsidRPr="00AD0CC1">
        <w:t>You can stick to birds from here on as you’ve already made a case for birds.</w:t>
      </w:r>
    </w:p>
  </w:comment>
  <w:comment w:id="83" w:author="Noonan, Michael" w:date="2025-05-29T12:42:00Z" w:initials=" ">
    <w:p w14:paraId="3915851D" w14:textId="77777777" w:rsidR="00D624C2" w:rsidRPr="00AD0CC1" w:rsidRDefault="00D624C2" w:rsidP="00D624C2">
      <w:pPr>
        <w:pStyle w:val="CommentText"/>
      </w:pPr>
      <w:r w:rsidRPr="00AD0CC1">
        <w:t xml:space="preserve">There’s a </w:t>
      </w:r>
      <w:r w:rsidRPr="00AD0CC1">
        <w:rPr>
          <w:rStyle w:val="CommentReference"/>
        </w:rPr>
        <w:annotationRef/>
      </w:r>
      <w:r w:rsidRPr="00AD0CC1">
        <w:t>missing word(s) here.</w:t>
      </w:r>
    </w:p>
  </w:comment>
  <w:comment w:id="104" w:author="Noonan, Michael" w:date="2025-05-29T18:55:00Z" w:initials=" ">
    <w:p w14:paraId="45378E99" w14:textId="77777777" w:rsidR="00D95FFA" w:rsidRPr="00AD0CC1" w:rsidRDefault="00D95FFA" w:rsidP="00D95FFA">
      <w:pPr>
        <w:pStyle w:val="CommentText"/>
      </w:pPr>
      <w:r w:rsidRPr="00AD0CC1">
        <w:rPr>
          <w:rStyle w:val="CommentReference"/>
        </w:rPr>
        <w:annotationRef/>
      </w:r>
      <w:r w:rsidRPr="00AD0CC1">
        <w:t>You can stick to birds from here on as you’ve already made a case for birds.</w:t>
      </w:r>
    </w:p>
  </w:comment>
  <w:comment w:id="118" w:author="Noonan, Michael" w:date="2025-05-29T12:42:00Z" w:initials=" ">
    <w:p w14:paraId="7F665B65" w14:textId="77777777" w:rsidR="00D95FFA" w:rsidRPr="00AD0CC1" w:rsidRDefault="00D95FFA" w:rsidP="00D95FFA">
      <w:pPr>
        <w:pStyle w:val="CommentText"/>
      </w:pPr>
      <w:r w:rsidRPr="00AD0CC1">
        <w:t xml:space="preserve">There’s a </w:t>
      </w:r>
      <w:r w:rsidRPr="00AD0CC1">
        <w:rPr>
          <w:rStyle w:val="CommentReference"/>
        </w:rPr>
        <w:annotationRef/>
      </w:r>
      <w:r w:rsidRPr="00AD0CC1">
        <w:t>missing word(s) here.</w:t>
      </w:r>
    </w:p>
  </w:comment>
  <w:comment w:id="130" w:author="sandra cuadros" w:date="2025-04-04T10:07:00Z" w:initials="sc">
    <w:p w14:paraId="4CC9DDAB" w14:textId="77777777" w:rsidR="00C13CCF" w:rsidRPr="00AD0CC1" w:rsidRDefault="00C13CCF" w:rsidP="00C13CCF">
      <w:pPr>
        <w:pStyle w:val="CommentText"/>
        <w:rPr>
          <w:rFonts w:ascii="Calibri" w:hAnsi="Calibri" w:cs="Calibri"/>
        </w:rPr>
      </w:pPr>
      <w:r w:rsidRPr="00AD0CC1">
        <w:rPr>
          <w:rStyle w:val="CommentReference"/>
          <w:rFonts w:ascii="Calibri" w:hAnsi="Calibri" w:cs="Calibri"/>
          <w:sz w:val="20"/>
          <w:szCs w:val="20"/>
        </w:rPr>
        <w:annotationRef/>
      </w:r>
      <w:r w:rsidRPr="00AD0CC1">
        <w:rPr>
          <w:rFonts w:ascii="Calibri" w:hAnsi="Calibri" w:cs="Calibri"/>
        </w:rPr>
        <w:t>Check with Mike if this can be concluded</w:t>
      </w:r>
    </w:p>
  </w:comment>
  <w:comment w:id="132" w:author="Noonan, Michael" w:date="2025-05-29T19:14:00Z" w:initials=" ">
    <w:p w14:paraId="499B68D4" w14:textId="16113097" w:rsidR="006614CD" w:rsidRPr="00AD0CC1" w:rsidRDefault="006614CD">
      <w:pPr>
        <w:pStyle w:val="CommentText"/>
      </w:pPr>
      <w:r w:rsidRPr="00AD0CC1">
        <w:rPr>
          <w:rStyle w:val="CommentReference"/>
        </w:rPr>
        <w:annotationRef/>
      </w:r>
      <w:r w:rsidRPr="00AD0CC1">
        <w:t xml:space="preserve">I doubt this is correct. Humans are almost certainly more studied. This also ignores all of the research on model species like drosophila, or Arabidopsis, or </w:t>
      </w:r>
      <w:proofErr w:type="spellStart"/>
      <w:r w:rsidRPr="00AD0CC1">
        <w:t>mus</w:t>
      </w:r>
      <w:proofErr w:type="spellEnd"/>
      <w:r w:rsidRPr="00AD0CC1">
        <w:t xml:space="preserve"> </w:t>
      </w:r>
      <w:proofErr w:type="spellStart"/>
      <w:r w:rsidRPr="00AD0CC1">
        <w:t>muscus</w:t>
      </w:r>
      <w:proofErr w:type="spellEnd"/>
      <w:r w:rsidRPr="00AD0CC1">
        <w:t xml:space="preserve">. These kinds of statements don’t help you much, especially when they are not supported by any </w:t>
      </w:r>
      <w:proofErr w:type="gramStart"/>
      <w:r w:rsidRPr="00AD0CC1">
        <w:t>references..</w:t>
      </w:r>
      <w:proofErr w:type="gramEnd"/>
    </w:p>
  </w:comment>
  <w:comment w:id="133" w:author="Noonan, Michael" w:date="2025-05-29T19:18:00Z" w:initials=" ">
    <w:p w14:paraId="2307AE6D" w14:textId="3FDACAEC" w:rsidR="006614CD" w:rsidRPr="00AD0CC1" w:rsidRDefault="006614CD">
      <w:pPr>
        <w:pStyle w:val="CommentText"/>
      </w:pPr>
      <w:r w:rsidRPr="00AD0CC1">
        <w:rPr>
          <w:rStyle w:val="CommentReference"/>
        </w:rPr>
        <w:annotationRef/>
      </w:r>
      <w:r w:rsidRPr="00AD0CC1">
        <w:t xml:space="preserve">Again, this isn’t quite right as you’re </w:t>
      </w:r>
      <w:proofErr w:type="gramStart"/>
      <w:r w:rsidRPr="00AD0CC1">
        <w:t>effectively  repeating</w:t>
      </w:r>
      <w:proofErr w:type="gramEnd"/>
      <w:r w:rsidRPr="00AD0CC1">
        <w:t xml:space="preserve"> the work by Boudreau.</w:t>
      </w:r>
    </w:p>
  </w:comment>
  <w:comment w:id="134" w:author="Noonan, Michael" w:date="2025-05-29T19:19:00Z" w:initials=" ">
    <w:p w14:paraId="52205019" w14:textId="2CD40BCB" w:rsidR="006614CD" w:rsidRPr="00AD0CC1" w:rsidRDefault="006614CD">
      <w:pPr>
        <w:pStyle w:val="CommentText"/>
      </w:pPr>
      <w:r w:rsidRPr="00AD0CC1">
        <w:rPr>
          <w:rStyle w:val="CommentReference"/>
        </w:rPr>
        <w:annotationRef/>
      </w:r>
      <w:r w:rsidRPr="00AD0CC1">
        <w:t>More precision with your writing. This is too vague.</w:t>
      </w:r>
    </w:p>
  </w:comment>
  <w:comment w:id="135" w:author="Noonan, Michael" w:date="2025-05-29T19:08:00Z" w:initials=" ">
    <w:p w14:paraId="67649148" w14:textId="7BCD6868" w:rsidR="00DE18EC" w:rsidRPr="00AD0CC1" w:rsidRDefault="00DE18EC">
      <w:pPr>
        <w:pStyle w:val="CommentText"/>
      </w:pPr>
      <w:r w:rsidRPr="00AD0CC1">
        <w:rPr>
          <w:rStyle w:val="CommentReference"/>
        </w:rPr>
        <w:annotationRef/>
      </w:r>
      <w:r w:rsidRPr="00AD0CC1">
        <w:t>Haven’t defined CRB yet.</w:t>
      </w:r>
    </w:p>
  </w:comment>
  <w:comment w:id="137" w:author="Noonan, Michael" w:date="2025-05-29T19:08:00Z" w:initials=" ">
    <w:p w14:paraId="1AA1B723" w14:textId="1818D74C" w:rsidR="00DE18EC" w:rsidRPr="00AD0CC1" w:rsidRDefault="00DE18EC">
      <w:pPr>
        <w:pStyle w:val="CommentText"/>
      </w:pPr>
      <w:r w:rsidRPr="00AD0CC1">
        <w:rPr>
          <w:rStyle w:val="CommentReference"/>
        </w:rPr>
        <w:annotationRef/>
      </w:r>
      <w:r w:rsidRPr="00AD0CC1">
        <w:t>So, most of the intro is not actually about this.</w:t>
      </w:r>
    </w:p>
  </w:comment>
  <w:comment w:id="138" w:author="Noonan, Michael" w:date="2025-05-29T19:07:00Z" w:initials=" ">
    <w:p w14:paraId="475E6488" w14:textId="291E1729" w:rsidR="00DE18EC" w:rsidRPr="00AD0CC1" w:rsidRDefault="00DE18EC">
      <w:pPr>
        <w:pStyle w:val="CommentText"/>
      </w:pPr>
      <w:r w:rsidRPr="00AD0CC1">
        <w:rPr>
          <w:rStyle w:val="CommentReference"/>
        </w:rPr>
        <w:annotationRef/>
      </w:r>
      <w:r w:rsidRPr="00AD0CC1">
        <w:t>You pulled these from the proposal, so they are future tense, but now they should be present tense.</w:t>
      </w:r>
    </w:p>
  </w:comment>
  <w:comment w:id="142" w:author="Noonan, Michael" w:date="2025-05-08T11:28:00Z" w:initials="MN">
    <w:p w14:paraId="0F76A981" w14:textId="77777777" w:rsidR="00F7140F" w:rsidRPr="00AD0CC1" w:rsidRDefault="00F7140F" w:rsidP="00F7140F">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AD0CC1" w:rsidRDefault="00F7140F" w:rsidP="00F7140F">
      <w:pPr>
        <w:pStyle w:val="CommentText"/>
      </w:pPr>
    </w:p>
    <w:p w14:paraId="0E24258A" w14:textId="77777777" w:rsidR="00F7140F" w:rsidRPr="00AD0CC1" w:rsidRDefault="00F7140F" w:rsidP="00F7140F">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44" w:author="Noonan, Michael" w:date="2025-05-29T19:51:00Z" w:initials=" ">
    <w:p w14:paraId="70D7DC90" w14:textId="6D92D190" w:rsidR="000464D5" w:rsidRPr="00AD0CC1" w:rsidRDefault="000464D5">
      <w:pPr>
        <w:pStyle w:val="CommentText"/>
      </w:pPr>
      <w:r w:rsidRPr="00AD0CC1">
        <w:rPr>
          <w:rStyle w:val="CommentReference"/>
        </w:rPr>
        <w:annotationRef/>
      </w:r>
      <w:r w:rsidRPr="00AD0CC1">
        <w:t>This statement is vague and doesn’t serve any purpose.</w:t>
      </w:r>
    </w:p>
  </w:comment>
  <w:comment w:id="145" w:author="Noonan, Michael" w:date="2025-05-29T19:52:00Z" w:initials=" ">
    <w:p w14:paraId="7E0B87B4" w14:textId="4B15A203" w:rsidR="000464D5" w:rsidRPr="00AD0CC1" w:rsidRDefault="000464D5">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143" w:author="Noonan, Michael" w:date="2025-05-29T19:53:00Z" w:initials=" ">
    <w:p w14:paraId="427CA8F9" w14:textId="285609BE" w:rsidR="000464D5" w:rsidRPr="00AD0CC1" w:rsidRDefault="000464D5">
      <w:pPr>
        <w:pStyle w:val="CommentText"/>
      </w:pPr>
      <w:r w:rsidRPr="00AD0CC1">
        <w:rPr>
          <w:rStyle w:val="CommentReference"/>
        </w:rPr>
        <w:annotationRef/>
      </w:r>
      <w:r w:rsidRPr="00AD0CC1">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rsidRPr="00AD0CC1">
        <w:t>timescales</w:t>
      </w:r>
      <w:proofErr w:type="gramEnd"/>
      <w:r w:rsidRPr="00AD0CC1">
        <w:t xml:space="preserve"> it implies that the benefits likely outweigh the costs.</w:t>
      </w:r>
    </w:p>
  </w:comment>
  <w:comment w:id="147" w:author="Noonan, Michael" w:date="2025-05-08T11:38:00Z" w:initials="MN">
    <w:p w14:paraId="4DE10D6A" w14:textId="77777777" w:rsidR="00F7140F" w:rsidRPr="00AD0CC1" w:rsidRDefault="00F7140F" w:rsidP="00F7140F">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148" w:author="Noonan, Michael" w:date="2025-05-08T11:42:00Z" w:initials="MN">
    <w:p w14:paraId="4DCC7BCA" w14:textId="77777777" w:rsidR="00F7140F" w:rsidRPr="00AD0CC1" w:rsidRDefault="00F7140F" w:rsidP="00F7140F">
      <w:pPr>
        <w:pStyle w:val="CommentText"/>
      </w:pPr>
      <w:r w:rsidRPr="00AD0CC1">
        <w:rPr>
          <w:rStyle w:val="CommentReference"/>
        </w:rPr>
        <w:annotationRef/>
      </w:r>
      <w:r w:rsidRPr="00AD0CC1">
        <w:t>You need to stick to a consistent spelling. It switches between American and British throughout. I recommend British or Canadian spelling.</w:t>
      </w:r>
    </w:p>
  </w:comment>
  <w:comment w:id="146" w:author="Noonan, Michael" w:date="2025-05-29T19:57:00Z" w:initials=" ">
    <w:p w14:paraId="0237C849" w14:textId="6C6773B8" w:rsidR="007312AF" w:rsidRPr="00AD0CC1" w:rsidRDefault="007312AF">
      <w:pPr>
        <w:pStyle w:val="CommentText"/>
      </w:pPr>
      <w:r w:rsidRPr="00AD0CC1">
        <w:rPr>
          <w:rStyle w:val="CommentReference"/>
        </w:rPr>
        <w:annotationRef/>
      </w:r>
      <w:r w:rsidRPr="00AD0CC1">
        <w:t>Ok, this paragraph is one of the few in which you directly get to the points you’re trying to make. More need to be structured in this way. However, it is still a little thin, the paradox is only hinted at. You need to make a stronger case as to why communal roosting specifically is an apparent paradox.</w:t>
      </w:r>
    </w:p>
  </w:comment>
  <w:comment w:id="149" w:author="Noonan, Michael" w:date="2025-05-29T20:04:00Z" w:initials=" ">
    <w:p w14:paraId="3990FB9C" w14:textId="7634E0BA" w:rsidR="00AC4FD6" w:rsidRPr="00AD0CC1" w:rsidRDefault="00AC4FD6">
      <w:pPr>
        <w:pStyle w:val="CommentText"/>
      </w:pPr>
      <w:r w:rsidRPr="00AD0CC1">
        <w:rPr>
          <w:rStyle w:val="CommentReference"/>
        </w:rPr>
        <w:annotationRef/>
      </w:r>
      <w:r w:rsidRPr="00AD0CC1">
        <w:t>What is actually observed? More in the tropics? Uniform? You need to follow-up this point by describing what is actually observed.</w:t>
      </w:r>
    </w:p>
  </w:comment>
  <w:comment w:id="150" w:author="Noonan, Michael" w:date="2025-05-29T20:03:00Z" w:initials=" ">
    <w:p w14:paraId="3F65D21B" w14:textId="7644F6C7" w:rsidR="00AC4FD6" w:rsidRPr="00AD0CC1" w:rsidRDefault="00AC4FD6">
      <w:pPr>
        <w:pStyle w:val="CommentText"/>
      </w:pPr>
      <w:r w:rsidRPr="00AD0CC1">
        <w:rPr>
          <w:rStyle w:val="CommentReference"/>
        </w:rPr>
        <w:annotationRef/>
      </w:r>
      <w:r w:rsidRPr="00AD0CC1">
        <w:t>If you’re going to use the acronym, use it consistently.</w:t>
      </w:r>
    </w:p>
  </w:comment>
  <w:comment w:id="151" w:author="Noonan, Michael" w:date="2025-05-08T13:59:00Z" w:initials="MN">
    <w:p w14:paraId="38B5DDE2" w14:textId="77777777" w:rsidR="00F7140F" w:rsidRPr="00AD0CC1" w:rsidRDefault="00F7140F" w:rsidP="00F7140F">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152" w:author="Noonan, Michael" w:date="2025-05-08T14:09:00Z" w:initials="MN">
    <w:p w14:paraId="340DF75A" w14:textId="77777777" w:rsidR="00F7140F" w:rsidRPr="00AD0CC1" w:rsidRDefault="00F7140F" w:rsidP="00F7140F">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153" w:author="Noonan, Michael" w:date="2025-05-29T20:08:00Z" w:initials=" ">
    <w:p w14:paraId="13B68ADF" w14:textId="4F40C4E8" w:rsidR="0016238E" w:rsidRPr="00AD0CC1" w:rsidRDefault="0016238E">
      <w:pPr>
        <w:pStyle w:val="CommentText"/>
      </w:pPr>
      <w:r w:rsidRPr="00AD0CC1">
        <w:rPr>
          <w:rStyle w:val="CommentReference"/>
        </w:rPr>
        <w:annotationRef/>
      </w:r>
      <w:r w:rsidRPr="00AD0CC1">
        <w:t>Which variables?</w:t>
      </w:r>
    </w:p>
  </w:comment>
  <w:comment w:id="155" w:author="Noonan, Michael" w:date="2025-05-29T20:11:00Z" w:initials=" ">
    <w:p w14:paraId="68B30342" w14:textId="28A7DAE7" w:rsidR="00AB3390" w:rsidRPr="00AD0CC1" w:rsidRDefault="00AB3390">
      <w:pPr>
        <w:pStyle w:val="CommentText"/>
      </w:pPr>
      <w:r w:rsidRPr="00AD0CC1">
        <w:rPr>
          <w:rStyle w:val="CommentReference"/>
        </w:rPr>
        <w:annotationRef/>
      </w:r>
      <w:r w:rsidRPr="00AD0CC1">
        <w:t>The correct model structure can handle this.</w:t>
      </w:r>
    </w:p>
  </w:comment>
  <w:comment w:id="156" w:author="Noonan, Michael" w:date="2025-05-08T14:01:00Z" w:initials="MN">
    <w:p w14:paraId="16D6FFC7" w14:textId="77777777" w:rsidR="00F7140F" w:rsidRPr="00AD0CC1" w:rsidRDefault="00F7140F" w:rsidP="00F7140F">
      <w:pPr>
        <w:pStyle w:val="CommentText"/>
      </w:pPr>
      <w:r w:rsidRPr="00AD0CC1">
        <w:rPr>
          <w:rStyle w:val="CommentReference"/>
        </w:rPr>
        <w:annotationRef/>
      </w:r>
      <w:r w:rsidRPr="00AD0CC1">
        <w:t>This study is on the evolution of communal roosting behaviour. The intro doesn’t set this up that way, so from the intro, it wasn’t immediately clear to me why you would be using the comparative method here.</w:t>
      </w:r>
    </w:p>
  </w:comment>
  <w:comment w:id="157" w:author="Noonan, Michael" w:date="2025-05-08T11:30:00Z" w:initials="MN">
    <w:p w14:paraId="511F4517" w14:textId="77777777" w:rsidR="00F7140F" w:rsidRPr="00AD0CC1" w:rsidRDefault="00F7140F" w:rsidP="00F7140F">
      <w:pPr>
        <w:pStyle w:val="CommentText"/>
      </w:pPr>
      <w:r w:rsidRPr="00AD0CC1">
        <w:rPr>
          <w:rStyle w:val="CommentReference"/>
        </w:rPr>
        <w:annotationRef/>
      </w:r>
      <w:r w:rsidRPr="00AD0CC1">
        <w:t>The research question is quite vague and doesn’t connect back to any specific hypothesis or conceptual framework. You need to make a stronger case for the specific variables you are working with.</w:t>
      </w:r>
    </w:p>
  </w:comment>
  <w:comment w:id="154" w:author="Noonan, Michael" w:date="2025-05-29T20:13:00Z" w:initials=" ">
    <w:p w14:paraId="7D0C15B5" w14:textId="520D1E67" w:rsidR="00A00D1E" w:rsidRPr="00AD0CC1" w:rsidRDefault="00A00D1E">
      <w:pPr>
        <w:pStyle w:val="CommentText"/>
      </w:pPr>
      <w:r w:rsidRPr="00AD0CC1">
        <w:rPr>
          <w:rStyle w:val="CommentReference"/>
        </w:rPr>
        <w:annotationRef/>
      </w:r>
      <w:r w:rsidRPr="00AD0CC1">
        <w:t>This feels more like thesis intro material (</w:t>
      </w:r>
      <w:proofErr w:type="spellStart"/>
      <w:r w:rsidRPr="00AD0CC1">
        <w:t>i.e</w:t>
      </w:r>
      <w:proofErr w:type="spellEnd"/>
      <w:r w:rsidRPr="00AD0CC1">
        <w:t>, chapter 1), than research paper intro. I’d recommend keeping only the most relevant elements here and moving this up to chapter 1.</w:t>
      </w:r>
    </w:p>
  </w:comment>
  <w:comment w:id="159" w:author="Noonan, Michael" w:date="2025-05-08T14:25:00Z" w:initials="MN">
    <w:p w14:paraId="37AA6E5B" w14:textId="77777777" w:rsidR="00F7140F" w:rsidRPr="00AD0CC1" w:rsidRDefault="00F7140F" w:rsidP="00F7140F">
      <w:pPr>
        <w:pStyle w:val="CommentText"/>
      </w:pPr>
      <w:r w:rsidRPr="00AD0CC1">
        <w:t xml:space="preserve">Like the </w:t>
      </w:r>
      <w:r w:rsidRPr="00AD0CC1">
        <w:rPr>
          <w:rStyle w:val="CommentReference"/>
        </w:rPr>
        <w:annotationRef/>
      </w:r>
      <w:r w:rsidRPr="00AD0CC1">
        <w:t xml:space="preserve">intro, the methods need a lot more depth. This comes across as a collection of notes, rather than a detailed methods section. </w:t>
      </w:r>
    </w:p>
  </w:comment>
  <w:comment w:id="160" w:author="Noonan, Michael" w:date="2025-05-08T14:26:00Z" w:initials="MN">
    <w:p w14:paraId="5A50A86E" w14:textId="77777777" w:rsidR="00086C33" w:rsidRPr="00AD0CC1" w:rsidRDefault="00086C33" w:rsidP="00086C33">
      <w:pPr>
        <w:pStyle w:val="CommentText"/>
      </w:pPr>
      <w:r w:rsidRPr="00AD0CC1">
        <w:rPr>
          <w:rStyle w:val="CommentReference"/>
        </w:rPr>
        <w:annotationRef/>
      </w:r>
      <w:r w:rsidRPr="00AD0CC1">
        <w:t>You need a lot more depth here. The search terms need to be clearly defined, the tools need to be justified and explained in more detail. Also, this doesn’t describe how you actually determined if a species roosted communally or not.</w:t>
      </w:r>
    </w:p>
  </w:comment>
  <w:comment w:id="161" w:author="Noonan, Michael" w:date="2025-05-29T19:49:00Z" w:initials=" ">
    <w:p w14:paraId="635A6A9C" w14:textId="77777777" w:rsidR="00086C33" w:rsidRPr="00AD0CC1" w:rsidRDefault="00086C33" w:rsidP="00086C33">
      <w:pPr>
        <w:pStyle w:val="CommentText"/>
      </w:pPr>
      <w:r w:rsidRPr="00AD0CC1">
        <w:rPr>
          <w:rStyle w:val="CommentReference"/>
        </w:rPr>
        <w:annotationRef/>
      </w:r>
      <w:r w:rsidRPr="00AD0CC1">
        <w:t>This should be the first section of the methods.</w:t>
      </w:r>
    </w:p>
  </w:comment>
  <w:comment w:id="162" w:author="Noonan, Michael" w:date="2025-05-29T19:50:00Z" w:initials=" ">
    <w:p w14:paraId="1EB8DD08" w14:textId="77777777" w:rsidR="00086C33" w:rsidRPr="00AD0CC1" w:rsidRDefault="00086C33" w:rsidP="00086C33">
      <w:pPr>
        <w:pStyle w:val="CommentText"/>
      </w:pPr>
      <w:r w:rsidRPr="00AD0CC1">
        <w:rPr>
          <w:rStyle w:val="CommentReference"/>
        </w:rPr>
        <w:annotationRef/>
      </w:r>
      <w:r w:rsidRPr="00AD0CC1">
        <w:t>You haven’t explained why you did this.</w:t>
      </w:r>
    </w:p>
  </w:comment>
  <w:comment w:id="163" w:author="Noonan, Michael" w:date="2025-05-08T11:40:00Z" w:initials="MN">
    <w:p w14:paraId="35044723" w14:textId="77777777" w:rsidR="00086C33" w:rsidRPr="00AD0CC1" w:rsidRDefault="00086C33" w:rsidP="00086C33">
      <w:pPr>
        <w:pStyle w:val="CommentText"/>
      </w:pPr>
      <w:r w:rsidRPr="00AD0CC1">
        <w:rPr>
          <w:rStyle w:val="CommentReference"/>
        </w:rPr>
        <w:annotationRef/>
      </w:r>
      <w:r w:rsidRPr="00AD0CC1">
        <w:t xml:space="preserve"> </w:t>
      </w:r>
    </w:p>
  </w:comment>
  <w:comment w:id="164" w:author="Noonan, Michael" w:date="2025-05-08T14:29:00Z" w:initials="MN">
    <w:p w14:paraId="0029CB48" w14:textId="77777777" w:rsidR="00086C33" w:rsidRPr="00AD0CC1" w:rsidRDefault="00086C33" w:rsidP="00086C33">
      <w:pPr>
        <w:pStyle w:val="CommentText"/>
      </w:pPr>
      <w:r w:rsidRPr="00AD0CC1">
        <w:rPr>
          <w:rStyle w:val="CommentReference"/>
        </w:rPr>
        <w:annotationRef/>
      </w:r>
      <w:r w:rsidRPr="00AD0CC1">
        <w:t>You need to present a clear set of guidelines that allows the reader to understand how you made this decision from the literature.</w:t>
      </w:r>
    </w:p>
  </w:comment>
  <w:comment w:id="165" w:author="Noonan, Michael" w:date="2025-05-08T14:30:00Z" w:initials="MN">
    <w:p w14:paraId="5E683A28" w14:textId="77777777" w:rsidR="00086C33" w:rsidRPr="00AD0CC1" w:rsidRDefault="00086C33" w:rsidP="00086C33">
      <w:pPr>
        <w:pStyle w:val="CommentText"/>
      </w:pPr>
      <w:r w:rsidRPr="00AD0CC1">
        <w:rPr>
          <w:rStyle w:val="CommentReference"/>
        </w:rPr>
        <w:annotationRef/>
      </w:r>
      <w:r w:rsidRPr="00AD0CC1">
        <w:t>Following on from the previous comment, without a clear set of criteria for how communal roosting was classified, it’s not obvious how/why species would fall into the data deficient category. More details are needed here.</w:t>
      </w:r>
    </w:p>
  </w:comment>
  <w:comment w:id="167" w:author="Noonan, Michael" w:date="2025-05-08T14:32:00Z" w:initials="MN">
    <w:p w14:paraId="2E84D521" w14:textId="77777777" w:rsidR="00086C33" w:rsidRPr="00AD0CC1" w:rsidRDefault="00086C33" w:rsidP="00086C33">
      <w:pPr>
        <w:pStyle w:val="CommentText"/>
      </w:pPr>
      <w:r w:rsidRPr="00AD0CC1">
        <w:rPr>
          <w:rStyle w:val="CommentReference"/>
        </w:rPr>
        <w:annotationRef/>
      </w:r>
      <w:r w:rsidRPr="00AD0CC1">
        <w:t>As above, you need more depth here.</w:t>
      </w:r>
    </w:p>
  </w:comment>
  <w:comment w:id="168" w:author="Noonan, Michael" w:date="2025-05-08T14:32:00Z" w:initials="MN">
    <w:p w14:paraId="38F1245D" w14:textId="77777777" w:rsidR="00086C33" w:rsidRPr="00AD0CC1" w:rsidRDefault="00086C33" w:rsidP="00086C33">
      <w:pPr>
        <w:pStyle w:val="CommentText"/>
      </w:pPr>
      <w:r w:rsidRPr="00AD0CC1">
        <w:rPr>
          <w:rStyle w:val="CommentReference"/>
        </w:rPr>
        <w:annotationRef/>
      </w:r>
      <w:r w:rsidRPr="00AD0CC1">
        <w:t xml:space="preserve">What’s your sample size? Is it 8,373? </w:t>
      </w:r>
    </w:p>
  </w:comment>
  <w:comment w:id="169" w:author="Noonan, Michael" w:date="2025-05-08T14:32:00Z" w:initials="MN">
    <w:p w14:paraId="160CD84F" w14:textId="77777777" w:rsidR="00086C33" w:rsidRPr="00AD0CC1" w:rsidRDefault="00086C33" w:rsidP="00086C33">
      <w:pPr>
        <w:pStyle w:val="CommentText"/>
      </w:pPr>
      <w:r w:rsidRPr="00AD0CC1">
        <w:rPr>
          <w:rStyle w:val="CommentReference"/>
        </w:rPr>
        <w:annotationRef/>
      </w:r>
      <w:r w:rsidRPr="00AD0CC1">
        <w:t xml:space="preserve">There’s a publication for this. Cite the peer </w:t>
      </w:r>
      <w:proofErr w:type="spellStart"/>
      <w:r w:rsidRPr="00AD0CC1">
        <w:t>reviwed</w:t>
      </w:r>
      <w:proofErr w:type="spellEnd"/>
      <w:r w:rsidRPr="00AD0CC1">
        <w:t xml:space="preserve"> study, not the website.</w:t>
      </w:r>
    </w:p>
  </w:comment>
  <w:comment w:id="170" w:author="Noonan, Michael" w:date="2025-05-08T14:31:00Z" w:initials="MN">
    <w:p w14:paraId="05D2FDFC" w14:textId="77777777" w:rsidR="00086C33" w:rsidRPr="00AD0CC1" w:rsidRDefault="00086C33" w:rsidP="00086C33">
      <w:pPr>
        <w:pStyle w:val="CommentText"/>
      </w:pPr>
      <w:r w:rsidRPr="00AD0CC1">
        <w:rPr>
          <w:rStyle w:val="CommentReference"/>
        </w:rPr>
        <w:annotationRef/>
      </w:r>
      <w:r w:rsidRPr="00AD0CC1">
        <w:t>?</w:t>
      </w:r>
    </w:p>
  </w:comment>
  <w:comment w:id="171" w:author="Noonan, Michael" w:date="2025-05-29T20:19:00Z" w:initials=" ">
    <w:p w14:paraId="0A665144" w14:textId="77777777" w:rsidR="00086C33" w:rsidRPr="00AD0CC1" w:rsidRDefault="00086C33" w:rsidP="00086C33">
      <w:pPr>
        <w:pStyle w:val="CommentText"/>
      </w:pPr>
      <w:r w:rsidRPr="00AD0CC1">
        <w:rPr>
          <w:rStyle w:val="CommentReference"/>
        </w:rPr>
        <w:annotationRef/>
      </w:r>
      <w:r w:rsidRPr="00AD0CC1">
        <w:t>References for the package, and the least squares consensus tree method.</w:t>
      </w:r>
    </w:p>
  </w:comment>
  <w:comment w:id="173" w:author="Noonan, Michael" w:date="2025-05-08T14:35:00Z" w:initials="MN">
    <w:p w14:paraId="07AD58E9" w14:textId="77777777" w:rsidR="00F7140F" w:rsidRPr="00AD0CC1" w:rsidRDefault="00F7140F" w:rsidP="00F7140F">
      <w:pPr>
        <w:pStyle w:val="CommentText"/>
      </w:pPr>
      <w:r w:rsidRPr="00AD0CC1">
        <w:t xml:space="preserve">The equation is incorrect. </w:t>
      </w:r>
      <w:r w:rsidRPr="00AD0CC1">
        <w:rPr>
          <w:rStyle w:val="CommentReference"/>
        </w:rPr>
        <w:annotationRef/>
      </w:r>
      <w:r w:rsidRPr="00AD0CC1">
        <w:t>Phylogeny is not an additive term in the model.</w:t>
      </w:r>
    </w:p>
  </w:comment>
  <w:comment w:id="174" w:author="Noonan, Michael" w:date="2025-05-08T14:36:00Z" w:initials="MN">
    <w:p w14:paraId="20388C28" w14:textId="77777777" w:rsidR="00F7140F" w:rsidRPr="00AD0CC1" w:rsidRDefault="00F7140F" w:rsidP="00F7140F">
      <w:pPr>
        <w:pStyle w:val="CommentText"/>
      </w:pPr>
      <w:r w:rsidRPr="00AD0CC1">
        <w:rPr>
          <w:rStyle w:val="CommentReference"/>
        </w:rPr>
        <w:annotationRef/>
      </w:r>
      <w:r w:rsidRPr="00AD0CC1">
        <w:t>This can’t be right. You should be using a logit link for variables bound between o-1</w:t>
      </w:r>
    </w:p>
  </w:comment>
  <w:comment w:id="175" w:author="Noonan, Michael" w:date="2025-05-08T14:38:00Z" w:initials="MN">
    <w:p w14:paraId="3465A623" w14:textId="77777777" w:rsidR="00F7140F" w:rsidRPr="00AD0CC1" w:rsidRDefault="00F7140F" w:rsidP="00F7140F">
      <w:pPr>
        <w:pStyle w:val="CommentText"/>
      </w:pPr>
      <w:r w:rsidRPr="00AD0CC1">
        <w:rPr>
          <w:rStyle w:val="CommentReference"/>
        </w:rPr>
        <w:annotationRef/>
      </w:r>
      <w:r w:rsidRPr="00AD0CC1">
        <w:t>Is this still correct? What about burn in and thinning?</w:t>
      </w:r>
    </w:p>
  </w:comment>
  <w:comment w:id="176" w:author="Noonan, Michael" w:date="2025-05-29T19:49:00Z" w:initials=" ">
    <w:p w14:paraId="326E7E03" w14:textId="77777777" w:rsidR="00FA30DE" w:rsidRPr="00AD0CC1" w:rsidRDefault="00FA30DE" w:rsidP="00FA30DE">
      <w:pPr>
        <w:pStyle w:val="CommentText"/>
      </w:pPr>
      <w:r w:rsidRPr="00AD0CC1">
        <w:rPr>
          <w:rStyle w:val="CommentReference"/>
        </w:rPr>
        <w:annotationRef/>
      </w:r>
      <w:r w:rsidRPr="00AD0CC1">
        <w:t>Data collection first, modelling second.</w:t>
      </w:r>
    </w:p>
  </w:comment>
  <w:comment w:id="177" w:author="Noonan, Michael" w:date="2025-05-08T14:37:00Z" w:initials="MN">
    <w:p w14:paraId="53E4F5B5" w14:textId="77777777" w:rsidR="00FA30DE" w:rsidRPr="00AD0CC1" w:rsidRDefault="00FA30DE" w:rsidP="00FA30DE">
      <w:pPr>
        <w:pStyle w:val="CommentText"/>
      </w:pPr>
      <w:r w:rsidRPr="00AD0CC1">
        <w:rPr>
          <w:rStyle w:val="CommentReference"/>
        </w:rPr>
        <w:annotationRef/>
      </w:r>
      <w:r w:rsidRPr="00AD0CC1">
        <w:t xml:space="preserve">It’s unclear how you got from &gt;8,000 species, to 946. </w:t>
      </w:r>
    </w:p>
  </w:comment>
  <w:comment w:id="178" w:author="Noonan, Michael" w:date="2025-05-08T14:40:00Z" w:initials="MN">
    <w:p w14:paraId="11B2F893" w14:textId="77777777" w:rsidR="00FA30DE" w:rsidRPr="00AD0CC1" w:rsidRDefault="00FA30DE" w:rsidP="00FA30DE">
      <w:pPr>
        <w:pStyle w:val="CommentText"/>
      </w:pPr>
      <w:r w:rsidRPr="00AD0CC1">
        <w:rPr>
          <w:rStyle w:val="CommentReference"/>
        </w:rPr>
        <w:annotationRef/>
      </w:r>
      <w:r w:rsidRPr="00AD0CC1">
        <w:t xml:space="preserve">All of this needs to be justified and shown clearly in the supplementary material. Also, you should be describing this above when you mention the biological variables, so that all of that is in the same place. </w:t>
      </w:r>
    </w:p>
  </w:comment>
  <w:comment w:id="179" w:author="Noonan, Michael" w:date="2025-05-29T20:14:00Z" w:initials=" ">
    <w:p w14:paraId="19F6CE63" w14:textId="77777777" w:rsidR="00FA30DE" w:rsidRPr="00AD0CC1" w:rsidRDefault="00FA30DE" w:rsidP="00FA30DE">
      <w:pPr>
        <w:pStyle w:val="CommentText"/>
      </w:pPr>
      <w:r w:rsidRPr="00AD0CC1">
        <w:rPr>
          <w:rStyle w:val="CommentReference"/>
        </w:rPr>
        <w:annotationRef/>
      </w:r>
      <w:r w:rsidRPr="00AD0CC1">
        <w:t>You need details on why this was run.</w:t>
      </w:r>
    </w:p>
  </w:comment>
  <w:comment w:id="180" w:author="Noonan, Michael" w:date="2025-05-29T20:15:00Z" w:initials=" ">
    <w:p w14:paraId="2C585B2C" w14:textId="77777777" w:rsidR="00FA30DE" w:rsidRPr="00AD0CC1" w:rsidRDefault="00FA30DE" w:rsidP="00FA30DE">
      <w:pPr>
        <w:pStyle w:val="CommentText"/>
      </w:pPr>
      <w:r w:rsidRPr="00AD0CC1">
        <w:rPr>
          <w:rStyle w:val="CommentReference"/>
        </w:rPr>
        <w:annotationRef/>
      </w:r>
      <w:r w:rsidRPr="00AD0CC1">
        <w:t>There’s no table legend.</w:t>
      </w:r>
    </w:p>
  </w:comment>
  <w:comment w:id="181" w:author="Noonan, Michael" w:date="2025-05-08T14:41:00Z" w:initials="MN">
    <w:p w14:paraId="54AE6B18" w14:textId="77777777" w:rsidR="00FA30DE" w:rsidRPr="00AD0CC1" w:rsidRDefault="00FA30DE" w:rsidP="00FA30DE">
      <w:pPr>
        <w:pStyle w:val="CommentText"/>
      </w:pPr>
      <w:r w:rsidRPr="00AD0CC1">
        <w:rPr>
          <w:rStyle w:val="CommentReference"/>
        </w:rPr>
        <w:annotationRef/>
      </w:r>
      <w:r w:rsidRPr="00AD0CC1">
        <w:t>The model names are not really relevant. Either switch to informative model names, or remove.</w:t>
      </w:r>
    </w:p>
  </w:comment>
  <w:comment w:id="183" w:author="Noonan, Michael" w:date="2025-05-08T14:54:00Z" w:initials="MN">
    <w:p w14:paraId="7C46180B" w14:textId="77777777" w:rsidR="00F7140F" w:rsidRPr="00AD0CC1" w:rsidRDefault="00F7140F" w:rsidP="00F7140F">
      <w:pPr>
        <w:pStyle w:val="CommentText"/>
      </w:pPr>
      <w:r w:rsidRPr="00AD0CC1">
        <w:rPr>
          <w:rStyle w:val="CommentReference"/>
        </w:rPr>
        <w:annotationRef/>
      </w:r>
      <w:r w:rsidRPr="00AD0CC1">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185" w:author="Noonan, Michael" w:date="2025-05-08T14:44:00Z" w:initials="MN">
    <w:p w14:paraId="3EB6C3FA" w14:textId="77777777" w:rsidR="00F7140F" w:rsidRPr="00AD0CC1" w:rsidRDefault="00F7140F" w:rsidP="00F7140F">
      <w:pPr>
        <w:pStyle w:val="CommentText"/>
      </w:pPr>
      <w:r w:rsidRPr="00AD0CC1">
        <w:rPr>
          <w:rStyle w:val="CommentReference"/>
        </w:rPr>
        <w:annotationRef/>
      </w:r>
      <w:r w:rsidRPr="00AD0CC1">
        <w:t>The terms 0 and 1 are not helpful, try to use more meaningful language like the presence/absence of communal roosting.</w:t>
      </w:r>
    </w:p>
  </w:comment>
  <w:comment w:id="186" w:author="Noonan, Michael" w:date="2025-05-08T14:45:00Z" w:initials="MN">
    <w:p w14:paraId="0489106F" w14:textId="77777777" w:rsidR="00F7140F" w:rsidRPr="00AD0CC1" w:rsidRDefault="00F7140F" w:rsidP="00F7140F">
      <w:pPr>
        <w:pStyle w:val="CommentText"/>
      </w:pPr>
      <w:r w:rsidRPr="00AD0CC1">
        <w:rPr>
          <w:rStyle w:val="CommentReference"/>
        </w:rPr>
        <w:annotationRef/>
      </w:r>
      <w:r w:rsidRPr="00AD0CC1">
        <w:t>Check for formatting throughout as it switches colours in places.</w:t>
      </w:r>
    </w:p>
  </w:comment>
  <w:comment w:id="187" w:author="Noonan, Michael" w:date="2025-05-29T20:24:00Z" w:initials=" ">
    <w:p w14:paraId="7F7789AB" w14:textId="730824FA" w:rsidR="00372A39" w:rsidRPr="00AD0CC1" w:rsidRDefault="00372A39">
      <w:pPr>
        <w:pStyle w:val="CommentText"/>
      </w:pPr>
      <w:r w:rsidRPr="00AD0CC1">
        <w:rPr>
          <w:rStyle w:val="CommentReference"/>
        </w:rPr>
        <w:annotationRef/>
      </w:r>
      <w:r w:rsidRPr="00AD0CC1">
        <w:t>All of the figures need much large font sizes for the axis labels.</w:t>
      </w:r>
    </w:p>
  </w:comment>
  <w:comment w:id="190" w:author="Noonan, Michael" w:date="2025-05-08T14:48:00Z" w:initials="MN">
    <w:p w14:paraId="31B8EB0B" w14:textId="77777777" w:rsidR="00F7140F" w:rsidRPr="00AD0CC1" w:rsidRDefault="00F7140F" w:rsidP="00F7140F">
      <w:pPr>
        <w:pStyle w:val="CommentText"/>
      </w:pPr>
      <w:r w:rsidRPr="00AD0CC1">
        <w:rPr>
          <w:rStyle w:val="CommentReference"/>
        </w:rPr>
        <w:annotationRef/>
      </w:r>
      <w:r w:rsidRPr="00AD0CC1">
        <w:t>What is this number?</w:t>
      </w:r>
    </w:p>
  </w:comment>
  <w:comment w:id="191" w:author="Noonan, Michael" w:date="2025-05-08T14:51:00Z" w:initials="MN">
    <w:p w14:paraId="7B7EDA77" w14:textId="77777777" w:rsidR="00F7140F" w:rsidRPr="00AD0CC1" w:rsidRDefault="00F7140F" w:rsidP="00F7140F">
      <w:pPr>
        <w:pStyle w:val="CommentText"/>
      </w:pPr>
      <w:r w:rsidRPr="00AD0CC1">
        <w:rPr>
          <w:rStyle w:val="CommentReference"/>
        </w:rPr>
        <w:annotationRef/>
      </w:r>
      <w:r w:rsidRPr="00AD0CC1">
        <w:t>I don’t know what I’m looking at here.</w:t>
      </w:r>
    </w:p>
  </w:comment>
  <w:comment w:id="192" w:author="Noonan, Michael" w:date="2025-05-08T14:49:00Z" w:initials="MN">
    <w:p w14:paraId="4C90002A" w14:textId="77777777" w:rsidR="00F7140F" w:rsidRPr="00AD0CC1" w:rsidRDefault="00F7140F" w:rsidP="00F7140F">
      <w:pPr>
        <w:pStyle w:val="CommentText"/>
      </w:pPr>
      <w:r w:rsidRPr="00AD0CC1">
        <w:rPr>
          <w:rStyle w:val="CommentReference"/>
        </w:rPr>
        <w:annotationRef/>
      </w:r>
      <w:r w:rsidRPr="00AD0CC1">
        <w:t>You’ll want a proper table here, not a screenshot.</w:t>
      </w:r>
    </w:p>
  </w:comment>
  <w:comment w:id="194" w:author="Noonan, Michael" w:date="2025-05-08T14:52:00Z" w:initials="MN">
    <w:p w14:paraId="4B632BB1" w14:textId="77777777" w:rsidR="00F7140F" w:rsidRPr="00AD0CC1" w:rsidRDefault="00F7140F" w:rsidP="00F7140F">
      <w:pPr>
        <w:pStyle w:val="CommentText"/>
      </w:pPr>
      <w:r w:rsidRPr="00AD0CC1">
        <w:rPr>
          <w:rStyle w:val="CommentReference"/>
        </w:rPr>
        <w:annotationRef/>
      </w:r>
      <w:r w:rsidRPr="00AD0CC1">
        <w:t>The sections above need a lot of work, so I didn’t spend much time on the discussion. The discussion should be deriving new insights based on the results. Without any results yet, it doesn’t make sense to provide in depth comments on the material here.</w:t>
      </w:r>
      <w:r w:rsidRPr="00AD0CC1">
        <w:br/>
      </w:r>
      <w:r w:rsidRPr="00AD0CC1">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95" w:author="Noonan, Michael" w:date="2025-05-08T14:47:00Z" w:initials="MN">
    <w:p w14:paraId="0E33179D" w14:textId="77777777" w:rsidR="009450D8" w:rsidRPr="00AD0CC1" w:rsidRDefault="009450D8" w:rsidP="009450D8">
      <w:pPr>
        <w:pStyle w:val="CommentText"/>
      </w:pPr>
      <w:r w:rsidRPr="00AD0CC1">
        <w:rPr>
          <w:rStyle w:val="CommentReference"/>
        </w:rPr>
        <w:annotationRef/>
      </w:r>
      <w:r w:rsidRPr="00AD0CC1">
        <w:t>This is speculative. No speculation in the results, that should be saved for the discussion.</w:t>
      </w:r>
    </w:p>
  </w:comment>
  <w:comment w:id="201" w:author="sandra cuadros" w:date="2025-06-01T20:08:00Z" w:initials="sc">
    <w:p w14:paraId="221A70C1" w14:textId="215C0AEE" w:rsidR="00F4077F" w:rsidRPr="00AD0CC1" w:rsidRDefault="00F4077F">
      <w:pPr>
        <w:pStyle w:val="CommentText"/>
      </w:pPr>
      <w:r w:rsidRPr="00AD0CC1">
        <w:rPr>
          <w:rStyle w:val="CommentReference"/>
        </w:rPr>
        <w:annotationRef/>
      </w:r>
      <w:r w:rsidRPr="00AD0CC1">
        <w:t>BROUGHT FROM INTRO, REARRANGE</w:t>
      </w:r>
    </w:p>
  </w:comment>
  <w:comment w:id="202" w:author="Noonan, Michael" w:date="2025-05-29T18:56:00Z" w:initials=" ">
    <w:p w14:paraId="337DB261" w14:textId="77777777" w:rsidR="00F4077F" w:rsidRPr="00AD0CC1" w:rsidRDefault="00F4077F" w:rsidP="00F4077F">
      <w:pPr>
        <w:pStyle w:val="CommentText"/>
      </w:pPr>
      <w:r w:rsidRPr="00AD0CC1">
        <w:rPr>
          <w:rStyle w:val="CommentReference"/>
        </w:rPr>
        <w:annotationRef/>
      </w:r>
      <w:r w:rsidRPr="00AD0CC1">
        <w:t xml:space="preserve">This is too short to be a </w:t>
      </w:r>
      <w:proofErr w:type="gramStart"/>
      <w:r w:rsidRPr="00AD0CC1">
        <w:t>stand alone</w:t>
      </w:r>
      <w:proofErr w:type="gramEnd"/>
      <w:r w:rsidRPr="00AD0CC1">
        <w:t xml:space="preserve"> section. I’m also unclear as to what any of this means with respect to the evolution of communal roosting behaviour.</w:t>
      </w:r>
    </w:p>
  </w:comment>
  <w:comment w:id="203" w:author="Noonan, Michael" w:date="2025-05-29T18:56:00Z" w:initials=" ">
    <w:p w14:paraId="78310A4D" w14:textId="77777777" w:rsidR="00F4077F" w:rsidRPr="00AD0CC1" w:rsidRDefault="00F4077F" w:rsidP="00F4077F">
      <w:pPr>
        <w:pStyle w:val="CommentText"/>
      </w:pPr>
      <w:r w:rsidRPr="00AD0CC1">
        <w:rPr>
          <w:rStyle w:val="CommentReference"/>
        </w:rPr>
        <w:annotationRef/>
      </w:r>
      <w:r w:rsidRPr="00AD0CC1">
        <w:t>The intro is all over the place. You’ve now moved into territorial defense, which is completely disconnected from anything that the above material was leading towards. You need to work on flow throughout.</w:t>
      </w:r>
    </w:p>
  </w:comment>
  <w:comment w:id="204" w:author="Noonan, Michael" w:date="2025-05-29T18:58:00Z" w:initials=" ">
    <w:p w14:paraId="0C652EBA" w14:textId="77777777" w:rsidR="00F4077F" w:rsidRPr="00AD0CC1" w:rsidRDefault="00F4077F" w:rsidP="00F4077F">
      <w:pPr>
        <w:pStyle w:val="CommentText"/>
      </w:pPr>
      <w:r w:rsidRPr="00AD0CC1">
        <w:rPr>
          <w:rStyle w:val="CommentReference"/>
        </w:rPr>
        <w:annotationRef/>
      </w:r>
      <w:r w:rsidRPr="00AD0CC1">
        <w:t xml:space="preserve">I don’t know where you’re getting this prediction from. Defensibility is tied to </w:t>
      </w:r>
      <w:proofErr w:type="spellStart"/>
      <w:r w:rsidRPr="00AD0CC1">
        <w:t>spatio</w:t>
      </w:r>
      <w:proofErr w:type="spellEnd"/>
      <w:r w:rsidRPr="00AD0CC1">
        <w:t>-temporal predictability, which can occur at any trophic level. Many insectivorous or seed eating birds will defend territories.</w:t>
      </w:r>
    </w:p>
  </w:comment>
  <w:comment w:id="205" w:author="Noonan, Michael" w:date="2025-05-29T19:00:00Z" w:initials=" ">
    <w:p w14:paraId="20BE47B3" w14:textId="77777777" w:rsidR="00F4077F" w:rsidRPr="00AD0CC1" w:rsidRDefault="00F4077F" w:rsidP="00F4077F">
      <w:pPr>
        <w:pStyle w:val="CommentText"/>
      </w:pPr>
      <w:r w:rsidRPr="00AD0CC1">
        <w:rPr>
          <w:rStyle w:val="CommentReference"/>
        </w:rPr>
        <w:annotationRef/>
      </w:r>
      <w:r w:rsidRPr="00AD0CC1">
        <w:t>Again, I’m not sure where this prediction is coming from. If resources are scarce and not clumped in space/time, they are likely not economical to defend, so the opposite is actually expected. It’s also unclear what any of this has to do with communal roosting.</w:t>
      </w:r>
    </w:p>
  </w:comment>
  <w:comment w:id="206" w:author="Noonan, Michael" w:date="2025-05-29T19:02:00Z" w:initials=" ">
    <w:p w14:paraId="3ED1655C" w14:textId="77777777" w:rsidR="00F4077F" w:rsidRPr="00AD0CC1" w:rsidRDefault="00F4077F" w:rsidP="00F4077F">
      <w:pPr>
        <w:pStyle w:val="CommentText"/>
      </w:pPr>
      <w:r w:rsidRPr="00AD0CC1">
        <w:rPr>
          <w:rStyle w:val="CommentReference"/>
        </w:rPr>
        <w:annotationRef/>
      </w:r>
      <w:r w:rsidRPr="00AD0CC1">
        <w:t>Individuals will defend territories for reasons beyond food, so this section ignores large swaths of species’ ecologies.</w:t>
      </w:r>
    </w:p>
  </w:comment>
  <w:comment w:id="207" w:author="Noonan, Michael" w:date="2025-05-29T19:03:00Z" w:initials=" ">
    <w:p w14:paraId="022A5145" w14:textId="77777777" w:rsidR="00F4077F" w:rsidRPr="00AD0CC1" w:rsidRDefault="00F4077F" w:rsidP="00F4077F">
      <w:pPr>
        <w:pStyle w:val="CommentText"/>
      </w:pPr>
      <w:r w:rsidRPr="00AD0CC1">
        <w:rPr>
          <w:rStyle w:val="CommentReference"/>
        </w:rPr>
        <w:annotationRef/>
      </w:r>
      <w:r w:rsidRPr="00AD0CC1">
        <w:t>Ok, but this doesn’t follow from any of the points you raised above. I’m struggling to understand what the aim of this section is.</w:t>
      </w:r>
    </w:p>
  </w:comment>
  <w:comment w:id="214" w:author="sandra cuadros" w:date="2025-06-01T20:21:00Z" w:initials="sc">
    <w:p w14:paraId="4F5D958A" w14:textId="5F210D6C" w:rsidR="00C13CCF" w:rsidRPr="00AD0CC1" w:rsidRDefault="00C13CCF">
      <w:pPr>
        <w:pStyle w:val="CommentText"/>
      </w:pPr>
      <w:r w:rsidRPr="00AD0CC1">
        <w:rPr>
          <w:rStyle w:val="CommentReference"/>
        </w:rPr>
        <w:annotationRef/>
      </w:r>
      <w:r w:rsidRPr="00AD0CC1">
        <w:t>From CH1</w:t>
      </w:r>
    </w:p>
  </w:comment>
  <w:comment w:id="217" w:author="Noonan, Michael" w:date="2025-05-29T19:52:00Z" w:initials=" ">
    <w:p w14:paraId="39FEB1C1" w14:textId="77777777" w:rsidR="00D96559" w:rsidRPr="00AD0CC1" w:rsidRDefault="00D96559" w:rsidP="00D96559">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218" w:author="Noonan, Michael" w:date="2025-05-29T19:53:00Z" w:initials=" ">
    <w:p w14:paraId="7AF61353" w14:textId="77777777" w:rsidR="00D96559" w:rsidRPr="00AD0CC1" w:rsidRDefault="00D96559" w:rsidP="00D96559">
      <w:pPr>
        <w:pStyle w:val="CommentText"/>
      </w:pPr>
      <w:r w:rsidRPr="00AD0CC1">
        <w:rPr>
          <w:rStyle w:val="CommentReference"/>
        </w:rPr>
        <w:annotationRef/>
      </w:r>
      <w:r w:rsidRPr="00AD0CC1">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rsidRPr="00AD0CC1">
        <w:t>timescales</w:t>
      </w:r>
      <w:proofErr w:type="gramEnd"/>
      <w:r w:rsidRPr="00AD0CC1">
        <w:t xml:space="preserve"> it implies that the benefits likely outweigh the costs.</w:t>
      </w:r>
    </w:p>
  </w:comment>
  <w:comment w:id="399" w:author="Noonan, Michael" w:date="2025-05-29T20:26:00Z" w:initials=" ">
    <w:p w14:paraId="6BA44349" w14:textId="77777777" w:rsidR="00145D72" w:rsidRPr="00AD0CC1" w:rsidRDefault="00145D72" w:rsidP="00145D72">
      <w:pPr>
        <w:pStyle w:val="CommentText"/>
      </w:pPr>
      <w:r w:rsidRPr="00AD0CC1">
        <w:rPr>
          <w:rStyle w:val="CommentReference"/>
        </w:rPr>
        <w:annotationRef/>
      </w:r>
      <w:r w:rsidRPr="00AD0CC1">
        <w:t>These aren’t needed in the main text. Save for the supplement. Also, you don’t have labels for a and b.</w:t>
      </w:r>
    </w:p>
  </w:comment>
  <w:comment w:id="400" w:author="sandra cuadros" w:date="2025-05-30T10:33:00Z" w:initials="sc">
    <w:p w14:paraId="3A285747" w14:textId="560EC357" w:rsidR="000A200F" w:rsidRPr="00AD0CC1" w:rsidRDefault="000A200F">
      <w:pPr>
        <w:pStyle w:val="CommentText"/>
      </w:pPr>
      <w:r w:rsidRPr="00AD0CC1">
        <w:rPr>
          <w:rStyle w:val="CommentReference"/>
        </w:rPr>
        <w:annotationRef/>
      </w:r>
      <w:r w:rsidRPr="00AD0CC1">
        <w:t xml:space="preserve">Make sure </w:t>
      </w:r>
      <w:proofErr w:type="spellStart"/>
      <w:r w:rsidRPr="00AD0CC1">
        <w:t>axisa</w:t>
      </w:r>
      <w:proofErr w:type="spellEnd"/>
      <w:r w:rsidRPr="00AD0CC1">
        <w:t xml:space="preserve"> is right </w:t>
      </w:r>
      <w:proofErr w:type="spellStart"/>
      <w:r w:rsidRPr="00AD0CC1">
        <w:t>scasle</w:t>
      </w:r>
      <w:proofErr w:type="spellEnd"/>
    </w:p>
  </w:comment>
  <w:comment w:id="401" w:author="Noonan, Michael" w:date="2025-05-29T20:28:00Z" w:initials=" ">
    <w:p w14:paraId="17B62841" w14:textId="77777777" w:rsidR="00145D72" w:rsidRDefault="00145D72" w:rsidP="00145D72">
      <w:pPr>
        <w:pStyle w:val="CommentText"/>
      </w:pPr>
      <w:r w:rsidRPr="00AD0CC1">
        <w:rPr>
          <w:rStyle w:val="CommentReference"/>
        </w:rPr>
        <w:annotationRef/>
      </w:r>
      <w:r w:rsidRPr="00AD0CC1">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E92915" w15:done="0"/>
  <w15:commentEx w15:paraId="27D1EAF5" w15:done="1"/>
  <w15:commentEx w15:paraId="37312AAC" w15:done="1"/>
  <w15:commentEx w15:paraId="7A33FB30" w15:done="1"/>
  <w15:commentEx w15:paraId="114C4554" w15:done="1"/>
  <w15:commentEx w15:paraId="3FE33AAA" w15:done="1"/>
  <w15:commentEx w15:paraId="13577F00" w15:done="1"/>
  <w15:commentEx w15:paraId="73424A41" w15:done="1"/>
  <w15:commentEx w15:paraId="4295F5A9" w15:done="1"/>
  <w15:commentEx w15:paraId="2FA4E4BA" w15:done="1"/>
  <w15:commentEx w15:paraId="0B27D741" w15:done="1"/>
  <w15:commentEx w15:paraId="7B76F3B1" w15:done="1"/>
  <w15:commentEx w15:paraId="1D6FC051" w15:done="1"/>
  <w15:commentEx w15:paraId="127AC980" w15:done="1"/>
  <w15:commentEx w15:paraId="69F18FC0" w15:done="1"/>
  <w15:commentEx w15:paraId="20BADF72" w15:done="1"/>
  <w15:commentEx w15:paraId="1C45DE12" w15:done="1"/>
  <w15:commentEx w15:paraId="3E6355FD" w15:done="1"/>
  <w15:commentEx w15:paraId="402C7D8E" w15:done="1"/>
  <w15:commentEx w15:paraId="32A85A3D" w15:done="1"/>
  <w15:commentEx w15:paraId="7947AD26" w15:done="1"/>
  <w15:commentEx w15:paraId="5B5CC32B" w15:done="1"/>
  <w15:commentEx w15:paraId="2CFE7685" w15:done="1"/>
  <w15:commentEx w15:paraId="3915851D" w15:done="1"/>
  <w15:commentEx w15:paraId="45378E99" w15:done="1"/>
  <w15:commentEx w15:paraId="7F665B65"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70D7DC90" w15:done="1"/>
  <w15:commentEx w15:paraId="7E0B87B4" w15:done="1"/>
  <w15:commentEx w15:paraId="427CA8F9" w15:done="0"/>
  <w15:commentEx w15:paraId="4DE10D6A" w15:done="1"/>
  <w15:commentEx w15:paraId="4DCC7BCA" w15:done="1"/>
  <w15:commentEx w15:paraId="0237C849" w15:done="0"/>
  <w15:commentEx w15:paraId="3990FB9C" w15:done="0"/>
  <w15:commentEx w15:paraId="3F65D21B" w15:done="0"/>
  <w15:commentEx w15:paraId="38B5DDE2" w15:done="1"/>
  <w15:commentEx w15:paraId="340DF75A" w15:done="1"/>
  <w15:commentEx w15:paraId="13B68ADF" w15:done="0"/>
  <w15:commentEx w15:paraId="68B30342" w15:done="1"/>
  <w15:commentEx w15:paraId="16D6FFC7" w15:done="1"/>
  <w15:commentEx w15:paraId="511F4517" w15:done="1"/>
  <w15:commentEx w15:paraId="7D0C15B5" w15:done="0"/>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1"/>
  <w15:commentEx w15:paraId="326E7E03" w15:done="1"/>
  <w15:commentEx w15:paraId="53E4F5B5" w15:done="1"/>
  <w15:commentEx w15:paraId="11B2F893" w15:done="1"/>
  <w15:commentEx w15:paraId="19F6CE63" w15:done="1"/>
  <w15:commentEx w15:paraId="2C585B2C" w15:done="1"/>
  <w15:commentEx w15:paraId="54AE6B18" w15:done="1"/>
  <w15:commentEx w15:paraId="7C46180B" w15:done="1"/>
  <w15:commentEx w15:paraId="3EB6C3FA" w15:done="1"/>
  <w15:commentEx w15:paraId="0489106F" w15:done="1"/>
  <w15:commentEx w15:paraId="7F7789AB" w15:done="0"/>
  <w15:commentEx w15:paraId="31B8EB0B" w15:done="0"/>
  <w15:commentEx w15:paraId="7B7EDA77" w15:done="1"/>
  <w15:commentEx w15:paraId="4C90002A" w15:done="1"/>
  <w15:commentEx w15:paraId="4B632BB1" w15:done="0"/>
  <w15:commentEx w15:paraId="0E33179D" w15:done="1"/>
  <w15:commentEx w15:paraId="221A70C1" w15:done="0"/>
  <w15:commentEx w15:paraId="337DB261" w15:done="1"/>
  <w15:commentEx w15:paraId="78310A4D" w15:done="1"/>
  <w15:commentEx w15:paraId="0C652EBA" w15:done="0"/>
  <w15:commentEx w15:paraId="20BE47B3" w15:done="0"/>
  <w15:commentEx w15:paraId="3ED1655C" w15:done="0"/>
  <w15:commentEx w15:paraId="022A5145" w15:done="1"/>
  <w15:commentEx w15:paraId="4F5D958A" w15:done="0"/>
  <w15:commentEx w15:paraId="39FEB1C1" w15:done="1"/>
  <w15:commentEx w15:paraId="7AF61353" w15:done="1"/>
  <w15:commentEx w15:paraId="6BA44349" w15:done="1"/>
  <w15:commentEx w15:paraId="3A285747" w15:done="0"/>
  <w15:commentEx w15:paraId="17B628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0ED1E" w16cex:dateUtc="2025-05-30T02:40:00Z"/>
  <w16cex:commentExtensible w16cex:durableId="6F7E1946" w16cex:dateUtc="2025-05-08T18:28:00Z"/>
  <w16cex:commentExtensible w16cex:durableId="46569E6D" w16cex:dateUtc="2025-06-08T03:17:00Z"/>
  <w16cex:commentExtensible w16cex:durableId="2DA0750F" w16cex:dateUtc="2025-06-08T03:13:00Z"/>
  <w16cex:commentExtensible w16cex:durableId="2A1C6388" w16cex:dateUtc="2025-06-06T19:54:00Z"/>
  <w16cex:commentExtensible w16cex:durableId="2A222CCF" w16cex:dateUtc="2025-05-08T18:38:00Z"/>
  <w16cex:commentExtensible w16cex:durableId="71C13E7E" w16cex:dateUtc="2025-06-09T21:11:00Z"/>
  <w16cex:commentExtensible w16cex:durableId="0AD86331" w16cex:dateUtc="2025-06-06T20:20:00Z"/>
  <w16cex:commentExtensible w16cex:durableId="7406EE12" w16cex:dateUtc="2025-06-06T20:21:00Z"/>
  <w16cex:commentExtensible w16cex:durableId="5DF2D5E2" w16cex:dateUtc="2025-05-30T03:03:00Z"/>
  <w16cex:commentExtensible w16cex:durableId="0732D0A4" w16cex:dateUtc="2025-06-06T20:31:00Z"/>
  <w16cex:commentExtensible w16cex:durableId="4F12328F" w16cex:dateUtc="2025-06-06T19:51:00Z"/>
  <w16cex:commentExtensible w16cex:durableId="7EBD7631" w16cex:dateUtc="2025-06-08T16:40:00Z"/>
  <w16cex:commentExtensible w16cex:durableId="2F67D561" w16cex:dateUtc="2025-05-08T20:59:00Z"/>
  <w16cex:commentExtensible w16cex:durableId="5FDBB8F4" w16cex:dateUtc="2025-06-06T20:45:00Z"/>
  <w16cex:commentExtensible w16cex:durableId="78C278F8" w16cex:dateUtc="2025-05-08T21:09:00Z"/>
  <w16cex:commentExtensible w16cex:durableId="4381F42A" w16cex:dateUtc="2025-06-06T21:10:00Z"/>
  <w16cex:commentExtensible w16cex:durableId="642898FF" w16cex:dateUtc="2025-06-06T21:02:00Z"/>
  <w16cex:commentExtensible w16cex:durableId="465A037E" w16cex:dateUtc="2025-06-06T20:57:00Z"/>
  <w16cex:commentExtensible w16cex:durableId="7AAD658C" w16cex:dateUtc="2025-06-06T21:17:00Z"/>
  <w16cex:commentExtensible w16cex:durableId="3791D5BE" w16cex:dateUtc="2025-05-29T19:20:00Z"/>
  <w16cex:commentExtensible w16cex:durableId="1E9EDB73" w16cex:dateUtc="2025-05-29T19:22:00Z"/>
  <w16cex:commentExtensible w16cex:durableId="3B4FF4CE" w16cex:dateUtc="2025-05-30T01:55:00Z"/>
  <w16cex:commentExtensible w16cex:durableId="25E707CA" w16cex:dateUtc="2025-05-29T19:42:00Z"/>
  <w16cex:commentExtensible w16cex:durableId="7669DF49" w16cex:dateUtc="2025-05-30T01:55:00Z"/>
  <w16cex:commentExtensible w16cex:durableId="420229E0" w16cex:dateUtc="2025-05-29T19:4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1115A5CD" w16cex:dateUtc="2025-05-30T02:51:00Z"/>
  <w16cex:commentExtensible w16cex:durableId="3DB4D0B3" w16cex:dateUtc="2025-05-30T02:52:00Z"/>
  <w16cex:commentExtensible w16cex:durableId="5C1BB207" w16cex:dateUtc="2025-05-30T02:53:00Z"/>
  <w16cex:commentExtensible w16cex:durableId="7B9F109B" w16cex:dateUtc="2025-05-08T18:38:00Z"/>
  <w16cex:commentExtensible w16cex:durableId="7F5610C5" w16cex:dateUtc="2025-05-08T18:42:00Z"/>
  <w16cex:commentExtensible w16cex:durableId="7D46611A" w16cex:dateUtc="2025-05-30T02:57:00Z"/>
  <w16cex:commentExtensible w16cex:durableId="365ACDC0" w16cex:dateUtc="2025-05-30T03:04:00Z"/>
  <w16cex:commentExtensible w16cex:durableId="48EBD293" w16cex:dateUtc="2025-05-30T03:03:00Z"/>
  <w16cex:commentExtensible w16cex:durableId="4B5EC553" w16cex:dateUtc="2025-05-08T20:59:00Z"/>
  <w16cex:commentExtensible w16cex:durableId="537A74CE" w16cex:dateUtc="2025-05-08T21:09:00Z"/>
  <w16cex:commentExtensible w16cex:durableId="10E49804" w16cex:dateUtc="2025-05-30T03:08:00Z"/>
  <w16cex:commentExtensible w16cex:durableId="15427F46" w16cex:dateUtc="2025-05-30T03:11:00Z"/>
  <w16cex:commentExtensible w16cex:durableId="2AC36BB2" w16cex:dateUtc="2025-05-08T21:01:00Z"/>
  <w16cex:commentExtensible w16cex:durableId="5BDBB769" w16cex:dateUtc="2025-05-08T18:30:00Z"/>
  <w16cex:commentExtensible w16cex:durableId="176E6637" w16cex:dateUtc="2025-05-30T03:13: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755756C5" w16cex:dateUtc="2025-05-30T03:24:00Z"/>
  <w16cex:commentExtensible w16cex:durableId="2D23C3AC" w16cex:dateUtc="2025-05-08T21:48: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4B794128" w16cex:dateUtc="2025-06-02T03:08:00Z"/>
  <w16cex:commentExtensible w16cex:durableId="1A8C4F57" w16cex:dateUtc="2025-05-30T01:56:00Z"/>
  <w16cex:commentExtensible w16cex:durableId="3464B501" w16cex:dateUtc="2025-05-30T01:56:00Z"/>
  <w16cex:commentExtensible w16cex:durableId="1C0AF97E" w16cex:dateUtc="2025-05-30T01:58:00Z"/>
  <w16cex:commentExtensible w16cex:durableId="0A0E21ED" w16cex:dateUtc="2025-05-30T02:00:00Z"/>
  <w16cex:commentExtensible w16cex:durableId="15F9552A" w16cex:dateUtc="2025-05-30T02:02:00Z"/>
  <w16cex:commentExtensible w16cex:durableId="6F362BE9" w16cex:dateUtc="2025-05-30T02:03:00Z"/>
  <w16cex:commentExtensible w16cex:durableId="510A0EC1" w16cex:dateUtc="2025-06-02T03:21:00Z"/>
  <w16cex:commentExtensible w16cex:durableId="4A2D739A" w16cex:dateUtc="2025-05-30T02:52:00Z"/>
  <w16cex:commentExtensible w16cex:durableId="5166753F" w16cex:dateUtc="2025-05-30T02:53:00Z"/>
  <w16cex:commentExtensible w16cex:durableId="39DACDDF" w16cex:dateUtc="2025-05-30T03:26:00Z"/>
  <w16cex:commentExtensible w16cex:durableId="1FB917B3" w16cex:dateUtc="2025-05-30T17:33: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E92915" w16cid:durableId="7F20ED1E"/>
  <w16cid:commentId w16cid:paraId="27D1EAF5" w16cid:durableId="6F7E1946"/>
  <w16cid:commentId w16cid:paraId="37312AAC" w16cid:durableId="46569E6D"/>
  <w16cid:commentId w16cid:paraId="7A33FB30" w16cid:durableId="2DA0750F"/>
  <w16cid:commentId w16cid:paraId="114C4554" w16cid:durableId="2A1C6388"/>
  <w16cid:commentId w16cid:paraId="3FE33AAA" w16cid:durableId="2A222CCF"/>
  <w16cid:commentId w16cid:paraId="13577F00" w16cid:durableId="71C13E7E"/>
  <w16cid:commentId w16cid:paraId="73424A41" w16cid:durableId="0AD86331"/>
  <w16cid:commentId w16cid:paraId="4295F5A9" w16cid:durableId="7406EE12"/>
  <w16cid:commentId w16cid:paraId="2FA4E4BA" w16cid:durableId="5DF2D5E2"/>
  <w16cid:commentId w16cid:paraId="0B27D741" w16cid:durableId="0732D0A4"/>
  <w16cid:commentId w16cid:paraId="7B76F3B1" w16cid:durableId="4F12328F"/>
  <w16cid:commentId w16cid:paraId="1D6FC051" w16cid:durableId="7EBD7631"/>
  <w16cid:commentId w16cid:paraId="127AC980" w16cid:durableId="2F67D561"/>
  <w16cid:commentId w16cid:paraId="69F18FC0" w16cid:durableId="5FDBB8F4"/>
  <w16cid:commentId w16cid:paraId="20BADF72" w16cid:durableId="78C278F8"/>
  <w16cid:commentId w16cid:paraId="1C45DE12" w16cid:durableId="4381F42A"/>
  <w16cid:commentId w16cid:paraId="3E6355FD" w16cid:durableId="642898FF"/>
  <w16cid:commentId w16cid:paraId="402C7D8E" w16cid:durableId="465A037E"/>
  <w16cid:commentId w16cid:paraId="32A85A3D" w16cid:durableId="7AAD658C"/>
  <w16cid:commentId w16cid:paraId="7947AD26" w16cid:durableId="3791D5BE"/>
  <w16cid:commentId w16cid:paraId="5B5CC32B" w16cid:durableId="1E9EDB73"/>
  <w16cid:commentId w16cid:paraId="2CFE7685" w16cid:durableId="3B4FF4CE"/>
  <w16cid:commentId w16cid:paraId="3915851D" w16cid:durableId="25E707CA"/>
  <w16cid:commentId w16cid:paraId="45378E99" w16cid:durableId="7669DF49"/>
  <w16cid:commentId w16cid:paraId="7F665B65" w16cid:durableId="420229E0"/>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70D7DC90" w16cid:durableId="1115A5CD"/>
  <w16cid:commentId w16cid:paraId="7E0B87B4" w16cid:durableId="3DB4D0B3"/>
  <w16cid:commentId w16cid:paraId="427CA8F9" w16cid:durableId="5C1BB207"/>
  <w16cid:commentId w16cid:paraId="4DE10D6A" w16cid:durableId="7B9F109B"/>
  <w16cid:commentId w16cid:paraId="4DCC7BCA" w16cid:durableId="7F5610C5"/>
  <w16cid:commentId w16cid:paraId="0237C849" w16cid:durableId="7D46611A"/>
  <w16cid:commentId w16cid:paraId="3990FB9C" w16cid:durableId="365ACDC0"/>
  <w16cid:commentId w16cid:paraId="3F65D21B" w16cid:durableId="48EBD293"/>
  <w16cid:commentId w16cid:paraId="38B5DDE2" w16cid:durableId="4B5EC553"/>
  <w16cid:commentId w16cid:paraId="340DF75A" w16cid:durableId="537A74CE"/>
  <w16cid:commentId w16cid:paraId="13B68ADF" w16cid:durableId="10E49804"/>
  <w16cid:commentId w16cid:paraId="68B30342" w16cid:durableId="15427F46"/>
  <w16cid:commentId w16cid:paraId="16D6FFC7" w16cid:durableId="2AC36BB2"/>
  <w16cid:commentId w16cid:paraId="511F4517" w16cid:durableId="5BDBB769"/>
  <w16cid:commentId w16cid:paraId="7D0C15B5" w16cid:durableId="176E6637"/>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7F7789AB" w16cid:durableId="755756C5"/>
  <w16cid:commentId w16cid:paraId="31B8EB0B" w16cid:durableId="2D23C3AC"/>
  <w16cid:commentId w16cid:paraId="7B7EDA77" w16cid:durableId="3812F925"/>
  <w16cid:commentId w16cid:paraId="4C90002A" w16cid:durableId="081FBC92"/>
  <w16cid:commentId w16cid:paraId="4B632BB1" w16cid:durableId="0E230D23"/>
  <w16cid:commentId w16cid:paraId="0E33179D" w16cid:durableId="4D7412C4"/>
  <w16cid:commentId w16cid:paraId="221A70C1" w16cid:durableId="4B794128"/>
  <w16cid:commentId w16cid:paraId="337DB261" w16cid:durableId="1A8C4F57"/>
  <w16cid:commentId w16cid:paraId="78310A4D" w16cid:durableId="3464B501"/>
  <w16cid:commentId w16cid:paraId="0C652EBA" w16cid:durableId="1C0AF97E"/>
  <w16cid:commentId w16cid:paraId="20BE47B3" w16cid:durableId="0A0E21ED"/>
  <w16cid:commentId w16cid:paraId="3ED1655C" w16cid:durableId="15F9552A"/>
  <w16cid:commentId w16cid:paraId="022A5145" w16cid:durableId="6F362BE9"/>
  <w16cid:commentId w16cid:paraId="4F5D958A" w16cid:durableId="510A0EC1"/>
  <w16cid:commentId w16cid:paraId="39FEB1C1" w16cid:durableId="4A2D739A"/>
  <w16cid:commentId w16cid:paraId="7AF61353" w16cid:durableId="5166753F"/>
  <w16cid:commentId w16cid:paraId="6BA44349" w16cid:durableId="39DACDDF"/>
  <w16cid:commentId w16cid:paraId="3A285747" w16cid:durableId="1FB917B3"/>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FF62A" w14:textId="77777777" w:rsidR="00EC5F0B" w:rsidRPr="00AD0CC1" w:rsidRDefault="00EC5F0B" w:rsidP="00EA1FBE">
      <w:pPr>
        <w:spacing w:after="0" w:line="240" w:lineRule="auto"/>
      </w:pPr>
      <w:r w:rsidRPr="00AD0CC1">
        <w:separator/>
      </w:r>
    </w:p>
  </w:endnote>
  <w:endnote w:type="continuationSeparator" w:id="0">
    <w:p w14:paraId="5A857662" w14:textId="77777777" w:rsidR="00EC5F0B" w:rsidRPr="00AD0CC1" w:rsidRDefault="00EC5F0B" w:rsidP="00EA1FBE">
      <w:pPr>
        <w:spacing w:after="0" w:line="240" w:lineRule="auto"/>
      </w:pPr>
      <w:r w:rsidRPr="00AD0C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2A03100E" w:rsidR="00DD027D" w:rsidRPr="00AD0CC1" w:rsidRDefault="00DD027D" w:rsidP="00F26C82">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end"/>
        </w:r>
      </w:p>
    </w:sdtContent>
  </w:sdt>
  <w:p w14:paraId="7B217481" w14:textId="77777777" w:rsidR="00DD027D" w:rsidRPr="00AD0CC1"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5CA231E6" w:rsidR="00DD027D" w:rsidRPr="00AD0CC1" w:rsidRDefault="00DD027D" w:rsidP="00C81346">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separate"/>
        </w:r>
        <w:r w:rsidRPr="00AD0CC1">
          <w:rPr>
            <w:rStyle w:val="PageNumber"/>
          </w:rPr>
          <w:t>14</w:t>
        </w:r>
        <w:r w:rsidRPr="00AD0CC1">
          <w:rPr>
            <w:rStyle w:val="PageNumber"/>
          </w:rPr>
          <w:fldChar w:fldCharType="end"/>
        </w:r>
      </w:p>
    </w:sdtContent>
  </w:sdt>
  <w:p w14:paraId="2040C5AB" w14:textId="77777777" w:rsidR="00B97D15" w:rsidRPr="00AD0CC1"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148609" w14:textId="77777777" w:rsidR="00EC5F0B" w:rsidRPr="00AD0CC1" w:rsidRDefault="00EC5F0B" w:rsidP="00EA1FBE">
      <w:pPr>
        <w:spacing w:after="0" w:line="240" w:lineRule="auto"/>
      </w:pPr>
      <w:r w:rsidRPr="00AD0CC1">
        <w:separator/>
      </w:r>
    </w:p>
  </w:footnote>
  <w:footnote w:type="continuationSeparator" w:id="0">
    <w:p w14:paraId="41802DB4" w14:textId="77777777" w:rsidR="00EC5F0B" w:rsidRPr="00AD0CC1" w:rsidRDefault="00EC5F0B" w:rsidP="00EA1FBE">
      <w:pPr>
        <w:spacing w:after="0" w:line="240" w:lineRule="auto"/>
      </w:pPr>
      <w:r w:rsidRPr="00AD0C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cd@student.ubc.ca">
    <w15:presenceInfo w15:providerId="AD" w15:userId="S::sandracd@student.ubc.ca::cc945acf-0ceb-406c-8f13-50a0eeb1f2b5"/>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1D4"/>
    <w:rsid w:val="0000529A"/>
    <w:rsid w:val="00005A0D"/>
    <w:rsid w:val="00005E26"/>
    <w:rsid w:val="0000683A"/>
    <w:rsid w:val="00006D16"/>
    <w:rsid w:val="0000708D"/>
    <w:rsid w:val="0000778D"/>
    <w:rsid w:val="00010128"/>
    <w:rsid w:val="00010501"/>
    <w:rsid w:val="00010F92"/>
    <w:rsid w:val="00011DBF"/>
    <w:rsid w:val="00011E4B"/>
    <w:rsid w:val="00012C1B"/>
    <w:rsid w:val="000136F8"/>
    <w:rsid w:val="00013FA1"/>
    <w:rsid w:val="000143C6"/>
    <w:rsid w:val="0001487D"/>
    <w:rsid w:val="00014D11"/>
    <w:rsid w:val="00014F4C"/>
    <w:rsid w:val="0001543F"/>
    <w:rsid w:val="00015649"/>
    <w:rsid w:val="00015B61"/>
    <w:rsid w:val="000167AB"/>
    <w:rsid w:val="00016A96"/>
    <w:rsid w:val="00016E6A"/>
    <w:rsid w:val="000241B0"/>
    <w:rsid w:val="00024442"/>
    <w:rsid w:val="00026E03"/>
    <w:rsid w:val="000307EC"/>
    <w:rsid w:val="00030DB5"/>
    <w:rsid w:val="00030FA5"/>
    <w:rsid w:val="0003108F"/>
    <w:rsid w:val="00031231"/>
    <w:rsid w:val="000316F1"/>
    <w:rsid w:val="00031758"/>
    <w:rsid w:val="00032BF4"/>
    <w:rsid w:val="0003366D"/>
    <w:rsid w:val="0003411E"/>
    <w:rsid w:val="00034A15"/>
    <w:rsid w:val="0003571A"/>
    <w:rsid w:val="00035BCA"/>
    <w:rsid w:val="00036D29"/>
    <w:rsid w:val="00036F07"/>
    <w:rsid w:val="00037020"/>
    <w:rsid w:val="00037916"/>
    <w:rsid w:val="00040F1B"/>
    <w:rsid w:val="000413EC"/>
    <w:rsid w:val="00041E07"/>
    <w:rsid w:val="00042016"/>
    <w:rsid w:val="000436B2"/>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4CD"/>
    <w:rsid w:val="00064E9E"/>
    <w:rsid w:val="00065944"/>
    <w:rsid w:val="00065BF6"/>
    <w:rsid w:val="000664F4"/>
    <w:rsid w:val="00066B8E"/>
    <w:rsid w:val="00066FDD"/>
    <w:rsid w:val="00066FFD"/>
    <w:rsid w:val="000676C2"/>
    <w:rsid w:val="00070209"/>
    <w:rsid w:val="0007159A"/>
    <w:rsid w:val="00072032"/>
    <w:rsid w:val="000729DB"/>
    <w:rsid w:val="00072C0C"/>
    <w:rsid w:val="00072EAD"/>
    <w:rsid w:val="00073463"/>
    <w:rsid w:val="000752D5"/>
    <w:rsid w:val="00075324"/>
    <w:rsid w:val="0007551B"/>
    <w:rsid w:val="00075A56"/>
    <w:rsid w:val="00075B29"/>
    <w:rsid w:val="000764E8"/>
    <w:rsid w:val="000767B4"/>
    <w:rsid w:val="00077861"/>
    <w:rsid w:val="00077CBF"/>
    <w:rsid w:val="00077CCA"/>
    <w:rsid w:val="00077D29"/>
    <w:rsid w:val="000802C7"/>
    <w:rsid w:val="00080555"/>
    <w:rsid w:val="000839D6"/>
    <w:rsid w:val="00084056"/>
    <w:rsid w:val="00084648"/>
    <w:rsid w:val="00084AEF"/>
    <w:rsid w:val="00084B7F"/>
    <w:rsid w:val="00085505"/>
    <w:rsid w:val="00085890"/>
    <w:rsid w:val="000860A7"/>
    <w:rsid w:val="000864AE"/>
    <w:rsid w:val="000868B4"/>
    <w:rsid w:val="00086AFD"/>
    <w:rsid w:val="00086B39"/>
    <w:rsid w:val="00086C33"/>
    <w:rsid w:val="000873E9"/>
    <w:rsid w:val="0009006F"/>
    <w:rsid w:val="0009017F"/>
    <w:rsid w:val="000911A2"/>
    <w:rsid w:val="000914C3"/>
    <w:rsid w:val="00091AD5"/>
    <w:rsid w:val="00091F06"/>
    <w:rsid w:val="000920C4"/>
    <w:rsid w:val="00092521"/>
    <w:rsid w:val="00092E48"/>
    <w:rsid w:val="00094887"/>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B0F3A"/>
    <w:rsid w:val="000B1B84"/>
    <w:rsid w:val="000B254F"/>
    <w:rsid w:val="000B2CC2"/>
    <w:rsid w:val="000B312C"/>
    <w:rsid w:val="000B36B6"/>
    <w:rsid w:val="000B4757"/>
    <w:rsid w:val="000B4E55"/>
    <w:rsid w:val="000B4EF1"/>
    <w:rsid w:val="000B5467"/>
    <w:rsid w:val="000B5D96"/>
    <w:rsid w:val="000B6115"/>
    <w:rsid w:val="000B6471"/>
    <w:rsid w:val="000B64A7"/>
    <w:rsid w:val="000B6D1A"/>
    <w:rsid w:val="000B6D31"/>
    <w:rsid w:val="000B6EE6"/>
    <w:rsid w:val="000B7419"/>
    <w:rsid w:val="000B76A5"/>
    <w:rsid w:val="000C1481"/>
    <w:rsid w:val="000C1705"/>
    <w:rsid w:val="000C221A"/>
    <w:rsid w:val="000C26AE"/>
    <w:rsid w:val="000C36C8"/>
    <w:rsid w:val="000C3718"/>
    <w:rsid w:val="000C5BE8"/>
    <w:rsid w:val="000C6BB8"/>
    <w:rsid w:val="000C6F1F"/>
    <w:rsid w:val="000C7878"/>
    <w:rsid w:val="000C7B09"/>
    <w:rsid w:val="000D0B5B"/>
    <w:rsid w:val="000D2E08"/>
    <w:rsid w:val="000D4451"/>
    <w:rsid w:val="000D6432"/>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8A2"/>
    <w:rsid w:val="000E3BC3"/>
    <w:rsid w:val="000E3F34"/>
    <w:rsid w:val="000E4017"/>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CD3"/>
    <w:rsid w:val="000F4F6F"/>
    <w:rsid w:val="000F5915"/>
    <w:rsid w:val="000F62C7"/>
    <w:rsid w:val="000F776F"/>
    <w:rsid w:val="000F7B2A"/>
    <w:rsid w:val="00100894"/>
    <w:rsid w:val="00100F20"/>
    <w:rsid w:val="0010114A"/>
    <w:rsid w:val="00101420"/>
    <w:rsid w:val="00101E41"/>
    <w:rsid w:val="001022D0"/>
    <w:rsid w:val="001024EC"/>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2D06"/>
    <w:rsid w:val="001138B6"/>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0B9A"/>
    <w:rsid w:val="00131C79"/>
    <w:rsid w:val="001322F6"/>
    <w:rsid w:val="00132B2D"/>
    <w:rsid w:val="00133BBF"/>
    <w:rsid w:val="00133C32"/>
    <w:rsid w:val="00136701"/>
    <w:rsid w:val="00136938"/>
    <w:rsid w:val="00136BC1"/>
    <w:rsid w:val="00136DD0"/>
    <w:rsid w:val="00136FA8"/>
    <w:rsid w:val="00137DA5"/>
    <w:rsid w:val="00140992"/>
    <w:rsid w:val="0014132E"/>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3F18"/>
    <w:rsid w:val="00165599"/>
    <w:rsid w:val="00165827"/>
    <w:rsid w:val="0016624D"/>
    <w:rsid w:val="0016670D"/>
    <w:rsid w:val="00167BD3"/>
    <w:rsid w:val="00167EFA"/>
    <w:rsid w:val="001700BB"/>
    <w:rsid w:val="00170348"/>
    <w:rsid w:val="00170D90"/>
    <w:rsid w:val="00170E73"/>
    <w:rsid w:val="00171242"/>
    <w:rsid w:val="001716FD"/>
    <w:rsid w:val="00171D55"/>
    <w:rsid w:val="00171E41"/>
    <w:rsid w:val="001727D1"/>
    <w:rsid w:val="00173341"/>
    <w:rsid w:val="00173680"/>
    <w:rsid w:val="0017409F"/>
    <w:rsid w:val="00174607"/>
    <w:rsid w:val="001748BC"/>
    <w:rsid w:val="00174D69"/>
    <w:rsid w:val="001771AC"/>
    <w:rsid w:val="0017764A"/>
    <w:rsid w:val="00181323"/>
    <w:rsid w:val="0018209B"/>
    <w:rsid w:val="001827E3"/>
    <w:rsid w:val="00182BC0"/>
    <w:rsid w:val="00182C28"/>
    <w:rsid w:val="0018397F"/>
    <w:rsid w:val="00183F3B"/>
    <w:rsid w:val="00184641"/>
    <w:rsid w:val="00184741"/>
    <w:rsid w:val="00184902"/>
    <w:rsid w:val="00184A3D"/>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0B5"/>
    <w:rsid w:val="001A44A1"/>
    <w:rsid w:val="001A4B0A"/>
    <w:rsid w:val="001A5352"/>
    <w:rsid w:val="001A54B6"/>
    <w:rsid w:val="001A5C8D"/>
    <w:rsid w:val="001A5EB7"/>
    <w:rsid w:val="001A5F0B"/>
    <w:rsid w:val="001A6C5F"/>
    <w:rsid w:val="001A6C71"/>
    <w:rsid w:val="001A710D"/>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D7E70"/>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AE"/>
    <w:rsid w:val="001F3EFD"/>
    <w:rsid w:val="001F51C4"/>
    <w:rsid w:val="001F6021"/>
    <w:rsid w:val="001F63E9"/>
    <w:rsid w:val="001F7F9B"/>
    <w:rsid w:val="002012C8"/>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307"/>
    <w:rsid w:val="002226D2"/>
    <w:rsid w:val="00223063"/>
    <w:rsid w:val="00223B89"/>
    <w:rsid w:val="00223C35"/>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32A"/>
    <w:rsid w:val="00244522"/>
    <w:rsid w:val="00244F72"/>
    <w:rsid w:val="00245348"/>
    <w:rsid w:val="00245B5E"/>
    <w:rsid w:val="00245FC8"/>
    <w:rsid w:val="00246473"/>
    <w:rsid w:val="002464B9"/>
    <w:rsid w:val="002470A0"/>
    <w:rsid w:val="00247A66"/>
    <w:rsid w:val="002504DC"/>
    <w:rsid w:val="00250645"/>
    <w:rsid w:val="00250A72"/>
    <w:rsid w:val="00250B9A"/>
    <w:rsid w:val="00250D76"/>
    <w:rsid w:val="0025125F"/>
    <w:rsid w:val="00251D00"/>
    <w:rsid w:val="0025259D"/>
    <w:rsid w:val="002529C3"/>
    <w:rsid w:val="00253A2C"/>
    <w:rsid w:val="00253B9B"/>
    <w:rsid w:val="00254804"/>
    <w:rsid w:val="00254AA8"/>
    <w:rsid w:val="0025520E"/>
    <w:rsid w:val="00255B52"/>
    <w:rsid w:val="00256940"/>
    <w:rsid w:val="00257B3A"/>
    <w:rsid w:val="0026081A"/>
    <w:rsid w:val="00260C5C"/>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D2D"/>
    <w:rsid w:val="00273FF0"/>
    <w:rsid w:val="002741E8"/>
    <w:rsid w:val="00274D17"/>
    <w:rsid w:val="00275FCC"/>
    <w:rsid w:val="002761C1"/>
    <w:rsid w:val="0027660F"/>
    <w:rsid w:val="00277A6E"/>
    <w:rsid w:val="00281288"/>
    <w:rsid w:val="00281806"/>
    <w:rsid w:val="00282935"/>
    <w:rsid w:val="00282AE5"/>
    <w:rsid w:val="00282E1E"/>
    <w:rsid w:val="00283191"/>
    <w:rsid w:val="00283FE2"/>
    <w:rsid w:val="00284717"/>
    <w:rsid w:val="00285190"/>
    <w:rsid w:val="0028650D"/>
    <w:rsid w:val="002866FC"/>
    <w:rsid w:val="00286964"/>
    <w:rsid w:val="00287A46"/>
    <w:rsid w:val="00290727"/>
    <w:rsid w:val="002912CA"/>
    <w:rsid w:val="00291812"/>
    <w:rsid w:val="002918E9"/>
    <w:rsid w:val="002928DD"/>
    <w:rsid w:val="00292B19"/>
    <w:rsid w:val="00292E90"/>
    <w:rsid w:val="00292F8A"/>
    <w:rsid w:val="002944FE"/>
    <w:rsid w:val="00294571"/>
    <w:rsid w:val="00294ABB"/>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41B7"/>
    <w:rsid w:val="002B55D0"/>
    <w:rsid w:val="002B57D0"/>
    <w:rsid w:val="002B57E4"/>
    <w:rsid w:val="002B5BB8"/>
    <w:rsid w:val="002B6DE0"/>
    <w:rsid w:val="002B78F2"/>
    <w:rsid w:val="002C05D2"/>
    <w:rsid w:val="002C2DC9"/>
    <w:rsid w:val="002C36A6"/>
    <w:rsid w:val="002C3DB5"/>
    <w:rsid w:val="002C4151"/>
    <w:rsid w:val="002C43C2"/>
    <w:rsid w:val="002C4534"/>
    <w:rsid w:val="002C46A8"/>
    <w:rsid w:val="002C4FE5"/>
    <w:rsid w:val="002C5941"/>
    <w:rsid w:val="002C7BE9"/>
    <w:rsid w:val="002C7CD2"/>
    <w:rsid w:val="002D0D12"/>
    <w:rsid w:val="002D1087"/>
    <w:rsid w:val="002D10F6"/>
    <w:rsid w:val="002D1141"/>
    <w:rsid w:val="002D123F"/>
    <w:rsid w:val="002D16C6"/>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52F"/>
    <w:rsid w:val="0031069E"/>
    <w:rsid w:val="00310ABE"/>
    <w:rsid w:val="0031109D"/>
    <w:rsid w:val="00311FC5"/>
    <w:rsid w:val="00312790"/>
    <w:rsid w:val="00312894"/>
    <w:rsid w:val="003129F4"/>
    <w:rsid w:val="00312D16"/>
    <w:rsid w:val="00312F1D"/>
    <w:rsid w:val="00312F5C"/>
    <w:rsid w:val="00313268"/>
    <w:rsid w:val="0031395B"/>
    <w:rsid w:val="00314B97"/>
    <w:rsid w:val="003152D3"/>
    <w:rsid w:val="003158FB"/>
    <w:rsid w:val="00315B31"/>
    <w:rsid w:val="00315B51"/>
    <w:rsid w:val="00315F16"/>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2C0A"/>
    <w:rsid w:val="0033311E"/>
    <w:rsid w:val="003345FF"/>
    <w:rsid w:val="00335002"/>
    <w:rsid w:val="003351B3"/>
    <w:rsid w:val="00335356"/>
    <w:rsid w:val="0033707B"/>
    <w:rsid w:val="00340497"/>
    <w:rsid w:val="003405C5"/>
    <w:rsid w:val="003427E3"/>
    <w:rsid w:val="00343A87"/>
    <w:rsid w:val="003453FB"/>
    <w:rsid w:val="00345C48"/>
    <w:rsid w:val="003462FD"/>
    <w:rsid w:val="003472AD"/>
    <w:rsid w:val="00347423"/>
    <w:rsid w:val="0034763C"/>
    <w:rsid w:val="003477B0"/>
    <w:rsid w:val="00350398"/>
    <w:rsid w:val="00351966"/>
    <w:rsid w:val="0035214C"/>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60A3"/>
    <w:rsid w:val="0036709D"/>
    <w:rsid w:val="00370454"/>
    <w:rsid w:val="00370C51"/>
    <w:rsid w:val="00370DA3"/>
    <w:rsid w:val="00371458"/>
    <w:rsid w:val="0037189A"/>
    <w:rsid w:val="00372A39"/>
    <w:rsid w:val="00372D86"/>
    <w:rsid w:val="00374113"/>
    <w:rsid w:val="00375504"/>
    <w:rsid w:val="00375644"/>
    <w:rsid w:val="00375793"/>
    <w:rsid w:val="0037605F"/>
    <w:rsid w:val="00376486"/>
    <w:rsid w:val="00376F07"/>
    <w:rsid w:val="00377242"/>
    <w:rsid w:val="00377C8C"/>
    <w:rsid w:val="00380A1B"/>
    <w:rsid w:val="0038108D"/>
    <w:rsid w:val="0038155D"/>
    <w:rsid w:val="00381716"/>
    <w:rsid w:val="003817D5"/>
    <w:rsid w:val="003818B6"/>
    <w:rsid w:val="00381AF5"/>
    <w:rsid w:val="00382226"/>
    <w:rsid w:val="00382777"/>
    <w:rsid w:val="003828EB"/>
    <w:rsid w:val="00382992"/>
    <w:rsid w:val="00383565"/>
    <w:rsid w:val="0038430C"/>
    <w:rsid w:val="003853FF"/>
    <w:rsid w:val="0038599F"/>
    <w:rsid w:val="00386421"/>
    <w:rsid w:val="00386646"/>
    <w:rsid w:val="00387284"/>
    <w:rsid w:val="00390270"/>
    <w:rsid w:val="00390D66"/>
    <w:rsid w:val="00393123"/>
    <w:rsid w:val="003937C0"/>
    <w:rsid w:val="003941E5"/>
    <w:rsid w:val="003947ED"/>
    <w:rsid w:val="00394BAE"/>
    <w:rsid w:val="00395676"/>
    <w:rsid w:val="00396001"/>
    <w:rsid w:val="00397BFA"/>
    <w:rsid w:val="0039BFCE"/>
    <w:rsid w:val="003A0D5C"/>
    <w:rsid w:val="003A141E"/>
    <w:rsid w:val="003A1C2C"/>
    <w:rsid w:val="003A1F04"/>
    <w:rsid w:val="003A254A"/>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44EB"/>
    <w:rsid w:val="003B55C9"/>
    <w:rsid w:val="003B5F6A"/>
    <w:rsid w:val="003B62E3"/>
    <w:rsid w:val="003B6370"/>
    <w:rsid w:val="003B7374"/>
    <w:rsid w:val="003B74D7"/>
    <w:rsid w:val="003B792C"/>
    <w:rsid w:val="003C02F1"/>
    <w:rsid w:val="003C07AD"/>
    <w:rsid w:val="003C0BD3"/>
    <w:rsid w:val="003C11C5"/>
    <w:rsid w:val="003C2D53"/>
    <w:rsid w:val="003C32D8"/>
    <w:rsid w:val="003C358D"/>
    <w:rsid w:val="003C4E71"/>
    <w:rsid w:val="003C522E"/>
    <w:rsid w:val="003C5249"/>
    <w:rsid w:val="003C6246"/>
    <w:rsid w:val="003C6516"/>
    <w:rsid w:val="003C6976"/>
    <w:rsid w:val="003C6D9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0CA1"/>
    <w:rsid w:val="003F0D7B"/>
    <w:rsid w:val="003F2382"/>
    <w:rsid w:val="003F28DC"/>
    <w:rsid w:val="003F2CCE"/>
    <w:rsid w:val="003F3207"/>
    <w:rsid w:val="003F38CB"/>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17E4C"/>
    <w:rsid w:val="004201D3"/>
    <w:rsid w:val="0042029C"/>
    <w:rsid w:val="00422894"/>
    <w:rsid w:val="004228B3"/>
    <w:rsid w:val="00422FFF"/>
    <w:rsid w:val="00423483"/>
    <w:rsid w:val="004235FB"/>
    <w:rsid w:val="0042436C"/>
    <w:rsid w:val="00424708"/>
    <w:rsid w:val="00424ADA"/>
    <w:rsid w:val="00424E5E"/>
    <w:rsid w:val="004256FA"/>
    <w:rsid w:val="004257EE"/>
    <w:rsid w:val="00425BAC"/>
    <w:rsid w:val="00426243"/>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E5B"/>
    <w:rsid w:val="004457B4"/>
    <w:rsid w:val="00445B16"/>
    <w:rsid w:val="00447482"/>
    <w:rsid w:val="00447CB5"/>
    <w:rsid w:val="00450DDB"/>
    <w:rsid w:val="004528A8"/>
    <w:rsid w:val="00452FEB"/>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3D4C"/>
    <w:rsid w:val="004645CA"/>
    <w:rsid w:val="00464FDD"/>
    <w:rsid w:val="00465174"/>
    <w:rsid w:val="004653DC"/>
    <w:rsid w:val="00465538"/>
    <w:rsid w:val="0046585B"/>
    <w:rsid w:val="004666AD"/>
    <w:rsid w:val="00466EAF"/>
    <w:rsid w:val="00467282"/>
    <w:rsid w:val="004679B5"/>
    <w:rsid w:val="00470E9D"/>
    <w:rsid w:val="00471641"/>
    <w:rsid w:val="004725D2"/>
    <w:rsid w:val="00472C19"/>
    <w:rsid w:val="004732D8"/>
    <w:rsid w:val="004738E5"/>
    <w:rsid w:val="00473E58"/>
    <w:rsid w:val="00473FED"/>
    <w:rsid w:val="00474063"/>
    <w:rsid w:val="004750CA"/>
    <w:rsid w:val="00475470"/>
    <w:rsid w:val="00475FA6"/>
    <w:rsid w:val="00476090"/>
    <w:rsid w:val="0047652E"/>
    <w:rsid w:val="0047663D"/>
    <w:rsid w:val="00476E34"/>
    <w:rsid w:val="00477C54"/>
    <w:rsid w:val="00477D34"/>
    <w:rsid w:val="004801EF"/>
    <w:rsid w:val="004805CB"/>
    <w:rsid w:val="00480BCA"/>
    <w:rsid w:val="00481222"/>
    <w:rsid w:val="004816C7"/>
    <w:rsid w:val="00483897"/>
    <w:rsid w:val="00483C11"/>
    <w:rsid w:val="00483CB7"/>
    <w:rsid w:val="004840C1"/>
    <w:rsid w:val="004842BE"/>
    <w:rsid w:val="004844B0"/>
    <w:rsid w:val="00484A9C"/>
    <w:rsid w:val="00484EE9"/>
    <w:rsid w:val="004855D7"/>
    <w:rsid w:val="00485B6A"/>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09D"/>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0DD"/>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B07"/>
    <w:rsid w:val="00501DE8"/>
    <w:rsid w:val="00502F2A"/>
    <w:rsid w:val="005033B4"/>
    <w:rsid w:val="00503579"/>
    <w:rsid w:val="00503D9F"/>
    <w:rsid w:val="00503E81"/>
    <w:rsid w:val="0050532B"/>
    <w:rsid w:val="00505333"/>
    <w:rsid w:val="0050565F"/>
    <w:rsid w:val="00505B42"/>
    <w:rsid w:val="005063C4"/>
    <w:rsid w:val="0050660E"/>
    <w:rsid w:val="00506A84"/>
    <w:rsid w:val="0050778C"/>
    <w:rsid w:val="005106A1"/>
    <w:rsid w:val="00510A23"/>
    <w:rsid w:val="005114C8"/>
    <w:rsid w:val="0051152D"/>
    <w:rsid w:val="005121E1"/>
    <w:rsid w:val="00513DA9"/>
    <w:rsid w:val="00513F46"/>
    <w:rsid w:val="00514B50"/>
    <w:rsid w:val="005151CE"/>
    <w:rsid w:val="00515C1E"/>
    <w:rsid w:val="00515F52"/>
    <w:rsid w:val="00516674"/>
    <w:rsid w:val="00517616"/>
    <w:rsid w:val="00517A5B"/>
    <w:rsid w:val="00517FAE"/>
    <w:rsid w:val="005205EA"/>
    <w:rsid w:val="00521B11"/>
    <w:rsid w:val="00521CDB"/>
    <w:rsid w:val="00522B5F"/>
    <w:rsid w:val="00522C4F"/>
    <w:rsid w:val="005247A3"/>
    <w:rsid w:val="00525215"/>
    <w:rsid w:val="005256E2"/>
    <w:rsid w:val="00525B78"/>
    <w:rsid w:val="00525C0F"/>
    <w:rsid w:val="00525D95"/>
    <w:rsid w:val="005265AB"/>
    <w:rsid w:val="00527846"/>
    <w:rsid w:val="00530793"/>
    <w:rsid w:val="00530897"/>
    <w:rsid w:val="00530D41"/>
    <w:rsid w:val="00531443"/>
    <w:rsid w:val="00532104"/>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3568"/>
    <w:rsid w:val="00544C1F"/>
    <w:rsid w:val="0054687B"/>
    <w:rsid w:val="00551B3D"/>
    <w:rsid w:val="005522EE"/>
    <w:rsid w:val="00554322"/>
    <w:rsid w:val="00554F18"/>
    <w:rsid w:val="00555401"/>
    <w:rsid w:val="0055566F"/>
    <w:rsid w:val="00555A0B"/>
    <w:rsid w:val="00555C61"/>
    <w:rsid w:val="00555DF0"/>
    <w:rsid w:val="005572C2"/>
    <w:rsid w:val="00557CC5"/>
    <w:rsid w:val="00560A9B"/>
    <w:rsid w:val="00561CD8"/>
    <w:rsid w:val="00562542"/>
    <w:rsid w:val="0056366D"/>
    <w:rsid w:val="0056379A"/>
    <w:rsid w:val="0056389C"/>
    <w:rsid w:val="00563DE2"/>
    <w:rsid w:val="005651BD"/>
    <w:rsid w:val="00565C95"/>
    <w:rsid w:val="005667BB"/>
    <w:rsid w:val="005668BC"/>
    <w:rsid w:val="0056698B"/>
    <w:rsid w:val="0056727A"/>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5C1E"/>
    <w:rsid w:val="005762E5"/>
    <w:rsid w:val="00576544"/>
    <w:rsid w:val="00576EE4"/>
    <w:rsid w:val="00577909"/>
    <w:rsid w:val="00577A8D"/>
    <w:rsid w:val="00580DBB"/>
    <w:rsid w:val="00580F6F"/>
    <w:rsid w:val="005812AE"/>
    <w:rsid w:val="00581B13"/>
    <w:rsid w:val="00581B34"/>
    <w:rsid w:val="00581F04"/>
    <w:rsid w:val="005825EC"/>
    <w:rsid w:val="005826A6"/>
    <w:rsid w:val="00582C75"/>
    <w:rsid w:val="00583419"/>
    <w:rsid w:val="005838A7"/>
    <w:rsid w:val="005849D4"/>
    <w:rsid w:val="00584B0B"/>
    <w:rsid w:val="00584C38"/>
    <w:rsid w:val="00585E12"/>
    <w:rsid w:val="005875C3"/>
    <w:rsid w:val="00587FB9"/>
    <w:rsid w:val="00590519"/>
    <w:rsid w:val="00592178"/>
    <w:rsid w:val="005922C7"/>
    <w:rsid w:val="00592692"/>
    <w:rsid w:val="0059269A"/>
    <w:rsid w:val="005927AC"/>
    <w:rsid w:val="005932AC"/>
    <w:rsid w:val="0059392A"/>
    <w:rsid w:val="00593A76"/>
    <w:rsid w:val="00593B31"/>
    <w:rsid w:val="00593FD2"/>
    <w:rsid w:val="00594AEE"/>
    <w:rsid w:val="00594B48"/>
    <w:rsid w:val="00594E1D"/>
    <w:rsid w:val="0059502C"/>
    <w:rsid w:val="0059520F"/>
    <w:rsid w:val="00595619"/>
    <w:rsid w:val="00596026"/>
    <w:rsid w:val="0059652A"/>
    <w:rsid w:val="00596707"/>
    <w:rsid w:val="005A0025"/>
    <w:rsid w:val="005A02F2"/>
    <w:rsid w:val="005A035C"/>
    <w:rsid w:val="005A0664"/>
    <w:rsid w:val="005A084F"/>
    <w:rsid w:val="005A3BED"/>
    <w:rsid w:val="005A40FC"/>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195"/>
    <w:rsid w:val="005D15C6"/>
    <w:rsid w:val="005D1E59"/>
    <w:rsid w:val="005D21A4"/>
    <w:rsid w:val="005D2AE8"/>
    <w:rsid w:val="005D2CEB"/>
    <w:rsid w:val="005D2E95"/>
    <w:rsid w:val="005D324F"/>
    <w:rsid w:val="005D4BE1"/>
    <w:rsid w:val="005D542D"/>
    <w:rsid w:val="005D563B"/>
    <w:rsid w:val="005D5FC4"/>
    <w:rsid w:val="005D612E"/>
    <w:rsid w:val="005D61FB"/>
    <w:rsid w:val="005D6FB1"/>
    <w:rsid w:val="005D7C57"/>
    <w:rsid w:val="005D7FEF"/>
    <w:rsid w:val="005E1CF7"/>
    <w:rsid w:val="005E1E9A"/>
    <w:rsid w:val="005E24B5"/>
    <w:rsid w:val="005E2E6B"/>
    <w:rsid w:val="005E3EED"/>
    <w:rsid w:val="005E452D"/>
    <w:rsid w:val="005E4C1B"/>
    <w:rsid w:val="005E4E0D"/>
    <w:rsid w:val="005E4E1F"/>
    <w:rsid w:val="005E6124"/>
    <w:rsid w:val="005E6226"/>
    <w:rsid w:val="005E6426"/>
    <w:rsid w:val="005E6AE1"/>
    <w:rsid w:val="005E6C93"/>
    <w:rsid w:val="005E7092"/>
    <w:rsid w:val="005E70C7"/>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3AC"/>
    <w:rsid w:val="005F6910"/>
    <w:rsid w:val="006008C0"/>
    <w:rsid w:val="006021EC"/>
    <w:rsid w:val="00602566"/>
    <w:rsid w:val="006033C7"/>
    <w:rsid w:val="00604B38"/>
    <w:rsid w:val="00605F6F"/>
    <w:rsid w:val="00606407"/>
    <w:rsid w:val="00606954"/>
    <w:rsid w:val="006101A9"/>
    <w:rsid w:val="006105CE"/>
    <w:rsid w:val="00611638"/>
    <w:rsid w:val="006128BE"/>
    <w:rsid w:val="006140B2"/>
    <w:rsid w:val="006142D8"/>
    <w:rsid w:val="006142F9"/>
    <w:rsid w:val="006148D7"/>
    <w:rsid w:val="00615351"/>
    <w:rsid w:val="00615D2D"/>
    <w:rsid w:val="0061652C"/>
    <w:rsid w:val="00616B40"/>
    <w:rsid w:val="006174B2"/>
    <w:rsid w:val="00617C2D"/>
    <w:rsid w:val="00617E5D"/>
    <w:rsid w:val="00620A47"/>
    <w:rsid w:val="00621B69"/>
    <w:rsid w:val="00621D47"/>
    <w:rsid w:val="00622AC5"/>
    <w:rsid w:val="00622F84"/>
    <w:rsid w:val="00624DFE"/>
    <w:rsid w:val="00625192"/>
    <w:rsid w:val="00625959"/>
    <w:rsid w:val="00625975"/>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651C"/>
    <w:rsid w:val="00637065"/>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8B"/>
    <w:rsid w:val="00660BB2"/>
    <w:rsid w:val="006614CD"/>
    <w:rsid w:val="006614F3"/>
    <w:rsid w:val="0066189B"/>
    <w:rsid w:val="00662A01"/>
    <w:rsid w:val="00662A0E"/>
    <w:rsid w:val="00662BCF"/>
    <w:rsid w:val="00663AC0"/>
    <w:rsid w:val="00663B39"/>
    <w:rsid w:val="00664437"/>
    <w:rsid w:val="00664B3B"/>
    <w:rsid w:val="00664D0A"/>
    <w:rsid w:val="0066539E"/>
    <w:rsid w:val="006656AE"/>
    <w:rsid w:val="00665A22"/>
    <w:rsid w:val="006662AA"/>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6097"/>
    <w:rsid w:val="006773A0"/>
    <w:rsid w:val="00677C6C"/>
    <w:rsid w:val="00680A6E"/>
    <w:rsid w:val="00680B00"/>
    <w:rsid w:val="00680F5E"/>
    <w:rsid w:val="00681B6F"/>
    <w:rsid w:val="00682257"/>
    <w:rsid w:val="00682326"/>
    <w:rsid w:val="0068300A"/>
    <w:rsid w:val="00683E21"/>
    <w:rsid w:val="00685DE8"/>
    <w:rsid w:val="00685E9B"/>
    <w:rsid w:val="006863AD"/>
    <w:rsid w:val="0068717E"/>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3DA"/>
    <w:rsid w:val="006A6546"/>
    <w:rsid w:val="006A6CF3"/>
    <w:rsid w:val="006A7DDF"/>
    <w:rsid w:val="006A7EEA"/>
    <w:rsid w:val="006B017C"/>
    <w:rsid w:val="006B0B13"/>
    <w:rsid w:val="006B2240"/>
    <w:rsid w:val="006B291F"/>
    <w:rsid w:val="006B2D42"/>
    <w:rsid w:val="006B3078"/>
    <w:rsid w:val="006B4207"/>
    <w:rsid w:val="006B4449"/>
    <w:rsid w:val="006B4F45"/>
    <w:rsid w:val="006B5CB4"/>
    <w:rsid w:val="006B60A7"/>
    <w:rsid w:val="006B6B5B"/>
    <w:rsid w:val="006B6C34"/>
    <w:rsid w:val="006B6C80"/>
    <w:rsid w:val="006B768C"/>
    <w:rsid w:val="006C00DD"/>
    <w:rsid w:val="006C14AC"/>
    <w:rsid w:val="006C2676"/>
    <w:rsid w:val="006C2793"/>
    <w:rsid w:val="006C2852"/>
    <w:rsid w:val="006C2858"/>
    <w:rsid w:val="006C3D87"/>
    <w:rsid w:val="006C43A0"/>
    <w:rsid w:val="006C43DD"/>
    <w:rsid w:val="006C453F"/>
    <w:rsid w:val="006C4592"/>
    <w:rsid w:val="006C4E0E"/>
    <w:rsid w:val="006C4EEE"/>
    <w:rsid w:val="006C5041"/>
    <w:rsid w:val="006C522C"/>
    <w:rsid w:val="006C546B"/>
    <w:rsid w:val="006C58E8"/>
    <w:rsid w:val="006C6A01"/>
    <w:rsid w:val="006C6E23"/>
    <w:rsid w:val="006D04A8"/>
    <w:rsid w:val="006D24F3"/>
    <w:rsid w:val="006D2D18"/>
    <w:rsid w:val="006D39AD"/>
    <w:rsid w:val="006D4AF6"/>
    <w:rsid w:val="006D4DCC"/>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A3F"/>
    <w:rsid w:val="00720EB3"/>
    <w:rsid w:val="00721203"/>
    <w:rsid w:val="00721D26"/>
    <w:rsid w:val="00721F35"/>
    <w:rsid w:val="007222F0"/>
    <w:rsid w:val="00722D9C"/>
    <w:rsid w:val="0072301D"/>
    <w:rsid w:val="00723BA0"/>
    <w:rsid w:val="0072485E"/>
    <w:rsid w:val="00725E30"/>
    <w:rsid w:val="00725F9F"/>
    <w:rsid w:val="0072686F"/>
    <w:rsid w:val="00726F9E"/>
    <w:rsid w:val="00730581"/>
    <w:rsid w:val="00730A68"/>
    <w:rsid w:val="007312AF"/>
    <w:rsid w:val="00731B62"/>
    <w:rsid w:val="00732706"/>
    <w:rsid w:val="00733A13"/>
    <w:rsid w:val="00733AEE"/>
    <w:rsid w:val="00733BDE"/>
    <w:rsid w:val="00733C93"/>
    <w:rsid w:val="00733FFE"/>
    <w:rsid w:val="00734D20"/>
    <w:rsid w:val="00735679"/>
    <w:rsid w:val="00735867"/>
    <w:rsid w:val="00735A75"/>
    <w:rsid w:val="007360EB"/>
    <w:rsid w:val="00736DA0"/>
    <w:rsid w:val="00736DEE"/>
    <w:rsid w:val="00736E88"/>
    <w:rsid w:val="00737128"/>
    <w:rsid w:val="00737858"/>
    <w:rsid w:val="00737D78"/>
    <w:rsid w:val="00740A0E"/>
    <w:rsid w:val="00740D57"/>
    <w:rsid w:val="00741A9A"/>
    <w:rsid w:val="00741B52"/>
    <w:rsid w:val="00741C60"/>
    <w:rsid w:val="0074215C"/>
    <w:rsid w:val="0074347C"/>
    <w:rsid w:val="00743FAA"/>
    <w:rsid w:val="00744DC8"/>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2340"/>
    <w:rsid w:val="007824AE"/>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9E4"/>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441F"/>
    <w:rsid w:val="007C53B5"/>
    <w:rsid w:val="007C5495"/>
    <w:rsid w:val="007C5818"/>
    <w:rsid w:val="007C69EE"/>
    <w:rsid w:val="007C726E"/>
    <w:rsid w:val="007C75B8"/>
    <w:rsid w:val="007D0ED2"/>
    <w:rsid w:val="007D1FB5"/>
    <w:rsid w:val="007D2C91"/>
    <w:rsid w:val="007D2CE8"/>
    <w:rsid w:val="007D30B4"/>
    <w:rsid w:val="007D504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7AD"/>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3CE6"/>
    <w:rsid w:val="008149EF"/>
    <w:rsid w:val="0081520F"/>
    <w:rsid w:val="00815854"/>
    <w:rsid w:val="00816AE2"/>
    <w:rsid w:val="00816CDE"/>
    <w:rsid w:val="0081798F"/>
    <w:rsid w:val="00820A2A"/>
    <w:rsid w:val="00821C4A"/>
    <w:rsid w:val="00822059"/>
    <w:rsid w:val="00822065"/>
    <w:rsid w:val="008221BE"/>
    <w:rsid w:val="00822C82"/>
    <w:rsid w:val="00822E4E"/>
    <w:rsid w:val="008230D3"/>
    <w:rsid w:val="008239B3"/>
    <w:rsid w:val="00824852"/>
    <w:rsid w:val="00824AB1"/>
    <w:rsid w:val="00825045"/>
    <w:rsid w:val="00825E3B"/>
    <w:rsid w:val="0083039A"/>
    <w:rsid w:val="00830875"/>
    <w:rsid w:val="0083096E"/>
    <w:rsid w:val="00831104"/>
    <w:rsid w:val="00831203"/>
    <w:rsid w:val="008324ED"/>
    <w:rsid w:val="00833658"/>
    <w:rsid w:val="00834397"/>
    <w:rsid w:val="0083476D"/>
    <w:rsid w:val="00835AC0"/>
    <w:rsid w:val="0083627A"/>
    <w:rsid w:val="0083666F"/>
    <w:rsid w:val="008402A3"/>
    <w:rsid w:val="008402A9"/>
    <w:rsid w:val="0084088D"/>
    <w:rsid w:val="00841004"/>
    <w:rsid w:val="008411FC"/>
    <w:rsid w:val="00841809"/>
    <w:rsid w:val="0084308B"/>
    <w:rsid w:val="00843290"/>
    <w:rsid w:val="00843632"/>
    <w:rsid w:val="008438F0"/>
    <w:rsid w:val="00843B83"/>
    <w:rsid w:val="00843EC3"/>
    <w:rsid w:val="008448FA"/>
    <w:rsid w:val="008463AA"/>
    <w:rsid w:val="00846AFF"/>
    <w:rsid w:val="0084719E"/>
    <w:rsid w:val="008472A2"/>
    <w:rsid w:val="008512A8"/>
    <w:rsid w:val="00852A25"/>
    <w:rsid w:val="00852CAE"/>
    <w:rsid w:val="00852CE8"/>
    <w:rsid w:val="00853477"/>
    <w:rsid w:val="0085362B"/>
    <w:rsid w:val="008543CF"/>
    <w:rsid w:val="008545C1"/>
    <w:rsid w:val="008545D0"/>
    <w:rsid w:val="00854CA5"/>
    <w:rsid w:val="00855D71"/>
    <w:rsid w:val="00855D90"/>
    <w:rsid w:val="00856F12"/>
    <w:rsid w:val="008607BB"/>
    <w:rsid w:val="008612B1"/>
    <w:rsid w:val="00861F51"/>
    <w:rsid w:val="008621E4"/>
    <w:rsid w:val="00864670"/>
    <w:rsid w:val="008649FB"/>
    <w:rsid w:val="00864E55"/>
    <w:rsid w:val="008654C9"/>
    <w:rsid w:val="00865630"/>
    <w:rsid w:val="0086645E"/>
    <w:rsid w:val="0086669D"/>
    <w:rsid w:val="00866865"/>
    <w:rsid w:val="00867B7F"/>
    <w:rsid w:val="0087113C"/>
    <w:rsid w:val="008713C6"/>
    <w:rsid w:val="00871957"/>
    <w:rsid w:val="00871ED3"/>
    <w:rsid w:val="0087204D"/>
    <w:rsid w:val="0087262A"/>
    <w:rsid w:val="008728F6"/>
    <w:rsid w:val="00872AF0"/>
    <w:rsid w:val="00872BF3"/>
    <w:rsid w:val="00872E45"/>
    <w:rsid w:val="00872EEA"/>
    <w:rsid w:val="00873F32"/>
    <w:rsid w:val="0087468F"/>
    <w:rsid w:val="008746B0"/>
    <w:rsid w:val="00874DAF"/>
    <w:rsid w:val="00875B03"/>
    <w:rsid w:val="00875BE4"/>
    <w:rsid w:val="00875E4B"/>
    <w:rsid w:val="0087606F"/>
    <w:rsid w:val="008762E6"/>
    <w:rsid w:val="00876977"/>
    <w:rsid w:val="00876F7B"/>
    <w:rsid w:val="008774CA"/>
    <w:rsid w:val="00880E85"/>
    <w:rsid w:val="008810B2"/>
    <w:rsid w:val="008824D1"/>
    <w:rsid w:val="00882813"/>
    <w:rsid w:val="00882DA7"/>
    <w:rsid w:val="008833EA"/>
    <w:rsid w:val="0088390C"/>
    <w:rsid w:val="00883DE6"/>
    <w:rsid w:val="00884978"/>
    <w:rsid w:val="00885108"/>
    <w:rsid w:val="00887278"/>
    <w:rsid w:val="00887463"/>
    <w:rsid w:val="00887C20"/>
    <w:rsid w:val="00887CA1"/>
    <w:rsid w:val="0089064A"/>
    <w:rsid w:val="008915D3"/>
    <w:rsid w:val="00891824"/>
    <w:rsid w:val="0089192F"/>
    <w:rsid w:val="00891A17"/>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A7039"/>
    <w:rsid w:val="008B02C0"/>
    <w:rsid w:val="008B151C"/>
    <w:rsid w:val="008B1D87"/>
    <w:rsid w:val="008B207F"/>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231"/>
    <w:rsid w:val="008C79D7"/>
    <w:rsid w:val="008C7C7B"/>
    <w:rsid w:val="008D0279"/>
    <w:rsid w:val="008D0C6C"/>
    <w:rsid w:val="008D1042"/>
    <w:rsid w:val="008D176D"/>
    <w:rsid w:val="008D203C"/>
    <w:rsid w:val="008D25B4"/>
    <w:rsid w:val="008D2940"/>
    <w:rsid w:val="008D2D0A"/>
    <w:rsid w:val="008D33FF"/>
    <w:rsid w:val="008D3810"/>
    <w:rsid w:val="008D391C"/>
    <w:rsid w:val="008D4183"/>
    <w:rsid w:val="008D428A"/>
    <w:rsid w:val="008D4408"/>
    <w:rsid w:val="008E1440"/>
    <w:rsid w:val="008E1CCB"/>
    <w:rsid w:val="008E2E6E"/>
    <w:rsid w:val="008E3095"/>
    <w:rsid w:val="008E39B9"/>
    <w:rsid w:val="008E4AFD"/>
    <w:rsid w:val="008E4BAE"/>
    <w:rsid w:val="008E4D88"/>
    <w:rsid w:val="008E56BF"/>
    <w:rsid w:val="008E5BB3"/>
    <w:rsid w:val="008E6439"/>
    <w:rsid w:val="008E660D"/>
    <w:rsid w:val="008E6B95"/>
    <w:rsid w:val="008E7BB6"/>
    <w:rsid w:val="008F1328"/>
    <w:rsid w:val="008F1FAC"/>
    <w:rsid w:val="008F2939"/>
    <w:rsid w:val="008F298C"/>
    <w:rsid w:val="008F33FE"/>
    <w:rsid w:val="008F3532"/>
    <w:rsid w:val="008F459F"/>
    <w:rsid w:val="008F4B2E"/>
    <w:rsid w:val="008F60A4"/>
    <w:rsid w:val="008F669B"/>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1C4"/>
    <w:rsid w:val="00922D12"/>
    <w:rsid w:val="00922D9C"/>
    <w:rsid w:val="009254BA"/>
    <w:rsid w:val="00925706"/>
    <w:rsid w:val="00925DB7"/>
    <w:rsid w:val="009262A6"/>
    <w:rsid w:val="00926A99"/>
    <w:rsid w:val="00927194"/>
    <w:rsid w:val="00927519"/>
    <w:rsid w:val="00927534"/>
    <w:rsid w:val="00927C7E"/>
    <w:rsid w:val="00930672"/>
    <w:rsid w:val="00930939"/>
    <w:rsid w:val="0093184A"/>
    <w:rsid w:val="00931D6E"/>
    <w:rsid w:val="009324AD"/>
    <w:rsid w:val="00932942"/>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47FDD"/>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90F"/>
    <w:rsid w:val="00996E27"/>
    <w:rsid w:val="009A04D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D31"/>
    <w:rsid w:val="009D1327"/>
    <w:rsid w:val="009D1904"/>
    <w:rsid w:val="009D1FBC"/>
    <w:rsid w:val="009D24E1"/>
    <w:rsid w:val="009D269D"/>
    <w:rsid w:val="009D2F52"/>
    <w:rsid w:val="009D3ADC"/>
    <w:rsid w:val="009D4F9C"/>
    <w:rsid w:val="009D55A6"/>
    <w:rsid w:val="009D5A14"/>
    <w:rsid w:val="009D5A88"/>
    <w:rsid w:val="009D5AAD"/>
    <w:rsid w:val="009D67DC"/>
    <w:rsid w:val="009D6D2E"/>
    <w:rsid w:val="009D6D60"/>
    <w:rsid w:val="009D7AAE"/>
    <w:rsid w:val="009E07F5"/>
    <w:rsid w:val="009E1291"/>
    <w:rsid w:val="009E1890"/>
    <w:rsid w:val="009E1C21"/>
    <w:rsid w:val="009E2398"/>
    <w:rsid w:val="009E2574"/>
    <w:rsid w:val="009E2616"/>
    <w:rsid w:val="009E3069"/>
    <w:rsid w:val="009E3C0D"/>
    <w:rsid w:val="009E4986"/>
    <w:rsid w:val="009E49FC"/>
    <w:rsid w:val="009E4D11"/>
    <w:rsid w:val="009E58CD"/>
    <w:rsid w:val="009E5F72"/>
    <w:rsid w:val="009E7ACF"/>
    <w:rsid w:val="009E7BFA"/>
    <w:rsid w:val="009E7D9C"/>
    <w:rsid w:val="009F0061"/>
    <w:rsid w:val="009F047E"/>
    <w:rsid w:val="009F08AF"/>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62B"/>
    <w:rsid w:val="00A01BC5"/>
    <w:rsid w:val="00A01C7A"/>
    <w:rsid w:val="00A0321F"/>
    <w:rsid w:val="00A04226"/>
    <w:rsid w:val="00A04AF6"/>
    <w:rsid w:val="00A04C49"/>
    <w:rsid w:val="00A05346"/>
    <w:rsid w:val="00A06995"/>
    <w:rsid w:val="00A0707B"/>
    <w:rsid w:val="00A071AB"/>
    <w:rsid w:val="00A07314"/>
    <w:rsid w:val="00A073DB"/>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23A9"/>
    <w:rsid w:val="00A325D3"/>
    <w:rsid w:val="00A33004"/>
    <w:rsid w:val="00A33120"/>
    <w:rsid w:val="00A33F13"/>
    <w:rsid w:val="00A3417B"/>
    <w:rsid w:val="00A34672"/>
    <w:rsid w:val="00A34CFB"/>
    <w:rsid w:val="00A353FF"/>
    <w:rsid w:val="00A3661C"/>
    <w:rsid w:val="00A40821"/>
    <w:rsid w:val="00A40916"/>
    <w:rsid w:val="00A414DD"/>
    <w:rsid w:val="00A417DF"/>
    <w:rsid w:val="00A41BE5"/>
    <w:rsid w:val="00A42207"/>
    <w:rsid w:val="00A4268A"/>
    <w:rsid w:val="00A43BB1"/>
    <w:rsid w:val="00A444C7"/>
    <w:rsid w:val="00A445CE"/>
    <w:rsid w:val="00A45349"/>
    <w:rsid w:val="00A46623"/>
    <w:rsid w:val="00A5002A"/>
    <w:rsid w:val="00A502C5"/>
    <w:rsid w:val="00A507B4"/>
    <w:rsid w:val="00A512D2"/>
    <w:rsid w:val="00A51318"/>
    <w:rsid w:val="00A518C2"/>
    <w:rsid w:val="00A53A7F"/>
    <w:rsid w:val="00A548B8"/>
    <w:rsid w:val="00A57219"/>
    <w:rsid w:val="00A579B0"/>
    <w:rsid w:val="00A57B5E"/>
    <w:rsid w:val="00A600B3"/>
    <w:rsid w:val="00A601BD"/>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1D01"/>
    <w:rsid w:val="00A72DEA"/>
    <w:rsid w:val="00A734DA"/>
    <w:rsid w:val="00A73E4C"/>
    <w:rsid w:val="00A73FE7"/>
    <w:rsid w:val="00A7472E"/>
    <w:rsid w:val="00A75516"/>
    <w:rsid w:val="00A758CE"/>
    <w:rsid w:val="00A75A8E"/>
    <w:rsid w:val="00A75CB6"/>
    <w:rsid w:val="00A76790"/>
    <w:rsid w:val="00A771D6"/>
    <w:rsid w:val="00A777B2"/>
    <w:rsid w:val="00A80605"/>
    <w:rsid w:val="00A80677"/>
    <w:rsid w:val="00A8084D"/>
    <w:rsid w:val="00A821BD"/>
    <w:rsid w:val="00A825FF"/>
    <w:rsid w:val="00A8293F"/>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06D7"/>
    <w:rsid w:val="00AA1C75"/>
    <w:rsid w:val="00AA26A6"/>
    <w:rsid w:val="00AA2824"/>
    <w:rsid w:val="00AA39D0"/>
    <w:rsid w:val="00AA4A16"/>
    <w:rsid w:val="00AA4BBE"/>
    <w:rsid w:val="00AA4FDF"/>
    <w:rsid w:val="00AA50CE"/>
    <w:rsid w:val="00AA6616"/>
    <w:rsid w:val="00AA6A48"/>
    <w:rsid w:val="00AA7427"/>
    <w:rsid w:val="00AA7BA4"/>
    <w:rsid w:val="00AB0CC5"/>
    <w:rsid w:val="00AB125F"/>
    <w:rsid w:val="00AB19A3"/>
    <w:rsid w:val="00AB23C4"/>
    <w:rsid w:val="00AB2634"/>
    <w:rsid w:val="00AB3390"/>
    <w:rsid w:val="00AB3EE7"/>
    <w:rsid w:val="00AB4D94"/>
    <w:rsid w:val="00AB5794"/>
    <w:rsid w:val="00AB5A10"/>
    <w:rsid w:val="00AB6EEC"/>
    <w:rsid w:val="00AB7DCF"/>
    <w:rsid w:val="00AC04C7"/>
    <w:rsid w:val="00AC05D7"/>
    <w:rsid w:val="00AC0792"/>
    <w:rsid w:val="00AC0A90"/>
    <w:rsid w:val="00AC27EB"/>
    <w:rsid w:val="00AC33CC"/>
    <w:rsid w:val="00AC3736"/>
    <w:rsid w:val="00AC3A12"/>
    <w:rsid w:val="00AC3B0B"/>
    <w:rsid w:val="00AC4FD6"/>
    <w:rsid w:val="00AC54EF"/>
    <w:rsid w:val="00AC61B9"/>
    <w:rsid w:val="00AD0CC1"/>
    <w:rsid w:val="00AD0E7A"/>
    <w:rsid w:val="00AD138D"/>
    <w:rsid w:val="00AD1413"/>
    <w:rsid w:val="00AD1735"/>
    <w:rsid w:val="00AD2BE2"/>
    <w:rsid w:val="00AD396A"/>
    <w:rsid w:val="00AD3E25"/>
    <w:rsid w:val="00AD3EB7"/>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3A19"/>
    <w:rsid w:val="00AE40D0"/>
    <w:rsid w:val="00AE4D18"/>
    <w:rsid w:val="00AE522C"/>
    <w:rsid w:val="00AE6403"/>
    <w:rsid w:val="00AE71F0"/>
    <w:rsid w:val="00AE7C52"/>
    <w:rsid w:val="00AF11EF"/>
    <w:rsid w:val="00AF19F5"/>
    <w:rsid w:val="00AF201C"/>
    <w:rsid w:val="00AF2578"/>
    <w:rsid w:val="00AF2ED3"/>
    <w:rsid w:val="00AF32B0"/>
    <w:rsid w:val="00AF4F00"/>
    <w:rsid w:val="00AF5C0E"/>
    <w:rsid w:val="00AF695C"/>
    <w:rsid w:val="00AF6C84"/>
    <w:rsid w:val="00AF6FE7"/>
    <w:rsid w:val="00AF74BB"/>
    <w:rsid w:val="00AF7815"/>
    <w:rsid w:val="00AF7C8B"/>
    <w:rsid w:val="00B0132A"/>
    <w:rsid w:val="00B01B07"/>
    <w:rsid w:val="00B028BA"/>
    <w:rsid w:val="00B03510"/>
    <w:rsid w:val="00B03A70"/>
    <w:rsid w:val="00B04903"/>
    <w:rsid w:val="00B05684"/>
    <w:rsid w:val="00B05DA0"/>
    <w:rsid w:val="00B0602B"/>
    <w:rsid w:val="00B068DF"/>
    <w:rsid w:val="00B0709F"/>
    <w:rsid w:val="00B0756E"/>
    <w:rsid w:val="00B07BAD"/>
    <w:rsid w:val="00B07C59"/>
    <w:rsid w:val="00B1010D"/>
    <w:rsid w:val="00B101E2"/>
    <w:rsid w:val="00B108C8"/>
    <w:rsid w:val="00B109D3"/>
    <w:rsid w:val="00B10B99"/>
    <w:rsid w:val="00B11204"/>
    <w:rsid w:val="00B114B3"/>
    <w:rsid w:val="00B118B6"/>
    <w:rsid w:val="00B1323D"/>
    <w:rsid w:val="00B139A0"/>
    <w:rsid w:val="00B13AA6"/>
    <w:rsid w:val="00B14019"/>
    <w:rsid w:val="00B1446F"/>
    <w:rsid w:val="00B14620"/>
    <w:rsid w:val="00B14C68"/>
    <w:rsid w:val="00B150FB"/>
    <w:rsid w:val="00B1593E"/>
    <w:rsid w:val="00B16AB0"/>
    <w:rsid w:val="00B17011"/>
    <w:rsid w:val="00B17D5B"/>
    <w:rsid w:val="00B21C4C"/>
    <w:rsid w:val="00B22433"/>
    <w:rsid w:val="00B22820"/>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6C1"/>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67FF0"/>
    <w:rsid w:val="00B7048B"/>
    <w:rsid w:val="00B707FD"/>
    <w:rsid w:val="00B70FFA"/>
    <w:rsid w:val="00B71016"/>
    <w:rsid w:val="00B714B2"/>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6D88"/>
    <w:rsid w:val="00B870E6"/>
    <w:rsid w:val="00B87C35"/>
    <w:rsid w:val="00B90024"/>
    <w:rsid w:val="00B90546"/>
    <w:rsid w:val="00B90A17"/>
    <w:rsid w:val="00B9125E"/>
    <w:rsid w:val="00B91E19"/>
    <w:rsid w:val="00B92A27"/>
    <w:rsid w:val="00B93AD6"/>
    <w:rsid w:val="00B93C72"/>
    <w:rsid w:val="00B95006"/>
    <w:rsid w:val="00B957BE"/>
    <w:rsid w:val="00B95E76"/>
    <w:rsid w:val="00B9639B"/>
    <w:rsid w:val="00B9713E"/>
    <w:rsid w:val="00B97352"/>
    <w:rsid w:val="00B97D0A"/>
    <w:rsid w:val="00B97D15"/>
    <w:rsid w:val="00B97DB3"/>
    <w:rsid w:val="00BA119D"/>
    <w:rsid w:val="00BA1FFA"/>
    <w:rsid w:val="00BA29F4"/>
    <w:rsid w:val="00BA2DE0"/>
    <w:rsid w:val="00BA307B"/>
    <w:rsid w:val="00BA4A1C"/>
    <w:rsid w:val="00BA4CB6"/>
    <w:rsid w:val="00BA55CE"/>
    <w:rsid w:val="00BA5A78"/>
    <w:rsid w:val="00BA5FEC"/>
    <w:rsid w:val="00BA6374"/>
    <w:rsid w:val="00BA647C"/>
    <w:rsid w:val="00BA69E2"/>
    <w:rsid w:val="00BA76D1"/>
    <w:rsid w:val="00BA777A"/>
    <w:rsid w:val="00BA7957"/>
    <w:rsid w:val="00BB1186"/>
    <w:rsid w:val="00BB1F6D"/>
    <w:rsid w:val="00BB2695"/>
    <w:rsid w:val="00BB36B7"/>
    <w:rsid w:val="00BB36FD"/>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AB5"/>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AB3"/>
    <w:rsid w:val="00BE7F12"/>
    <w:rsid w:val="00BF028F"/>
    <w:rsid w:val="00BF03ED"/>
    <w:rsid w:val="00BF0FC0"/>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392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29D2"/>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5B7C"/>
    <w:rsid w:val="00C26010"/>
    <w:rsid w:val="00C26E84"/>
    <w:rsid w:val="00C27058"/>
    <w:rsid w:val="00C27258"/>
    <w:rsid w:val="00C27273"/>
    <w:rsid w:val="00C272FA"/>
    <w:rsid w:val="00C273FF"/>
    <w:rsid w:val="00C30D09"/>
    <w:rsid w:val="00C318B5"/>
    <w:rsid w:val="00C31989"/>
    <w:rsid w:val="00C31E07"/>
    <w:rsid w:val="00C32D2A"/>
    <w:rsid w:val="00C3314F"/>
    <w:rsid w:val="00C33B65"/>
    <w:rsid w:val="00C3403B"/>
    <w:rsid w:val="00C344AD"/>
    <w:rsid w:val="00C353CC"/>
    <w:rsid w:val="00C36972"/>
    <w:rsid w:val="00C3743D"/>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6915"/>
    <w:rsid w:val="00C46C0E"/>
    <w:rsid w:val="00C47238"/>
    <w:rsid w:val="00C47871"/>
    <w:rsid w:val="00C50315"/>
    <w:rsid w:val="00C5051C"/>
    <w:rsid w:val="00C50DF2"/>
    <w:rsid w:val="00C5116D"/>
    <w:rsid w:val="00C514D8"/>
    <w:rsid w:val="00C521BB"/>
    <w:rsid w:val="00C53C88"/>
    <w:rsid w:val="00C53DB7"/>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4FB1"/>
    <w:rsid w:val="00C65307"/>
    <w:rsid w:val="00C65525"/>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81346"/>
    <w:rsid w:val="00C81554"/>
    <w:rsid w:val="00C815EB"/>
    <w:rsid w:val="00C8290E"/>
    <w:rsid w:val="00C82B38"/>
    <w:rsid w:val="00C82B93"/>
    <w:rsid w:val="00C83569"/>
    <w:rsid w:val="00C83F8F"/>
    <w:rsid w:val="00C84825"/>
    <w:rsid w:val="00C85552"/>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A036D"/>
    <w:rsid w:val="00CA0B0D"/>
    <w:rsid w:val="00CA1426"/>
    <w:rsid w:val="00CA1E93"/>
    <w:rsid w:val="00CA20E4"/>
    <w:rsid w:val="00CA23A4"/>
    <w:rsid w:val="00CA24FE"/>
    <w:rsid w:val="00CA289C"/>
    <w:rsid w:val="00CA2A2A"/>
    <w:rsid w:val="00CA2C20"/>
    <w:rsid w:val="00CA2C9B"/>
    <w:rsid w:val="00CA3928"/>
    <w:rsid w:val="00CA4C1D"/>
    <w:rsid w:val="00CA4F8A"/>
    <w:rsid w:val="00CA5178"/>
    <w:rsid w:val="00CA5525"/>
    <w:rsid w:val="00CA5C3A"/>
    <w:rsid w:val="00CA6267"/>
    <w:rsid w:val="00CA745A"/>
    <w:rsid w:val="00CA7B0E"/>
    <w:rsid w:val="00CA7B44"/>
    <w:rsid w:val="00CA7D79"/>
    <w:rsid w:val="00CB0F5A"/>
    <w:rsid w:val="00CB1AE4"/>
    <w:rsid w:val="00CB1F96"/>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0484"/>
    <w:rsid w:val="00CD138B"/>
    <w:rsid w:val="00CD155F"/>
    <w:rsid w:val="00CD1A29"/>
    <w:rsid w:val="00CD1B74"/>
    <w:rsid w:val="00CD3833"/>
    <w:rsid w:val="00CD3E29"/>
    <w:rsid w:val="00CD456C"/>
    <w:rsid w:val="00CD4EF0"/>
    <w:rsid w:val="00CD4F16"/>
    <w:rsid w:val="00CD535D"/>
    <w:rsid w:val="00CD6EAD"/>
    <w:rsid w:val="00CD7205"/>
    <w:rsid w:val="00CE008B"/>
    <w:rsid w:val="00CE0705"/>
    <w:rsid w:val="00CE0ACD"/>
    <w:rsid w:val="00CE1B8C"/>
    <w:rsid w:val="00CE1CA0"/>
    <w:rsid w:val="00CE42D1"/>
    <w:rsid w:val="00CE4631"/>
    <w:rsid w:val="00CE5C1C"/>
    <w:rsid w:val="00CE6BE5"/>
    <w:rsid w:val="00CE7006"/>
    <w:rsid w:val="00CE7015"/>
    <w:rsid w:val="00CE7083"/>
    <w:rsid w:val="00CF11A9"/>
    <w:rsid w:val="00CF1560"/>
    <w:rsid w:val="00CF1F41"/>
    <w:rsid w:val="00CF2E56"/>
    <w:rsid w:val="00CF2FDA"/>
    <w:rsid w:val="00CF34A8"/>
    <w:rsid w:val="00CF3511"/>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5E0"/>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0D76"/>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24C2"/>
    <w:rsid w:val="00D628B9"/>
    <w:rsid w:val="00D63855"/>
    <w:rsid w:val="00D6416E"/>
    <w:rsid w:val="00D6523B"/>
    <w:rsid w:val="00D6532B"/>
    <w:rsid w:val="00D6573A"/>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73D"/>
    <w:rsid w:val="00D80E93"/>
    <w:rsid w:val="00D80EAF"/>
    <w:rsid w:val="00D80EE7"/>
    <w:rsid w:val="00D8249D"/>
    <w:rsid w:val="00D82856"/>
    <w:rsid w:val="00D828A9"/>
    <w:rsid w:val="00D82EE7"/>
    <w:rsid w:val="00D83954"/>
    <w:rsid w:val="00D84BF3"/>
    <w:rsid w:val="00D85D7C"/>
    <w:rsid w:val="00D86059"/>
    <w:rsid w:val="00D86433"/>
    <w:rsid w:val="00D87878"/>
    <w:rsid w:val="00D87C2F"/>
    <w:rsid w:val="00D904F5"/>
    <w:rsid w:val="00D91073"/>
    <w:rsid w:val="00D912E2"/>
    <w:rsid w:val="00D91703"/>
    <w:rsid w:val="00D92B7B"/>
    <w:rsid w:val="00D92BB1"/>
    <w:rsid w:val="00D92D1B"/>
    <w:rsid w:val="00D92FAF"/>
    <w:rsid w:val="00D93863"/>
    <w:rsid w:val="00D93896"/>
    <w:rsid w:val="00D9406F"/>
    <w:rsid w:val="00D9422A"/>
    <w:rsid w:val="00D94415"/>
    <w:rsid w:val="00D95373"/>
    <w:rsid w:val="00D95FFA"/>
    <w:rsid w:val="00D96559"/>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5B01"/>
    <w:rsid w:val="00DA6273"/>
    <w:rsid w:val="00DA66E4"/>
    <w:rsid w:val="00DA6F95"/>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7F8"/>
    <w:rsid w:val="00DC1A7A"/>
    <w:rsid w:val="00DC1F33"/>
    <w:rsid w:val="00DC3970"/>
    <w:rsid w:val="00DC3D8F"/>
    <w:rsid w:val="00DC4276"/>
    <w:rsid w:val="00DC54C9"/>
    <w:rsid w:val="00DC5F02"/>
    <w:rsid w:val="00DC60AE"/>
    <w:rsid w:val="00DD027D"/>
    <w:rsid w:val="00DD09AD"/>
    <w:rsid w:val="00DD0D6C"/>
    <w:rsid w:val="00DD1489"/>
    <w:rsid w:val="00DD149E"/>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C99"/>
    <w:rsid w:val="00DE3960"/>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B32"/>
    <w:rsid w:val="00DF6F57"/>
    <w:rsid w:val="00DF7215"/>
    <w:rsid w:val="00DF7CB8"/>
    <w:rsid w:val="00DF7EEA"/>
    <w:rsid w:val="00E0081C"/>
    <w:rsid w:val="00E00B5B"/>
    <w:rsid w:val="00E01131"/>
    <w:rsid w:val="00E01A3F"/>
    <w:rsid w:val="00E02013"/>
    <w:rsid w:val="00E02479"/>
    <w:rsid w:val="00E02ED6"/>
    <w:rsid w:val="00E03462"/>
    <w:rsid w:val="00E043E4"/>
    <w:rsid w:val="00E047A5"/>
    <w:rsid w:val="00E04DB3"/>
    <w:rsid w:val="00E0545D"/>
    <w:rsid w:val="00E05916"/>
    <w:rsid w:val="00E05B45"/>
    <w:rsid w:val="00E0639B"/>
    <w:rsid w:val="00E07EC9"/>
    <w:rsid w:val="00E10120"/>
    <w:rsid w:val="00E11206"/>
    <w:rsid w:val="00E11413"/>
    <w:rsid w:val="00E129EF"/>
    <w:rsid w:val="00E12B14"/>
    <w:rsid w:val="00E12B59"/>
    <w:rsid w:val="00E13E13"/>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83E"/>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9D8"/>
    <w:rsid w:val="00E46CDC"/>
    <w:rsid w:val="00E47407"/>
    <w:rsid w:val="00E47B2A"/>
    <w:rsid w:val="00E47BE5"/>
    <w:rsid w:val="00E5037C"/>
    <w:rsid w:val="00E50AA6"/>
    <w:rsid w:val="00E5135D"/>
    <w:rsid w:val="00E5171E"/>
    <w:rsid w:val="00E52651"/>
    <w:rsid w:val="00E526E2"/>
    <w:rsid w:val="00E528AB"/>
    <w:rsid w:val="00E52B61"/>
    <w:rsid w:val="00E531F7"/>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13A"/>
    <w:rsid w:val="00E63738"/>
    <w:rsid w:val="00E63D43"/>
    <w:rsid w:val="00E65A9D"/>
    <w:rsid w:val="00E660BC"/>
    <w:rsid w:val="00E66817"/>
    <w:rsid w:val="00E6777F"/>
    <w:rsid w:val="00E67F9E"/>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7D3"/>
    <w:rsid w:val="00E76DB2"/>
    <w:rsid w:val="00E77171"/>
    <w:rsid w:val="00E77E8D"/>
    <w:rsid w:val="00E802DE"/>
    <w:rsid w:val="00E80F09"/>
    <w:rsid w:val="00E80FA0"/>
    <w:rsid w:val="00E82082"/>
    <w:rsid w:val="00E82403"/>
    <w:rsid w:val="00E82975"/>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31D4"/>
    <w:rsid w:val="00EA4204"/>
    <w:rsid w:val="00EA42AC"/>
    <w:rsid w:val="00EA5102"/>
    <w:rsid w:val="00EA5258"/>
    <w:rsid w:val="00EA53B8"/>
    <w:rsid w:val="00EA59C2"/>
    <w:rsid w:val="00EA6417"/>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929"/>
    <w:rsid w:val="00EB4BCE"/>
    <w:rsid w:val="00EB4C0F"/>
    <w:rsid w:val="00EB5434"/>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5F0B"/>
    <w:rsid w:val="00EC643F"/>
    <w:rsid w:val="00EC67A6"/>
    <w:rsid w:val="00EC6FB0"/>
    <w:rsid w:val="00EC6FC8"/>
    <w:rsid w:val="00EC70D2"/>
    <w:rsid w:val="00EC70ED"/>
    <w:rsid w:val="00EC783D"/>
    <w:rsid w:val="00ED04A3"/>
    <w:rsid w:val="00ED0B83"/>
    <w:rsid w:val="00ED186C"/>
    <w:rsid w:val="00ED21DA"/>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037"/>
    <w:rsid w:val="00EE37D5"/>
    <w:rsid w:val="00EE46AE"/>
    <w:rsid w:val="00EE5140"/>
    <w:rsid w:val="00EE531F"/>
    <w:rsid w:val="00EE54C1"/>
    <w:rsid w:val="00EE61EB"/>
    <w:rsid w:val="00EE636D"/>
    <w:rsid w:val="00EE6B90"/>
    <w:rsid w:val="00EE6E4C"/>
    <w:rsid w:val="00EE7900"/>
    <w:rsid w:val="00EF05E5"/>
    <w:rsid w:val="00EF07F2"/>
    <w:rsid w:val="00EF1424"/>
    <w:rsid w:val="00EF291C"/>
    <w:rsid w:val="00EF3D1A"/>
    <w:rsid w:val="00EF532C"/>
    <w:rsid w:val="00EF54A1"/>
    <w:rsid w:val="00EF5BE5"/>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5A7"/>
    <w:rsid w:val="00F27EF4"/>
    <w:rsid w:val="00F309E3"/>
    <w:rsid w:val="00F31003"/>
    <w:rsid w:val="00F32933"/>
    <w:rsid w:val="00F32AEF"/>
    <w:rsid w:val="00F32AFF"/>
    <w:rsid w:val="00F32E43"/>
    <w:rsid w:val="00F34B23"/>
    <w:rsid w:val="00F3541A"/>
    <w:rsid w:val="00F35CD8"/>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66AD"/>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B26"/>
    <w:rsid w:val="00F81EAE"/>
    <w:rsid w:val="00F82F57"/>
    <w:rsid w:val="00F848B5"/>
    <w:rsid w:val="00F85CCB"/>
    <w:rsid w:val="00F862A8"/>
    <w:rsid w:val="00F864EC"/>
    <w:rsid w:val="00F86C20"/>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852"/>
    <w:rsid w:val="00FA5D58"/>
    <w:rsid w:val="00FA6359"/>
    <w:rsid w:val="00FB00DB"/>
    <w:rsid w:val="00FB0C72"/>
    <w:rsid w:val="00FB15FD"/>
    <w:rsid w:val="00FB1909"/>
    <w:rsid w:val="00FB27BD"/>
    <w:rsid w:val="00FB331A"/>
    <w:rsid w:val="00FB3323"/>
    <w:rsid w:val="00FB3A77"/>
    <w:rsid w:val="00FB49EE"/>
    <w:rsid w:val="00FB57C0"/>
    <w:rsid w:val="00FB57E6"/>
    <w:rsid w:val="00FB60A7"/>
    <w:rsid w:val="00FB60E3"/>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8E5"/>
    <w:rsid w:val="00FD29D5"/>
    <w:rsid w:val="00FD2CCD"/>
    <w:rsid w:val="00FD2DF6"/>
    <w:rsid w:val="00FD32E4"/>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5E9E8C5F-9A20-4382-87EC-8076BD8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 w:type="character" w:styleId="Strong">
    <w:name w:val="Strong"/>
    <w:basedOn w:val="DefaultParagraphFont"/>
    <w:uiPriority w:val="22"/>
    <w:qFormat/>
    <w:rsid w:val="00315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955397">
      <w:bodyDiv w:val="1"/>
      <w:marLeft w:val="0"/>
      <w:marRight w:val="0"/>
      <w:marTop w:val="0"/>
      <w:marBottom w:val="0"/>
      <w:divBdr>
        <w:top w:val="none" w:sz="0" w:space="0" w:color="auto"/>
        <w:left w:val="none" w:sz="0" w:space="0" w:color="auto"/>
        <w:bottom w:val="none" w:sz="0" w:space="0" w:color="auto"/>
        <w:right w:val="none" w:sz="0" w:space="0" w:color="auto"/>
      </w:divBdr>
    </w:div>
    <w:div w:id="30632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0051">
          <w:marLeft w:val="0"/>
          <w:marRight w:val="0"/>
          <w:marTop w:val="0"/>
          <w:marBottom w:val="0"/>
          <w:divBdr>
            <w:top w:val="none" w:sz="0" w:space="0" w:color="auto"/>
            <w:left w:val="none" w:sz="0" w:space="0" w:color="auto"/>
            <w:bottom w:val="none" w:sz="0" w:space="0" w:color="auto"/>
            <w:right w:val="none" w:sz="0" w:space="0" w:color="auto"/>
          </w:divBdr>
          <w:divsChild>
            <w:div w:id="906844409">
              <w:marLeft w:val="0"/>
              <w:marRight w:val="0"/>
              <w:marTop w:val="0"/>
              <w:marBottom w:val="0"/>
              <w:divBdr>
                <w:top w:val="none" w:sz="0" w:space="0" w:color="auto"/>
                <w:left w:val="none" w:sz="0" w:space="0" w:color="auto"/>
                <w:bottom w:val="none" w:sz="0" w:space="0" w:color="auto"/>
                <w:right w:val="none" w:sz="0" w:space="0" w:color="auto"/>
              </w:divBdr>
              <w:divsChild>
                <w:div w:id="549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hyperlink" Target="https://www.sciencedirect.com/science/article/pii/S0169204604001288"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3819/CCBR.2018.130008" TargetMode="External"/><Relationship Id="rId34" Type="http://schemas.openxmlformats.org/officeDocument/2006/relationships/image" Target="media/image1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meridian.allenpress.com/rapt/article/52/4/407/429769/Evolution-of-Communal-Roosting-A-Social-Refug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73/pnas.1505913113"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muse.jhu.edu/book/34368" TargetMode="External"/><Relationship Id="rId32" Type="http://schemas.openxmlformats.org/officeDocument/2006/relationships/image" Target="media/image11.png"/><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093/auk/99.3.424" TargetMode="External"/><Relationship Id="rId28" Type="http://schemas.openxmlformats.org/officeDocument/2006/relationships/image" Target="media/image7.png"/><Relationship Id="rId36" Type="http://schemas.openxmlformats.org/officeDocument/2006/relationships/hyperlink" Target="https://github.com/QuantitativeEcologyLab/MSc.-Communal-roosting-behav" TargetMode="External"/><Relationship Id="rId10" Type="http://schemas.openxmlformats.org/officeDocument/2006/relationships/comments" Target="comments.xml"/><Relationship Id="rId19" Type="http://schemas.openxmlformats.org/officeDocument/2006/relationships/hyperlink" Target="https://onlinelibrary.wiley.com/doi/full/10.1111/brv.13089"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hyperlink" Target="https://doi.org/10.1126/sciadv.abe2101"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14220</TotalTime>
  <Pages>95</Pages>
  <Words>72466</Words>
  <Characters>413060</Characters>
  <Application>Microsoft Office Word</Application>
  <DocSecurity>0</DocSecurity>
  <Lines>3442</Lines>
  <Paragraphs>969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 cuadros</cp:lastModifiedBy>
  <cp:revision>148</cp:revision>
  <dcterms:created xsi:type="dcterms:W3CDTF">2025-05-26T23:06:00Z</dcterms:created>
  <dcterms:modified xsi:type="dcterms:W3CDTF">2025-06-22T01:28:00Z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id="aJEuLT6r"/&gt;&lt;style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