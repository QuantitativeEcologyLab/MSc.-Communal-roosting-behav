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AD0CC1" w:rsidRDefault="00101420" w:rsidP="00D70E63">
      <w:pPr>
        <w:spacing w:line="360" w:lineRule="auto"/>
        <w:jc w:val="both"/>
        <w:rPr>
          <w:rFonts w:ascii="Times New Roman" w:hAnsi="Times New Roman" w:cs="Times New Roman"/>
          <w:b/>
          <w:bCs/>
          <w:sz w:val="28"/>
          <w:szCs w:val="28"/>
        </w:rPr>
      </w:pPr>
      <w:r w:rsidRPr="000E4017">
        <w:rPr>
          <w:rFonts w:ascii="Times New Roman" w:hAnsi="Times New Roman" w:cs="Times New Roman"/>
          <w:b/>
          <w:bCs/>
          <w:noProof/>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33ADBC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AD0CC1" w:rsidRDefault="00121F09" w:rsidP="00D70E63">
      <w:pPr>
        <w:spacing w:line="360" w:lineRule="auto"/>
        <w:jc w:val="both"/>
        <w:rPr>
          <w:rFonts w:ascii="Times New Roman" w:hAnsi="Times New Roman" w:cs="Times New Roman"/>
          <w:b/>
          <w:bCs/>
          <w:sz w:val="28"/>
          <w:szCs w:val="28"/>
        </w:rPr>
      </w:pPr>
    </w:p>
    <w:p w14:paraId="089B6436" w14:textId="77777777" w:rsidR="00117F54" w:rsidRPr="00AD0CC1" w:rsidRDefault="00117F54" w:rsidP="00D70E63">
      <w:pPr>
        <w:spacing w:line="360" w:lineRule="auto"/>
        <w:jc w:val="both"/>
        <w:rPr>
          <w:rFonts w:ascii="Times New Roman" w:hAnsi="Times New Roman" w:cs="Times New Roman"/>
          <w:b/>
          <w:bCs/>
          <w:sz w:val="28"/>
          <w:szCs w:val="28"/>
        </w:rPr>
      </w:pPr>
    </w:p>
    <w:p w14:paraId="561299CC" w14:textId="534A69A3" w:rsidR="001D0E0A" w:rsidRPr="00AD0CC1" w:rsidRDefault="008D203C" w:rsidP="00E047A5">
      <w:pPr>
        <w:spacing w:line="360" w:lineRule="auto"/>
        <w:jc w:val="center"/>
        <w:rPr>
          <w:rFonts w:ascii="Times New Roman" w:hAnsi="Times New Roman" w:cs="Times New Roman"/>
          <w:b/>
          <w:bCs/>
          <w:sz w:val="28"/>
          <w:szCs w:val="28"/>
        </w:rPr>
      </w:pPr>
      <w:r w:rsidRPr="00AD0CC1">
        <w:rPr>
          <w:rFonts w:ascii="Times New Roman" w:hAnsi="Times New Roman" w:cs="Times New Roman"/>
          <w:b/>
          <w:bCs/>
          <w:sz w:val="28"/>
          <w:szCs w:val="28"/>
        </w:rPr>
        <w:t xml:space="preserve">THE </w:t>
      </w:r>
      <w:r w:rsidR="005B0832" w:rsidRPr="00AD0CC1">
        <w:rPr>
          <w:rFonts w:ascii="Times New Roman" w:hAnsi="Times New Roman" w:cs="Times New Roman"/>
          <w:b/>
          <w:bCs/>
          <w:sz w:val="28"/>
          <w:szCs w:val="28"/>
        </w:rPr>
        <w:t xml:space="preserve">ORIGINS </w:t>
      </w:r>
      <w:r w:rsidRPr="00AD0CC1">
        <w:rPr>
          <w:rFonts w:ascii="Times New Roman" w:hAnsi="Times New Roman" w:cs="Times New Roman"/>
          <w:b/>
          <w:bCs/>
          <w:sz w:val="28"/>
          <w:szCs w:val="28"/>
        </w:rPr>
        <w:t xml:space="preserve">OF COMMUNAL ROOSTING </w:t>
      </w:r>
      <w:r w:rsidR="00193919" w:rsidRPr="00AD0CC1">
        <w:rPr>
          <w:rFonts w:ascii="Times New Roman" w:hAnsi="Times New Roman" w:cs="Times New Roman"/>
          <w:b/>
          <w:bCs/>
          <w:sz w:val="28"/>
          <w:szCs w:val="28"/>
        </w:rPr>
        <w:t>BEHAVIOUR</w:t>
      </w:r>
      <w:r w:rsidR="005B0832" w:rsidRPr="00AD0CC1">
        <w:rPr>
          <w:rFonts w:ascii="Times New Roman" w:hAnsi="Times New Roman" w:cs="Times New Roman"/>
          <w:b/>
          <w:bCs/>
          <w:sz w:val="28"/>
          <w:szCs w:val="28"/>
        </w:rPr>
        <w:t xml:space="preserve"> IN BIRDS</w:t>
      </w:r>
    </w:p>
    <w:p w14:paraId="19EF9137" w14:textId="77777777" w:rsidR="00117F54" w:rsidRPr="00AD0CC1" w:rsidRDefault="00117F54" w:rsidP="00E047A5">
      <w:pPr>
        <w:spacing w:line="360" w:lineRule="auto"/>
        <w:jc w:val="center"/>
        <w:rPr>
          <w:rFonts w:ascii="Times New Roman" w:hAnsi="Times New Roman" w:cs="Times New Roman"/>
          <w:b/>
          <w:bCs/>
          <w:sz w:val="28"/>
          <w:szCs w:val="28"/>
        </w:rPr>
      </w:pPr>
    </w:p>
    <w:p w14:paraId="3F9FE34C" w14:textId="0DDF9BD8" w:rsidR="00117F54" w:rsidRPr="00AD0CC1" w:rsidRDefault="001022D0" w:rsidP="00D70E63">
      <w:pPr>
        <w:tabs>
          <w:tab w:val="center" w:pos="4680"/>
          <w:tab w:val="left" w:pos="6510"/>
        </w:tabs>
        <w:jc w:val="center"/>
        <w:rPr>
          <w:rFonts w:ascii="Times New Roman" w:hAnsi="Times New Roman" w:cs="Times New Roman"/>
          <w:sz w:val="24"/>
          <w:szCs w:val="24"/>
        </w:rPr>
      </w:pPr>
      <w:r w:rsidRPr="00AD0CC1">
        <w:rPr>
          <w:rFonts w:ascii="Times New Roman" w:hAnsi="Times New Roman" w:cs="Times New Roman"/>
          <w:sz w:val="24"/>
          <w:szCs w:val="24"/>
        </w:rPr>
        <w:t>MSc</w:t>
      </w:r>
      <w:r w:rsidR="00D37A21" w:rsidRPr="00AD0CC1">
        <w:rPr>
          <w:rFonts w:ascii="Times New Roman" w:hAnsi="Times New Roman" w:cs="Times New Roman"/>
          <w:sz w:val="24"/>
          <w:szCs w:val="24"/>
        </w:rPr>
        <w:t>.</w:t>
      </w:r>
      <w:r w:rsidR="00117F54" w:rsidRPr="00AD0CC1">
        <w:rPr>
          <w:rFonts w:ascii="Times New Roman" w:hAnsi="Times New Roman" w:cs="Times New Roman"/>
          <w:sz w:val="24"/>
          <w:szCs w:val="24"/>
        </w:rPr>
        <w:t xml:space="preserve"> research proposal</w:t>
      </w:r>
    </w:p>
    <w:p w14:paraId="73DFBD96" w14:textId="77777777" w:rsidR="00117F54" w:rsidRPr="00AD0CC1" w:rsidRDefault="00117F54" w:rsidP="00D70E63">
      <w:pPr>
        <w:jc w:val="center"/>
        <w:rPr>
          <w:rFonts w:ascii="Times New Roman" w:hAnsi="Times New Roman" w:cs="Times New Roman"/>
          <w:sz w:val="24"/>
          <w:szCs w:val="24"/>
        </w:rPr>
      </w:pPr>
    </w:p>
    <w:p w14:paraId="697921AB" w14:textId="77777777" w:rsidR="00117F54" w:rsidRPr="00AD0CC1" w:rsidRDefault="00117F54" w:rsidP="00D70E63">
      <w:pPr>
        <w:jc w:val="center"/>
        <w:rPr>
          <w:rFonts w:ascii="Times New Roman" w:hAnsi="Times New Roman" w:cs="Times New Roman"/>
          <w:sz w:val="24"/>
          <w:szCs w:val="24"/>
        </w:rPr>
      </w:pPr>
    </w:p>
    <w:p w14:paraId="670D98D3" w14:textId="1A5474FE"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Submitted by Sandra Cuadros</w:t>
      </w:r>
    </w:p>
    <w:p w14:paraId="0FACD296" w14:textId="77777777" w:rsidR="00117F54" w:rsidRPr="00AD0CC1" w:rsidRDefault="00117F54" w:rsidP="00D70E63">
      <w:pPr>
        <w:jc w:val="center"/>
        <w:rPr>
          <w:rFonts w:ascii="Times New Roman" w:hAnsi="Times New Roman" w:cs="Times New Roman"/>
          <w:sz w:val="24"/>
          <w:szCs w:val="24"/>
        </w:rPr>
      </w:pPr>
    </w:p>
    <w:p w14:paraId="74178899" w14:textId="3DB5BEDD"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Supervised by Dr. Michael Noonan</w:t>
      </w:r>
    </w:p>
    <w:p w14:paraId="45E05A0E"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Committee Members</w:t>
      </w:r>
    </w:p>
    <w:p w14:paraId="4AEBAA52" w14:textId="05662E24"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Dr. Adam Ford, Dr. Autumn-Lynn Harrison, &amp; Dr. Karen Hodges</w:t>
      </w:r>
    </w:p>
    <w:p w14:paraId="4DF1E075" w14:textId="77777777" w:rsidR="00117F54" w:rsidRPr="00AD0CC1" w:rsidRDefault="00117F54" w:rsidP="00D70E63">
      <w:pPr>
        <w:jc w:val="center"/>
        <w:rPr>
          <w:rFonts w:ascii="Times New Roman" w:hAnsi="Times New Roman" w:cs="Times New Roman"/>
          <w:sz w:val="24"/>
          <w:szCs w:val="24"/>
        </w:rPr>
      </w:pPr>
    </w:p>
    <w:p w14:paraId="533CCC15" w14:textId="77777777" w:rsidR="00117F54" w:rsidRPr="00AD0CC1" w:rsidRDefault="00117F54" w:rsidP="00D70E63">
      <w:pPr>
        <w:jc w:val="center"/>
        <w:rPr>
          <w:rFonts w:ascii="Times New Roman" w:hAnsi="Times New Roman" w:cs="Times New Roman"/>
          <w:sz w:val="24"/>
          <w:szCs w:val="24"/>
        </w:rPr>
      </w:pPr>
    </w:p>
    <w:p w14:paraId="5E6E2AD4"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Department of Biology</w:t>
      </w:r>
    </w:p>
    <w:p w14:paraId="436DE1C1" w14:textId="77777777" w:rsidR="00117F54" w:rsidRPr="00AD0CC1" w:rsidRDefault="00117F54" w:rsidP="00D70E63">
      <w:pPr>
        <w:jc w:val="center"/>
        <w:rPr>
          <w:rFonts w:ascii="Times New Roman" w:hAnsi="Times New Roman" w:cs="Times New Roman"/>
          <w:sz w:val="24"/>
          <w:szCs w:val="24"/>
        </w:rPr>
      </w:pPr>
    </w:p>
    <w:p w14:paraId="697A81AD" w14:textId="77777777" w:rsidR="00117F54" w:rsidRPr="00AD0CC1" w:rsidRDefault="00117F54" w:rsidP="00D70E63">
      <w:pPr>
        <w:jc w:val="center"/>
        <w:rPr>
          <w:rFonts w:ascii="Times New Roman" w:hAnsi="Times New Roman" w:cs="Times New Roman"/>
          <w:sz w:val="24"/>
          <w:szCs w:val="24"/>
        </w:rPr>
      </w:pPr>
      <w:r w:rsidRPr="00AD0CC1">
        <w:rPr>
          <w:rFonts w:ascii="Times New Roman" w:hAnsi="Times New Roman" w:cs="Times New Roman"/>
          <w:sz w:val="24"/>
          <w:szCs w:val="24"/>
        </w:rPr>
        <w:t>University of British Columbia Okanagan</w:t>
      </w:r>
    </w:p>
    <w:p w14:paraId="1BCDBE83" w14:textId="77777777" w:rsidR="00117F54" w:rsidRPr="00AD0CC1" w:rsidRDefault="00117F54" w:rsidP="00D70E63">
      <w:pPr>
        <w:jc w:val="center"/>
        <w:rPr>
          <w:rFonts w:ascii="Times New Roman" w:hAnsi="Times New Roman" w:cs="Times New Roman"/>
          <w:sz w:val="24"/>
          <w:szCs w:val="24"/>
        </w:rPr>
      </w:pPr>
    </w:p>
    <w:p w14:paraId="3F127A50" w14:textId="77777777" w:rsidR="00117F54" w:rsidRPr="00AD0CC1" w:rsidRDefault="00117F54" w:rsidP="00E047A5">
      <w:pPr>
        <w:jc w:val="center"/>
        <w:rPr>
          <w:rFonts w:ascii="Times New Roman" w:hAnsi="Times New Roman" w:cs="Times New Roman"/>
          <w:sz w:val="24"/>
          <w:szCs w:val="24"/>
        </w:rPr>
      </w:pPr>
    </w:p>
    <w:p w14:paraId="42EB16EB" w14:textId="5D313D87" w:rsidR="00117F54" w:rsidRPr="00AD0CC1" w:rsidRDefault="00ED6D8F" w:rsidP="00D70E63">
      <w:pPr>
        <w:jc w:val="center"/>
        <w:rPr>
          <w:rFonts w:ascii="Times New Roman" w:hAnsi="Times New Roman" w:cs="Times New Roman"/>
          <w:sz w:val="24"/>
          <w:szCs w:val="24"/>
        </w:rPr>
      </w:pPr>
      <w:r w:rsidRPr="00AD0CC1">
        <w:rPr>
          <w:rFonts w:ascii="Times New Roman" w:hAnsi="Times New Roman" w:cs="Times New Roman"/>
          <w:sz w:val="24"/>
          <w:szCs w:val="24"/>
          <w:highlight w:val="yellow"/>
        </w:rPr>
        <w:t>March</w:t>
      </w:r>
      <w:r w:rsidR="00117F54" w:rsidRPr="00AD0CC1">
        <w:rPr>
          <w:rFonts w:ascii="Times New Roman" w:hAnsi="Times New Roman" w:cs="Times New Roman"/>
          <w:sz w:val="24"/>
          <w:szCs w:val="24"/>
          <w:highlight w:val="yellow"/>
        </w:rPr>
        <w:t>202</w:t>
      </w:r>
      <w:r w:rsidRPr="00AD0CC1">
        <w:rPr>
          <w:rFonts w:ascii="Times New Roman" w:hAnsi="Times New Roman" w:cs="Times New Roman"/>
          <w:sz w:val="24"/>
          <w:szCs w:val="24"/>
          <w:highlight w:val="yellow"/>
        </w:rPr>
        <w:t>5</w:t>
      </w:r>
    </w:p>
    <w:p w14:paraId="5A0B77CE" w14:textId="77777777" w:rsidR="00117F54" w:rsidRPr="00AD0CC1" w:rsidRDefault="00117F54" w:rsidP="00D70E63">
      <w:pPr>
        <w:spacing w:line="360" w:lineRule="auto"/>
        <w:jc w:val="both"/>
        <w:rPr>
          <w:rFonts w:ascii="Times New Roman" w:hAnsi="Times New Roman" w:cs="Times New Roman"/>
          <w:b/>
          <w:bCs/>
          <w:sz w:val="28"/>
          <w:szCs w:val="28"/>
        </w:rPr>
      </w:pPr>
    </w:p>
    <w:p w14:paraId="00DD8DC0" w14:textId="77777777" w:rsidR="00C272FA" w:rsidRPr="00AD0CC1" w:rsidRDefault="00C272FA" w:rsidP="00D70E63">
      <w:pPr>
        <w:spacing w:line="360" w:lineRule="auto"/>
        <w:jc w:val="both"/>
        <w:rPr>
          <w:rFonts w:ascii="Times New Roman" w:hAnsi="Times New Roman" w:cs="Times New Roman"/>
          <w:b/>
          <w:bCs/>
          <w:sz w:val="28"/>
          <w:szCs w:val="28"/>
        </w:rPr>
      </w:pPr>
    </w:p>
    <w:p w14:paraId="0FFD04F5" w14:textId="77777777" w:rsidR="00C272FA" w:rsidRPr="00AD0CC1" w:rsidRDefault="00C272FA" w:rsidP="00D70E63">
      <w:pPr>
        <w:spacing w:line="360" w:lineRule="auto"/>
        <w:jc w:val="both"/>
        <w:rPr>
          <w:rFonts w:ascii="Times New Roman" w:hAnsi="Times New Roman" w:cs="Times New Roman"/>
          <w:b/>
          <w:bCs/>
          <w:sz w:val="28"/>
          <w:szCs w:val="28"/>
        </w:rPr>
      </w:pPr>
    </w:p>
    <w:p w14:paraId="0A3B10CE" w14:textId="77777777" w:rsidR="00C272FA" w:rsidRPr="00AD0CC1" w:rsidRDefault="00C272FA" w:rsidP="00D70E63">
      <w:pPr>
        <w:spacing w:line="360" w:lineRule="auto"/>
        <w:jc w:val="both"/>
        <w:rPr>
          <w:rFonts w:ascii="Times New Roman" w:hAnsi="Times New Roman" w:cs="Times New Roman"/>
          <w:b/>
          <w:bCs/>
          <w:sz w:val="28"/>
          <w:szCs w:val="28"/>
        </w:rPr>
      </w:pPr>
    </w:p>
    <w:p w14:paraId="75F36476" w14:textId="77777777"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480607"/>
      <w:r w:rsidRPr="00AD0CC1">
        <w:rPr>
          <w:rFonts w:ascii="Times New Roman" w:eastAsia="Times New Roman" w:hAnsi="Times New Roman" w:cs="Times New Roman"/>
          <w:b/>
          <w:color w:val="auto"/>
          <w:sz w:val="28"/>
          <w:szCs w:val="40"/>
          <w:lang w:eastAsia="en-CA"/>
        </w:rPr>
        <w:lastRenderedPageBreak/>
        <w:t>Abstract</w:t>
      </w:r>
      <w:bookmarkEnd w:id="0"/>
      <w:bookmarkEnd w:id="1"/>
      <w:r w:rsidRPr="00AD0CC1">
        <w:rPr>
          <w:rFonts w:ascii="Times New Roman" w:eastAsia="Times New Roman" w:hAnsi="Times New Roman" w:cs="Times New Roman"/>
          <w:b/>
          <w:color w:val="auto"/>
          <w:sz w:val="28"/>
          <w:szCs w:val="40"/>
          <w:lang w:eastAsia="en-CA"/>
        </w:rPr>
        <w:t xml:space="preserve"> </w:t>
      </w:r>
    </w:p>
    <w:p w14:paraId="47FB5FDF" w14:textId="77777777" w:rsidR="00C272FA" w:rsidRPr="00AD0CC1" w:rsidRDefault="00C272FA" w:rsidP="00D70E63">
      <w:pPr>
        <w:spacing w:line="360" w:lineRule="auto"/>
        <w:jc w:val="both"/>
        <w:rPr>
          <w:rFonts w:ascii="Times New Roman" w:hAnsi="Times New Roman" w:cs="Times New Roman"/>
          <w:b/>
          <w:bCs/>
          <w:sz w:val="28"/>
          <w:szCs w:val="28"/>
        </w:rPr>
      </w:pPr>
    </w:p>
    <w:p w14:paraId="1560B0D3" w14:textId="77777777" w:rsidR="00AE4D18" w:rsidRPr="00AD0CC1" w:rsidRDefault="00AE4D18" w:rsidP="00D70E63">
      <w:pPr>
        <w:jc w:val="both"/>
        <w:rPr>
          <w:rFonts w:ascii="Times New Roman" w:hAnsi="Times New Roman" w:cs="Times New Roman"/>
          <w:b/>
          <w:bCs/>
          <w:sz w:val="28"/>
          <w:szCs w:val="28"/>
        </w:rPr>
      </w:pPr>
    </w:p>
    <w:p w14:paraId="0CE932DB" w14:textId="77777777" w:rsidR="00AE4D18" w:rsidRPr="00AD0CC1" w:rsidRDefault="00AE4D18" w:rsidP="00D70E63">
      <w:pPr>
        <w:jc w:val="both"/>
        <w:rPr>
          <w:rFonts w:ascii="Times New Roman" w:hAnsi="Times New Roman" w:cs="Times New Roman"/>
          <w:b/>
          <w:bCs/>
          <w:sz w:val="28"/>
          <w:szCs w:val="28"/>
        </w:rPr>
      </w:pPr>
    </w:p>
    <w:p w14:paraId="59D3015C" w14:textId="77FFB2B1" w:rsidR="00AE4D18" w:rsidRPr="00AD0CC1" w:rsidRDefault="00AE4D18" w:rsidP="00D70E63">
      <w:pPr>
        <w:jc w:val="both"/>
        <w:rPr>
          <w:rFonts w:ascii="Times New Roman" w:hAnsi="Times New Roman" w:cs="Times New Roman"/>
          <w:b/>
          <w:bCs/>
          <w:sz w:val="28"/>
          <w:szCs w:val="28"/>
        </w:rPr>
      </w:pPr>
    </w:p>
    <w:p w14:paraId="69AD8BB2" w14:textId="77777777" w:rsidR="00237781" w:rsidRPr="00AD0CC1" w:rsidRDefault="00237781" w:rsidP="00D70E63">
      <w:pPr>
        <w:jc w:val="both"/>
        <w:rPr>
          <w:rFonts w:ascii="Times New Roman" w:hAnsi="Times New Roman" w:cs="Times New Roman"/>
          <w:b/>
          <w:bCs/>
          <w:sz w:val="28"/>
          <w:szCs w:val="28"/>
        </w:rPr>
      </w:pPr>
    </w:p>
    <w:p w14:paraId="0EE6502A" w14:textId="77777777" w:rsidR="00237781" w:rsidRPr="00AD0CC1" w:rsidRDefault="00237781" w:rsidP="00D70E63">
      <w:pPr>
        <w:jc w:val="both"/>
        <w:rPr>
          <w:rFonts w:ascii="Times New Roman" w:hAnsi="Times New Roman" w:cs="Times New Roman"/>
          <w:b/>
          <w:bCs/>
          <w:sz w:val="28"/>
          <w:szCs w:val="28"/>
        </w:rPr>
      </w:pPr>
    </w:p>
    <w:p w14:paraId="2FC1C74C" w14:textId="77777777" w:rsidR="00237781" w:rsidRPr="00AD0CC1" w:rsidRDefault="00237781" w:rsidP="00D70E63">
      <w:pPr>
        <w:jc w:val="both"/>
        <w:rPr>
          <w:rFonts w:ascii="Times New Roman" w:hAnsi="Times New Roman" w:cs="Times New Roman"/>
          <w:b/>
          <w:bCs/>
          <w:sz w:val="28"/>
          <w:szCs w:val="28"/>
        </w:rPr>
      </w:pPr>
    </w:p>
    <w:p w14:paraId="10F11925" w14:textId="77777777" w:rsidR="00237781" w:rsidRPr="00AD0CC1" w:rsidRDefault="00237781" w:rsidP="00D70E63">
      <w:pPr>
        <w:jc w:val="both"/>
        <w:rPr>
          <w:rFonts w:ascii="Times New Roman" w:hAnsi="Times New Roman" w:cs="Times New Roman"/>
          <w:b/>
          <w:bCs/>
          <w:sz w:val="28"/>
          <w:szCs w:val="28"/>
        </w:rPr>
      </w:pPr>
    </w:p>
    <w:p w14:paraId="1D6F45E3" w14:textId="77777777" w:rsidR="00237781" w:rsidRPr="00AD0CC1" w:rsidRDefault="00237781" w:rsidP="00D70E63">
      <w:pPr>
        <w:jc w:val="both"/>
        <w:rPr>
          <w:rFonts w:ascii="Times New Roman" w:hAnsi="Times New Roman" w:cs="Times New Roman"/>
          <w:b/>
          <w:bCs/>
          <w:sz w:val="28"/>
          <w:szCs w:val="28"/>
        </w:rPr>
      </w:pPr>
    </w:p>
    <w:p w14:paraId="2773994B" w14:textId="77777777" w:rsidR="00237781" w:rsidRPr="00AD0CC1" w:rsidRDefault="00237781" w:rsidP="00D70E63">
      <w:pPr>
        <w:jc w:val="both"/>
        <w:rPr>
          <w:rFonts w:ascii="Times New Roman" w:hAnsi="Times New Roman" w:cs="Times New Roman"/>
          <w:b/>
          <w:bCs/>
          <w:sz w:val="28"/>
          <w:szCs w:val="28"/>
        </w:rPr>
      </w:pPr>
    </w:p>
    <w:p w14:paraId="7D436D0F" w14:textId="77777777" w:rsidR="00237781" w:rsidRPr="00AD0CC1" w:rsidRDefault="00237781" w:rsidP="00D70E63">
      <w:pPr>
        <w:jc w:val="both"/>
        <w:rPr>
          <w:rFonts w:ascii="Times New Roman" w:hAnsi="Times New Roman" w:cs="Times New Roman"/>
          <w:b/>
          <w:bCs/>
          <w:sz w:val="28"/>
          <w:szCs w:val="28"/>
        </w:rPr>
      </w:pPr>
    </w:p>
    <w:p w14:paraId="2808C9B1" w14:textId="77777777" w:rsidR="00237781" w:rsidRPr="00AD0CC1" w:rsidRDefault="00237781" w:rsidP="00D70E63">
      <w:pPr>
        <w:jc w:val="both"/>
        <w:rPr>
          <w:rFonts w:ascii="Times New Roman" w:hAnsi="Times New Roman" w:cs="Times New Roman"/>
          <w:b/>
          <w:bCs/>
          <w:sz w:val="28"/>
          <w:szCs w:val="28"/>
        </w:rPr>
      </w:pPr>
    </w:p>
    <w:p w14:paraId="3086A34C" w14:textId="77777777" w:rsidR="00237781" w:rsidRPr="00AD0CC1" w:rsidRDefault="00237781" w:rsidP="00D70E63">
      <w:pPr>
        <w:jc w:val="both"/>
        <w:rPr>
          <w:rFonts w:ascii="Times New Roman" w:hAnsi="Times New Roman" w:cs="Times New Roman"/>
          <w:b/>
          <w:bCs/>
          <w:sz w:val="28"/>
          <w:szCs w:val="28"/>
        </w:rPr>
      </w:pPr>
    </w:p>
    <w:p w14:paraId="284979FD" w14:textId="77777777" w:rsidR="00237781" w:rsidRPr="00AD0CC1" w:rsidRDefault="00237781" w:rsidP="00D70E63">
      <w:pPr>
        <w:jc w:val="both"/>
        <w:rPr>
          <w:rFonts w:ascii="Times New Roman" w:hAnsi="Times New Roman" w:cs="Times New Roman"/>
          <w:b/>
          <w:bCs/>
          <w:sz w:val="28"/>
          <w:szCs w:val="28"/>
        </w:rPr>
      </w:pPr>
    </w:p>
    <w:p w14:paraId="367B6F25" w14:textId="77777777" w:rsidR="00237781" w:rsidRPr="00AD0CC1" w:rsidRDefault="00237781" w:rsidP="00D70E63">
      <w:pPr>
        <w:jc w:val="both"/>
        <w:rPr>
          <w:rFonts w:ascii="Times New Roman" w:hAnsi="Times New Roman" w:cs="Times New Roman"/>
          <w:b/>
          <w:bCs/>
          <w:sz w:val="28"/>
          <w:szCs w:val="28"/>
        </w:rPr>
      </w:pPr>
    </w:p>
    <w:p w14:paraId="54F79088" w14:textId="77777777" w:rsidR="00237781" w:rsidRPr="00AD0CC1" w:rsidRDefault="00237781" w:rsidP="00D70E63">
      <w:pPr>
        <w:jc w:val="both"/>
        <w:rPr>
          <w:rFonts w:ascii="Times New Roman" w:hAnsi="Times New Roman" w:cs="Times New Roman"/>
          <w:b/>
          <w:bCs/>
          <w:sz w:val="28"/>
          <w:szCs w:val="28"/>
        </w:rPr>
      </w:pPr>
    </w:p>
    <w:p w14:paraId="2B12E399" w14:textId="77777777" w:rsidR="00237781" w:rsidRPr="00AD0CC1" w:rsidRDefault="00237781" w:rsidP="00D70E63">
      <w:pPr>
        <w:jc w:val="both"/>
        <w:rPr>
          <w:rFonts w:ascii="Times New Roman" w:hAnsi="Times New Roman" w:cs="Times New Roman"/>
          <w:b/>
          <w:bCs/>
          <w:sz w:val="28"/>
          <w:szCs w:val="28"/>
        </w:rPr>
      </w:pPr>
    </w:p>
    <w:p w14:paraId="1D13D3A7" w14:textId="77777777" w:rsidR="00237781" w:rsidRPr="00AD0CC1" w:rsidRDefault="00237781" w:rsidP="00D70E63">
      <w:pPr>
        <w:jc w:val="both"/>
        <w:rPr>
          <w:rFonts w:ascii="Times New Roman" w:hAnsi="Times New Roman" w:cs="Times New Roman"/>
          <w:b/>
          <w:bCs/>
          <w:sz w:val="28"/>
          <w:szCs w:val="28"/>
        </w:rPr>
      </w:pPr>
    </w:p>
    <w:p w14:paraId="16E413FD" w14:textId="77777777" w:rsidR="00237781" w:rsidRPr="00AD0CC1" w:rsidRDefault="00237781" w:rsidP="00D70E63">
      <w:pPr>
        <w:jc w:val="both"/>
        <w:rPr>
          <w:rFonts w:ascii="Times New Roman" w:hAnsi="Times New Roman" w:cs="Times New Roman"/>
          <w:b/>
          <w:bCs/>
          <w:sz w:val="28"/>
          <w:szCs w:val="28"/>
        </w:rPr>
      </w:pPr>
    </w:p>
    <w:p w14:paraId="21BAD1C0" w14:textId="77777777" w:rsidR="00237781" w:rsidRPr="00AD0CC1" w:rsidRDefault="00237781" w:rsidP="00D70E63">
      <w:pPr>
        <w:jc w:val="both"/>
        <w:rPr>
          <w:rFonts w:ascii="Times New Roman" w:hAnsi="Times New Roman" w:cs="Times New Roman"/>
          <w:b/>
          <w:bCs/>
          <w:sz w:val="28"/>
          <w:szCs w:val="28"/>
        </w:rPr>
      </w:pPr>
    </w:p>
    <w:p w14:paraId="3A5CE824" w14:textId="77777777" w:rsidR="00237781" w:rsidRPr="00AD0CC1" w:rsidRDefault="00237781" w:rsidP="00D70E63">
      <w:pPr>
        <w:jc w:val="both"/>
        <w:rPr>
          <w:rFonts w:ascii="Times New Roman" w:hAnsi="Times New Roman" w:cs="Times New Roman"/>
          <w:b/>
          <w:bCs/>
          <w:sz w:val="28"/>
          <w:szCs w:val="28"/>
        </w:rPr>
      </w:pPr>
    </w:p>
    <w:p w14:paraId="543AC6C2" w14:textId="77777777" w:rsidR="00237781" w:rsidRPr="00AD0CC1" w:rsidRDefault="00237781" w:rsidP="00D70E63">
      <w:pPr>
        <w:jc w:val="both"/>
        <w:rPr>
          <w:rFonts w:ascii="Times New Roman" w:hAnsi="Times New Roman" w:cs="Times New Roman"/>
          <w:b/>
          <w:bCs/>
          <w:sz w:val="28"/>
          <w:szCs w:val="28"/>
        </w:rPr>
      </w:pPr>
    </w:p>
    <w:p w14:paraId="58FBE54D" w14:textId="77777777" w:rsidR="00237781" w:rsidRPr="00AD0CC1" w:rsidRDefault="00237781" w:rsidP="00D70E63">
      <w:pPr>
        <w:jc w:val="both"/>
        <w:rPr>
          <w:rFonts w:ascii="Times New Roman" w:hAnsi="Times New Roman" w:cs="Times New Roman"/>
          <w:b/>
          <w:bCs/>
          <w:sz w:val="28"/>
          <w:szCs w:val="28"/>
        </w:rPr>
      </w:pPr>
    </w:p>
    <w:p w14:paraId="5A6930A8" w14:textId="77777777" w:rsidR="00237781" w:rsidRPr="00AD0CC1" w:rsidRDefault="00237781" w:rsidP="00D70E63">
      <w:pPr>
        <w:jc w:val="both"/>
        <w:rPr>
          <w:rFonts w:ascii="Times New Roman" w:hAnsi="Times New Roman" w:cs="Times New Roman"/>
          <w:b/>
          <w:bCs/>
          <w:sz w:val="28"/>
          <w:szCs w:val="28"/>
        </w:rPr>
      </w:pPr>
    </w:p>
    <w:p w14:paraId="67F00F0D" w14:textId="4B3D5D8E" w:rsidR="00237781" w:rsidRPr="00AD0CC1"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480608"/>
      <w:r w:rsidRPr="00AD0CC1">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AD0CC1" w:rsidRDefault="00237781" w:rsidP="00237781">
      <w:pPr>
        <w:rPr>
          <w:lang w:eastAsia="en-CA"/>
        </w:rPr>
      </w:pPr>
    </w:p>
    <w:p w14:paraId="39C23681" w14:textId="77777777" w:rsidR="00237781" w:rsidRPr="00AD0CC1" w:rsidRDefault="00237781" w:rsidP="00237781">
      <w:pPr>
        <w:rPr>
          <w:lang w:eastAsia="en-CA"/>
        </w:rPr>
      </w:pPr>
    </w:p>
    <w:p w14:paraId="6342ADB9" w14:textId="77777777" w:rsidR="00237781" w:rsidRPr="00AD0CC1" w:rsidRDefault="00237781" w:rsidP="00237781">
      <w:pPr>
        <w:rPr>
          <w:lang w:eastAsia="en-CA"/>
        </w:rPr>
      </w:pPr>
    </w:p>
    <w:p w14:paraId="58C99EF6" w14:textId="77777777" w:rsidR="00237781" w:rsidRPr="00AD0CC1" w:rsidRDefault="00237781" w:rsidP="00237781">
      <w:pPr>
        <w:rPr>
          <w:lang w:eastAsia="en-CA"/>
        </w:rPr>
      </w:pPr>
    </w:p>
    <w:p w14:paraId="4D0552D2" w14:textId="77777777" w:rsidR="00237781" w:rsidRPr="00AD0CC1" w:rsidRDefault="00237781" w:rsidP="00237781">
      <w:pPr>
        <w:rPr>
          <w:lang w:eastAsia="en-CA"/>
        </w:rPr>
      </w:pPr>
    </w:p>
    <w:p w14:paraId="6558BC99" w14:textId="77777777" w:rsidR="00237781" w:rsidRPr="00AD0CC1" w:rsidRDefault="00237781" w:rsidP="00237781">
      <w:pPr>
        <w:rPr>
          <w:lang w:eastAsia="en-CA"/>
        </w:rPr>
      </w:pPr>
    </w:p>
    <w:p w14:paraId="2721E876" w14:textId="77777777" w:rsidR="00237781" w:rsidRPr="00AD0CC1" w:rsidRDefault="00237781" w:rsidP="00237781">
      <w:pPr>
        <w:rPr>
          <w:lang w:eastAsia="en-CA"/>
        </w:rPr>
      </w:pPr>
    </w:p>
    <w:p w14:paraId="525A3AD8" w14:textId="77777777" w:rsidR="00237781" w:rsidRPr="00AD0CC1" w:rsidRDefault="00237781" w:rsidP="00237781">
      <w:pPr>
        <w:rPr>
          <w:lang w:eastAsia="en-CA"/>
        </w:rPr>
      </w:pPr>
    </w:p>
    <w:p w14:paraId="406D9D1B" w14:textId="77777777" w:rsidR="00237781" w:rsidRPr="00AD0CC1" w:rsidRDefault="00237781" w:rsidP="00237781">
      <w:pPr>
        <w:rPr>
          <w:lang w:eastAsia="en-CA"/>
        </w:rPr>
      </w:pPr>
    </w:p>
    <w:p w14:paraId="1A7F0E1D" w14:textId="77777777" w:rsidR="00237781" w:rsidRPr="00AD0CC1" w:rsidRDefault="00237781" w:rsidP="00237781">
      <w:pPr>
        <w:rPr>
          <w:lang w:eastAsia="en-CA"/>
        </w:rPr>
      </w:pPr>
    </w:p>
    <w:p w14:paraId="08043D66" w14:textId="77777777" w:rsidR="00237781" w:rsidRPr="00AD0CC1" w:rsidRDefault="00237781" w:rsidP="00237781">
      <w:pPr>
        <w:rPr>
          <w:lang w:eastAsia="en-CA"/>
        </w:rPr>
      </w:pPr>
    </w:p>
    <w:p w14:paraId="0CA311FA" w14:textId="77777777" w:rsidR="00237781" w:rsidRPr="00AD0CC1" w:rsidRDefault="00237781" w:rsidP="00237781">
      <w:pPr>
        <w:rPr>
          <w:lang w:eastAsia="en-CA"/>
        </w:rPr>
      </w:pPr>
    </w:p>
    <w:p w14:paraId="6CD813A4" w14:textId="77777777" w:rsidR="00237781" w:rsidRPr="00AD0CC1" w:rsidRDefault="00237781" w:rsidP="00237781">
      <w:pPr>
        <w:rPr>
          <w:lang w:eastAsia="en-CA"/>
        </w:rPr>
      </w:pPr>
    </w:p>
    <w:p w14:paraId="330F2AE3" w14:textId="77777777" w:rsidR="00237781" w:rsidRPr="00AD0CC1" w:rsidRDefault="00237781" w:rsidP="00237781">
      <w:pPr>
        <w:rPr>
          <w:lang w:eastAsia="en-CA"/>
        </w:rPr>
      </w:pPr>
    </w:p>
    <w:p w14:paraId="102534B1" w14:textId="77777777" w:rsidR="00237781" w:rsidRPr="00AD0CC1" w:rsidRDefault="00237781" w:rsidP="00237781">
      <w:pPr>
        <w:rPr>
          <w:lang w:eastAsia="en-CA"/>
        </w:rPr>
      </w:pPr>
    </w:p>
    <w:p w14:paraId="12B7C0F0" w14:textId="77777777" w:rsidR="00237781" w:rsidRPr="00AD0CC1" w:rsidRDefault="00237781" w:rsidP="00237781">
      <w:pPr>
        <w:rPr>
          <w:lang w:eastAsia="en-CA"/>
        </w:rPr>
      </w:pPr>
    </w:p>
    <w:p w14:paraId="1180E94C" w14:textId="77777777" w:rsidR="00237781" w:rsidRPr="00AD0CC1" w:rsidRDefault="00237781" w:rsidP="00237781">
      <w:pPr>
        <w:rPr>
          <w:lang w:eastAsia="en-CA"/>
        </w:rPr>
      </w:pPr>
    </w:p>
    <w:p w14:paraId="7811536F" w14:textId="77777777" w:rsidR="00237781" w:rsidRPr="00AD0CC1" w:rsidRDefault="00237781" w:rsidP="00237781">
      <w:pPr>
        <w:rPr>
          <w:lang w:eastAsia="en-CA"/>
        </w:rPr>
      </w:pPr>
    </w:p>
    <w:p w14:paraId="289D9A62" w14:textId="77777777" w:rsidR="00237781" w:rsidRPr="00AD0CC1" w:rsidRDefault="00237781" w:rsidP="00237781">
      <w:pPr>
        <w:rPr>
          <w:lang w:eastAsia="en-CA"/>
        </w:rPr>
      </w:pPr>
    </w:p>
    <w:p w14:paraId="3F61FA8C" w14:textId="77777777" w:rsidR="00237781" w:rsidRPr="00AD0CC1" w:rsidRDefault="00237781" w:rsidP="00237781">
      <w:pPr>
        <w:rPr>
          <w:lang w:eastAsia="en-CA"/>
        </w:rPr>
      </w:pPr>
    </w:p>
    <w:p w14:paraId="7BE354EF" w14:textId="77777777" w:rsidR="00237781" w:rsidRPr="00AD0CC1" w:rsidRDefault="00237781" w:rsidP="00237781">
      <w:pPr>
        <w:rPr>
          <w:lang w:eastAsia="en-CA"/>
        </w:rPr>
      </w:pPr>
    </w:p>
    <w:p w14:paraId="78FFA880" w14:textId="77777777" w:rsidR="00237781" w:rsidRPr="00AD0CC1" w:rsidRDefault="00237781" w:rsidP="00237781">
      <w:pPr>
        <w:rPr>
          <w:lang w:eastAsia="en-CA"/>
        </w:rPr>
      </w:pPr>
    </w:p>
    <w:p w14:paraId="43BA17DE" w14:textId="77777777" w:rsidR="00237781" w:rsidRPr="00AD0CC1" w:rsidRDefault="00237781" w:rsidP="00237781">
      <w:pPr>
        <w:rPr>
          <w:lang w:eastAsia="en-CA"/>
        </w:rPr>
      </w:pPr>
    </w:p>
    <w:p w14:paraId="56C5163A" w14:textId="77777777" w:rsidR="00237781" w:rsidRPr="00AD0CC1" w:rsidRDefault="00237781" w:rsidP="00237781">
      <w:pPr>
        <w:rPr>
          <w:lang w:eastAsia="en-CA"/>
        </w:rPr>
      </w:pPr>
    </w:p>
    <w:p w14:paraId="4E17D5E2" w14:textId="77777777" w:rsidR="00237781" w:rsidRPr="00AD0CC1" w:rsidRDefault="00237781" w:rsidP="00237781">
      <w:pPr>
        <w:rPr>
          <w:lang w:eastAsia="en-CA"/>
        </w:rPr>
      </w:pPr>
    </w:p>
    <w:p w14:paraId="2EB5611D" w14:textId="77777777" w:rsidR="00237781" w:rsidRPr="00AD0CC1" w:rsidRDefault="00237781" w:rsidP="00237781">
      <w:pPr>
        <w:rPr>
          <w:lang w:eastAsia="en-CA"/>
        </w:rPr>
      </w:pPr>
    </w:p>
    <w:p w14:paraId="40B8EA76" w14:textId="77777777" w:rsidR="00237781" w:rsidRPr="00AD0CC1" w:rsidRDefault="00237781" w:rsidP="00237781">
      <w:pPr>
        <w:rPr>
          <w:lang w:eastAsia="en-CA"/>
        </w:rPr>
      </w:pPr>
    </w:p>
    <w:p w14:paraId="7AAE08C3" w14:textId="77777777" w:rsidR="00237781" w:rsidRPr="00AD0CC1" w:rsidRDefault="00237781" w:rsidP="00237781">
      <w:pPr>
        <w:rPr>
          <w:lang w:eastAsia="en-CA"/>
        </w:rPr>
      </w:pPr>
    </w:p>
    <w:p w14:paraId="37AAFEE1" w14:textId="75E484E4" w:rsidR="00237781" w:rsidRPr="00AD0CC1"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480609"/>
      <w:r w:rsidRPr="00AD0CC1">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AD0CC1" w:rsidRDefault="00237781" w:rsidP="00E047A5">
      <w:pPr>
        <w:rPr>
          <w:lang w:eastAsia="en-CA"/>
        </w:rPr>
      </w:pPr>
    </w:p>
    <w:p w14:paraId="05AF6D54" w14:textId="77777777" w:rsidR="00237781" w:rsidRPr="00AD0CC1" w:rsidRDefault="00237781" w:rsidP="00D70E63">
      <w:pPr>
        <w:jc w:val="both"/>
        <w:rPr>
          <w:rFonts w:ascii="Times New Roman" w:hAnsi="Times New Roman" w:cs="Times New Roman"/>
          <w:b/>
          <w:bCs/>
          <w:sz w:val="28"/>
          <w:szCs w:val="28"/>
        </w:rPr>
      </w:pPr>
    </w:p>
    <w:p w14:paraId="0EC02CE8" w14:textId="77777777" w:rsidR="00AE4D18" w:rsidRPr="00AD0CC1" w:rsidRDefault="00AE4D18" w:rsidP="00D70E63">
      <w:pPr>
        <w:jc w:val="both"/>
        <w:rPr>
          <w:rFonts w:ascii="Times New Roman" w:hAnsi="Times New Roman" w:cs="Times New Roman"/>
          <w:b/>
          <w:bCs/>
          <w:sz w:val="28"/>
          <w:szCs w:val="28"/>
        </w:rPr>
      </w:pPr>
    </w:p>
    <w:p w14:paraId="7F4920E5" w14:textId="77777777" w:rsidR="00237781" w:rsidRPr="00AD0CC1" w:rsidRDefault="00237781" w:rsidP="00D70E63">
      <w:pPr>
        <w:jc w:val="both"/>
        <w:rPr>
          <w:rFonts w:ascii="Times New Roman" w:hAnsi="Times New Roman" w:cs="Times New Roman"/>
          <w:b/>
          <w:bCs/>
          <w:sz w:val="28"/>
          <w:szCs w:val="28"/>
        </w:rPr>
      </w:pPr>
    </w:p>
    <w:p w14:paraId="465CF59E" w14:textId="77777777" w:rsidR="00237781" w:rsidRPr="00AD0CC1" w:rsidRDefault="00237781" w:rsidP="00D70E63">
      <w:pPr>
        <w:jc w:val="both"/>
        <w:rPr>
          <w:rFonts w:ascii="Times New Roman" w:hAnsi="Times New Roman" w:cs="Times New Roman"/>
          <w:b/>
          <w:bCs/>
          <w:sz w:val="28"/>
          <w:szCs w:val="28"/>
        </w:rPr>
      </w:pPr>
    </w:p>
    <w:p w14:paraId="0F731020" w14:textId="77777777" w:rsidR="00237781" w:rsidRPr="00AD0CC1" w:rsidRDefault="00237781" w:rsidP="00D70E63">
      <w:pPr>
        <w:jc w:val="both"/>
        <w:rPr>
          <w:rFonts w:ascii="Times New Roman" w:hAnsi="Times New Roman" w:cs="Times New Roman"/>
          <w:b/>
          <w:bCs/>
          <w:sz w:val="28"/>
          <w:szCs w:val="28"/>
        </w:rPr>
      </w:pPr>
    </w:p>
    <w:p w14:paraId="10E2C24A" w14:textId="77777777" w:rsidR="00237781" w:rsidRPr="00AD0CC1" w:rsidRDefault="00237781" w:rsidP="00D70E63">
      <w:pPr>
        <w:jc w:val="both"/>
        <w:rPr>
          <w:rFonts w:ascii="Times New Roman" w:hAnsi="Times New Roman" w:cs="Times New Roman"/>
          <w:b/>
          <w:bCs/>
          <w:sz w:val="28"/>
          <w:szCs w:val="28"/>
        </w:rPr>
      </w:pPr>
    </w:p>
    <w:p w14:paraId="636F958F" w14:textId="77777777" w:rsidR="00237781" w:rsidRPr="00AD0CC1" w:rsidRDefault="00237781" w:rsidP="00D70E63">
      <w:pPr>
        <w:jc w:val="both"/>
        <w:rPr>
          <w:rFonts w:ascii="Times New Roman" w:hAnsi="Times New Roman" w:cs="Times New Roman"/>
          <w:b/>
          <w:bCs/>
          <w:sz w:val="28"/>
          <w:szCs w:val="28"/>
        </w:rPr>
      </w:pPr>
    </w:p>
    <w:p w14:paraId="2DD6C743" w14:textId="77777777" w:rsidR="00237781" w:rsidRPr="00AD0CC1" w:rsidRDefault="00237781" w:rsidP="00D70E63">
      <w:pPr>
        <w:jc w:val="both"/>
        <w:rPr>
          <w:rFonts w:ascii="Times New Roman" w:hAnsi="Times New Roman" w:cs="Times New Roman"/>
          <w:b/>
          <w:bCs/>
          <w:sz w:val="28"/>
          <w:szCs w:val="28"/>
        </w:rPr>
      </w:pPr>
    </w:p>
    <w:p w14:paraId="5B51BCDA" w14:textId="77777777" w:rsidR="00237781" w:rsidRPr="00AD0CC1" w:rsidRDefault="00237781" w:rsidP="00D70E63">
      <w:pPr>
        <w:jc w:val="both"/>
        <w:rPr>
          <w:rFonts w:ascii="Times New Roman" w:hAnsi="Times New Roman" w:cs="Times New Roman"/>
          <w:b/>
          <w:bCs/>
          <w:sz w:val="28"/>
          <w:szCs w:val="28"/>
        </w:rPr>
      </w:pPr>
    </w:p>
    <w:p w14:paraId="0F9266CD" w14:textId="77777777" w:rsidR="00237781" w:rsidRPr="00AD0CC1" w:rsidRDefault="00237781" w:rsidP="00D70E63">
      <w:pPr>
        <w:jc w:val="both"/>
        <w:rPr>
          <w:rFonts w:ascii="Times New Roman" w:hAnsi="Times New Roman" w:cs="Times New Roman"/>
          <w:b/>
          <w:bCs/>
          <w:sz w:val="28"/>
          <w:szCs w:val="28"/>
        </w:rPr>
      </w:pPr>
    </w:p>
    <w:p w14:paraId="6F0DBE82" w14:textId="77777777" w:rsidR="00237781" w:rsidRPr="00AD0CC1" w:rsidRDefault="00237781" w:rsidP="00D70E63">
      <w:pPr>
        <w:jc w:val="both"/>
        <w:rPr>
          <w:rFonts w:ascii="Times New Roman" w:hAnsi="Times New Roman" w:cs="Times New Roman"/>
          <w:b/>
          <w:bCs/>
          <w:sz w:val="28"/>
          <w:szCs w:val="28"/>
        </w:rPr>
      </w:pPr>
    </w:p>
    <w:p w14:paraId="0149247E" w14:textId="77777777" w:rsidR="00237781" w:rsidRPr="00AD0CC1" w:rsidRDefault="00237781" w:rsidP="00D70E63">
      <w:pPr>
        <w:jc w:val="both"/>
        <w:rPr>
          <w:rFonts w:ascii="Times New Roman" w:hAnsi="Times New Roman" w:cs="Times New Roman"/>
          <w:b/>
          <w:bCs/>
          <w:sz w:val="28"/>
          <w:szCs w:val="28"/>
        </w:rPr>
      </w:pPr>
    </w:p>
    <w:p w14:paraId="14D11706" w14:textId="77777777" w:rsidR="00237781" w:rsidRPr="00AD0CC1" w:rsidRDefault="00237781" w:rsidP="00D70E63">
      <w:pPr>
        <w:jc w:val="both"/>
        <w:rPr>
          <w:rFonts w:ascii="Times New Roman" w:hAnsi="Times New Roman" w:cs="Times New Roman"/>
          <w:b/>
          <w:bCs/>
          <w:sz w:val="28"/>
          <w:szCs w:val="28"/>
        </w:rPr>
      </w:pPr>
    </w:p>
    <w:p w14:paraId="5C08D4F4" w14:textId="77777777" w:rsidR="00237781" w:rsidRPr="00AD0CC1" w:rsidRDefault="00237781" w:rsidP="00D70E63">
      <w:pPr>
        <w:jc w:val="both"/>
        <w:rPr>
          <w:rFonts w:ascii="Times New Roman" w:hAnsi="Times New Roman" w:cs="Times New Roman"/>
          <w:b/>
          <w:bCs/>
          <w:sz w:val="28"/>
          <w:szCs w:val="28"/>
        </w:rPr>
      </w:pPr>
    </w:p>
    <w:p w14:paraId="6F51E647" w14:textId="77777777" w:rsidR="00237781" w:rsidRPr="00AD0CC1" w:rsidRDefault="00237781" w:rsidP="00D70E63">
      <w:pPr>
        <w:jc w:val="both"/>
        <w:rPr>
          <w:rFonts w:ascii="Times New Roman" w:hAnsi="Times New Roman" w:cs="Times New Roman"/>
          <w:b/>
          <w:bCs/>
          <w:sz w:val="28"/>
          <w:szCs w:val="28"/>
        </w:rPr>
      </w:pPr>
    </w:p>
    <w:p w14:paraId="2A8E3B58" w14:textId="77777777" w:rsidR="00237781" w:rsidRPr="00AD0CC1" w:rsidRDefault="00237781" w:rsidP="00D70E63">
      <w:pPr>
        <w:jc w:val="both"/>
        <w:rPr>
          <w:rFonts w:ascii="Times New Roman" w:hAnsi="Times New Roman" w:cs="Times New Roman"/>
          <w:b/>
          <w:bCs/>
          <w:sz w:val="28"/>
          <w:szCs w:val="28"/>
        </w:rPr>
      </w:pPr>
    </w:p>
    <w:p w14:paraId="1C1BF8E0" w14:textId="77777777" w:rsidR="00237781" w:rsidRPr="00AD0CC1" w:rsidRDefault="00237781" w:rsidP="00D70E63">
      <w:pPr>
        <w:jc w:val="both"/>
        <w:rPr>
          <w:rFonts w:ascii="Times New Roman" w:hAnsi="Times New Roman" w:cs="Times New Roman"/>
          <w:b/>
          <w:bCs/>
          <w:sz w:val="28"/>
          <w:szCs w:val="28"/>
        </w:rPr>
      </w:pPr>
    </w:p>
    <w:p w14:paraId="0D6D9E48" w14:textId="77777777" w:rsidR="00237781" w:rsidRPr="00AD0CC1" w:rsidRDefault="00237781" w:rsidP="00D70E63">
      <w:pPr>
        <w:jc w:val="both"/>
        <w:rPr>
          <w:rFonts w:ascii="Times New Roman" w:hAnsi="Times New Roman" w:cs="Times New Roman"/>
          <w:b/>
          <w:bCs/>
          <w:sz w:val="28"/>
          <w:szCs w:val="28"/>
        </w:rPr>
      </w:pPr>
    </w:p>
    <w:p w14:paraId="51BF50FA" w14:textId="77777777" w:rsidR="00237781" w:rsidRPr="00AD0CC1" w:rsidRDefault="00237781" w:rsidP="00D70E63">
      <w:pPr>
        <w:jc w:val="both"/>
        <w:rPr>
          <w:rFonts w:ascii="Times New Roman" w:hAnsi="Times New Roman" w:cs="Times New Roman"/>
          <w:b/>
          <w:bCs/>
          <w:sz w:val="28"/>
          <w:szCs w:val="28"/>
        </w:rPr>
      </w:pPr>
    </w:p>
    <w:p w14:paraId="7C1A9A0D" w14:textId="77777777" w:rsidR="00237781" w:rsidRPr="00AD0CC1" w:rsidRDefault="00237781" w:rsidP="00D70E63">
      <w:pPr>
        <w:jc w:val="both"/>
        <w:rPr>
          <w:rFonts w:ascii="Times New Roman" w:hAnsi="Times New Roman" w:cs="Times New Roman"/>
          <w:b/>
          <w:bCs/>
          <w:sz w:val="28"/>
          <w:szCs w:val="28"/>
        </w:rPr>
      </w:pPr>
    </w:p>
    <w:p w14:paraId="24427F03" w14:textId="77777777" w:rsidR="00237781" w:rsidRPr="00AD0CC1" w:rsidRDefault="00237781" w:rsidP="00D70E63">
      <w:pPr>
        <w:jc w:val="both"/>
        <w:rPr>
          <w:rFonts w:ascii="Times New Roman" w:hAnsi="Times New Roman" w:cs="Times New Roman"/>
          <w:b/>
          <w:bCs/>
          <w:sz w:val="28"/>
          <w:szCs w:val="28"/>
        </w:rPr>
      </w:pPr>
    </w:p>
    <w:p w14:paraId="4129BA8F" w14:textId="77777777" w:rsidR="00237781" w:rsidRPr="00AD0CC1" w:rsidRDefault="00237781" w:rsidP="00D70E63">
      <w:pPr>
        <w:jc w:val="both"/>
        <w:rPr>
          <w:rFonts w:ascii="Times New Roman" w:hAnsi="Times New Roman" w:cs="Times New Roman"/>
          <w:b/>
          <w:bCs/>
          <w:sz w:val="28"/>
          <w:szCs w:val="28"/>
        </w:rPr>
      </w:pPr>
    </w:p>
    <w:p w14:paraId="5BEB38E2" w14:textId="77777777" w:rsidR="00237781" w:rsidRPr="00AD0CC1"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commentRangeStart w:id="4" w:displacedByCustomXml="prev"/>
        <w:p w14:paraId="0250A756" w14:textId="5997B725" w:rsidR="000A44A9" w:rsidRPr="00AD0CC1" w:rsidRDefault="00237781" w:rsidP="004F3D74">
          <w:pPr>
            <w:pStyle w:val="TOCHeading"/>
            <w:spacing w:line="360" w:lineRule="auto"/>
            <w:jc w:val="both"/>
            <w:rPr>
              <w:rFonts w:ascii="Times New Roman" w:hAnsi="Times New Roman" w:cs="Times New Roman"/>
              <w:b/>
              <w:bCs/>
              <w:color w:val="auto"/>
              <w:sz w:val="28"/>
              <w:szCs w:val="28"/>
            </w:rPr>
          </w:pPr>
          <w:r w:rsidRPr="00AD0CC1">
            <w:rPr>
              <w:rFonts w:ascii="Times New Roman" w:eastAsiaTheme="minorHAnsi" w:hAnsi="Times New Roman" w:cs="Times New Roman"/>
              <w:b/>
              <w:bCs/>
              <w:color w:val="auto"/>
              <w:sz w:val="28"/>
              <w:szCs w:val="28"/>
            </w:rPr>
            <w:t xml:space="preserve">Table of </w:t>
          </w:r>
          <w:r w:rsidR="000A44A9" w:rsidRPr="00AD0CC1">
            <w:rPr>
              <w:rFonts w:ascii="Times New Roman" w:hAnsi="Times New Roman" w:cs="Times New Roman"/>
              <w:b/>
              <w:bCs/>
              <w:color w:val="auto"/>
              <w:sz w:val="28"/>
              <w:szCs w:val="28"/>
            </w:rPr>
            <w:t>Contents</w:t>
          </w:r>
          <w:commentRangeEnd w:id="4"/>
          <w:r w:rsidR="00484EE9" w:rsidRPr="00AD0CC1">
            <w:rPr>
              <w:rStyle w:val="CommentReference"/>
              <w:rFonts w:asciiTheme="minorHAnsi" w:eastAsiaTheme="minorHAnsi" w:hAnsiTheme="minorHAnsi" w:cstheme="minorBidi"/>
              <w:color w:val="auto"/>
            </w:rPr>
            <w:commentReference w:id="4"/>
          </w:r>
        </w:p>
        <w:p w14:paraId="5EFD62CE" w14:textId="2C6A215A" w:rsidR="00193919" w:rsidRPr="00ED21DA" w:rsidRDefault="000A44A9">
          <w:pPr>
            <w:pStyle w:val="TOC1"/>
            <w:tabs>
              <w:tab w:val="right" w:leader="dot" w:pos="9350"/>
            </w:tabs>
            <w:rPr>
              <w:rFonts w:eastAsiaTheme="minorEastAsia"/>
              <w:kern w:val="2"/>
              <w:sz w:val="24"/>
              <w:szCs w:val="24"/>
              <w:lang w:eastAsia="en-CA"/>
              <w14:ligatures w14:val="standardContextual"/>
            </w:rPr>
          </w:pP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TOC \o "1-3" \h \z \u </w:instrText>
          </w:r>
          <w:r w:rsidRPr="00AD0CC1">
            <w:rPr>
              <w:rFonts w:ascii="Times New Roman" w:hAnsi="Times New Roman" w:cs="Times New Roman"/>
              <w:sz w:val="24"/>
              <w:szCs w:val="24"/>
            </w:rPr>
            <w:fldChar w:fldCharType="separate"/>
          </w:r>
          <w:hyperlink w:anchor="_Toc199480607" w:history="1">
            <w:r w:rsidR="00193919" w:rsidRPr="00ED21DA">
              <w:rPr>
                <w:rStyle w:val="Hyperlink"/>
                <w:rFonts w:ascii="Times New Roman" w:eastAsia="Times New Roman" w:hAnsi="Times New Roman" w:cs="Times New Roman"/>
                <w:b/>
                <w:lang w:eastAsia="en-CA"/>
              </w:rPr>
              <w:t>Abstract</w:t>
            </w:r>
            <w:r w:rsidR="00193919" w:rsidRPr="00ED21DA">
              <w:rPr>
                <w:webHidden/>
              </w:rPr>
              <w:tab/>
            </w:r>
            <w:r w:rsidR="00193919" w:rsidRPr="00ED21DA">
              <w:rPr>
                <w:webHidden/>
              </w:rPr>
              <w:fldChar w:fldCharType="begin"/>
            </w:r>
            <w:r w:rsidR="00193919" w:rsidRPr="00ED21DA">
              <w:rPr>
                <w:webHidden/>
              </w:rPr>
              <w:instrText xml:space="preserve"> PAGEREF _Toc199480607 \h </w:instrText>
            </w:r>
            <w:r w:rsidR="00193919" w:rsidRPr="00ED21DA">
              <w:rPr>
                <w:webHidden/>
              </w:rPr>
            </w:r>
            <w:r w:rsidR="00193919" w:rsidRPr="00ED21DA">
              <w:rPr>
                <w:webHidden/>
              </w:rPr>
              <w:fldChar w:fldCharType="separate"/>
            </w:r>
            <w:r w:rsidR="00193919" w:rsidRPr="00ED21DA">
              <w:rPr>
                <w:webHidden/>
              </w:rPr>
              <w:t>2</w:t>
            </w:r>
            <w:r w:rsidR="00193919" w:rsidRPr="00ED21DA">
              <w:rPr>
                <w:webHidden/>
              </w:rPr>
              <w:fldChar w:fldCharType="end"/>
            </w:r>
          </w:hyperlink>
        </w:p>
        <w:p w14:paraId="39C47345" w14:textId="31DA667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8" w:history="1">
            <w:r w:rsidRPr="00ED21DA">
              <w:rPr>
                <w:rStyle w:val="Hyperlink"/>
                <w:rFonts w:ascii="Times New Roman" w:eastAsia="Times New Roman" w:hAnsi="Times New Roman" w:cs="Times New Roman"/>
                <w:b/>
                <w:lang w:eastAsia="en-CA"/>
              </w:rPr>
              <w:t>Lay Summary</w:t>
            </w:r>
            <w:r w:rsidRPr="00ED21DA">
              <w:rPr>
                <w:webHidden/>
              </w:rPr>
              <w:tab/>
            </w:r>
            <w:r w:rsidRPr="00ED21DA">
              <w:rPr>
                <w:webHidden/>
              </w:rPr>
              <w:fldChar w:fldCharType="begin"/>
            </w:r>
            <w:r w:rsidRPr="00ED21DA">
              <w:rPr>
                <w:webHidden/>
              </w:rPr>
              <w:instrText xml:space="preserve"> PAGEREF _Toc199480608 \h </w:instrText>
            </w:r>
            <w:r w:rsidRPr="00ED21DA">
              <w:rPr>
                <w:webHidden/>
              </w:rPr>
            </w:r>
            <w:r w:rsidRPr="00ED21DA">
              <w:rPr>
                <w:webHidden/>
              </w:rPr>
              <w:fldChar w:fldCharType="separate"/>
            </w:r>
            <w:r w:rsidRPr="00ED21DA">
              <w:rPr>
                <w:webHidden/>
              </w:rPr>
              <w:t>3</w:t>
            </w:r>
            <w:r w:rsidRPr="00ED21DA">
              <w:rPr>
                <w:webHidden/>
              </w:rPr>
              <w:fldChar w:fldCharType="end"/>
            </w:r>
          </w:hyperlink>
        </w:p>
        <w:p w14:paraId="4086F043" w14:textId="7C7EC9A9"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09" w:history="1">
            <w:r w:rsidRPr="00ED21DA">
              <w:rPr>
                <w:rStyle w:val="Hyperlink"/>
                <w:rFonts w:ascii="Times New Roman" w:eastAsia="Times New Roman" w:hAnsi="Times New Roman" w:cs="Times New Roman"/>
                <w:b/>
                <w:lang w:eastAsia="en-CA"/>
              </w:rPr>
              <w:t>Preface</w:t>
            </w:r>
            <w:r w:rsidRPr="00ED21DA">
              <w:rPr>
                <w:webHidden/>
              </w:rPr>
              <w:tab/>
            </w:r>
            <w:r w:rsidRPr="00ED21DA">
              <w:rPr>
                <w:webHidden/>
              </w:rPr>
              <w:fldChar w:fldCharType="begin"/>
            </w:r>
            <w:r w:rsidRPr="00ED21DA">
              <w:rPr>
                <w:webHidden/>
              </w:rPr>
              <w:instrText xml:space="preserve"> PAGEREF _Toc199480609 \h </w:instrText>
            </w:r>
            <w:r w:rsidRPr="00ED21DA">
              <w:rPr>
                <w:webHidden/>
              </w:rPr>
            </w:r>
            <w:r w:rsidRPr="00ED21DA">
              <w:rPr>
                <w:webHidden/>
              </w:rPr>
              <w:fldChar w:fldCharType="separate"/>
            </w:r>
            <w:r w:rsidRPr="00ED21DA">
              <w:rPr>
                <w:webHidden/>
              </w:rPr>
              <w:t>4</w:t>
            </w:r>
            <w:r w:rsidRPr="00ED21DA">
              <w:rPr>
                <w:webHidden/>
              </w:rPr>
              <w:fldChar w:fldCharType="end"/>
            </w:r>
          </w:hyperlink>
        </w:p>
        <w:p w14:paraId="13BC1E26" w14:textId="7725106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0" w:history="1">
            <w:r w:rsidRPr="00ED21DA">
              <w:rPr>
                <w:rStyle w:val="Hyperlink"/>
                <w:rFonts w:ascii="Times New Roman" w:eastAsia="Times New Roman" w:hAnsi="Times New Roman" w:cs="Times New Roman"/>
                <w:b/>
                <w:lang w:eastAsia="en-CA"/>
              </w:rPr>
              <w:t>List of Tables</w:t>
            </w:r>
            <w:r w:rsidRPr="00ED21DA">
              <w:rPr>
                <w:webHidden/>
              </w:rPr>
              <w:tab/>
            </w:r>
            <w:r w:rsidRPr="00ED21DA">
              <w:rPr>
                <w:webHidden/>
              </w:rPr>
              <w:fldChar w:fldCharType="begin"/>
            </w:r>
            <w:r w:rsidRPr="00ED21DA">
              <w:rPr>
                <w:webHidden/>
              </w:rPr>
              <w:instrText xml:space="preserve"> PAGEREF _Toc199480610 \h </w:instrText>
            </w:r>
            <w:r w:rsidRPr="00ED21DA">
              <w:rPr>
                <w:webHidden/>
              </w:rPr>
            </w:r>
            <w:r w:rsidRPr="00ED21DA">
              <w:rPr>
                <w:webHidden/>
              </w:rPr>
              <w:fldChar w:fldCharType="separate"/>
            </w:r>
            <w:r w:rsidRPr="00ED21DA">
              <w:rPr>
                <w:webHidden/>
              </w:rPr>
              <w:t>6</w:t>
            </w:r>
            <w:r w:rsidRPr="00ED21DA">
              <w:rPr>
                <w:webHidden/>
              </w:rPr>
              <w:fldChar w:fldCharType="end"/>
            </w:r>
          </w:hyperlink>
        </w:p>
        <w:p w14:paraId="32DD492F" w14:textId="172A2125"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1" w:history="1">
            <w:r w:rsidRPr="00ED21DA">
              <w:rPr>
                <w:rStyle w:val="Hyperlink"/>
                <w:rFonts w:ascii="Times New Roman" w:eastAsia="Times New Roman" w:hAnsi="Times New Roman" w:cs="Times New Roman"/>
                <w:b/>
                <w:lang w:eastAsia="en-CA"/>
              </w:rPr>
              <w:t>List of Figures</w:t>
            </w:r>
            <w:r w:rsidRPr="00ED21DA">
              <w:rPr>
                <w:webHidden/>
              </w:rPr>
              <w:tab/>
            </w:r>
            <w:r w:rsidRPr="00ED21DA">
              <w:rPr>
                <w:webHidden/>
              </w:rPr>
              <w:fldChar w:fldCharType="begin"/>
            </w:r>
            <w:r w:rsidRPr="00ED21DA">
              <w:rPr>
                <w:webHidden/>
              </w:rPr>
              <w:instrText xml:space="preserve"> PAGEREF _Toc199480611 \h </w:instrText>
            </w:r>
            <w:r w:rsidRPr="00ED21DA">
              <w:rPr>
                <w:webHidden/>
              </w:rPr>
            </w:r>
            <w:r w:rsidRPr="00ED21DA">
              <w:rPr>
                <w:webHidden/>
              </w:rPr>
              <w:fldChar w:fldCharType="separate"/>
            </w:r>
            <w:r w:rsidRPr="00ED21DA">
              <w:rPr>
                <w:webHidden/>
              </w:rPr>
              <w:t>7</w:t>
            </w:r>
            <w:r w:rsidRPr="00ED21DA">
              <w:rPr>
                <w:webHidden/>
              </w:rPr>
              <w:fldChar w:fldCharType="end"/>
            </w:r>
          </w:hyperlink>
        </w:p>
        <w:p w14:paraId="6E4D5E72" w14:textId="120D7A2C"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2" w:history="1">
            <w:r w:rsidRPr="00ED21DA">
              <w:rPr>
                <w:rStyle w:val="Hyperlink"/>
                <w:rFonts w:ascii="Times New Roman" w:eastAsia="Times New Roman" w:hAnsi="Times New Roman" w:cs="Times New Roman"/>
                <w:b/>
                <w:lang w:eastAsia="en-CA"/>
              </w:rPr>
              <w:t>List of Abbreviations</w:t>
            </w:r>
            <w:r w:rsidRPr="00ED21DA">
              <w:rPr>
                <w:webHidden/>
              </w:rPr>
              <w:tab/>
            </w:r>
            <w:r w:rsidRPr="00ED21DA">
              <w:rPr>
                <w:webHidden/>
              </w:rPr>
              <w:fldChar w:fldCharType="begin"/>
            </w:r>
            <w:r w:rsidRPr="00ED21DA">
              <w:rPr>
                <w:webHidden/>
              </w:rPr>
              <w:instrText xml:space="preserve"> PAGEREF _Toc199480612 \h </w:instrText>
            </w:r>
            <w:r w:rsidRPr="00ED21DA">
              <w:rPr>
                <w:webHidden/>
              </w:rPr>
            </w:r>
            <w:r w:rsidRPr="00ED21DA">
              <w:rPr>
                <w:webHidden/>
              </w:rPr>
              <w:fldChar w:fldCharType="separate"/>
            </w:r>
            <w:r w:rsidRPr="00ED21DA">
              <w:rPr>
                <w:webHidden/>
              </w:rPr>
              <w:t>8</w:t>
            </w:r>
            <w:r w:rsidRPr="00ED21DA">
              <w:rPr>
                <w:webHidden/>
              </w:rPr>
              <w:fldChar w:fldCharType="end"/>
            </w:r>
          </w:hyperlink>
        </w:p>
        <w:p w14:paraId="292D3B78" w14:textId="74E95E07"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3" w:history="1">
            <w:r w:rsidRPr="00ED21DA">
              <w:rPr>
                <w:rStyle w:val="Hyperlink"/>
                <w:rFonts w:ascii="Times New Roman" w:eastAsia="Times New Roman" w:hAnsi="Times New Roman" w:cs="Times New Roman"/>
                <w:b/>
                <w:lang w:eastAsia="en-CA"/>
              </w:rPr>
              <w:t>Acknowledgments</w:t>
            </w:r>
            <w:r w:rsidRPr="00ED21DA">
              <w:rPr>
                <w:webHidden/>
              </w:rPr>
              <w:tab/>
            </w:r>
            <w:r w:rsidRPr="00ED21DA">
              <w:rPr>
                <w:webHidden/>
              </w:rPr>
              <w:fldChar w:fldCharType="begin"/>
            </w:r>
            <w:r w:rsidRPr="00ED21DA">
              <w:rPr>
                <w:webHidden/>
              </w:rPr>
              <w:instrText xml:space="preserve"> PAGEREF _Toc199480613 \h </w:instrText>
            </w:r>
            <w:r w:rsidRPr="00ED21DA">
              <w:rPr>
                <w:webHidden/>
              </w:rPr>
            </w:r>
            <w:r w:rsidRPr="00ED21DA">
              <w:rPr>
                <w:webHidden/>
              </w:rPr>
              <w:fldChar w:fldCharType="separate"/>
            </w:r>
            <w:r w:rsidRPr="00ED21DA">
              <w:rPr>
                <w:webHidden/>
              </w:rPr>
              <w:t>9</w:t>
            </w:r>
            <w:r w:rsidRPr="00ED21DA">
              <w:rPr>
                <w:webHidden/>
              </w:rPr>
              <w:fldChar w:fldCharType="end"/>
            </w:r>
          </w:hyperlink>
        </w:p>
        <w:p w14:paraId="474F2E67" w14:textId="3962611A"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4" w:history="1">
            <w:r w:rsidRPr="00ED21DA">
              <w:rPr>
                <w:rStyle w:val="Hyperlink"/>
                <w:rFonts w:ascii="Times New Roman" w:eastAsia="Times New Roman" w:hAnsi="Times New Roman" w:cs="Times New Roman"/>
                <w:b/>
                <w:lang w:eastAsia="en-CA"/>
              </w:rPr>
              <w:t>Dedication</w:t>
            </w:r>
            <w:r w:rsidRPr="00ED21DA">
              <w:rPr>
                <w:webHidden/>
              </w:rPr>
              <w:tab/>
            </w:r>
            <w:r w:rsidRPr="00ED21DA">
              <w:rPr>
                <w:webHidden/>
              </w:rPr>
              <w:fldChar w:fldCharType="begin"/>
            </w:r>
            <w:r w:rsidRPr="00ED21DA">
              <w:rPr>
                <w:webHidden/>
              </w:rPr>
              <w:instrText xml:space="preserve"> PAGEREF _Toc199480614 \h </w:instrText>
            </w:r>
            <w:r w:rsidRPr="00ED21DA">
              <w:rPr>
                <w:webHidden/>
              </w:rPr>
            </w:r>
            <w:r w:rsidRPr="00ED21DA">
              <w:rPr>
                <w:webHidden/>
              </w:rPr>
              <w:fldChar w:fldCharType="separate"/>
            </w:r>
            <w:r w:rsidRPr="00ED21DA">
              <w:rPr>
                <w:webHidden/>
              </w:rPr>
              <w:t>10</w:t>
            </w:r>
            <w:r w:rsidRPr="00ED21DA">
              <w:rPr>
                <w:webHidden/>
              </w:rPr>
              <w:fldChar w:fldCharType="end"/>
            </w:r>
          </w:hyperlink>
        </w:p>
        <w:p w14:paraId="43B40E05" w14:textId="001D2A98"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15" w:history="1">
            <w:r w:rsidRPr="00ED21DA">
              <w:rPr>
                <w:rStyle w:val="Hyperlink"/>
                <w:rFonts w:ascii="Times New Roman" w:hAnsi="Times New Roman" w:cs="Times New Roman"/>
                <w:b/>
                <w:bCs/>
              </w:rPr>
              <w:t>Chapter 1: Movement ecology and foraging behaviour</w:t>
            </w:r>
            <w:r w:rsidRPr="00ED21DA">
              <w:rPr>
                <w:webHidden/>
              </w:rPr>
              <w:tab/>
            </w:r>
            <w:r w:rsidRPr="00ED21DA">
              <w:rPr>
                <w:webHidden/>
              </w:rPr>
              <w:fldChar w:fldCharType="begin"/>
            </w:r>
            <w:r w:rsidRPr="00ED21DA">
              <w:rPr>
                <w:webHidden/>
              </w:rPr>
              <w:instrText xml:space="preserve"> PAGEREF _Toc199480615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6D8A9F2B" w14:textId="70ED4EFA"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6" w:history="1">
            <w:r w:rsidRPr="00ED21DA">
              <w:rPr>
                <w:rStyle w:val="Hyperlink"/>
                <w:rFonts w:ascii="Times New Roman" w:hAnsi="Times New Roman" w:cs="Times New Roman"/>
                <w:b/>
                <w:bCs/>
              </w:rPr>
              <w:t>1.1 Movement ecology in wildlife – an overview</w:t>
            </w:r>
            <w:r w:rsidRPr="00ED21DA">
              <w:rPr>
                <w:webHidden/>
              </w:rPr>
              <w:tab/>
            </w:r>
            <w:r w:rsidRPr="00ED21DA">
              <w:rPr>
                <w:webHidden/>
              </w:rPr>
              <w:fldChar w:fldCharType="begin"/>
            </w:r>
            <w:r w:rsidRPr="00ED21DA">
              <w:rPr>
                <w:webHidden/>
              </w:rPr>
              <w:instrText xml:space="preserve"> PAGEREF _Toc199480616 \h </w:instrText>
            </w:r>
            <w:r w:rsidRPr="00ED21DA">
              <w:rPr>
                <w:webHidden/>
              </w:rPr>
            </w:r>
            <w:r w:rsidRPr="00ED21DA">
              <w:rPr>
                <w:webHidden/>
              </w:rPr>
              <w:fldChar w:fldCharType="separate"/>
            </w:r>
            <w:r w:rsidRPr="00ED21DA">
              <w:rPr>
                <w:webHidden/>
              </w:rPr>
              <w:t>11</w:t>
            </w:r>
            <w:r w:rsidRPr="00ED21DA">
              <w:rPr>
                <w:webHidden/>
              </w:rPr>
              <w:fldChar w:fldCharType="end"/>
            </w:r>
          </w:hyperlink>
        </w:p>
        <w:p w14:paraId="7A092E27" w14:textId="07D2DE1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7" w:history="1">
            <w:r w:rsidRPr="00ED21DA">
              <w:rPr>
                <w:rStyle w:val="Hyperlink"/>
                <w:rFonts w:ascii="Times New Roman" w:hAnsi="Times New Roman" w:cs="Times New Roman"/>
                <w:b/>
                <w:bCs/>
              </w:rPr>
              <w:t>1.2 The unique nature of avian foraging ecology</w:t>
            </w:r>
            <w:r w:rsidRPr="00ED21DA">
              <w:rPr>
                <w:webHidden/>
              </w:rPr>
              <w:tab/>
            </w:r>
            <w:r w:rsidRPr="00ED21DA">
              <w:rPr>
                <w:webHidden/>
              </w:rPr>
              <w:fldChar w:fldCharType="begin"/>
            </w:r>
            <w:r w:rsidRPr="00ED21DA">
              <w:rPr>
                <w:webHidden/>
              </w:rPr>
              <w:instrText xml:space="preserve"> PAGEREF _Toc199480617 \h </w:instrText>
            </w:r>
            <w:r w:rsidRPr="00ED21DA">
              <w:rPr>
                <w:webHidden/>
              </w:rPr>
            </w:r>
            <w:r w:rsidRPr="00ED21DA">
              <w:rPr>
                <w:webHidden/>
              </w:rPr>
              <w:fldChar w:fldCharType="separate"/>
            </w:r>
            <w:r w:rsidRPr="00ED21DA">
              <w:rPr>
                <w:webHidden/>
              </w:rPr>
              <w:t>13</w:t>
            </w:r>
            <w:r w:rsidRPr="00ED21DA">
              <w:rPr>
                <w:webHidden/>
              </w:rPr>
              <w:fldChar w:fldCharType="end"/>
            </w:r>
          </w:hyperlink>
        </w:p>
        <w:p w14:paraId="4D3C7FFC" w14:textId="319E585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8" w:history="1">
            <w:r w:rsidRPr="00ED21DA">
              <w:rPr>
                <w:rStyle w:val="Hyperlink"/>
                <w:rFonts w:ascii="Times New Roman" w:hAnsi="Times New Roman" w:cs="Times New Roman"/>
                <w:b/>
                <w:bCs/>
              </w:rPr>
              <w:t>1.3 Movement ecology and bird foraging behaviour</w:t>
            </w:r>
            <w:r w:rsidRPr="00ED21DA">
              <w:rPr>
                <w:webHidden/>
              </w:rPr>
              <w:tab/>
            </w:r>
            <w:r w:rsidRPr="00ED21DA">
              <w:rPr>
                <w:webHidden/>
              </w:rPr>
              <w:fldChar w:fldCharType="begin"/>
            </w:r>
            <w:r w:rsidRPr="00ED21DA">
              <w:rPr>
                <w:webHidden/>
              </w:rPr>
              <w:instrText xml:space="preserve"> PAGEREF _Toc199480618 \h </w:instrText>
            </w:r>
            <w:r w:rsidRPr="00ED21DA">
              <w:rPr>
                <w:webHidden/>
              </w:rPr>
            </w:r>
            <w:r w:rsidRPr="00ED21DA">
              <w:rPr>
                <w:webHidden/>
              </w:rPr>
              <w:fldChar w:fldCharType="separate"/>
            </w:r>
            <w:r w:rsidRPr="00ED21DA">
              <w:rPr>
                <w:webHidden/>
              </w:rPr>
              <w:t>14</w:t>
            </w:r>
            <w:r w:rsidRPr="00ED21DA">
              <w:rPr>
                <w:webHidden/>
              </w:rPr>
              <w:fldChar w:fldCharType="end"/>
            </w:r>
          </w:hyperlink>
        </w:p>
        <w:p w14:paraId="2506BD17" w14:textId="6EBF4E4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19" w:history="1">
            <w:r w:rsidRPr="00ED21DA">
              <w:rPr>
                <w:rStyle w:val="Hyperlink"/>
                <w:rFonts w:ascii="Times New Roman" w:hAnsi="Times New Roman" w:cs="Times New Roman"/>
                <w:b/>
                <w:bCs/>
              </w:rPr>
              <w:t>1.4 Predictability of resources and foraging behaviour</w:t>
            </w:r>
            <w:r w:rsidRPr="00ED21DA">
              <w:rPr>
                <w:webHidden/>
              </w:rPr>
              <w:tab/>
            </w:r>
            <w:r w:rsidRPr="00ED21DA">
              <w:rPr>
                <w:webHidden/>
              </w:rPr>
              <w:fldChar w:fldCharType="begin"/>
            </w:r>
            <w:r w:rsidRPr="00ED21DA">
              <w:rPr>
                <w:webHidden/>
              </w:rPr>
              <w:instrText xml:space="preserve"> PAGEREF _Toc199480619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0E90ED55" w14:textId="755328FF"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0" w:history="1">
            <w:r w:rsidRPr="00ED21DA">
              <w:rPr>
                <w:rStyle w:val="Hyperlink"/>
                <w:rFonts w:ascii="Times New Roman" w:hAnsi="Times New Roman" w:cs="Times New Roman"/>
                <w:b/>
                <w:bCs/>
              </w:rPr>
              <w:t>1.5 Sociality and foraging behaviour</w:t>
            </w:r>
            <w:r w:rsidRPr="00ED21DA">
              <w:rPr>
                <w:webHidden/>
              </w:rPr>
              <w:tab/>
            </w:r>
            <w:r w:rsidRPr="00ED21DA">
              <w:rPr>
                <w:webHidden/>
              </w:rPr>
              <w:fldChar w:fldCharType="begin"/>
            </w:r>
            <w:r w:rsidRPr="00ED21DA">
              <w:rPr>
                <w:webHidden/>
              </w:rPr>
              <w:instrText xml:space="preserve"> PAGEREF _Toc199480620 \h </w:instrText>
            </w:r>
            <w:r w:rsidRPr="00ED21DA">
              <w:rPr>
                <w:webHidden/>
              </w:rPr>
            </w:r>
            <w:r w:rsidRPr="00ED21DA">
              <w:rPr>
                <w:webHidden/>
              </w:rPr>
              <w:fldChar w:fldCharType="separate"/>
            </w:r>
            <w:r w:rsidRPr="00ED21DA">
              <w:rPr>
                <w:webHidden/>
              </w:rPr>
              <w:t>15</w:t>
            </w:r>
            <w:r w:rsidRPr="00ED21DA">
              <w:rPr>
                <w:webHidden/>
              </w:rPr>
              <w:fldChar w:fldCharType="end"/>
            </w:r>
          </w:hyperlink>
        </w:p>
        <w:p w14:paraId="68ED7E6A" w14:textId="6E5F554D"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1" w:history="1">
            <w:r w:rsidRPr="00ED21DA">
              <w:rPr>
                <w:rStyle w:val="Hyperlink"/>
                <w:rFonts w:ascii="Times New Roman" w:hAnsi="Times New Roman" w:cs="Times New Roman"/>
                <w:b/>
                <w:bCs/>
              </w:rPr>
              <w:t>1.6 Memory and foraging behaviour</w:t>
            </w:r>
            <w:r w:rsidRPr="00ED21DA">
              <w:rPr>
                <w:webHidden/>
              </w:rPr>
              <w:tab/>
            </w:r>
            <w:r w:rsidRPr="00ED21DA">
              <w:rPr>
                <w:webHidden/>
              </w:rPr>
              <w:fldChar w:fldCharType="begin"/>
            </w:r>
            <w:r w:rsidRPr="00ED21DA">
              <w:rPr>
                <w:webHidden/>
              </w:rPr>
              <w:instrText xml:space="preserve"> PAGEREF _Toc199480621 \h </w:instrText>
            </w:r>
            <w:r w:rsidRPr="00ED21DA">
              <w:rPr>
                <w:webHidden/>
              </w:rPr>
            </w:r>
            <w:r w:rsidRPr="00ED21DA">
              <w:rPr>
                <w:webHidden/>
              </w:rPr>
              <w:fldChar w:fldCharType="separate"/>
            </w:r>
            <w:r w:rsidRPr="00ED21DA">
              <w:rPr>
                <w:webHidden/>
              </w:rPr>
              <w:t>16</w:t>
            </w:r>
            <w:r w:rsidRPr="00ED21DA">
              <w:rPr>
                <w:webHidden/>
              </w:rPr>
              <w:fldChar w:fldCharType="end"/>
            </w:r>
          </w:hyperlink>
        </w:p>
        <w:p w14:paraId="7A178C9C" w14:textId="39BB346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2" w:history="1">
            <w:r w:rsidRPr="00ED21DA">
              <w:rPr>
                <w:rStyle w:val="Hyperlink"/>
                <w:rFonts w:ascii="Times New Roman" w:hAnsi="Times New Roman" w:cs="Times New Roman"/>
                <w:b/>
                <w:bCs/>
              </w:rPr>
              <w:t>1.7 Foraging ecology and conservation implications</w:t>
            </w:r>
            <w:r w:rsidRPr="00ED21DA">
              <w:rPr>
                <w:webHidden/>
              </w:rPr>
              <w:tab/>
            </w:r>
            <w:r w:rsidRPr="00ED21DA">
              <w:rPr>
                <w:webHidden/>
              </w:rPr>
              <w:fldChar w:fldCharType="begin"/>
            </w:r>
            <w:r w:rsidRPr="00ED21DA">
              <w:rPr>
                <w:webHidden/>
              </w:rPr>
              <w:instrText xml:space="preserve"> PAGEREF _Toc199480622 \h </w:instrText>
            </w:r>
            <w:r w:rsidRPr="00ED21DA">
              <w:rPr>
                <w:webHidden/>
              </w:rPr>
            </w:r>
            <w:r w:rsidRPr="00ED21DA">
              <w:rPr>
                <w:webHidden/>
              </w:rPr>
              <w:fldChar w:fldCharType="separate"/>
            </w:r>
            <w:r w:rsidRPr="00ED21DA">
              <w:rPr>
                <w:webHidden/>
              </w:rPr>
              <w:t>17</w:t>
            </w:r>
            <w:r w:rsidRPr="00ED21DA">
              <w:rPr>
                <w:webHidden/>
              </w:rPr>
              <w:fldChar w:fldCharType="end"/>
            </w:r>
          </w:hyperlink>
        </w:p>
        <w:p w14:paraId="747A3049" w14:textId="68AD73D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3" w:history="1">
            <w:r w:rsidRPr="00ED21DA">
              <w:rPr>
                <w:rStyle w:val="Hyperlink"/>
                <w:rFonts w:ascii="Times New Roman" w:hAnsi="Times New Roman" w:cs="Times New Roman"/>
                <w:b/>
                <w:bCs/>
              </w:rPr>
              <w:t>1.8 Knowledge gaps and future directions</w:t>
            </w:r>
            <w:r w:rsidRPr="00ED21DA">
              <w:rPr>
                <w:webHidden/>
              </w:rPr>
              <w:tab/>
            </w:r>
            <w:r w:rsidRPr="00ED21DA">
              <w:rPr>
                <w:webHidden/>
              </w:rPr>
              <w:fldChar w:fldCharType="begin"/>
            </w:r>
            <w:r w:rsidRPr="00ED21DA">
              <w:rPr>
                <w:webHidden/>
              </w:rPr>
              <w:instrText xml:space="preserve"> PAGEREF _Toc199480623 \h </w:instrText>
            </w:r>
            <w:r w:rsidRPr="00ED21DA">
              <w:rPr>
                <w:webHidden/>
              </w:rPr>
            </w:r>
            <w:r w:rsidRPr="00ED21DA">
              <w:rPr>
                <w:webHidden/>
              </w:rPr>
              <w:fldChar w:fldCharType="separate"/>
            </w:r>
            <w:r w:rsidRPr="00ED21DA">
              <w:rPr>
                <w:webHidden/>
              </w:rPr>
              <w:t>18</w:t>
            </w:r>
            <w:r w:rsidRPr="00ED21DA">
              <w:rPr>
                <w:webHidden/>
              </w:rPr>
              <w:fldChar w:fldCharType="end"/>
            </w:r>
          </w:hyperlink>
        </w:p>
        <w:p w14:paraId="0E9B44DA" w14:textId="0FE28697"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4" w:history="1">
            <w:r w:rsidRPr="00ED21DA">
              <w:rPr>
                <w:rStyle w:val="Hyperlink"/>
                <w:rFonts w:ascii="Times New Roman" w:hAnsi="Times New Roman" w:cs="Times New Roman"/>
                <w:b/>
                <w:bCs/>
              </w:rPr>
              <w:t>1.9 Thesis aims and structure</w:t>
            </w:r>
            <w:r w:rsidRPr="00ED21DA">
              <w:rPr>
                <w:webHidden/>
              </w:rPr>
              <w:tab/>
            </w:r>
            <w:r w:rsidRPr="00ED21DA">
              <w:rPr>
                <w:webHidden/>
              </w:rPr>
              <w:fldChar w:fldCharType="begin"/>
            </w:r>
            <w:r w:rsidRPr="00ED21DA">
              <w:rPr>
                <w:webHidden/>
              </w:rPr>
              <w:instrText xml:space="preserve"> PAGEREF _Toc199480624 \h </w:instrText>
            </w:r>
            <w:r w:rsidRPr="00ED21DA">
              <w:rPr>
                <w:webHidden/>
              </w:rPr>
            </w:r>
            <w:r w:rsidRPr="00ED21DA">
              <w:rPr>
                <w:webHidden/>
              </w:rPr>
              <w:fldChar w:fldCharType="separate"/>
            </w:r>
            <w:r w:rsidRPr="00ED21DA">
              <w:rPr>
                <w:webHidden/>
              </w:rPr>
              <w:t>19</w:t>
            </w:r>
            <w:r w:rsidRPr="00ED21DA">
              <w:rPr>
                <w:webHidden/>
              </w:rPr>
              <w:fldChar w:fldCharType="end"/>
            </w:r>
          </w:hyperlink>
        </w:p>
        <w:p w14:paraId="75AD1B0F" w14:textId="66E534E4"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25" w:history="1">
            <w:r w:rsidRPr="00ED21DA">
              <w:rPr>
                <w:rStyle w:val="Hyperlink"/>
                <w:rFonts w:ascii="Times New Roman" w:hAnsi="Times New Roman" w:cs="Times New Roman"/>
                <w:b/>
                <w:bCs/>
              </w:rPr>
              <w:t>Chapter 2: Sharing is caring - The evolution of communal roosting behaviour in birds</w:t>
            </w:r>
            <w:r w:rsidRPr="00ED21DA">
              <w:rPr>
                <w:webHidden/>
              </w:rPr>
              <w:tab/>
            </w:r>
            <w:r w:rsidRPr="00ED21DA">
              <w:rPr>
                <w:webHidden/>
              </w:rPr>
              <w:fldChar w:fldCharType="begin"/>
            </w:r>
            <w:r w:rsidRPr="00ED21DA">
              <w:rPr>
                <w:webHidden/>
              </w:rPr>
              <w:instrText xml:space="preserve"> PAGEREF _Toc199480625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CF413AD" w14:textId="46F85C7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6" w:history="1">
            <w:r w:rsidRPr="00ED21DA">
              <w:rPr>
                <w:rStyle w:val="Hyperlink"/>
                <w:rFonts w:ascii="Times New Roman" w:hAnsi="Times New Roman" w:cs="Times New Roman"/>
                <w:b/>
                <w:bCs/>
              </w:rPr>
              <w:t>2.1 Introduction</w:t>
            </w:r>
            <w:r w:rsidRPr="00ED21DA">
              <w:rPr>
                <w:webHidden/>
              </w:rPr>
              <w:tab/>
            </w:r>
            <w:r w:rsidRPr="00ED21DA">
              <w:rPr>
                <w:webHidden/>
              </w:rPr>
              <w:fldChar w:fldCharType="begin"/>
            </w:r>
            <w:r w:rsidRPr="00ED21DA">
              <w:rPr>
                <w:webHidden/>
              </w:rPr>
              <w:instrText xml:space="preserve"> PAGEREF _Toc199480626 \h </w:instrText>
            </w:r>
            <w:r w:rsidRPr="00ED21DA">
              <w:rPr>
                <w:webHidden/>
              </w:rPr>
            </w:r>
            <w:r w:rsidRPr="00ED21DA">
              <w:rPr>
                <w:webHidden/>
              </w:rPr>
              <w:fldChar w:fldCharType="separate"/>
            </w:r>
            <w:r w:rsidRPr="00ED21DA">
              <w:rPr>
                <w:webHidden/>
              </w:rPr>
              <w:t>20</w:t>
            </w:r>
            <w:r w:rsidRPr="00ED21DA">
              <w:rPr>
                <w:webHidden/>
              </w:rPr>
              <w:fldChar w:fldCharType="end"/>
            </w:r>
          </w:hyperlink>
        </w:p>
        <w:p w14:paraId="0AA385D4" w14:textId="3F4BC57C"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27" w:history="1">
            <w:r w:rsidRPr="00ED21DA">
              <w:rPr>
                <w:rStyle w:val="Hyperlink"/>
                <w:rFonts w:ascii="Times New Roman" w:hAnsi="Times New Roman" w:cs="Times New Roman"/>
                <w:b/>
                <w:bCs/>
              </w:rPr>
              <w:t>2.2 Methods</w:t>
            </w:r>
            <w:r w:rsidRPr="00ED21DA">
              <w:rPr>
                <w:webHidden/>
              </w:rPr>
              <w:tab/>
            </w:r>
            <w:r w:rsidRPr="00ED21DA">
              <w:rPr>
                <w:webHidden/>
              </w:rPr>
              <w:fldChar w:fldCharType="begin"/>
            </w:r>
            <w:r w:rsidRPr="00ED21DA">
              <w:rPr>
                <w:webHidden/>
              </w:rPr>
              <w:instrText xml:space="preserve"> PAGEREF _Toc199480627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3E51CF69" w14:textId="3F43C8F9" w:rsidR="00193919" w:rsidRPr="00ED21DA" w:rsidRDefault="00193919">
          <w:pPr>
            <w:pStyle w:val="TOC3"/>
            <w:tabs>
              <w:tab w:val="right" w:leader="dot" w:pos="9350"/>
            </w:tabs>
          </w:pPr>
          <w:hyperlink w:anchor="_Toc199480628" w:history="1">
            <w:r w:rsidRPr="00ED21DA">
              <w:rPr>
                <w:rStyle w:val="Hyperlink"/>
                <w:rFonts w:ascii="Times New Roman" w:eastAsia="SimSun" w:hAnsi="Times New Roman" w:cs="Times New Roman"/>
                <w:b/>
              </w:rPr>
              <w:t>2.2.1 Biological variables</w:t>
            </w:r>
            <w:r w:rsidRPr="00ED21DA">
              <w:rPr>
                <w:webHidden/>
              </w:rPr>
              <w:tab/>
            </w:r>
            <w:r w:rsidRPr="00ED21DA">
              <w:rPr>
                <w:webHidden/>
              </w:rPr>
              <w:fldChar w:fldCharType="begin"/>
            </w:r>
            <w:r w:rsidRPr="00ED21DA">
              <w:rPr>
                <w:webHidden/>
              </w:rPr>
              <w:instrText xml:space="preserve"> PAGEREF _Toc199480628 \h </w:instrText>
            </w:r>
            <w:r w:rsidRPr="00ED21DA">
              <w:rPr>
                <w:webHidden/>
              </w:rPr>
            </w:r>
            <w:r w:rsidRPr="00ED21DA">
              <w:rPr>
                <w:webHidden/>
              </w:rPr>
              <w:fldChar w:fldCharType="separate"/>
            </w:r>
            <w:r w:rsidRPr="00ED21DA">
              <w:rPr>
                <w:webHidden/>
              </w:rPr>
              <w:t>23</w:t>
            </w:r>
            <w:r w:rsidRPr="00ED21DA">
              <w:rPr>
                <w:webHidden/>
              </w:rPr>
              <w:fldChar w:fldCharType="end"/>
            </w:r>
          </w:hyperlink>
        </w:p>
        <w:p w14:paraId="638ECE3A" w14:textId="5AE6BC61" w:rsidR="00193919" w:rsidRPr="00ED21DA" w:rsidRDefault="00193919">
          <w:pPr>
            <w:pStyle w:val="TOC3"/>
            <w:tabs>
              <w:tab w:val="right" w:leader="dot" w:pos="9350"/>
            </w:tabs>
          </w:pPr>
          <w:hyperlink w:anchor="_Toc199480629" w:history="1">
            <w:r w:rsidRPr="00ED21DA">
              <w:rPr>
                <w:rStyle w:val="Hyperlink"/>
                <w:rFonts w:ascii="Times New Roman" w:eastAsia="SimSun" w:hAnsi="Times New Roman" w:cs="Times New Roman"/>
                <w:b/>
              </w:rPr>
              <w:t>2.2.2 Communal roosting behaviour</w:t>
            </w:r>
            <w:r w:rsidRPr="00ED21DA">
              <w:rPr>
                <w:webHidden/>
              </w:rPr>
              <w:tab/>
            </w:r>
            <w:r w:rsidRPr="00ED21DA">
              <w:rPr>
                <w:webHidden/>
              </w:rPr>
              <w:fldChar w:fldCharType="begin"/>
            </w:r>
            <w:r w:rsidRPr="00ED21DA">
              <w:rPr>
                <w:webHidden/>
              </w:rPr>
              <w:instrText xml:space="preserve"> PAGEREF _Toc199480629 \h </w:instrText>
            </w:r>
            <w:r w:rsidRPr="00ED21DA">
              <w:rPr>
                <w:webHidden/>
              </w:rPr>
            </w:r>
            <w:r w:rsidRPr="00ED21DA">
              <w:rPr>
                <w:webHidden/>
              </w:rPr>
              <w:fldChar w:fldCharType="separate"/>
            </w:r>
            <w:r w:rsidRPr="00ED21DA">
              <w:rPr>
                <w:webHidden/>
              </w:rPr>
              <w:t>24</w:t>
            </w:r>
            <w:r w:rsidRPr="00ED21DA">
              <w:rPr>
                <w:webHidden/>
              </w:rPr>
              <w:fldChar w:fldCharType="end"/>
            </w:r>
          </w:hyperlink>
        </w:p>
        <w:p w14:paraId="788A742A" w14:textId="01933977" w:rsidR="00193919" w:rsidRPr="00ED21DA" w:rsidRDefault="00193919">
          <w:pPr>
            <w:pStyle w:val="TOC3"/>
            <w:tabs>
              <w:tab w:val="right" w:leader="dot" w:pos="9350"/>
            </w:tabs>
          </w:pPr>
          <w:hyperlink w:anchor="_Toc199480630" w:history="1">
            <w:r w:rsidRPr="00ED21DA">
              <w:rPr>
                <w:rStyle w:val="Hyperlink"/>
                <w:rFonts w:ascii="Times New Roman" w:eastAsia="SimSun" w:hAnsi="Times New Roman" w:cs="Times New Roman"/>
                <w:b/>
              </w:rPr>
              <w:t>2.2.3 Phylogenetic data</w:t>
            </w:r>
            <w:r w:rsidRPr="00ED21DA">
              <w:rPr>
                <w:webHidden/>
              </w:rPr>
              <w:tab/>
            </w:r>
            <w:r w:rsidRPr="00ED21DA">
              <w:rPr>
                <w:webHidden/>
              </w:rPr>
              <w:fldChar w:fldCharType="begin"/>
            </w:r>
            <w:r w:rsidRPr="00ED21DA">
              <w:rPr>
                <w:webHidden/>
              </w:rPr>
              <w:instrText xml:space="preserve"> PAGEREF _Toc199480630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72975B14" w14:textId="73C2A76A" w:rsidR="00193919" w:rsidRPr="00ED21DA" w:rsidRDefault="00193919">
          <w:pPr>
            <w:pStyle w:val="TOC3"/>
            <w:tabs>
              <w:tab w:val="right" w:leader="dot" w:pos="9350"/>
            </w:tabs>
          </w:pPr>
          <w:hyperlink w:anchor="_Toc199480631" w:history="1">
            <w:r w:rsidRPr="00ED21DA">
              <w:rPr>
                <w:rStyle w:val="Hyperlink"/>
                <w:rFonts w:ascii="Times New Roman" w:hAnsi="Times New Roman" w:cs="Times New Roman"/>
                <w:b/>
                <w:bCs/>
              </w:rPr>
              <w:t>2.2.4 Statistical analyses</w:t>
            </w:r>
            <w:r w:rsidRPr="00ED21DA">
              <w:rPr>
                <w:webHidden/>
              </w:rPr>
              <w:tab/>
            </w:r>
            <w:r w:rsidRPr="00ED21DA">
              <w:rPr>
                <w:webHidden/>
              </w:rPr>
              <w:fldChar w:fldCharType="begin"/>
            </w:r>
            <w:r w:rsidRPr="00ED21DA">
              <w:rPr>
                <w:webHidden/>
              </w:rPr>
              <w:instrText xml:space="preserve"> PAGEREF _Toc199480631 \h </w:instrText>
            </w:r>
            <w:r w:rsidRPr="00ED21DA">
              <w:rPr>
                <w:webHidden/>
              </w:rPr>
            </w:r>
            <w:r w:rsidRPr="00ED21DA">
              <w:rPr>
                <w:webHidden/>
              </w:rPr>
              <w:fldChar w:fldCharType="separate"/>
            </w:r>
            <w:r w:rsidRPr="00ED21DA">
              <w:rPr>
                <w:webHidden/>
              </w:rPr>
              <w:t>26</w:t>
            </w:r>
            <w:r w:rsidRPr="00ED21DA">
              <w:rPr>
                <w:webHidden/>
              </w:rPr>
              <w:fldChar w:fldCharType="end"/>
            </w:r>
          </w:hyperlink>
        </w:p>
        <w:p w14:paraId="338DF6CB" w14:textId="6D6E2220"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2" w:history="1">
            <w:r w:rsidRPr="00ED21DA">
              <w:rPr>
                <w:rStyle w:val="Hyperlink"/>
                <w:rFonts w:ascii="Times New Roman" w:hAnsi="Times New Roman" w:cs="Times New Roman"/>
                <w:b/>
                <w:bCs/>
              </w:rPr>
              <w:t>2.3 Results</w:t>
            </w:r>
            <w:r w:rsidRPr="00ED21DA">
              <w:rPr>
                <w:webHidden/>
              </w:rPr>
              <w:tab/>
            </w:r>
            <w:r w:rsidRPr="00ED21DA">
              <w:rPr>
                <w:webHidden/>
              </w:rPr>
              <w:fldChar w:fldCharType="begin"/>
            </w:r>
            <w:r w:rsidRPr="00ED21DA">
              <w:rPr>
                <w:webHidden/>
              </w:rPr>
              <w:instrText xml:space="preserve"> PAGEREF _Toc199480632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68418C35" w14:textId="2BD9B90A" w:rsidR="00193919" w:rsidRPr="00ED21DA" w:rsidRDefault="00193919">
          <w:pPr>
            <w:pStyle w:val="TOC3"/>
            <w:tabs>
              <w:tab w:val="right" w:leader="dot" w:pos="9350"/>
            </w:tabs>
          </w:pPr>
          <w:hyperlink w:anchor="_Toc199480633" w:history="1">
            <w:r w:rsidRPr="00ED21DA">
              <w:rPr>
                <w:rStyle w:val="Hyperlink"/>
                <w:rFonts w:ascii="Times New Roman" w:eastAsia="SimSun" w:hAnsi="Times New Roman" w:cs="Times New Roman"/>
                <w:b/>
              </w:rPr>
              <w:t>2.3.1 The distribution of Communal Roosting</w:t>
            </w:r>
            <w:r w:rsidRPr="00ED21DA">
              <w:rPr>
                <w:webHidden/>
              </w:rPr>
              <w:tab/>
            </w:r>
            <w:r w:rsidRPr="00ED21DA">
              <w:rPr>
                <w:webHidden/>
              </w:rPr>
              <w:fldChar w:fldCharType="begin"/>
            </w:r>
            <w:r w:rsidRPr="00ED21DA">
              <w:rPr>
                <w:webHidden/>
              </w:rPr>
              <w:instrText xml:space="preserve"> PAGEREF _Toc199480633 \h </w:instrText>
            </w:r>
            <w:r w:rsidRPr="00ED21DA">
              <w:rPr>
                <w:webHidden/>
              </w:rPr>
            </w:r>
            <w:r w:rsidRPr="00ED21DA">
              <w:rPr>
                <w:webHidden/>
              </w:rPr>
              <w:fldChar w:fldCharType="separate"/>
            </w:r>
            <w:r w:rsidRPr="00ED21DA">
              <w:rPr>
                <w:webHidden/>
              </w:rPr>
              <w:t>27</w:t>
            </w:r>
            <w:r w:rsidRPr="00ED21DA">
              <w:rPr>
                <w:webHidden/>
              </w:rPr>
              <w:fldChar w:fldCharType="end"/>
            </w:r>
          </w:hyperlink>
        </w:p>
        <w:p w14:paraId="35ACAB84" w14:textId="40FEC18E" w:rsidR="00193919" w:rsidRPr="00ED21DA" w:rsidRDefault="00193919">
          <w:pPr>
            <w:pStyle w:val="TOC3"/>
            <w:tabs>
              <w:tab w:val="right" w:leader="dot" w:pos="9350"/>
            </w:tabs>
          </w:pPr>
          <w:hyperlink w:anchor="_Toc199480634" w:history="1">
            <w:r w:rsidRPr="00ED21DA">
              <w:rPr>
                <w:rStyle w:val="Hyperlink"/>
                <w:rFonts w:ascii="Times New Roman" w:eastAsia="SimSun" w:hAnsi="Times New Roman" w:cs="Times New Roman"/>
                <w:b/>
              </w:rPr>
              <w:t>2.3.3 Biological variables and CRB</w:t>
            </w:r>
            <w:r w:rsidRPr="00ED21DA">
              <w:rPr>
                <w:webHidden/>
              </w:rPr>
              <w:tab/>
            </w:r>
            <w:r w:rsidRPr="00ED21DA">
              <w:rPr>
                <w:webHidden/>
              </w:rPr>
              <w:fldChar w:fldCharType="begin"/>
            </w:r>
            <w:r w:rsidRPr="00ED21DA">
              <w:rPr>
                <w:webHidden/>
              </w:rPr>
              <w:instrText xml:space="preserve"> PAGEREF _Toc199480634 \h </w:instrText>
            </w:r>
            <w:r w:rsidRPr="00ED21DA">
              <w:rPr>
                <w:webHidden/>
              </w:rPr>
            </w:r>
            <w:r w:rsidRPr="00ED21DA">
              <w:rPr>
                <w:webHidden/>
              </w:rPr>
              <w:fldChar w:fldCharType="separate"/>
            </w:r>
            <w:r w:rsidRPr="00ED21DA">
              <w:rPr>
                <w:webHidden/>
              </w:rPr>
              <w:t>28</w:t>
            </w:r>
            <w:r w:rsidRPr="00ED21DA">
              <w:rPr>
                <w:webHidden/>
              </w:rPr>
              <w:fldChar w:fldCharType="end"/>
            </w:r>
          </w:hyperlink>
        </w:p>
        <w:p w14:paraId="3C3CADC3" w14:textId="221F967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35" w:history="1">
            <w:r w:rsidRPr="00ED21DA">
              <w:rPr>
                <w:rStyle w:val="Hyperlink"/>
                <w:rFonts w:ascii="Times New Roman" w:hAnsi="Times New Roman" w:cs="Times New Roman"/>
                <w:b/>
                <w:bCs/>
              </w:rPr>
              <w:t xml:space="preserve">2.4 Discussion </w:t>
            </w:r>
            <w:r w:rsidRPr="00ED21DA">
              <w:rPr>
                <w:webHidden/>
              </w:rPr>
              <w:tab/>
            </w:r>
            <w:r w:rsidRPr="00ED21DA">
              <w:rPr>
                <w:webHidden/>
              </w:rPr>
              <w:fldChar w:fldCharType="begin"/>
            </w:r>
            <w:r w:rsidRPr="00ED21DA">
              <w:rPr>
                <w:webHidden/>
              </w:rPr>
              <w:instrText xml:space="preserve"> PAGEREF _Toc199480635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7EE2DE43" w14:textId="76445D54" w:rsidR="00193919" w:rsidRPr="00ED21DA" w:rsidRDefault="00193919">
          <w:pPr>
            <w:pStyle w:val="TOC3"/>
            <w:tabs>
              <w:tab w:val="right" w:leader="dot" w:pos="9350"/>
            </w:tabs>
          </w:pPr>
          <w:hyperlink w:anchor="_Toc199480636" w:history="1">
            <w:r w:rsidRPr="00ED21DA">
              <w:rPr>
                <w:rStyle w:val="Hyperlink"/>
                <w:rFonts w:ascii="Times New Roman" w:eastAsia="SimSun" w:hAnsi="Times New Roman" w:cs="Times New Roman"/>
                <w:b/>
              </w:rPr>
              <w:t>2.4.1 Hand Wing Index and Communal Roosting Behaviour</w:t>
            </w:r>
            <w:r w:rsidRPr="00ED21DA">
              <w:rPr>
                <w:webHidden/>
              </w:rPr>
              <w:tab/>
            </w:r>
            <w:r w:rsidRPr="00ED21DA">
              <w:rPr>
                <w:webHidden/>
              </w:rPr>
              <w:fldChar w:fldCharType="begin"/>
            </w:r>
            <w:r w:rsidRPr="00ED21DA">
              <w:rPr>
                <w:webHidden/>
              </w:rPr>
              <w:instrText xml:space="preserve"> PAGEREF _Toc199480636 \h </w:instrText>
            </w:r>
            <w:r w:rsidRPr="00ED21DA">
              <w:rPr>
                <w:webHidden/>
              </w:rPr>
            </w:r>
            <w:r w:rsidRPr="00ED21DA">
              <w:rPr>
                <w:webHidden/>
              </w:rPr>
              <w:fldChar w:fldCharType="separate"/>
            </w:r>
            <w:r w:rsidRPr="00ED21DA">
              <w:rPr>
                <w:webHidden/>
              </w:rPr>
              <w:t>33</w:t>
            </w:r>
            <w:r w:rsidRPr="00ED21DA">
              <w:rPr>
                <w:webHidden/>
              </w:rPr>
              <w:fldChar w:fldCharType="end"/>
            </w:r>
          </w:hyperlink>
        </w:p>
        <w:p w14:paraId="6075BB08" w14:textId="77EB3D8E" w:rsidR="00193919" w:rsidRPr="00ED21DA" w:rsidRDefault="00193919">
          <w:pPr>
            <w:pStyle w:val="TOC3"/>
            <w:tabs>
              <w:tab w:val="right" w:leader="dot" w:pos="9350"/>
            </w:tabs>
          </w:pPr>
          <w:hyperlink w:anchor="_Toc199480637" w:history="1">
            <w:r w:rsidRPr="00ED21DA">
              <w:rPr>
                <w:rStyle w:val="Hyperlink"/>
                <w:rFonts w:ascii="Times New Roman" w:eastAsia="SimSun" w:hAnsi="Times New Roman" w:cs="Times New Roman"/>
                <w:b/>
              </w:rPr>
              <w:t>2.4.2 Mass and Communal Roosting Behaviour</w:t>
            </w:r>
            <w:r w:rsidRPr="00ED21DA">
              <w:rPr>
                <w:webHidden/>
              </w:rPr>
              <w:tab/>
            </w:r>
            <w:r w:rsidRPr="00ED21DA">
              <w:rPr>
                <w:webHidden/>
              </w:rPr>
              <w:fldChar w:fldCharType="begin"/>
            </w:r>
            <w:r w:rsidRPr="00ED21DA">
              <w:rPr>
                <w:webHidden/>
              </w:rPr>
              <w:instrText xml:space="preserve"> PAGEREF _Toc199480637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1F950424" w14:textId="6243F9F4" w:rsidR="00193919" w:rsidRPr="00ED21DA" w:rsidRDefault="00193919">
          <w:pPr>
            <w:pStyle w:val="TOC3"/>
            <w:tabs>
              <w:tab w:val="right" w:leader="dot" w:pos="9350"/>
            </w:tabs>
          </w:pPr>
          <w:hyperlink w:anchor="_Toc199480638" w:history="1">
            <w:r w:rsidRPr="00ED21DA">
              <w:rPr>
                <w:rStyle w:val="Hyperlink"/>
                <w:rFonts w:ascii="Times New Roman" w:eastAsia="SimSun" w:hAnsi="Times New Roman" w:cs="Times New Roman"/>
                <w:b/>
              </w:rPr>
              <w:t>2.4.3 Trophic level and Communal Roosting Behaviour</w:t>
            </w:r>
            <w:r w:rsidRPr="00ED21DA">
              <w:rPr>
                <w:webHidden/>
              </w:rPr>
              <w:tab/>
            </w:r>
            <w:r w:rsidRPr="00ED21DA">
              <w:rPr>
                <w:webHidden/>
              </w:rPr>
              <w:fldChar w:fldCharType="begin"/>
            </w:r>
            <w:r w:rsidRPr="00ED21DA">
              <w:rPr>
                <w:webHidden/>
              </w:rPr>
              <w:instrText xml:space="preserve"> PAGEREF _Toc199480638 \h </w:instrText>
            </w:r>
            <w:r w:rsidRPr="00ED21DA">
              <w:rPr>
                <w:webHidden/>
              </w:rPr>
            </w:r>
            <w:r w:rsidRPr="00ED21DA">
              <w:rPr>
                <w:webHidden/>
              </w:rPr>
              <w:fldChar w:fldCharType="separate"/>
            </w:r>
            <w:r w:rsidRPr="00ED21DA">
              <w:rPr>
                <w:webHidden/>
              </w:rPr>
              <w:t>34</w:t>
            </w:r>
            <w:r w:rsidRPr="00ED21DA">
              <w:rPr>
                <w:webHidden/>
              </w:rPr>
              <w:fldChar w:fldCharType="end"/>
            </w:r>
          </w:hyperlink>
        </w:p>
        <w:p w14:paraId="32CC9193" w14:textId="7457A5EC" w:rsidR="00193919" w:rsidRPr="00ED21DA" w:rsidRDefault="00193919">
          <w:pPr>
            <w:pStyle w:val="TOC3"/>
            <w:tabs>
              <w:tab w:val="right" w:leader="dot" w:pos="9350"/>
            </w:tabs>
          </w:pPr>
          <w:hyperlink w:anchor="_Toc199480639" w:history="1">
            <w:r w:rsidRPr="00ED21DA">
              <w:rPr>
                <w:rStyle w:val="Hyperlink"/>
                <w:rFonts w:ascii="Times New Roman" w:eastAsia="SimSun" w:hAnsi="Times New Roman" w:cs="Times New Roman"/>
                <w:b/>
              </w:rPr>
              <w:t>2.4.4. Brain size and Communal Roosting Behaviour</w:t>
            </w:r>
            <w:r w:rsidRPr="00ED21DA">
              <w:rPr>
                <w:webHidden/>
              </w:rPr>
              <w:tab/>
            </w:r>
            <w:r w:rsidRPr="00ED21DA">
              <w:rPr>
                <w:webHidden/>
              </w:rPr>
              <w:fldChar w:fldCharType="begin"/>
            </w:r>
            <w:r w:rsidRPr="00ED21DA">
              <w:rPr>
                <w:webHidden/>
              </w:rPr>
              <w:instrText xml:space="preserve"> PAGEREF _Toc199480639 \h </w:instrText>
            </w:r>
            <w:r w:rsidRPr="00ED21DA">
              <w:rPr>
                <w:webHidden/>
              </w:rPr>
            </w:r>
            <w:r w:rsidRPr="00ED21DA">
              <w:rPr>
                <w:webHidden/>
              </w:rPr>
              <w:fldChar w:fldCharType="separate"/>
            </w:r>
            <w:r w:rsidRPr="00ED21DA">
              <w:rPr>
                <w:webHidden/>
              </w:rPr>
              <w:t>35</w:t>
            </w:r>
            <w:r w:rsidRPr="00ED21DA">
              <w:rPr>
                <w:webHidden/>
              </w:rPr>
              <w:fldChar w:fldCharType="end"/>
            </w:r>
          </w:hyperlink>
        </w:p>
        <w:p w14:paraId="6CF98C97" w14:textId="51FB8151" w:rsidR="00193919" w:rsidRPr="00ED21DA" w:rsidRDefault="00193919">
          <w:pPr>
            <w:pStyle w:val="TOC3"/>
            <w:tabs>
              <w:tab w:val="right" w:leader="dot" w:pos="9350"/>
            </w:tabs>
          </w:pPr>
          <w:hyperlink w:anchor="_Toc199480640" w:history="1">
            <w:r w:rsidRPr="00ED21DA">
              <w:rPr>
                <w:rStyle w:val="Hyperlink"/>
                <w:rFonts w:ascii="Times New Roman" w:eastAsia="SimSun" w:hAnsi="Times New Roman" w:cs="Times New Roman"/>
                <w:b/>
              </w:rPr>
              <w:t>2.4.5 Alternative predictors: Predictability of food sources and food abundance</w:t>
            </w:r>
            <w:r w:rsidRPr="00ED21DA">
              <w:rPr>
                <w:webHidden/>
              </w:rPr>
              <w:tab/>
            </w:r>
            <w:r w:rsidRPr="00ED21DA">
              <w:rPr>
                <w:webHidden/>
              </w:rPr>
              <w:fldChar w:fldCharType="begin"/>
            </w:r>
            <w:r w:rsidRPr="00ED21DA">
              <w:rPr>
                <w:webHidden/>
              </w:rPr>
              <w:instrText xml:space="preserve"> PAGEREF _Toc199480640 \h </w:instrText>
            </w:r>
            <w:r w:rsidRPr="00ED21DA">
              <w:rPr>
                <w:webHidden/>
              </w:rPr>
            </w:r>
            <w:r w:rsidRPr="00ED21DA">
              <w:rPr>
                <w:webHidden/>
              </w:rPr>
              <w:fldChar w:fldCharType="separate"/>
            </w:r>
            <w:r w:rsidRPr="00ED21DA">
              <w:rPr>
                <w:webHidden/>
              </w:rPr>
              <w:t>36</w:t>
            </w:r>
            <w:r w:rsidRPr="00ED21DA">
              <w:rPr>
                <w:webHidden/>
              </w:rPr>
              <w:fldChar w:fldCharType="end"/>
            </w:r>
          </w:hyperlink>
        </w:p>
        <w:p w14:paraId="3C93750A" w14:textId="7499526F" w:rsidR="00193919" w:rsidRPr="00ED21DA" w:rsidRDefault="00193919">
          <w:pPr>
            <w:pStyle w:val="TOC3"/>
            <w:tabs>
              <w:tab w:val="right" w:leader="dot" w:pos="9350"/>
            </w:tabs>
          </w:pPr>
          <w:hyperlink w:anchor="_Toc199480641" w:history="1">
            <w:r w:rsidRPr="00ED21DA">
              <w:rPr>
                <w:rStyle w:val="Hyperlink"/>
                <w:rFonts w:ascii="Times New Roman" w:eastAsia="SimSun" w:hAnsi="Times New Roman" w:cs="Times New Roman"/>
                <w:b/>
              </w:rPr>
              <w:t>2.4.6 Limitations</w:t>
            </w:r>
            <w:r w:rsidRPr="00ED21DA">
              <w:rPr>
                <w:webHidden/>
              </w:rPr>
              <w:tab/>
            </w:r>
            <w:r w:rsidRPr="00ED21DA">
              <w:rPr>
                <w:webHidden/>
              </w:rPr>
              <w:fldChar w:fldCharType="begin"/>
            </w:r>
            <w:r w:rsidRPr="00ED21DA">
              <w:rPr>
                <w:webHidden/>
              </w:rPr>
              <w:instrText xml:space="preserve"> PAGEREF _Toc199480641 \h </w:instrText>
            </w:r>
            <w:r w:rsidRPr="00ED21DA">
              <w:rPr>
                <w:webHidden/>
              </w:rPr>
            </w:r>
            <w:r w:rsidRPr="00ED21DA">
              <w:rPr>
                <w:webHidden/>
              </w:rPr>
              <w:fldChar w:fldCharType="separate"/>
            </w:r>
            <w:r w:rsidRPr="00ED21DA">
              <w:rPr>
                <w:webHidden/>
              </w:rPr>
              <w:t>37</w:t>
            </w:r>
            <w:r w:rsidRPr="00ED21DA">
              <w:rPr>
                <w:webHidden/>
              </w:rPr>
              <w:fldChar w:fldCharType="end"/>
            </w:r>
          </w:hyperlink>
        </w:p>
        <w:p w14:paraId="7FFDE7F5" w14:textId="434751F8" w:rsidR="00193919" w:rsidRPr="00ED21DA" w:rsidRDefault="00193919">
          <w:pPr>
            <w:pStyle w:val="TOC3"/>
            <w:tabs>
              <w:tab w:val="right" w:leader="dot" w:pos="9350"/>
            </w:tabs>
          </w:pPr>
          <w:hyperlink w:anchor="_Toc199480642" w:history="1">
            <w:r w:rsidRPr="00ED21DA">
              <w:rPr>
                <w:rStyle w:val="Hyperlink"/>
                <w:rFonts w:ascii="Times New Roman" w:eastAsia="SimSun" w:hAnsi="Times New Roman" w:cs="Times New Roman"/>
                <w:b/>
              </w:rPr>
              <w:t>2.4.7 Future work</w:t>
            </w:r>
            <w:r w:rsidRPr="00ED21DA">
              <w:rPr>
                <w:webHidden/>
              </w:rPr>
              <w:tab/>
            </w:r>
            <w:r w:rsidRPr="00ED21DA">
              <w:rPr>
                <w:webHidden/>
              </w:rPr>
              <w:fldChar w:fldCharType="begin"/>
            </w:r>
            <w:r w:rsidRPr="00ED21DA">
              <w:rPr>
                <w:webHidden/>
              </w:rPr>
              <w:instrText xml:space="preserve"> PAGEREF _Toc199480642 \h </w:instrText>
            </w:r>
            <w:r w:rsidRPr="00ED21DA">
              <w:rPr>
                <w:webHidden/>
              </w:rPr>
            </w:r>
            <w:r w:rsidRPr="00ED21DA">
              <w:rPr>
                <w:webHidden/>
              </w:rPr>
              <w:fldChar w:fldCharType="separate"/>
            </w:r>
            <w:r w:rsidRPr="00ED21DA">
              <w:rPr>
                <w:webHidden/>
              </w:rPr>
              <w:t>39</w:t>
            </w:r>
            <w:r w:rsidRPr="00ED21DA">
              <w:rPr>
                <w:webHidden/>
              </w:rPr>
              <w:fldChar w:fldCharType="end"/>
            </w:r>
          </w:hyperlink>
        </w:p>
        <w:p w14:paraId="4AB88E5A" w14:textId="5311E18E"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3" w:history="1">
            <w:r w:rsidRPr="00ED21DA">
              <w:rPr>
                <w:rStyle w:val="Hyperlink"/>
                <w:rFonts w:ascii="Times New Roman" w:hAnsi="Times New Roman" w:cs="Times New Roman"/>
                <w:b/>
                <w:bCs/>
              </w:rPr>
              <w:t>Chapter 3: The need for ecological studies in social species</w:t>
            </w:r>
            <w:r w:rsidRPr="00ED21DA">
              <w:rPr>
                <w:webHidden/>
              </w:rPr>
              <w:tab/>
            </w:r>
            <w:r w:rsidRPr="00ED21DA">
              <w:rPr>
                <w:webHidden/>
              </w:rPr>
              <w:fldChar w:fldCharType="begin"/>
            </w:r>
            <w:r w:rsidRPr="00ED21DA">
              <w:rPr>
                <w:webHidden/>
              </w:rPr>
              <w:instrText xml:space="preserve"> PAGEREF _Toc199480643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2539DF59" w14:textId="521432D4"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4" w:history="1">
            <w:r w:rsidRPr="00ED21DA">
              <w:rPr>
                <w:rStyle w:val="Hyperlink"/>
                <w:rFonts w:ascii="Times New Roman" w:hAnsi="Times New Roman" w:cs="Times New Roman"/>
                <w:b/>
                <w:bCs/>
              </w:rPr>
              <w:t>3.1 Introduction</w:t>
            </w:r>
            <w:r w:rsidRPr="00ED21DA">
              <w:rPr>
                <w:webHidden/>
              </w:rPr>
              <w:tab/>
            </w:r>
            <w:r w:rsidRPr="00ED21DA">
              <w:rPr>
                <w:webHidden/>
              </w:rPr>
              <w:fldChar w:fldCharType="begin"/>
            </w:r>
            <w:r w:rsidRPr="00ED21DA">
              <w:rPr>
                <w:webHidden/>
              </w:rPr>
              <w:instrText xml:space="preserve"> PAGEREF _Toc199480644 \h </w:instrText>
            </w:r>
            <w:r w:rsidRPr="00ED21DA">
              <w:rPr>
                <w:webHidden/>
              </w:rPr>
            </w:r>
            <w:r w:rsidRPr="00ED21DA">
              <w:rPr>
                <w:webHidden/>
              </w:rPr>
              <w:fldChar w:fldCharType="separate"/>
            </w:r>
            <w:r w:rsidRPr="00ED21DA">
              <w:rPr>
                <w:webHidden/>
              </w:rPr>
              <w:t>41</w:t>
            </w:r>
            <w:r w:rsidRPr="00ED21DA">
              <w:rPr>
                <w:webHidden/>
              </w:rPr>
              <w:fldChar w:fldCharType="end"/>
            </w:r>
          </w:hyperlink>
        </w:p>
        <w:p w14:paraId="383A2C34" w14:textId="461D22E1"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5" w:history="1">
            <w:r w:rsidRPr="00ED21DA">
              <w:rPr>
                <w:rStyle w:val="Hyperlink"/>
                <w:rFonts w:ascii="Times New Roman" w:hAnsi="Times New Roman" w:cs="Times New Roman"/>
                <w:b/>
                <w:bCs/>
              </w:rPr>
              <w:t>3.2 Why vultures?</w:t>
            </w:r>
            <w:r w:rsidRPr="00ED21DA">
              <w:rPr>
                <w:webHidden/>
              </w:rPr>
              <w:tab/>
            </w:r>
            <w:r w:rsidRPr="00ED21DA">
              <w:rPr>
                <w:webHidden/>
              </w:rPr>
              <w:fldChar w:fldCharType="begin"/>
            </w:r>
            <w:r w:rsidRPr="00ED21DA">
              <w:rPr>
                <w:webHidden/>
              </w:rPr>
              <w:instrText xml:space="preserve"> PAGEREF _Toc199480645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2ABE9CAF" w14:textId="544ABEE2"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6" w:history="1">
            <w:r w:rsidRPr="00ED21DA">
              <w:rPr>
                <w:rStyle w:val="Hyperlink"/>
                <w:rFonts w:ascii="Times New Roman" w:hAnsi="Times New Roman" w:cs="Times New Roman"/>
                <w:b/>
                <w:bCs/>
              </w:rPr>
              <w:t>3.3 A note on the Information Center Hypothesis</w:t>
            </w:r>
            <w:r w:rsidRPr="00ED21DA">
              <w:rPr>
                <w:webHidden/>
              </w:rPr>
              <w:tab/>
            </w:r>
            <w:r w:rsidRPr="00ED21DA">
              <w:rPr>
                <w:webHidden/>
              </w:rPr>
              <w:fldChar w:fldCharType="begin"/>
            </w:r>
            <w:r w:rsidRPr="00ED21DA">
              <w:rPr>
                <w:webHidden/>
              </w:rPr>
              <w:instrText xml:space="preserve"> PAGEREF _Toc199480646 \h </w:instrText>
            </w:r>
            <w:r w:rsidRPr="00ED21DA">
              <w:rPr>
                <w:webHidden/>
              </w:rPr>
            </w:r>
            <w:r w:rsidRPr="00ED21DA">
              <w:rPr>
                <w:webHidden/>
              </w:rPr>
              <w:fldChar w:fldCharType="separate"/>
            </w:r>
            <w:r w:rsidRPr="00ED21DA">
              <w:rPr>
                <w:webHidden/>
              </w:rPr>
              <w:t>42</w:t>
            </w:r>
            <w:r w:rsidRPr="00ED21DA">
              <w:rPr>
                <w:webHidden/>
              </w:rPr>
              <w:fldChar w:fldCharType="end"/>
            </w:r>
          </w:hyperlink>
        </w:p>
        <w:p w14:paraId="6D8DBE96" w14:textId="0800E6F8" w:rsidR="00193919" w:rsidRPr="00ED21DA" w:rsidRDefault="00193919">
          <w:pPr>
            <w:pStyle w:val="TOC2"/>
            <w:tabs>
              <w:tab w:val="right" w:leader="dot" w:pos="9350"/>
            </w:tabs>
            <w:rPr>
              <w:rFonts w:eastAsiaTheme="minorEastAsia"/>
              <w:kern w:val="2"/>
              <w:sz w:val="24"/>
              <w:szCs w:val="24"/>
              <w:lang w:eastAsia="en-CA"/>
              <w14:ligatures w14:val="standardContextual"/>
            </w:rPr>
          </w:pPr>
          <w:hyperlink w:anchor="_Toc199480647" w:history="1">
            <w:r w:rsidRPr="00ED21DA">
              <w:rPr>
                <w:rStyle w:val="Hyperlink"/>
                <w:rFonts w:ascii="Times New Roman" w:hAnsi="Times New Roman" w:cs="Times New Roman"/>
                <w:b/>
                <w:bCs/>
              </w:rPr>
              <w:t>3.4 Size matters: The Andean Condor – A peculiar case study</w:t>
            </w:r>
            <w:r w:rsidRPr="00ED21DA">
              <w:rPr>
                <w:webHidden/>
              </w:rPr>
              <w:tab/>
            </w:r>
            <w:r w:rsidRPr="00ED21DA">
              <w:rPr>
                <w:webHidden/>
              </w:rPr>
              <w:fldChar w:fldCharType="begin"/>
            </w:r>
            <w:r w:rsidRPr="00ED21DA">
              <w:rPr>
                <w:webHidden/>
              </w:rPr>
              <w:instrText xml:space="preserve"> PAGEREF _Toc199480647 \h </w:instrText>
            </w:r>
            <w:r w:rsidRPr="00ED21DA">
              <w:rPr>
                <w:webHidden/>
              </w:rPr>
            </w:r>
            <w:r w:rsidRPr="00ED21DA">
              <w:rPr>
                <w:webHidden/>
              </w:rPr>
              <w:fldChar w:fldCharType="separate"/>
            </w:r>
            <w:r w:rsidRPr="00ED21DA">
              <w:rPr>
                <w:webHidden/>
              </w:rPr>
              <w:t>43</w:t>
            </w:r>
            <w:r w:rsidRPr="00ED21DA">
              <w:rPr>
                <w:webHidden/>
              </w:rPr>
              <w:fldChar w:fldCharType="end"/>
            </w:r>
          </w:hyperlink>
        </w:p>
        <w:p w14:paraId="71D57899" w14:textId="70E98230" w:rsidR="00193919" w:rsidRPr="00ED21DA" w:rsidRDefault="00193919">
          <w:pPr>
            <w:pStyle w:val="TOC1"/>
            <w:tabs>
              <w:tab w:val="right" w:leader="dot" w:pos="9350"/>
            </w:tabs>
            <w:rPr>
              <w:rFonts w:eastAsiaTheme="minorEastAsia"/>
              <w:kern w:val="2"/>
              <w:sz w:val="24"/>
              <w:szCs w:val="24"/>
              <w:lang w:eastAsia="en-CA"/>
              <w14:ligatures w14:val="standardContextual"/>
            </w:rPr>
          </w:pPr>
          <w:hyperlink w:anchor="_Toc199480648" w:history="1">
            <w:r w:rsidRPr="00ED21DA">
              <w:rPr>
                <w:rStyle w:val="Hyperlink"/>
                <w:rFonts w:ascii="Times New Roman" w:hAnsi="Times New Roman" w:cs="Times New Roman"/>
                <w:b/>
                <w:bCs/>
              </w:rPr>
              <w:t>Bibliography</w:t>
            </w:r>
            <w:r w:rsidRPr="00ED21DA">
              <w:rPr>
                <w:webHidden/>
              </w:rPr>
              <w:tab/>
            </w:r>
            <w:r w:rsidRPr="00ED21DA">
              <w:rPr>
                <w:webHidden/>
              </w:rPr>
              <w:fldChar w:fldCharType="begin"/>
            </w:r>
            <w:r w:rsidRPr="00ED21DA">
              <w:rPr>
                <w:webHidden/>
              </w:rPr>
              <w:instrText xml:space="preserve"> PAGEREF _Toc199480648 \h </w:instrText>
            </w:r>
            <w:r w:rsidRPr="00ED21DA">
              <w:rPr>
                <w:webHidden/>
              </w:rPr>
            </w:r>
            <w:r w:rsidRPr="00ED21DA">
              <w:rPr>
                <w:webHidden/>
              </w:rPr>
              <w:fldChar w:fldCharType="separate"/>
            </w:r>
            <w:r w:rsidRPr="00ED21DA">
              <w:rPr>
                <w:webHidden/>
              </w:rPr>
              <w:t>44</w:t>
            </w:r>
            <w:r w:rsidRPr="00ED21DA">
              <w:rPr>
                <w:webHidden/>
              </w:rPr>
              <w:fldChar w:fldCharType="end"/>
            </w:r>
          </w:hyperlink>
        </w:p>
        <w:p w14:paraId="6B3052E0" w14:textId="6CDF2A86" w:rsidR="000A44A9" w:rsidRPr="00AD0CC1" w:rsidRDefault="000A44A9" w:rsidP="004F3D74">
          <w:pPr>
            <w:spacing w:line="360" w:lineRule="auto"/>
            <w:jc w:val="both"/>
            <w:rPr>
              <w:rFonts w:ascii="Times New Roman" w:hAnsi="Times New Roman" w:cs="Times New Roman"/>
              <w:sz w:val="24"/>
              <w:szCs w:val="24"/>
            </w:rPr>
          </w:pPr>
          <w:r w:rsidRPr="00AD0CC1">
            <w:rPr>
              <w:rFonts w:ascii="Times New Roman" w:hAnsi="Times New Roman" w:cs="Times New Roman"/>
              <w:b/>
              <w:bCs/>
              <w:sz w:val="24"/>
              <w:szCs w:val="24"/>
            </w:rPr>
            <w:fldChar w:fldCharType="end"/>
          </w:r>
        </w:p>
      </w:sdtContent>
    </w:sdt>
    <w:p w14:paraId="49E16A54" w14:textId="77777777" w:rsidR="004F3D74" w:rsidRPr="00AD0CC1" w:rsidRDefault="004F3D74" w:rsidP="00D70E63">
      <w:pPr>
        <w:spacing w:line="360" w:lineRule="auto"/>
        <w:jc w:val="both"/>
        <w:rPr>
          <w:rFonts w:ascii="Times New Roman" w:hAnsi="Times New Roman" w:cs="Times New Roman"/>
          <w:sz w:val="24"/>
          <w:szCs w:val="24"/>
        </w:rPr>
      </w:pPr>
    </w:p>
    <w:p w14:paraId="754185BB" w14:textId="77777777" w:rsidR="00193919" w:rsidRPr="00AD0CC1" w:rsidRDefault="00193919" w:rsidP="00D70E63">
      <w:pPr>
        <w:spacing w:line="360" w:lineRule="auto"/>
        <w:jc w:val="both"/>
        <w:rPr>
          <w:rFonts w:ascii="Times New Roman" w:hAnsi="Times New Roman" w:cs="Times New Roman"/>
          <w:sz w:val="24"/>
          <w:szCs w:val="24"/>
        </w:rPr>
      </w:pPr>
    </w:p>
    <w:p w14:paraId="6ABBF758" w14:textId="77777777" w:rsidR="00193919" w:rsidRPr="00AD0CC1" w:rsidRDefault="00193919" w:rsidP="00D70E63">
      <w:pPr>
        <w:spacing w:line="360" w:lineRule="auto"/>
        <w:jc w:val="both"/>
        <w:rPr>
          <w:rFonts w:ascii="Times New Roman" w:hAnsi="Times New Roman" w:cs="Times New Roman"/>
          <w:sz w:val="24"/>
          <w:szCs w:val="24"/>
        </w:rPr>
      </w:pPr>
    </w:p>
    <w:p w14:paraId="2F77536D" w14:textId="77777777" w:rsidR="00193919" w:rsidRPr="00AD0CC1" w:rsidRDefault="00193919" w:rsidP="00D70E63">
      <w:pPr>
        <w:spacing w:line="360" w:lineRule="auto"/>
        <w:jc w:val="both"/>
        <w:rPr>
          <w:rFonts w:ascii="Times New Roman" w:hAnsi="Times New Roman" w:cs="Times New Roman"/>
          <w:sz w:val="24"/>
          <w:szCs w:val="24"/>
        </w:rPr>
      </w:pPr>
    </w:p>
    <w:p w14:paraId="426859A9" w14:textId="77777777" w:rsidR="00193919" w:rsidRPr="00AD0CC1" w:rsidRDefault="00193919" w:rsidP="00D70E63">
      <w:pPr>
        <w:spacing w:line="360" w:lineRule="auto"/>
        <w:jc w:val="both"/>
        <w:rPr>
          <w:rFonts w:ascii="Times New Roman" w:hAnsi="Times New Roman" w:cs="Times New Roman"/>
          <w:sz w:val="24"/>
          <w:szCs w:val="24"/>
        </w:rPr>
      </w:pPr>
    </w:p>
    <w:p w14:paraId="2A15E866" w14:textId="77777777" w:rsidR="00193919" w:rsidRPr="00AD0CC1" w:rsidRDefault="00193919" w:rsidP="00D70E63">
      <w:pPr>
        <w:spacing w:line="360" w:lineRule="auto"/>
        <w:jc w:val="both"/>
        <w:rPr>
          <w:rFonts w:ascii="Times New Roman" w:hAnsi="Times New Roman" w:cs="Times New Roman"/>
          <w:sz w:val="24"/>
          <w:szCs w:val="24"/>
        </w:rPr>
      </w:pPr>
    </w:p>
    <w:p w14:paraId="064F1469" w14:textId="77777777" w:rsidR="00193919" w:rsidRPr="00AD0CC1" w:rsidRDefault="00193919" w:rsidP="00D70E63">
      <w:pPr>
        <w:spacing w:line="360" w:lineRule="auto"/>
        <w:jc w:val="both"/>
        <w:rPr>
          <w:rFonts w:ascii="Times New Roman" w:hAnsi="Times New Roman" w:cs="Times New Roman"/>
          <w:sz w:val="24"/>
          <w:szCs w:val="24"/>
        </w:rPr>
      </w:pPr>
    </w:p>
    <w:p w14:paraId="7C928C0E" w14:textId="77777777" w:rsidR="00193919" w:rsidRPr="00AD0CC1" w:rsidRDefault="00193919" w:rsidP="00D70E63">
      <w:pPr>
        <w:spacing w:line="360" w:lineRule="auto"/>
        <w:jc w:val="both"/>
        <w:rPr>
          <w:rFonts w:ascii="Times New Roman" w:hAnsi="Times New Roman" w:cs="Times New Roman"/>
          <w:sz w:val="24"/>
          <w:szCs w:val="24"/>
        </w:rPr>
      </w:pPr>
    </w:p>
    <w:p w14:paraId="2AFCAE5F" w14:textId="77777777" w:rsidR="00193919" w:rsidRPr="00AD0CC1" w:rsidRDefault="00193919" w:rsidP="00D70E63">
      <w:pPr>
        <w:spacing w:line="360" w:lineRule="auto"/>
        <w:jc w:val="both"/>
        <w:rPr>
          <w:rFonts w:ascii="Times New Roman" w:hAnsi="Times New Roman" w:cs="Times New Roman"/>
          <w:sz w:val="24"/>
          <w:szCs w:val="24"/>
        </w:rPr>
      </w:pPr>
    </w:p>
    <w:p w14:paraId="2C9AEB6F" w14:textId="77777777" w:rsidR="00193919" w:rsidRPr="00AD0CC1" w:rsidRDefault="00193919" w:rsidP="00D70E63">
      <w:pPr>
        <w:spacing w:line="360" w:lineRule="auto"/>
        <w:jc w:val="both"/>
        <w:rPr>
          <w:rFonts w:ascii="Times New Roman" w:hAnsi="Times New Roman" w:cs="Times New Roman"/>
          <w:sz w:val="24"/>
          <w:szCs w:val="24"/>
        </w:rPr>
      </w:pPr>
    </w:p>
    <w:p w14:paraId="5FAECD38" w14:textId="77777777" w:rsidR="00193919" w:rsidRPr="00AD0CC1" w:rsidRDefault="00193919" w:rsidP="00D70E63">
      <w:pPr>
        <w:spacing w:line="360" w:lineRule="auto"/>
        <w:jc w:val="both"/>
        <w:rPr>
          <w:rFonts w:ascii="Times New Roman" w:hAnsi="Times New Roman" w:cs="Times New Roman"/>
          <w:sz w:val="24"/>
          <w:szCs w:val="24"/>
        </w:rPr>
      </w:pPr>
    </w:p>
    <w:p w14:paraId="2CDE1315" w14:textId="77777777" w:rsidR="00193919" w:rsidRPr="00AD0CC1" w:rsidRDefault="00193919" w:rsidP="00D70E63">
      <w:pPr>
        <w:spacing w:line="360" w:lineRule="auto"/>
        <w:jc w:val="both"/>
        <w:rPr>
          <w:rFonts w:ascii="Times New Roman" w:hAnsi="Times New Roman" w:cs="Times New Roman"/>
          <w:sz w:val="24"/>
          <w:szCs w:val="24"/>
        </w:rPr>
      </w:pPr>
    </w:p>
    <w:p w14:paraId="08D63890" w14:textId="77777777" w:rsidR="00193919" w:rsidRPr="00AD0CC1" w:rsidRDefault="00193919" w:rsidP="00D70E63">
      <w:pPr>
        <w:spacing w:line="360" w:lineRule="auto"/>
        <w:jc w:val="both"/>
        <w:rPr>
          <w:rFonts w:ascii="Times New Roman" w:hAnsi="Times New Roman" w:cs="Times New Roman"/>
          <w:sz w:val="24"/>
          <w:szCs w:val="24"/>
        </w:rPr>
      </w:pPr>
    </w:p>
    <w:p w14:paraId="405397B7" w14:textId="77777777" w:rsidR="00193919" w:rsidRPr="00AD0CC1" w:rsidRDefault="00193919" w:rsidP="00D70E63">
      <w:pPr>
        <w:spacing w:line="360" w:lineRule="auto"/>
        <w:jc w:val="both"/>
        <w:rPr>
          <w:rFonts w:ascii="Times New Roman" w:hAnsi="Times New Roman" w:cs="Times New Roman"/>
          <w:sz w:val="24"/>
          <w:szCs w:val="24"/>
        </w:rPr>
      </w:pPr>
    </w:p>
    <w:p w14:paraId="4FA94751" w14:textId="77777777" w:rsidR="00193919" w:rsidRPr="00AD0CC1" w:rsidRDefault="00193919" w:rsidP="00D70E63">
      <w:pPr>
        <w:spacing w:line="360" w:lineRule="auto"/>
        <w:jc w:val="both"/>
        <w:rPr>
          <w:rFonts w:ascii="Times New Roman" w:hAnsi="Times New Roman" w:cs="Times New Roman"/>
          <w:sz w:val="24"/>
          <w:szCs w:val="24"/>
        </w:rPr>
      </w:pPr>
    </w:p>
    <w:p w14:paraId="23A78CA6" w14:textId="77777777"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5" w:name="_Toc196397348"/>
      <w:bookmarkStart w:id="6" w:name="_Toc199480610"/>
      <w:r w:rsidRPr="00AD0CC1">
        <w:rPr>
          <w:rFonts w:ascii="Times New Roman" w:eastAsia="Times New Roman" w:hAnsi="Times New Roman" w:cs="Times New Roman"/>
          <w:b/>
          <w:color w:val="auto"/>
          <w:sz w:val="28"/>
          <w:szCs w:val="40"/>
          <w:lang w:eastAsia="en-CA"/>
        </w:rPr>
        <w:lastRenderedPageBreak/>
        <w:t>List of Tables</w:t>
      </w:r>
      <w:bookmarkEnd w:id="5"/>
      <w:bookmarkEnd w:id="6"/>
    </w:p>
    <w:p w14:paraId="2932CF64" w14:textId="77777777" w:rsidR="00D529C6" w:rsidRPr="00AD0CC1" w:rsidRDefault="00D529C6" w:rsidP="00D529C6">
      <w:pPr>
        <w:rPr>
          <w:lang w:eastAsia="en-CA"/>
        </w:rPr>
      </w:pPr>
    </w:p>
    <w:p w14:paraId="78E2C428" w14:textId="77777777" w:rsidR="00D529C6" w:rsidRPr="00AD0CC1" w:rsidRDefault="00D529C6" w:rsidP="00D529C6">
      <w:pPr>
        <w:rPr>
          <w:lang w:eastAsia="en-CA"/>
        </w:rPr>
      </w:pPr>
    </w:p>
    <w:p w14:paraId="660E7B81" w14:textId="77777777" w:rsidR="00D529C6" w:rsidRPr="00AD0CC1" w:rsidRDefault="00D529C6" w:rsidP="00D529C6">
      <w:pPr>
        <w:rPr>
          <w:lang w:eastAsia="en-CA"/>
        </w:rPr>
      </w:pPr>
    </w:p>
    <w:p w14:paraId="54920BC9" w14:textId="77777777" w:rsidR="00D529C6" w:rsidRPr="00AD0CC1" w:rsidRDefault="00D529C6" w:rsidP="00D529C6">
      <w:pPr>
        <w:rPr>
          <w:lang w:eastAsia="en-CA"/>
        </w:rPr>
      </w:pPr>
    </w:p>
    <w:p w14:paraId="490A3D18" w14:textId="77777777" w:rsidR="00D529C6" w:rsidRPr="00AD0CC1" w:rsidRDefault="00D529C6" w:rsidP="00D529C6">
      <w:pPr>
        <w:rPr>
          <w:lang w:eastAsia="en-CA"/>
        </w:rPr>
      </w:pPr>
    </w:p>
    <w:p w14:paraId="4AB635A9" w14:textId="77777777" w:rsidR="00D529C6" w:rsidRPr="00AD0CC1" w:rsidRDefault="00D529C6" w:rsidP="00D529C6">
      <w:pPr>
        <w:rPr>
          <w:lang w:eastAsia="en-CA"/>
        </w:rPr>
      </w:pPr>
    </w:p>
    <w:p w14:paraId="5C3D20AF" w14:textId="77777777" w:rsidR="00D529C6" w:rsidRPr="00AD0CC1" w:rsidRDefault="00D529C6" w:rsidP="00D529C6">
      <w:pPr>
        <w:rPr>
          <w:lang w:eastAsia="en-CA"/>
        </w:rPr>
      </w:pPr>
    </w:p>
    <w:p w14:paraId="31D2DA47" w14:textId="77777777" w:rsidR="00D529C6" w:rsidRPr="00AD0CC1" w:rsidRDefault="00D529C6" w:rsidP="00D529C6">
      <w:pPr>
        <w:rPr>
          <w:lang w:eastAsia="en-CA"/>
        </w:rPr>
      </w:pPr>
    </w:p>
    <w:p w14:paraId="5A56BE17" w14:textId="77777777" w:rsidR="00D529C6" w:rsidRPr="00AD0CC1" w:rsidRDefault="00D529C6" w:rsidP="00D529C6">
      <w:pPr>
        <w:rPr>
          <w:lang w:eastAsia="en-CA"/>
        </w:rPr>
      </w:pPr>
    </w:p>
    <w:p w14:paraId="6B40BDB7" w14:textId="77777777" w:rsidR="00D529C6" w:rsidRPr="00AD0CC1" w:rsidRDefault="00D529C6" w:rsidP="00D529C6">
      <w:pPr>
        <w:rPr>
          <w:lang w:eastAsia="en-CA"/>
        </w:rPr>
      </w:pPr>
    </w:p>
    <w:p w14:paraId="3DD1D21D" w14:textId="77777777" w:rsidR="00D529C6" w:rsidRPr="00AD0CC1" w:rsidRDefault="00D529C6" w:rsidP="00D529C6">
      <w:pPr>
        <w:rPr>
          <w:lang w:eastAsia="en-CA"/>
        </w:rPr>
      </w:pPr>
    </w:p>
    <w:p w14:paraId="517B9BEA" w14:textId="77777777" w:rsidR="00D529C6" w:rsidRPr="00AD0CC1" w:rsidRDefault="00D529C6" w:rsidP="00D529C6">
      <w:pPr>
        <w:rPr>
          <w:lang w:eastAsia="en-CA"/>
        </w:rPr>
      </w:pPr>
    </w:p>
    <w:p w14:paraId="00A9BACE" w14:textId="77777777" w:rsidR="00D529C6" w:rsidRPr="00AD0CC1" w:rsidRDefault="00D529C6" w:rsidP="00D529C6">
      <w:pPr>
        <w:rPr>
          <w:lang w:eastAsia="en-CA"/>
        </w:rPr>
      </w:pPr>
    </w:p>
    <w:p w14:paraId="384FD856" w14:textId="77777777" w:rsidR="00D529C6" w:rsidRPr="00AD0CC1" w:rsidRDefault="00D529C6" w:rsidP="00D529C6">
      <w:pPr>
        <w:rPr>
          <w:lang w:eastAsia="en-CA"/>
        </w:rPr>
      </w:pPr>
    </w:p>
    <w:p w14:paraId="10289F5E" w14:textId="77777777" w:rsidR="00D529C6" w:rsidRPr="00AD0CC1" w:rsidRDefault="00D529C6" w:rsidP="00D529C6">
      <w:pPr>
        <w:rPr>
          <w:lang w:eastAsia="en-CA"/>
        </w:rPr>
      </w:pPr>
    </w:p>
    <w:p w14:paraId="1CBFF82F" w14:textId="77777777" w:rsidR="00D529C6" w:rsidRPr="00AD0CC1" w:rsidRDefault="00D529C6" w:rsidP="00D529C6">
      <w:pPr>
        <w:rPr>
          <w:lang w:eastAsia="en-CA"/>
        </w:rPr>
      </w:pPr>
    </w:p>
    <w:p w14:paraId="6F5B048C" w14:textId="77777777" w:rsidR="00D529C6" w:rsidRPr="00AD0CC1" w:rsidRDefault="00D529C6" w:rsidP="00D529C6">
      <w:pPr>
        <w:rPr>
          <w:lang w:eastAsia="en-CA"/>
        </w:rPr>
      </w:pPr>
    </w:p>
    <w:p w14:paraId="10E818D8" w14:textId="77777777" w:rsidR="00D529C6" w:rsidRPr="00AD0CC1" w:rsidRDefault="00D529C6" w:rsidP="00D529C6">
      <w:pPr>
        <w:rPr>
          <w:lang w:eastAsia="en-CA"/>
        </w:rPr>
      </w:pPr>
    </w:p>
    <w:p w14:paraId="111A065D" w14:textId="77777777" w:rsidR="00D529C6" w:rsidRPr="00AD0CC1" w:rsidRDefault="00D529C6" w:rsidP="00D529C6">
      <w:pPr>
        <w:rPr>
          <w:lang w:eastAsia="en-CA"/>
        </w:rPr>
      </w:pPr>
    </w:p>
    <w:p w14:paraId="29F0D91B" w14:textId="77777777" w:rsidR="00D529C6" w:rsidRPr="00AD0CC1" w:rsidRDefault="00D529C6" w:rsidP="00D529C6">
      <w:pPr>
        <w:rPr>
          <w:lang w:eastAsia="en-CA"/>
        </w:rPr>
      </w:pPr>
    </w:p>
    <w:p w14:paraId="1549C23E" w14:textId="77777777" w:rsidR="00D529C6" w:rsidRPr="00AD0CC1" w:rsidRDefault="00D529C6" w:rsidP="00D529C6">
      <w:pPr>
        <w:rPr>
          <w:lang w:eastAsia="en-CA"/>
        </w:rPr>
      </w:pPr>
    </w:p>
    <w:p w14:paraId="1141FF5F" w14:textId="77777777" w:rsidR="00D529C6" w:rsidRPr="00AD0CC1" w:rsidRDefault="00D529C6" w:rsidP="00D529C6">
      <w:pPr>
        <w:rPr>
          <w:lang w:eastAsia="en-CA"/>
        </w:rPr>
      </w:pPr>
    </w:p>
    <w:p w14:paraId="79052F28" w14:textId="77777777" w:rsidR="00D529C6" w:rsidRPr="00AD0CC1" w:rsidRDefault="00D529C6" w:rsidP="00D529C6">
      <w:pPr>
        <w:rPr>
          <w:lang w:eastAsia="en-CA"/>
        </w:rPr>
      </w:pPr>
    </w:p>
    <w:p w14:paraId="4D66D13D" w14:textId="77777777" w:rsidR="00D529C6" w:rsidRPr="00AD0CC1" w:rsidRDefault="00D529C6" w:rsidP="00D529C6">
      <w:pPr>
        <w:rPr>
          <w:lang w:eastAsia="en-CA"/>
        </w:rPr>
      </w:pPr>
    </w:p>
    <w:p w14:paraId="2D3EA0AC" w14:textId="77777777" w:rsidR="00D529C6" w:rsidRPr="00AD0CC1" w:rsidRDefault="00D529C6" w:rsidP="00D529C6">
      <w:pPr>
        <w:rPr>
          <w:lang w:eastAsia="en-CA"/>
        </w:rPr>
      </w:pPr>
    </w:p>
    <w:p w14:paraId="76A70A54" w14:textId="77777777" w:rsidR="00D529C6" w:rsidRPr="00AD0CC1" w:rsidRDefault="00D529C6" w:rsidP="00F437A0">
      <w:pPr>
        <w:rPr>
          <w:lang w:eastAsia="en-CA"/>
        </w:rPr>
      </w:pPr>
    </w:p>
    <w:p w14:paraId="7C129B55" w14:textId="6FA15A23" w:rsidR="004F3D74" w:rsidRPr="00AD0CC1"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9480611"/>
      <w:r w:rsidRPr="00AD0CC1">
        <w:rPr>
          <w:rFonts w:ascii="Times New Roman" w:eastAsia="Times New Roman" w:hAnsi="Times New Roman" w:cs="Times New Roman"/>
          <w:b/>
          <w:color w:val="auto"/>
          <w:sz w:val="28"/>
          <w:szCs w:val="40"/>
          <w:lang w:eastAsia="en-CA"/>
        </w:rPr>
        <w:lastRenderedPageBreak/>
        <w:t>List of Figures</w:t>
      </w:r>
      <w:bookmarkEnd w:id="7"/>
    </w:p>
    <w:p w14:paraId="7972A82F" w14:textId="77777777" w:rsidR="00D529C6" w:rsidRPr="00AD0CC1" w:rsidRDefault="00D529C6" w:rsidP="004F3D74">
      <w:pPr>
        <w:rPr>
          <w:lang w:eastAsia="en-CA"/>
        </w:rPr>
      </w:pPr>
    </w:p>
    <w:p w14:paraId="01C93192" w14:textId="0349C888" w:rsidR="00F34B23" w:rsidRPr="00ED21DA" w:rsidRDefault="00F34B23">
      <w:pPr>
        <w:pStyle w:val="TableofFigures"/>
        <w:tabs>
          <w:tab w:val="right" w:leader="dot" w:pos="9350"/>
        </w:tabs>
        <w:rPr>
          <w:rFonts w:asciiTheme="minorHAnsi" w:eastAsiaTheme="minorEastAsia" w:hAnsiTheme="minorHAnsi" w:cstheme="minorBidi"/>
          <w:kern w:val="2"/>
          <w14:ligatures w14:val="standardContextual"/>
        </w:rPr>
      </w:pPr>
      <w:r w:rsidRPr="00AD0CC1">
        <w:fldChar w:fldCharType="begin"/>
      </w:r>
      <w:r w:rsidRPr="00AD0CC1">
        <w:instrText xml:space="preserve"> TOC \h \z \c "Figure" </w:instrText>
      </w:r>
      <w:r w:rsidRPr="00AD0CC1">
        <w:fldChar w:fldCharType="separate"/>
      </w:r>
      <w:hyperlink w:anchor="_Toc199250239" w:history="1">
        <w:r w:rsidRPr="00ED21DA">
          <w:rPr>
            <w:rStyle w:val="Hyperlink"/>
            <w:b/>
            <w:bCs/>
            <w:i/>
          </w:rPr>
          <w:t>Figure 0</w:t>
        </w:r>
        <w:r w:rsidRPr="00ED21DA">
          <w:rPr>
            <w:rStyle w:val="Hyperlink"/>
            <w:b/>
            <w:bCs/>
            <w:i/>
          </w:rPr>
          <w:noBreakHyphen/>
          <w:t>1Figure 2.1</w:t>
        </w:r>
        <w:r w:rsidRPr="00ED21DA">
          <w:rPr>
            <w:rStyle w:val="Hyperlink"/>
            <w:i/>
          </w:rPr>
          <w:t xml:space="preserve"> Evolution of Communal Roosting Behaviour in Core Land Birds across different taxa. Data shows the convergence evolution of this </w:t>
        </w:r>
        <w:r w:rsidR="00193919" w:rsidRPr="00ED21DA">
          <w:rPr>
            <w:rStyle w:val="Hyperlink"/>
            <w:i/>
          </w:rPr>
          <w:t>behaviour</w:t>
        </w:r>
        <w:r w:rsidRPr="00ED21DA">
          <w:rPr>
            <w:rStyle w:val="Hyperlink"/>
            <w:i/>
          </w:rPr>
          <w:t>. Data was collected through Birds of the World and a Google scholar search.</w:t>
        </w:r>
        <w:r w:rsidRPr="00ED21DA">
          <w:rPr>
            <w:webHidden/>
          </w:rPr>
          <w:tab/>
        </w:r>
        <w:r w:rsidRPr="00ED21DA">
          <w:rPr>
            <w:webHidden/>
          </w:rPr>
          <w:fldChar w:fldCharType="begin"/>
        </w:r>
        <w:r w:rsidRPr="00ED21DA">
          <w:rPr>
            <w:webHidden/>
          </w:rPr>
          <w:instrText xml:space="preserve"> PAGEREF _Toc199250239 \h </w:instrText>
        </w:r>
        <w:r w:rsidRPr="00ED21DA">
          <w:rPr>
            <w:webHidden/>
          </w:rPr>
        </w:r>
        <w:r w:rsidRPr="00ED21DA">
          <w:rPr>
            <w:webHidden/>
          </w:rPr>
          <w:fldChar w:fldCharType="separate"/>
        </w:r>
        <w:r w:rsidRPr="00ED21DA">
          <w:rPr>
            <w:webHidden/>
          </w:rPr>
          <w:t>29</w:t>
        </w:r>
        <w:r w:rsidRPr="00ED21DA">
          <w:rPr>
            <w:webHidden/>
          </w:rPr>
          <w:fldChar w:fldCharType="end"/>
        </w:r>
      </w:hyperlink>
    </w:p>
    <w:p w14:paraId="42DBCA4E" w14:textId="1E7F5322" w:rsidR="00D529C6" w:rsidRPr="00AD0CC1" w:rsidRDefault="00F34B23" w:rsidP="004F3D74">
      <w:pPr>
        <w:rPr>
          <w:lang w:eastAsia="en-CA"/>
        </w:rPr>
      </w:pPr>
      <w:r w:rsidRPr="00AD0CC1">
        <w:rPr>
          <w:lang w:eastAsia="en-CA"/>
        </w:rPr>
        <w:fldChar w:fldCharType="end"/>
      </w:r>
    </w:p>
    <w:p w14:paraId="0D338E4B" w14:textId="77777777" w:rsidR="00D529C6" w:rsidRPr="00AD0CC1" w:rsidRDefault="00D529C6" w:rsidP="004F3D74">
      <w:pPr>
        <w:rPr>
          <w:lang w:eastAsia="en-CA"/>
        </w:rPr>
      </w:pPr>
    </w:p>
    <w:p w14:paraId="6268FABF" w14:textId="77777777" w:rsidR="00D529C6" w:rsidRPr="00AD0CC1" w:rsidRDefault="00D529C6" w:rsidP="004F3D74">
      <w:pPr>
        <w:rPr>
          <w:lang w:eastAsia="en-CA"/>
        </w:rPr>
      </w:pPr>
    </w:p>
    <w:p w14:paraId="59710A07" w14:textId="77777777" w:rsidR="00A76790" w:rsidRPr="00AD0CC1" w:rsidRDefault="00A76790" w:rsidP="004F3D74">
      <w:pPr>
        <w:rPr>
          <w:lang w:eastAsia="en-CA"/>
        </w:rPr>
      </w:pPr>
    </w:p>
    <w:p w14:paraId="498E5085" w14:textId="77777777" w:rsidR="00A76790" w:rsidRPr="00AD0CC1" w:rsidRDefault="00A76790" w:rsidP="004F3D74">
      <w:pPr>
        <w:rPr>
          <w:lang w:eastAsia="en-CA"/>
        </w:rPr>
      </w:pPr>
    </w:p>
    <w:p w14:paraId="0870DF20" w14:textId="77777777" w:rsidR="00A76790" w:rsidRPr="00AD0CC1" w:rsidRDefault="00A76790" w:rsidP="004F3D74">
      <w:pPr>
        <w:rPr>
          <w:lang w:eastAsia="en-CA"/>
        </w:rPr>
      </w:pPr>
    </w:p>
    <w:p w14:paraId="49887B6B" w14:textId="77777777" w:rsidR="00A76790" w:rsidRPr="00AD0CC1" w:rsidRDefault="00A76790" w:rsidP="004F3D74">
      <w:pPr>
        <w:rPr>
          <w:lang w:eastAsia="en-CA"/>
        </w:rPr>
      </w:pPr>
    </w:p>
    <w:p w14:paraId="0AE17E3E" w14:textId="77777777" w:rsidR="00A76790" w:rsidRPr="00AD0CC1" w:rsidRDefault="00A76790" w:rsidP="004F3D74">
      <w:pPr>
        <w:rPr>
          <w:lang w:eastAsia="en-CA"/>
        </w:rPr>
      </w:pPr>
    </w:p>
    <w:p w14:paraId="78D51EB0" w14:textId="77777777" w:rsidR="00A76790" w:rsidRPr="00AD0CC1" w:rsidRDefault="00A76790" w:rsidP="004F3D74">
      <w:pPr>
        <w:rPr>
          <w:lang w:eastAsia="en-CA"/>
        </w:rPr>
      </w:pPr>
    </w:p>
    <w:p w14:paraId="6AC3C0C2" w14:textId="77777777" w:rsidR="00A76790" w:rsidRPr="00AD0CC1" w:rsidRDefault="00A76790" w:rsidP="004F3D74">
      <w:pPr>
        <w:rPr>
          <w:lang w:eastAsia="en-CA"/>
        </w:rPr>
      </w:pPr>
    </w:p>
    <w:p w14:paraId="70801F66" w14:textId="77777777" w:rsidR="00A76790" w:rsidRPr="00AD0CC1" w:rsidRDefault="00A76790" w:rsidP="004F3D74">
      <w:pPr>
        <w:rPr>
          <w:lang w:eastAsia="en-CA"/>
        </w:rPr>
      </w:pPr>
    </w:p>
    <w:p w14:paraId="33F0AED3" w14:textId="77777777" w:rsidR="00A76790" w:rsidRPr="00AD0CC1" w:rsidRDefault="00A76790" w:rsidP="004F3D74">
      <w:pPr>
        <w:rPr>
          <w:lang w:eastAsia="en-CA"/>
        </w:rPr>
      </w:pPr>
    </w:p>
    <w:p w14:paraId="5DD97134" w14:textId="77777777" w:rsidR="00A76790" w:rsidRPr="00AD0CC1" w:rsidRDefault="00A76790" w:rsidP="004F3D74">
      <w:pPr>
        <w:rPr>
          <w:lang w:eastAsia="en-CA"/>
        </w:rPr>
      </w:pPr>
    </w:p>
    <w:p w14:paraId="0BA547E6" w14:textId="77777777" w:rsidR="00A76790" w:rsidRPr="00AD0CC1" w:rsidRDefault="00A76790" w:rsidP="004F3D74">
      <w:pPr>
        <w:rPr>
          <w:lang w:eastAsia="en-CA"/>
        </w:rPr>
      </w:pPr>
    </w:p>
    <w:p w14:paraId="6EE10699" w14:textId="77777777" w:rsidR="00A76790" w:rsidRPr="00AD0CC1" w:rsidRDefault="00A76790" w:rsidP="004F3D74">
      <w:pPr>
        <w:rPr>
          <w:lang w:eastAsia="en-CA"/>
        </w:rPr>
      </w:pPr>
    </w:p>
    <w:p w14:paraId="5854E479" w14:textId="77777777" w:rsidR="00A76790" w:rsidRPr="00AD0CC1" w:rsidRDefault="00A76790" w:rsidP="004F3D74">
      <w:pPr>
        <w:rPr>
          <w:lang w:eastAsia="en-CA"/>
        </w:rPr>
      </w:pPr>
    </w:p>
    <w:p w14:paraId="61F8A43D" w14:textId="77777777" w:rsidR="00A76790" w:rsidRPr="00AD0CC1" w:rsidRDefault="00A76790" w:rsidP="004F3D74">
      <w:pPr>
        <w:rPr>
          <w:lang w:eastAsia="en-CA"/>
        </w:rPr>
      </w:pPr>
    </w:p>
    <w:p w14:paraId="21058A07" w14:textId="77777777" w:rsidR="00A76790" w:rsidRPr="00AD0CC1" w:rsidRDefault="00A76790" w:rsidP="004F3D74">
      <w:pPr>
        <w:rPr>
          <w:lang w:eastAsia="en-CA"/>
        </w:rPr>
      </w:pPr>
    </w:p>
    <w:p w14:paraId="0A27872F" w14:textId="77777777" w:rsidR="00A76790" w:rsidRPr="00AD0CC1" w:rsidRDefault="00A76790" w:rsidP="004F3D74">
      <w:pPr>
        <w:rPr>
          <w:lang w:eastAsia="en-CA"/>
        </w:rPr>
      </w:pPr>
    </w:p>
    <w:p w14:paraId="2288E846" w14:textId="77777777" w:rsidR="00A76790" w:rsidRPr="00AD0CC1" w:rsidRDefault="00A76790" w:rsidP="004F3D74">
      <w:pPr>
        <w:rPr>
          <w:lang w:eastAsia="en-CA"/>
        </w:rPr>
      </w:pPr>
    </w:p>
    <w:p w14:paraId="4D49BFEA" w14:textId="77777777" w:rsidR="00A76790" w:rsidRPr="00AD0CC1" w:rsidRDefault="00A76790" w:rsidP="004F3D74">
      <w:pPr>
        <w:rPr>
          <w:lang w:eastAsia="en-CA"/>
        </w:rPr>
      </w:pPr>
    </w:p>
    <w:p w14:paraId="6BDE6475" w14:textId="77777777" w:rsidR="00D529C6" w:rsidRPr="00AD0CC1" w:rsidRDefault="00D529C6" w:rsidP="004F3D74">
      <w:pPr>
        <w:rPr>
          <w:lang w:eastAsia="en-CA"/>
        </w:rPr>
      </w:pPr>
    </w:p>
    <w:p w14:paraId="738E10C9" w14:textId="77777777" w:rsidR="00D529C6" w:rsidRPr="00AD0CC1" w:rsidRDefault="00D529C6" w:rsidP="004F3D74">
      <w:pPr>
        <w:rPr>
          <w:lang w:eastAsia="en-CA"/>
        </w:rPr>
      </w:pPr>
    </w:p>
    <w:p w14:paraId="43BF806F"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8" w:name="_Toc196397350"/>
      <w:bookmarkStart w:id="9" w:name="_Toc199480612"/>
      <w:r w:rsidRPr="00AD0CC1">
        <w:rPr>
          <w:rFonts w:ascii="Times New Roman" w:eastAsia="Times New Roman" w:hAnsi="Times New Roman" w:cs="Times New Roman"/>
          <w:b/>
          <w:color w:val="auto"/>
          <w:sz w:val="28"/>
          <w:szCs w:val="40"/>
          <w:lang w:eastAsia="en-CA"/>
        </w:rPr>
        <w:lastRenderedPageBreak/>
        <w:t>List of Abbreviations</w:t>
      </w:r>
      <w:bookmarkEnd w:id="8"/>
      <w:bookmarkEnd w:id="9"/>
      <w:r w:rsidRPr="00AD0CC1">
        <w:rPr>
          <w:rFonts w:ascii="Times New Roman" w:eastAsia="Times New Roman" w:hAnsi="Times New Roman" w:cs="Times New Roman"/>
          <w:b/>
          <w:color w:val="auto"/>
          <w:sz w:val="28"/>
          <w:szCs w:val="40"/>
          <w:lang w:eastAsia="en-CA"/>
        </w:rPr>
        <w:t xml:space="preserve"> </w:t>
      </w:r>
    </w:p>
    <w:p w14:paraId="24AEF6B2" w14:textId="77777777" w:rsidR="00D529C6" w:rsidRPr="00AD0CC1"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AD0CC1" w14:paraId="117C3FE3" w14:textId="77777777" w:rsidTr="00CC0C76">
        <w:tc>
          <w:tcPr>
            <w:tcW w:w="1297" w:type="dxa"/>
            <w:tcBorders>
              <w:top w:val="nil"/>
              <w:left w:val="nil"/>
              <w:bottom w:val="nil"/>
              <w:right w:val="nil"/>
            </w:tcBorders>
            <w:vAlign w:val="center"/>
          </w:tcPr>
          <w:p w14:paraId="4D18F020" w14:textId="6E492E7B"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AD0CC1" w:rsidRDefault="006D5F0C"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Communal Roosting Behaviour</w:t>
            </w:r>
          </w:p>
        </w:tc>
      </w:tr>
      <w:tr w:rsidR="00DF6F57" w:rsidRPr="00AD0CC1" w14:paraId="6E074942" w14:textId="77777777" w:rsidTr="00CC0C76">
        <w:tc>
          <w:tcPr>
            <w:tcW w:w="1297" w:type="dxa"/>
            <w:tcBorders>
              <w:top w:val="nil"/>
              <w:left w:val="nil"/>
              <w:bottom w:val="nil"/>
              <w:right w:val="nil"/>
            </w:tcBorders>
            <w:vAlign w:val="center"/>
          </w:tcPr>
          <w:p w14:paraId="5C22196C" w14:textId="61F808A7"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Pr="00AD0CC1" w:rsidRDefault="00DF6F57"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Deviance Information Criteria</w:t>
            </w:r>
          </w:p>
        </w:tc>
      </w:tr>
      <w:tr w:rsidR="000839D6" w:rsidRPr="00AD0CC1" w14:paraId="423BCCE0" w14:textId="77777777" w:rsidTr="00CC0C76">
        <w:tc>
          <w:tcPr>
            <w:tcW w:w="1297" w:type="dxa"/>
            <w:tcBorders>
              <w:top w:val="nil"/>
              <w:left w:val="nil"/>
              <w:bottom w:val="nil"/>
              <w:right w:val="nil"/>
            </w:tcBorders>
            <w:vAlign w:val="center"/>
          </w:tcPr>
          <w:p w14:paraId="34A2B2FD" w14:textId="05FAF7C6"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Pr="00AD0CC1" w:rsidRDefault="000839D6"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Hand-wing Index</w:t>
            </w:r>
          </w:p>
        </w:tc>
      </w:tr>
      <w:tr w:rsidR="004F0E2C" w:rsidRPr="00AD0CC1"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AD0CC1" w:rsidRDefault="00AE6403" w:rsidP="009F08AF">
            <w:pPr>
              <w:spacing w:line="480" w:lineRule="auto"/>
              <w:rPr>
                <w:rFonts w:ascii="Times New Roman" w:hAnsi="Times New Roman" w:cs="Times New Roman"/>
                <w:sz w:val="24"/>
                <w:szCs w:val="24"/>
              </w:rPr>
            </w:pPr>
            <w:r w:rsidRPr="00AD0CC1">
              <w:rPr>
                <w:rFonts w:ascii="Times New Roman" w:hAnsi="Times New Roman" w:cs="Times New Roman"/>
                <w:sz w:val="24"/>
                <w:szCs w:val="24"/>
              </w:rPr>
              <w:t>Information Center Hypothesis</w:t>
            </w:r>
          </w:p>
        </w:tc>
      </w:tr>
      <w:tr w:rsidR="00AE6403" w:rsidRPr="00AD0CC1"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AD0CC1" w:rsidRDefault="00AE6403"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University of British Columbia, Okanagan Campus</w:t>
            </w:r>
          </w:p>
        </w:tc>
      </w:tr>
      <w:tr w:rsidR="002B6DE0" w:rsidRPr="00AD0CC1"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AD0CC1" w:rsidRDefault="002B6DE0" w:rsidP="00AE6403">
            <w:pPr>
              <w:spacing w:line="480" w:lineRule="auto"/>
              <w:rPr>
                <w:rFonts w:ascii="Times New Roman" w:hAnsi="Times New Roman" w:cs="Times New Roman"/>
                <w:sz w:val="24"/>
                <w:szCs w:val="24"/>
              </w:rPr>
            </w:pPr>
            <w:proofErr w:type="spellStart"/>
            <w:r w:rsidRPr="00AD0CC1">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AD0CC1" w:rsidRDefault="002B6DE0" w:rsidP="00AE6403">
            <w:pPr>
              <w:spacing w:line="480" w:lineRule="auto"/>
              <w:rPr>
                <w:rFonts w:ascii="Times New Roman" w:hAnsi="Times New Roman" w:cs="Times New Roman"/>
                <w:sz w:val="24"/>
                <w:szCs w:val="24"/>
              </w:rPr>
            </w:pPr>
            <w:r w:rsidRPr="00AD0CC1">
              <w:rPr>
                <w:rFonts w:ascii="Times New Roman" w:hAnsi="Times New Roman" w:cs="Times New Roman"/>
                <w:sz w:val="24"/>
                <w:szCs w:val="24"/>
              </w:rPr>
              <w:t>Probability of Communal Roosting Behaviour</w:t>
            </w:r>
          </w:p>
        </w:tc>
      </w:tr>
      <w:tr w:rsidR="00AE6403" w:rsidRPr="00AD0CC1"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AD0CC1"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AD0CC1" w:rsidRDefault="00AE6403" w:rsidP="00AE6403">
            <w:pPr>
              <w:spacing w:line="480" w:lineRule="auto"/>
              <w:rPr>
                <w:rFonts w:ascii="Times New Roman" w:hAnsi="Times New Roman" w:cs="Times New Roman"/>
                <w:sz w:val="24"/>
                <w:szCs w:val="24"/>
              </w:rPr>
            </w:pPr>
          </w:p>
        </w:tc>
      </w:tr>
    </w:tbl>
    <w:p w14:paraId="48F1F88C" w14:textId="77777777" w:rsidR="00D529C6" w:rsidRPr="00AD0CC1" w:rsidRDefault="00D529C6" w:rsidP="00D70E63">
      <w:pPr>
        <w:spacing w:line="360" w:lineRule="auto"/>
        <w:jc w:val="both"/>
        <w:rPr>
          <w:rFonts w:ascii="Times New Roman" w:hAnsi="Times New Roman" w:cs="Times New Roman"/>
          <w:sz w:val="24"/>
          <w:szCs w:val="24"/>
        </w:rPr>
      </w:pPr>
    </w:p>
    <w:p w14:paraId="1FCE6F79" w14:textId="77777777" w:rsidR="00D529C6" w:rsidRPr="00AD0CC1" w:rsidRDefault="00D529C6" w:rsidP="00D70E63">
      <w:pPr>
        <w:spacing w:line="360" w:lineRule="auto"/>
        <w:jc w:val="both"/>
        <w:rPr>
          <w:rFonts w:ascii="Times New Roman" w:hAnsi="Times New Roman" w:cs="Times New Roman"/>
          <w:sz w:val="24"/>
          <w:szCs w:val="24"/>
        </w:rPr>
      </w:pPr>
    </w:p>
    <w:p w14:paraId="3DD3FB05" w14:textId="77777777" w:rsidR="00D529C6" w:rsidRPr="00AD0CC1" w:rsidRDefault="00D529C6" w:rsidP="00D70E63">
      <w:pPr>
        <w:spacing w:line="360" w:lineRule="auto"/>
        <w:jc w:val="both"/>
        <w:rPr>
          <w:rFonts w:ascii="Times New Roman" w:hAnsi="Times New Roman" w:cs="Times New Roman"/>
          <w:sz w:val="24"/>
          <w:szCs w:val="24"/>
        </w:rPr>
      </w:pPr>
    </w:p>
    <w:p w14:paraId="4238A179" w14:textId="77777777" w:rsidR="00D529C6" w:rsidRPr="00AD0CC1" w:rsidRDefault="00D529C6" w:rsidP="00D70E63">
      <w:pPr>
        <w:spacing w:line="360" w:lineRule="auto"/>
        <w:jc w:val="both"/>
        <w:rPr>
          <w:rFonts w:ascii="Times New Roman" w:hAnsi="Times New Roman" w:cs="Times New Roman"/>
          <w:sz w:val="24"/>
          <w:szCs w:val="24"/>
        </w:rPr>
      </w:pPr>
    </w:p>
    <w:p w14:paraId="7C4C8CE8" w14:textId="77777777" w:rsidR="00D529C6" w:rsidRPr="00AD0CC1" w:rsidRDefault="00D529C6" w:rsidP="00D70E63">
      <w:pPr>
        <w:spacing w:line="360" w:lineRule="auto"/>
        <w:jc w:val="both"/>
        <w:rPr>
          <w:rFonts w:ascii="Times New Roman" w:hAnsi="Times New Roman" w:cs="Times New Roman"/>
          <w:sz w:val="24"/>
          <w:szCs w:val="24"/>
        </w:rPr>
      </w:pPr>
    </w:p>
    <w:p w14:paraId="1FEDFEE8" w14:textId="77777777" w:rsidR="00D529C6" w:rsidRPr="00AD0CC1" w:rsidRDefault="00D529C6" w:rsidP="00D70E63">
      <w:pPr>
        <w:spacing w:line="360" w:lineRule="auto"/>
        <w:jc w:val="both"/>
        <w:rPr>
          <w:rFonts w:ascii="Times New Roman" w:hAnsi="Times New Roman" w:cs="Times New Roman"/>
          <w:sz w:val="24"/>
          <w:szCs w:val="24"/>
        </w:rPr>
      </w:pPr>
    </w:p>
    <w:p w14:paraId="4FE4A81B" w14:textId="77777777" w:rsidR="00D529C6" w:rsidRPr="00AD0CC1" w:rsidRDefault="00D529C6" w:rsidP="00D70E63">
      <w:pPr>
        <w:spacing w:line="360" w:lineRule="auto"/>
        <w:jc w:val="both"/>
        <w:rPr>
          <w:rFonts w:ascii="Times New Roman" w:hAnsi="Times New Roman" w:cs="Times New Roman"/>
          <w:sz w:val="24"/>
          <w:szCs w:val="24"/>
        </w:rPr>
      </w:pPr>
    </w:p>
    <w:p w14:paraId="53AEB84C" w14:textId="77777777" w:rsidR="00D529C6" w:rsidRPr="00AD0CC1" w:rsidRDefault="00D529C6" w:rsidP="00D70E63">
      <w:pPr>
        <w:spacing w:line="360" w:lineRule="auto"/>
        <w:jc w:val="both"/>
        <w:rPr>
          <w:rFonts w:ascii="Times New Roman" w:hAnsi="Times New Roman" w:cs="Times New Roman"/>
          <w:sz w:val="24"/>
          <w:szCs w:val="24"/>
        </w:rPr>
      </w:pPr>
    </w:p>
    <w:p w14:paraId="064E4AF6" w14:textId="77777777" w:rsidR="00D529C6" w:rsidRPr="00AD0CC1" w:rsidRDefault="00D529C6" w:rsidP="00D70E63">
      <w:pPr>
        <w:spacing w:line="360" w:lineRule="auto"/>
        <w:jc w:val="both"/>
        <w:rPr>
          <w:rFonts w:ascii="Times New Roman" w:hAnsi="Times New Roman" w:cs="Times New Roman"/>
          <w:sz w:val="24"/>
          <w:szCs w:val="24"/>
        </w:rPr>
      </w:pPr>
    </w:p>
    <w:p w14:paraId="4E2CD431" w14:textId="77777777" w:rsidR="00D529C6" w:rsidRPr="00AD0CC1" w:rsidRDefault="00D529C6" w:rsidP="00D70E63">
      <w:pPr>
        <w:spacing w:line="360" w:lineRule="auto"/>
        <w:jc w:val="both"/>
        <w:rPr>
          <w:rFonts w:ascii="Times New Roman" w:hAnsi="Times New Roman" w:cs="Times New Roman"/>
          <w:sz w:val="24"/>
          <w:szCs w:val="24"/>
        </w:rPr>
      </w:pPr>
    </w:p>
    <w:p w14:paraId="16BCA326" w14:textId="77777777" w:rsidR="00D529C6" w:rsidRPr="00AD0CC1" w:rsidRDefault="00D529C6" w:rsidP="00D70E63">
      <w:pPr>
        <w:spacing w:line="360" w:lineRule="auto"/>
        <w:jc w:val="both"/>
        <w:rPr>
          <w:rFonts w:ascii="Times New Roman" w:hAnsi="Times New Roman" w:cs="Times New Roman"/>
          <w:sz w:val="24"/>
          <w:szCs w:val="24"/>
        </w:rPr>
      </w:pPr>
    </w:p>
    <w:p w14:paraId="6992ECAB" w14:textId="77777777" w:rsidR="00D529C6" w:rsidRPr="00AD0CC1" w:rsidRDefault="00D529C6" w:rsidP="00D70E63">
      <w:pPr>
        <w:spacing w:line="360" w:lineRule="auto"/>
        <w:jc w:val="both"/>
        <w:rPr>
          <w:rFonts w:ascii="Times New Roman" w:hAnsi="Times New Roman" w:cs="Times New Roman"/>
          <w:sz w:val="24"/>
          <w:szCs w:val="24"/>
        </w:rPr>
      </w:pPr>
    </w:p>
    <w:p w14:paraId="21315397" w14:textId="77777777" w:rsidR="00D529C6" w:rsidRPr="00AD0CC1" w:rsidRDefault="00D529C6" w:rsidP="00D70E63">
      <w:pPr>
        <w:spacing w:line="360" w:lineRule="auto"/>
        <w:jc w:val="both"/>
        <w:rPr>
          <w:rFonts w:ascii="Times New Roman" w:hAnsi="Times New Roman" w:cs="Times New Roman"/>
          <w:sz w:val="24"/>
          <w:szCs w:val="24"/>
        </w:rPr>
      </w:pPr>
    </w:p>
    <w:p w14:paraId="36DE8BAE" w14:textId="77777777" w:rsidR="00D529C6" w:rsidRPr="00AD0CC1" w:rsidRDefault="00D529C6" w:rsidP="00D70E63">
      <w:pPr>
        <w:spacing w:line="360" w:lineRule="auto"/>
        <w:jc w:val="both"/>
        <w:rPr>
          <w:rFonts w:ascii="Times New Roman" w:hAnsi="Times New Roman" w:cs="Times New Roman"/>
          <w:sz w:val="24"/>
          <w:szCs w:val="24"/>
        </w:rPr>
      </w:pPr>
    </w:p>
    <w:p w14:paraId="23818C67"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0" w:name="_Toc196397351"/>
      <w:bookmarkStart w:id="11" w:name="_Toc199480613"/>
      <w:r w:rsidRPr="00AD0CC1">
        <w:rPr>
          <w:rFonts w:ascii="Times New Roman" w:eastAsia="Times New Roman" w:hAnsi="Times New Roman" w:cs="Times New Roman"/>
          <w:b/>
          <w:color w:val="auto"/>
          <w:sz w:val="28"/>
          <w:szCs w:val="40"/>
          <w:lang w:eastAsia="en-CA"/>
        </w:rPr>
        <w:lastRenderedPageBreak/>
        <w:t>Acknowledgments</w:t>
      </w:r>
      <w:bookmarkEnd w:id="10"/>
      <w:bookmarkEnd w:id="11"/>
    </w:p>
    <w:p w14:paraId="5B5630AF" w14:textId="77777777" w:rsidR="00D529C6" w:rsidRPr="00AD0CC1" w:rsidRDefault="00D529C6" w:rsidP="00D70E63">
      <w:pPr>
        <w:spacing w:line="360" w:lineRule="auto"/>
        <w:jc w:val="both"/>
        <w:rPr>
          <w:rFonts w:ascii="Times New Roman" w:hAnsi="Times New Roman" w:cs="Times New Roman"/>
          <w:sz w:val="24"/>
          <w:szCs w:val="24"/>
        </w:rPr>
      </w:pPr>
    </w:p>
    <w:p w14:paraId="3AF286B2" w14:textId="77777777" w:rsidR="00D529C6" w:rsidRPr="00AD0CC1" w:rsidRDefault="00D529C6" w:rsidP="00E047A5">
      <w:pPr>
        <w:spacing w:line="360" w:lineRule="auto"/>
        <w:jc w:val="both"/>
        <w:rPr>
          <w:rFonts w:ascii="Times New Roman" w:hAnsi="Times New Roman" w:cs="Times New Roman"/>
          <w:sz w:val="28"/>
          <w:szCs w:val="28"/>
        </w:rPr>
      </w:pPr>
    </w:p>
    <w:p w14:paraId="4AD537A5" w14:textId="77777777" w:rsidR="00D529C6" w:rsidRPr="00AD0CC1" w:rsidRDefault="00D529C6" w:rsidP="00E047A5">
      <w:pPr>
        <w:spacing w:line="360" w:lineRule="auto"/>
        <w:jc w:val="both"/>
        <w:rPr>
          <w:rFonts w:ascii="Times New Roman" w:hAnsi="Times New Roman" w:cs="Times New Roman"/>
          <w:sz w:val="28"/>
          <w:szCs w:val="28"/>
        </w:rPr>
      </w:pPr>
    </w:p>
    <w:p w14:paraId="40A07514" w14:textId="77777777" w:rsidR="00D529C6" w:rsidRPr="00AD0CC1" w:rsidRDefault="00D529C6" w:rsidP="00E047A5">
      <w:pPr>
        <w:spacing w:line="360" w:lineRule="auto"/>
        <w:jc w:val="both"/>
        <w:rPr>
          <w:rFonts w:ascii="Times New Roman" w:hAnsi="Times New Roman" w:cs="Times New Roman"/>
          <w:sz w:val="28"/>
          <w:szCs w:val="28"/>
        </w:rPr>
      </w:pPr>
    </w:p>
    <w:p w14:paraId="475A6705" w14:textId="77777777" w:rsidR="00D529C6" w:rsidRPr="00AD0CC1" w:rsidRDefault="00D529C6" w:rsidP="00E047A5">
      <w:pPr>
        <w:spacing w:line="360" w:lineRule="auto"/>
        <w:jc w:val="both"/>
        <w:rPr>
          <w:rFonts w:ascii="Times New Roman" w:hAnsi="Times New Roman" w:cs="Times New Roman"/>
          <w:sz w:val="28"/>
          <w:szCs w:val="28"/>
        </w:rPr>
      </w:pPr>
    </w:p>
    <w:p w14:paraId="0E2C113A" w14:textId="77777777" w:rsidR="00D529C6" w:rsidRPr="00AD0CC1" w:rsidRDefault="00D529C6" w:rsidP="00E047A5">
      <w:pPr>
        <w:spacing w:line="360" w:lineRule="auto"/>
        <w:jc w:val="both"/>
        <w:rPr>
          <w:rFonts w:ascii="Times New Roman" w:hAnsi="Times New Roman" w:cs="Times New Roman"/>
          <w:sz w:val="28"/>
          <w:szCs w:val="28"/>
        </w:rPr>
      </w:pPr>
    </w:p>
    <w:p w14:paraId="78DF62C4" w14:textId="77777777" w:rsidR="00D529C6" w:rsidRPr="00AD0CC1" w:rsidRDefault="00D529C6" w:rsidP="00E047A5">
      <w:pPr>
        <w:spacing w:line="360" w:lineRule="auto"/>
        <w:jc w:val="both"/>
        <w:rPr>
          <w:rFonts w:ascii="Times New Roman" w:hAnsi="Times New Roman" w:cs="Times New Roman"/>
          <w:sz w:val="28"/>
          <w:szCs w:val="28"/>
        </w:rPr>
      </w:pPr>
    </w:p>
    <w:p w14:paraId="34D19719" w14:textId="77777777" w:rsidR="00D529C6" w:rsidRPr="00AD0CC1" w:rsidRDefault="00D529C6" w:rsidP="00E047A5">
      <w:pPr>
        <w:spacing w:line="360" w:lineRule="auto"/>
        <w:jc w:val="both"/>
        <w:rPr>
          <w:rFonts w:ascii="Times New Roman" w:hAnsi="Times New Roman" w:cs="Times New Roman"/>
          <w:sz w:val="28"/>
          <w:szCs w:val="28"/>
        </w:rPr>
      </w:pPr>
    </w:p>
    <w:p w14:paraId="42DAED0A" w14:textId="77777777" w:rsidR="00D529C6" w:rsidRPr="00AD0CC1" w:rsidRDefault="00D529C6" w:rsidP="00E047A5">
      <w:pPr>
        <w:spacing w:line="360" w:lineRule="auto"/>
        <w:jc w:val="both"/>
        <w:rPr>
          <w:rFonts w:ascii="Times New Roman" w:hAnsi="Times New Roman" w:cs="Times New Roman"/>
          <w:sz w:val="28"/>
          <w:szCs w:val="28"/>
        </w:rPr>
      </w:pPr>
    </w:p>
    <w:p w14:paraId="012F0BBB" w14:textId="77777777" w:rsidR="00D529C6" w:rsidRPr="00AD0CC1" w:rsidRDefault="00D529C6" w:rsidP="00E047A5">
      <w:pPr>
        <w:spacing w:line="360" w:lineRule="auto"/>
        <w:jc w:val="both"/>
        <w:rPr>
          <w:rFonts w:ascii="Times New Roman" w:hAnsi="Times New Roman" w:cs="Times New Roman"/>
          <w:sz w:val="28"/>
          <w:szCs w:val="28"/>
        </w:rPr>
      </w:pPr>
    </w:p>
    <w:p w14:paraId="60AED9DD" w14:textId="77777777" w:rsidR="00D529C6" w:rsidRPr="00AD0CC1" w:rsidRDefault="00D529C6" w:rsidP="00E047A5">
      <w:pPr>
        <w:spacing w:line="360" w:lineRule="auto"/>
        <w:jc w:val="both"/>
        <w:rPr>
          <w:rFonts w:ascii="Times New Roman" w:hAnsi="Times New Roman" w:cs="Times New Roman"/>
          <w:sz w:val="28"/>
          <w:szCs w:val="28"/>
        </w:rPr>
      </w:pPr>
    </w:p>
    <w:p w14:paraId="33B75C67" w14:textId="77777777" w:rsidR="00D529C6" w:rsidRPr="00AD0CC1" w:rsidRDefault="00D529C6" w:rsidP="00E047A5">
      <w:pPr>
        <w:spacing w:line="360" w:lineRule="auto"/>
        <w:jc w:val="both"/>
        <w:rPr>
          <w:rFonts w:ascii="Times New Roman" w:hAnsi="Times New Roman" w:cs="Times New Roman"/>
          <w:sz w:val="28"/>
          <w:szCs w:val="28"/>
        </w:rPr>
      </w:pPr>
    </w:p>
    <w:p w14:paraId="44B79AEB" w14:textId="77777777" w:rsidR="00D529C6" w:rsidRPr="00AD0CC1" w:rsidRDefault="00D529C6" w:rsidP="00E047A5">
      <w:pPr>
        <w:spacing w:line="360" w:lineRule="auto"/>
        <w:jc w:val="both"/>
        <w:rPr>
          <w:rFonts w:ascii="Times New Roman" w:hAnsi="Times New Roman" w:cs="Times New Roman"/>
          <w:sz w:val="28"/>
          <w:szCs w:val="28"/>
        </w:rPr>
      </w:pPr>
    </w:p>
    <w:p w14:paraId="023BFF34" w14:textId="77777777" w:rsidR="00D529C6" w:rsidRPr="00AD0CC1" w:rsidRDefault="00D529C6" w:rsidP="00E047A5">
      <w:pPr>
        <w:spacing w:line="360" w:lineRule="auto"/>
        <w:jc w:val="both"/>
        <w:rPr>
          <w:rFonts w:ascii="Times New Roman" w:hAnsi="Times New Roman" w:cs="Times New Roman"/>
          <w:sz w:val="28"/>
          <w:szCs w:val="28"/>
        </w:rPr>
      </w:pPr>
    </w:p>
    <w:p w14:paraId="3D71FCC5" w14:textId="77777777" w:rsidR="00D529C6" w:rsidRPr="00AD0CC1" w:rsidRDefault="00D529C6" w:rsidP="00E047A5">
      <w:pPr>
        <w:spacing w:line="360" w:lineRule="auto"/>
        <w:jc w:val="both"/>
        <w:rPr>
          <w:rFonts w:ascii="Times New Roman" w:hAnsi="Times New Roman" w:cs="Times New Roman"/>
          <w:sz w:val="28"/>
          <w:szCs w:val="28"/>
        </w:rPr>
      </w:pPr>
    </w:p>
    <w:p w14:paraId="262D4C8A" w14:textId="77777777" w:rsidR="00D529C6" w:rsidRPr="00AD0CC1" w:rsidRDefault="00D529C6" w:rsidP="00E047A5">
      <w:pPr>
        <w:spacing w:line="360" w:lineRule="auto"/>
        <w:jc w:val="both"/>
        <w:rPr>
          <w:rFonts w:ascii="Times New Roman" w:hAnsi="Times New Roman" w:cs="Times New Roman"/>
          <w:sz w:val="28"/>
          <w:szCs w:val="28"/>
        </w:rPr>
      </w:pPr>
    </w:p>
    <w:p w14:paraId="09E9B4C0" w14:textId="77777777" w:rsidR="00D529C6" w:rsidRPr="00AD0CC1" w:rsidRDefault="00D529C6" w:rsidP="00E047A5">
      <w:pPr>
        <w:spacing w:line="360" w:lineRule="auto"/>
        <w:jc w:val="both"/>
        <w:rPr>
          <w:rFonts w:ascii="Times New Roman" w:hAnsi="Times New Roman" w:cs="Times New Roman"/>
          <w:sz w:val="28"/>
          <w:szCs w:val="28"/>
        </w:rPr>
      </w:pPr>
    </w:p>
    <w:p w14:paraId="426D09FD" w14:textId="77777777" w:rsidR="00D529C6" w:rsidRPr="00AD0CC1" w:rsidRDefault="00D529C6" w:rsidP="00E047A5">
      <w:pPr>
        <w:spacing w:line="360" w:lineRule="auto"/>
        <w:jc w:val="both"/>
        <w:rPr>
          <w:rFonts w:ascii="Times New Roman" w:hAnsi="Times New Roman" w:cs="Times New Roman"/>
          <w:sz w:val="28"/>
          <w:szCs w:val="28"/>
        </w:rPr>
      </w:pPr>
    </w:p>
    <w:p w14:paraId="6385A2A7" w14:textId="77777777" w:rsidR="00D529C6" w:rsidRPr="00AD0CC1" w:rsidRDefault="00D529C6" w:rsidP="00E047A5">
      <w:pPr>
        <w:spacing w:line="360" w:lineRule="auto"/>
        <w:jc w:val="both"/>
        <w:rPr>
          <w:rFonts w:ascii="Times New Roman" w:hAnsi="Times New Roman" w:cs="Times New Roman"/>
          <w:sz w:val="28"/>
          <w:szCs w:val="28"/>
        </w:rPr>
      </w:pPr>
    </w:p>
    <w:p w14:paraId="1FED8230" w14:textId="77777777" w:rsidR="00D529C6" w:rsidRPr="00AD0CC1"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2" w:name="_Toc196397352"/>
      <w:bookmarkStart w:id="13" w:name="_Toc199480614"/>
      <w:r w:rsidRPr="00AD0CC1">
        <w:rPr>
          <w:rFonts w:ascii="Times New Roman" w:eastAsia="Times New Roman" w:hAnsi="Times New Roman" w:cs="Times New Roman"/>
          <w:b/>
          <w:color w:val="auto"/>
          <w:sz w:val="28"/>
          <w:szCs w:val="40"/>
          <w:lang w:eastAsia="en-CA"/>
        </w:rPr>
        <w:lastRenderedPageBreak/>
        <w:t>Dedication</w:t>
      </w:r>
      <w:bookmarkEnd w:id="12"/>
      <w:bookmarkEnd w:id="13"/>
    </w:p>
    <w:p w14:paraId="51E1D64C" w14:textId="77777777" w:rsidR="00D529C6" w:rsidRPr="00AD0CC1" w:rsidRDefault="00D529C6" w:rsidP="00E047A5">
      <w:pPr>
        <w:spacing w:line="360" w:lineRule="auto"/>
        <w:jc w:val="both"/>
        <w:rPr>
          <w:rFonts w:ascii="Times New Roman" w:hAnsi="Times New Roman" w:cs="Times New Roman"/>
          <w:sz w:val="28"/>
          <w:szCs w:val="28"/>
        </w:rPr>
      </w:pPr>
    </w:p>
    <w:p w14:paraId="3A8B84FC" w14:textId="77777777" w:rsidR="00D529C6" w:rsidRPr="00AD0CC1" w:rsidRDefault="00D529C6" w:rsidP="00E047A5">
      <w:pPr>
        <w:spacing w:line="360" w:lineRule="auto"/>
        <w:jc w:val="both"/>
        <w:rPr>
          <w:rFonts w:ascii="Times New Roman" w:hAnsi="Times New Roman" w:cs="Times New Roman"/>
          <w:sz w:val="28"/>
          <w:szCs w:val="28"/>
        </w:rPr>
      </w:pPr>
    </w:p>
    <w:p w14:paraId="3D16B913" w14:textId="77777777" w:rsidR="00D529C6" w:rsidRPr="00AD0CC1" w:rsidRDefault="00D529C6" w:rsidP="00E047A5">
      <w:pPr>
        <w:spacing w:line="360" w:lineRule="auto"/>
        <w:jc w:val="both"/>
        <w:rPr>
          <w:rFonts w:ascii="Times New Roman" w:hAnsi="Times New Roman" w:cs="Times New Roman"/>
          <w:sz w:val="28"/>
          <w:szCs w:val="28"/>
        </w:rPr>
      </w:pPr>
    </w:p>
    <w:p w14:paraId="0572ED50" w14:textId="77777777" w:rsidR="00D529C6" w:rsidRPr="00AD0CC1" w:rsidRDefault="00D529C6" w:rsidP="00E047A5">
      <w:pPr>
        <w:spacing w:line="360" w:lineRule="auto"/>
        <w:jc w:val="both"/>
        <w:rPr>
          <w:rFonts w:ascii="Times New Roman" w:hAnsi="Times New Roman" w:cs="Times New Roman"/>
          <w:sz w:val="28"/>
          <w:szCs w:val="28"/>
        </w:rPr>
      </w:pPr>
    </w:p>
    <w:p w14:paraId="0E1B8B13" w14:textId="77777777" w:rsidR="00D529C6" w:rsidRPr="00AD0CC1" w:rsidRDefault="00D529C6" w:rsidP="00E047A5">
      <w:pPr>
        <w:spacing w:line="360" w:lineRule="auto"/>
        <w:jc w:val="both"/>
        <w:rPr>
          <w:rFonts w:ascii="Times New Roman" w:hAnsi="Times New Roman" w:cs="Times New Roman"/>
          <w:sz w:val="28"/>
          <w:szCs w:val="28"/>
        </w:rPr>
      </w:pPr>
    </w:p>
    <w:p w14:paraId="5F1FAEF2" w14:textId="77777777" w:rsidR="00D529C6" w:rsidRPr="00AD0CC1" w:rsidRDefault="00D529C6" w:rsidP="00E047A5">
      <w:pPr>
        <w:spacing w:line="360" w:lineRule="auto"/>
        <w:jc w:val="both"/>
        <w:rPr>
          <w:rFonts w:ascii="Times New Roman" w:hAnsi="Times New Roman" w:cs="Times New Roman"/>
          <w:sz w:val="28"/>
          <w:szCs w:val="28"/>
        </w:rPr>
      </w:pPr>
    </w:p>
    <w:p w14:paraId="2C2BFEB5" w14:textId="77777777" w:rsidR="00D529C6" w:rsidRPr="00AD0CC1" w:rsidRDefault="00D529C6" w:rsidP="00E047A5">
      <w:pPr>
        <w:spacing w:line="360" w:lineRule="auto"/>
        <w:jc w:val="both"/>
        <w:rPr>
          <w:rFonts w:ascii="Times New Roman" w:hAnsi="Times New Roman" w:cs="Times New Roman"/>
          <w:sz w:val="28"/>
          <w:szCs w:val="28"/>
        </w:rPr>
      </w:pPr>
    </w:p>
    <w:p w14:paraId="12565FE7" w14:textId="77777777" w:rsidR="00D529C6" w:rsidRPr="00AD0CC1" w:rsidRDefault="00D529C6" w:rsidP="00E047A5">
      <w:pPr>
        <w:spacing w:line="360" w:lineRule="auto"/>
        <w:jc w:val="both"/>
        <w:rPr>
          <w:rFonts w:ascii="Times New Roman" w:hAnsi="Times New Roman" w:cs="Times New Roman"/>
          <w:sz w:val="28"/>
          <w:szCs w:val="28"/>
        </w:rPr>
      </w:pPr>
    </w:p>
    <w:p w14:paraId="0E1A8349" w14:textId="77777777" w:rsidR="00D529C6" w:rsidRPr="00AD0CC1" w:rsidRDefault="00D529C6" w:rsidP="00E047A5">
      <w:pPr>
        <w:spacing w:line="360" w:lineRule="auto"/>
        <w:jc w:val="both"/>
        <w:rPr>
          <w:rFonts w:ascii="Times New Roman" w:hAnsi="Times New Roman" w:cs="Times New Roman"/>
          <w:sz w:val="28"/>
          <w:szCs w:val="28"/>
        </w:rPr>
      </w:pPr>
    </w:p>
    <w:p w14:paraId="5A435A9F" w14:textId="77777777" w:rsidR="00D529C6" w:rsidRPr="00AD0CC1" w:rsidRDefault="00D529C6" w:rsidP="00E047A5">
      <w:pPr>
        <w:spacing w:line="360" w:lineRule="auto"/>
        <w:jc w:val="both"/>
        <w:rPr>
          <w:rFonts w:ascii="Times New Roman" w:hAnsi="Times New Roman" w:cs="Times New Roman"/>
          <w:sz w:val="28"/>
          <w:szCs w:val="28"/>
        </w:rPr>
      </w:pPr>
    </w:p>
    <w:p w14:paraId="2B525C43" w14:textId="77777777" w:rsidR="00D529C6" w:rsidRPr="00AD0CC1" w:rsidRDefault="00D529C6" w:rsidP="00E047A5">
      <w:pPr>
        <w:spacing w:line="360" w:lineRule="auto"/>
        <w:jc w:val="both"/>
        <w:rPr>
          <w:rFonts w:ascii="Times New Roman" w:hAnsi="Times New Roman" w:cs="Times New Roman"/>
          <w:sz w:val="28"/>
          <w:szCs w:val="28"/>
        </w:rPr>
      </w:pPr>
    </w:p>
    <w:p w14:paraId="48E4DF28" w14:textId="77777777" w:rsidR="00D529C6" w:rsidRPr="00AD0CC1" w:rsidRDefault="00D529C6" w:rsidP="00E047A5">
      <w:pPr>
        <w:spacing w:line="360" w:lineRule="auto"/>
        <w:jc w:val="both"/>
        <w:rPr>
          <w:rFonts w:ascii="Times New Roman" w:hAnsi="Times New Roman" w:cs="Times New Roman"/>
          <w:sz w:val="28"/>
          <w:szCs w:val="28"/>
        </w:rPr>
      </w:pPr>
    </w:p>
    <w:p w14:paraId="5331337C" w14:textId="77777777" w:rsidR="00D529C6" w:rsidRPr="00AD0CC1" w:rsidRDefault="00D529C6" w:rsidP="00E047A5">
      <w:pPr>
        <w:spacing w:line="360" w:lineRule="auto"/>
        <w:jc w:val="both"/>
        <w:rPr>
          <w:rFonts w:ascii="Times New Roman" w:hAnsi="Times New Roman" w:cs="Times New Roman"/>
          <w:sz w:val="28"/>
          <w:szCs w:val="28"/>
        </w:rPr>
      </w:pPr>
    </w:p>
    <w:p w14:paraId="50D13BAA" w14:textId="77777777" w:rsidR="00D529C6" w:rsidRPr="00AD0CC1" w:rsidRDefault="00D529C6" w:rsidP="00E047A5">
      <w:pPr>
        <w:spacing w:line="360" w:lineRule="auto"/>
        <w:jc w:val="both"/>
        <w:rPr>
          <w:rFonts w:ascii="Times New Roman" w:hAnsi="Times New Roman" w:cs="Times New Roman"/>
          <w:sz w:val="28"/>
          <w:szCs w:val="28"/>
        </w:rPr>
      </w:pPr>
    </w:p>
    <w:p w14:paraId="18C569F1" w14:textId="77777777" w:rsidR="00D529C6" w:rsidRPr="00AD0CC1" w:rsidRDefault="00D529C6" w:rsidP="00E047A5">
      <w:pPr>
        <w:spacing w:line="360" w:lineRule="auto"/>
        <w:jc w:val="both"/>
        <w:rPr>
          <w:rFonts w:ascii="Times New Roman" w:hAnsi="Times New Roman" w:cs="Times New Roman"/>
          <w:sz w:val="28"/>
          <w:szCs w:val="28"/>
        </w:rPr>
      </w:pPr>
    </w:p>
    <w:p w14:paraId="4271266F" w14:textId="77777777" w:rsidR="00D529C6" w:rsidRPr="00AD0CC1" w:rsidRDefault="00D529C6" w:rsidP="00E047A5">
      <w:pPr>
        <w:spacing w:line="360" w:lineRule="auto"/>
        <w:jc w:val="both"/>
        <w:rPr>
          <w:rFonts w:ascii="Times New Roman" w:hAnsi="Times New Roman" w:cs="Times New Roman"/>
          <w:sz w:val="28"/>
          <w:szCs w:val="28"/>
        </w:rPr>
      </w:pPr>
    </w:p>
    <w:p w14:paraId="6010C1B7" w14:textId="77777777" w:rsidR="00D529C6" w:rsidRPr="00AD0CC1" w:rsidRDefault="00D529C6" w:rsidP="00E047A5">
      <w:pPr>
        <w:spacing w:line="360" w:lineRule="auto"/>
        <w:jc w:val="both"/>
        <w:rPr>
          <w:rFonts w:ascii="Times New Roman" w:hAnsi="Times New Roman" w:cs="Times New Roman"/>
          <w:sz w:val="28"/>
          <w:szCs w:val="28"/>
        </w:rPr>
      </w:pPr>
    </w:p>
    <w:p w14:paraId="72EE1860" w14:textId="77777777" w:rsidR="00D529C6" w:rsidRPr="00AD0CC1" w:rsidRDefault="00D529C6" w:rsidP="00E047A5">
      <w:pPr>
        <w:spacing w:line="360" w:lineRule="auto"/>
        <w:jc w:val="both"/>
        <w:rPr>
          <w:rFonts w:ascii="Times New Roman" w:hAnsi="Times New Roman" w:cs="Times New Roman"/>
          <w:sz w:val="28"/>
          <w:szCs w:val="28"/>
        </w:rPr>
      </w:pPr>
    </w:p>
    <w:p w14:paraId="088EB102" w14:textId="77777777" w:rsidR="00233546" w:rsidRPr="00AD0CC1" w:rsidRDefault="00233546" w:rsidP="00E047A5">
      <w:pPr>
        <w:spacing w:line="360" w:lineRule="auto"/>
        <w:jc w:val="both"/>
        <w:rPr>
          <w:rFonts w:ascii="Times New Roman" w:hAnsi="Times New Roman" w:cs="Times New Roman"/>
          <w:sz w:val="28"/>
          <w:szCs w:val="28"/>
        </w:rPr>
      </w:pPr>
    </w:p>
    <w:p w14:paraId="34561DD2" w14:textId="686858B5" w:rsidR="00016E6A" w:rsidRPr="00AD0CC1" w:rsidRDefault="00F27EF4" w:rsidP="005C71EE">
      <w:pPr>
        <w:pStyle w:val="Heading1"/>
        <w:spacing w:line="360" w:lineRule="auto"/>
        <w:jc w:val="center"/>
        <w:rPr>
          <w:rFonts w:ascii="Times New Roman" w:hAnsi="Times New Roman" w:cs="Times New Roman"/>
          <w:b/>
          <w:bCs/>
          <w:color w:val="auto"/>
          <w:sz w:val="28"/>
          <w:szCs w:val="28"/>
        </w:rPr>
      </w:pPr>
      <w:bookmarkStart w:id="14" w:name="_Toc199480615"/>
      <w:r w:rsidRPr="00AD0CC1">
        <w:rPr>
          <w:rFonts w:ascii="Times New Roman" w:hAnsi="Times New Roman" w:cs="Times New Roman"/>
          <w:b/>
          <w:bCs/>
          <w:color w:val="auto"/>
          <w:sz w:val="28"/>
          <w:szCs w:val="28"/>
        </w:rPr>
        <w:lastRenderedPageBreak/>
        <w:t xml:space="preserve">Chapter 1: </w:t>
      </w:r>
      <w:bookmarkEnd w:id="14"/>
      <w:r w:rsidR="00DC17F8">
        <w:rPr>
          <w:rFonts w:ascii="Times New Roman" w:hAnsi="Times New Roman" w:cs="Times New Roman"/>
          <w:b/>
          <w:bCs/>
          <w:color w:val="auto"/>
          <w:sz w:val="28"/>
          <w:szCs w:val="28"/>
          <w:highlight w:val="yellow"/>
        </w:rPr>
        <w:t xml:space="preserve">The benefits of being a </w:t>
      </w:r>
      <w:proofErr w:type="gramStart"/>
      <w:r w:rsidR="00DC17F8">
        <w:rPr>
          <w:rFonts w:ascii="Times New Roman" w:hAnsi="Times New Roman" w:cs="Times New Roman"/>
          <w:b/>
          <w:bCs/>
          <w:color w:val="auto"/>
          <w:sz w:val="28"/>
          <w:szCs w:val="28"/>
          <w:highlight w:val="yellow"/>
        </w:rPr>
        <w:t xml:space="preserve">social </w:t>
      </w:r>
      <w:r w:rsidR="00AA50CE" w:rsidRPr="00ED21DA">
        <w:rPr>
          <w:rFonts w:ascii="Times New Roman" w:hAnsi="Times New Roman" w:cs="Times New Roman"/>
          <w:b/>
          <w:bCs/>
          <w:color w:val="auto"/>
          <w:sz w:val="28"/>
          <w:szCs w:val="28"/>
          <w:highlight w:val="yellow"/>
        </w:rPr>
        <w:t xml:space="preserve"> </w:t>
      </w:r>
      <w:r w:rsidR="00DC17F8">
        <w:rPr>
          <w:rFonts w:ascii="Times New Roman" w:hAnsi="Times New Roman" w:cs="Times New Roman"/>
          <w:b/>
          <w:bCs/>
          <w:color w:val="auto"/>
          <w:sz w:val="28"/>
          <w:szCs w:val="28"/>
          <w:highlight w:val="yellow"/>
        </w:rPr>
        <w:t>butterfly</w:t>
      </w:r>
      <w:proofErr w:type="gramEnd"/>
      <w:r w:rsidR="00DC17F8">
        <w:rPr>
          <w:rFonts w:ascii="Times New Roman" w:hAnsi="Times New Roman" w:cs="Times New Roman"/>
          <w:b/>
          <w:bCs/>
          <w:color w:val="auto"/>
          <w:sz w:val="28"/>
          <w:szCs w:val="28"/>
          <w:highlight w:val="yellow"/>
        </w:rPr>
        <w:t xml:space="preserve"> – Evolution of Communal Roosting Behaviour in Birds </w:t>
      </w:r>
      <w:r w:rsidR="00AA50CE" w:rsidRPr="00ED21DA">
        <w:rPr>
          <w:rFonts w:ascii="Times New Roman" w:hAnsi="Times New Roman" w:cs="Times New Roman"/>
          <w:b/>
          <w:bCs/>
          <w:color w:val="auto"/>
          <w:sz w:val="28"/>
          <w:szCs w:val="28"/>
          <w:highlight w:val="yellow"/>
        </w:rPr>
        <w:t>C</w:t>
      </w:r>
    </w:p>
    <w:p w14:paraId="6E5183D3" w14:textId="77777777" w:rsidR="00A34672" w:rsidRPr="00AD0CC1" w:rsidRDefault="00A34672" w:rsidP="00F437A0"/>
    <w:p w14:paraId="6EFB0CC4" w14:textId="42510BEC" w:rsidR="00046C1B" w:rsidRPr="00AD0CC1" w:rsidRDefault="00046C1B" w:rsidP="00046C1B">
      <w:pPr>
        <w:pStyle w:val="Heading2"/>
        <w:spacing w:line="360" w:lineRule="auto"/>
        <w:jc w:val="both"/>
        <w:rPr>
          <w:rFonts w:ascii="Times New Roman" w:hAnsi="Times New Roman" w:cs="Times New Roman"/>
          <w:b/>
          <w:bCs/>
          <w:color w:val="auto"/>
          <w:sz w:val="24"/>
          <w:szCs w:val="24"/>
        </w:rPr>
      </w:pPr>
      <w:bookmarkStart w:id="15" w:name="_Toc199480616"/>
      <w:r w:rsidRPr="00AD0CC1">
        <w:rPr>
          <w:rFonts w:ascii="Times New Roman" w:hAnsi="Times New Roman" w:cs="Times New Roman"/>
          <w:b/>
          <w:bCs/>
          <w:color w:val="auto"/>
          <w:sz w:val="24"/>
          <w:szCs w:val="24"/>
        </w:rPr>
        <w:t xml:space="preserve">1.1 </w:t>
      </w:r>
      <w:commentRangeStart w:id="16"/>
      <w:r w:rsidRPr="00AD0CC1">
        <w:rPr>
          <w:rFonts w:ascii="Times New Roman" w:hAnsi="Times New Roman" w:cs="Times New Roman"/>
          <w:b/>
          <w:bCs/>
          <w:color w:val="auto"/>
          <w:sz w:val="24"/>
          <w:szCs w:val="24"/>
        </w:rPr>
        <w:t>Introduction</w:t>
      </w:r>
      <w:commentRangeEnd w:id="16"/>
      <w:r w:rsidRPr="00AD0CC1">
        <w:rPr>
          <w:b/>
          <w:bCs/>
          <w:sz w:val="24"/>
          <w:szCs w:val="24"/>
        </w:rPr>
        <w:commentReference w:id="16"/>
      </w:r>
    </w:p>
    <w:p w14:paraId="06BDA528" w14:textId="77777777" w:rsidR="001F51C4" w:rsidRPr="005C7F67" w:rsidRDefault="001F51C4" w:rsidP="00046C1B">
      <w:pPr>
        <w:spacing w:line="360" w:lineRule="auto"/>
        <w:jc w:val="both"/>
        <w:rPr>
          <w:rFonts w:ascii="Times New Roman" w:eastAsia="Times New Roman" w:hAnsi="Times New Roman" w:cs="Times New Roman"/>
          <w:sz w:val="24"/>
          <w:szCs w:val="24"/>
        </w:rPr>
      </w:pPr>
    </w:p>
    <w:p w14:paraId="20F62ED8" w14:textId="56A61589" w:rsidR="003B5F6A" w:rsidRPr="00AD0CC1" w:rsidRDefault="00046C1B" w:rsidP="003B5F6A">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Understanding why species differ in their social behaviour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w:t>
      </w:r>
      <w:r w:rsidR="001F51C4" w:rsidRPr="00AD0CC1">
        <w:rPr>
          <w:rFonts w:ascii="Times New Roman" w:eastAsia="Times New Roman" w:hAnsi="Times New Roman" w:cs="Times New Roman"/>
          <w:sz w:val="24"/>
          <w:szCs w:val="24"/>
        </w:rPr>
        <w:t xml:space="preserve">Sociality is documented not only in several taxa (e.g., fish, mammals, birds) but also in different aspects of their ecology (e.g., </w:t>
      </w:r>
      <w:r w:rsidR="003B5F6A" w:rsidRPr="00AD0CC1">
        <w:rPr>
          <w:rFonts w:ascii="Times New Roman" w:eastAsia="Times New Roman" w:hAnsi="Times New Roman" w:cs="Times New Roman"/>
          <w:sz w:val="24"/>
          <w:szCs w:val="24"/>
        </w:rPr>
        <w:t xml:space="preserve">birds </w:t>
      </w:r>
      <w:r w:rsidR="001F51C4" w:rsidRPr="00AD0CC1">
        <w:rPr>
          <w:rFonts w:ascii="Times New Roman" w:eastAsia="Times New Roman" w:hAnsi="Times New Roman" w:cs="Times New Roman"/>
          <w:sz w:val="24"/>
          <w:szCs w:val="24"/>
        </w:rPr>
        <w:t>mating</w:t>
      </w:r>
      <w:r w:rsidR="003B5F6A" w:rsidRPr="00AD0CC1">
        <w:rPr>
          <w:rFonts w:ascii="Times New Roman" w:eastAsia="Times New Roman" w:hAnsi="Times New Roman" w:cs="Times New Roman"/>
          <w:sz w:val="24"/>
          <w:szCs w:val="24"/>
        </w:rPr>
        <w:t xml:space="preserve"> in leks</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kettle of raptors </w:t>
      </w:r>
      <w:r w:rsidR="001F51C4" w:rsidRPr="00AD0CC1">
        <w:rPr>
          <w:rFonts w:ascii="Times New Roman" w:eastAsia="Times New Roman" w:hAnsi="Times New Roman" w:cs="Times New Roman"/>
          <w:sz w:val="24"/>
          <w:szCs w:val="24"/>
        </w:rPr>
        <w:t>migrati</w:t>
      </w:r>
      <w:r w:rsidR="003B5F6A" w:rsidRPr="00AD0CC1">
        <w:rPr>
          <w:rFonts w:ascii="Times New Roman" w:eastAsia="Times New Roman" w:hAnsi="Times New Roman" w:cs="Times New Roman"/>
          <w:sz w:val="24"/>
          <w:szCs w:val="24"/>
        </w:rPr>
        <w:t>ng together, lions hunting and foraging together</w:t>
      </w:r>
      <w:r w:rsidR="001F51C4" w:rsidRPr="00AD0CC1">
        <w:rPr>
          <w:rFonts w:ascii="Times New Roman" w:eastAsia="Times New Roman" w:hAnsi="Times New Roman" w:cs="Times New Roman"/>
          <w:sz w:val="24"/>
          <w:szCs w:val="24"/>
        </w:rPr>
        <w:t xml:space="preserve">). </w:t>
      </w:r>
      <w:r w:rsidR="003B5F6A" w:rsidRPr="00AD0CC1">
        <w:rPr>
          <w:rFonts w:ascii="Times New Roman" w:eastAsia="Times New Roman" w:hAnsi="Times New Roman" w:cs="Times New Roman"/>
          <w:sz w:val="24"/>
          <w:szCs w:val="24"/>
        </w:rPr>
        <w:t xml:space="preserve">The occurrence of </w:t>
      </w:r>
      <w:r w:rsidR="00EB4929" w:rsidRPr="00AD0CC1">
        <w:rPr>
          <w:rFonts w:ascii="Times New Roman" w:eastAsia="Times New Roman" w:hAnsi="Times New Roman" w:cs="Times New Roman"/>
          <w:sz w:val="24"/>
          <w:szCs w:val="24"/>
        </w:rPr>
        <w:t>the wide array of social behaviours</w:t>
      </w:r>
      <w:r w:rsidR="003B5F6A" w:rsidRPr="00AD0CC1">
        <w:rPr>
          <w:rFonts w:ascii="Times New Roman" w:eastAsia="Times New Roman" w:hAnsi="Times New Roman" w:cs="Times New Roman"/>
          <w:sz w:val="24"/>
          <w:szCs w:val="24"/>
        </w:rPr>
        <w:t xml:space="preserve"> in wildlife suggests there are set benefits to socializing with conspecifics. For instance, it has been discussed in the literature that one possible benefit from breeding in colonies is enhanced efficiency in exploiting an unevenly distributed food supply (Fisher 1954), which is supported by findings in Brewer’s Blackbird </w:t>
      </w:r>
      <w:r w:rsidR="00625975" w:rsidRPr="00AD0CC1">
        <w:rPr>
          <w:rFonts w:ascii="Times New Roman" w:eastAsia="Times New Roman" w:hAnsi="Times New Roman" w:cs="Times New Roman"/>
          <w:sz w:val="24"/>
          <w:szCs w:val="24"/>
        </w:rPr>
        <w:t>(</w:t>
      </w:r>
      <w:proofErr w:type="spellStart"/>
      <w:r w:rsidR="003B5F6A" w:rsidRPr="00AD0CC1">
        <w:rPr>
          <w:rFonts w:ascii="Times New Roman" w:eastAsia="Times New Roman" w:hAnsi="Times New Roman" w:cs="Times New Roman"/>
          <w:i/>
          <w:iCs/>
          <w:sz w:val="24"/>
          <w:szCs w:val="24"/>
        </w:rPr>
        <w:t>Euphagus</w:t>
      </w:r>
      <w:proofErr w:type="spellEnd"/>
      <w:r w:rsidR="003B5F6A" w:rsidRPr="00AD0CC1">
        <w:rPr>
          <w:rFonts w:ascii="Times New Roman" w:eastAsia="Times New Roman" w:hAnsi="Times New Roman" w:cs="Times New Roman"/>
          <w:i/>
          <w:iCs/>
          <w:sz w:val="24"/>
          <w:szCs w:val="24"/>
        </w:rPr>
        <w:t xml:space="preserve"> </w:t>
      </w:r>
      <w:proofErr w:type="spellStart"/>
      <w:r w:rsidR="003B5F6A" w:rsidRPr="00AD0CC1">
        <w:rPr>
          <w:rFonts w:ascii="Times New Roman" w:eastAsia="Times New Roman" w:hAnsi="Times New Roman" w:cs="Times New Roman"/>
          <w:i/>
          <w:iCs/>
          <w:sz w:val="24"/>
          <w:szCs w:val="24"/>
        </w:rPr>
        <w:t>cyanocephalus</w:t>
      </w:r>
      <w:proofErr w:type="spellEnd"/>
      <w:r w:rsidR="00625975" w:rsidRPr="00AD0CC1">
        <w:rPr>
          <w:rFonts w:ascii="Times New Roman" w:eastAsia="Times New Roman" w:hAnsi="Times New Roman" w:cs="Times New Roman"/>
          <w:i/>
          <w:iCs/>
          <w:sz w:val="24"/>
          <w:szCs w:val="24"/>
        </w:rPr>
        <w:t>)</w:t>
      </w:r>
      <w:r w:rsidR="003B5F6A" w:rsidRPr="00AD0CC1">
        <w:rPr>
          <w:rFonts w:ascii="Times New Roman" w:eastAsia="Times New Roman" w:hAnsi="Times New Roman" w:cs="Times New Roman"/>
          <w:sz w:val="24"/>
          <w:szCs w:val="24"/>
        </w:rPr>
        <w:t xml:space="preserve"> (Horn 1968). </w:t>
      </w:r>
      <w:commentRangeStart w:id="17"/>
      <w:r w:rsidR="008D2D0A" w:rsidRPr="00AD0CC1">
        <w:rPr>
          <w:rFonts w:ascii="Times New Roman" w:eastAsia="Times New Roman" w:hAnsi="Times New Roman" w:cs="Times New Roman"/>
          <w:sz w:val="24"/>
          <w:szCs w:val="24"/>
        </w:rPr>
        <w:t>Similarly, collective sensing in massive flocks of passenger pigeons (</w:t>
      </w:r>
      <w:proofErr w:type="spellStart"/>
      <w:r w:rsidR="008D2D0A" w:rsidRPr="00AD0CC1">
        <w:rPr>
          <w:rFonts w:ascii="Times New Roman" w:eastAsia="Times New Roman" w:hAnsi="Times New Roman" w:cs="Times New Roman"/>
          <w:i/>
          <w:iCs/>
          <w:sz w:val="24"/>
          <w:szCs w:val="24"/>
        </w:rPr>
        <w:t>Ectopistes</w:t>
      </w:r>
      <w:proofErr w:type="spellEnd"/>
      <w:r w:rsidR="008D2D0A" w:rsidRPr="00AD0CC1">
        <w:rPr>
          <w:rFonts w:ascii="Times New Roman" w:eastAsia="Times New Roman" w:hAnsi="Times New Roman" w:cs="Times New Roman"/>
          <w:i/>
          <w:iCs/>
          <w:sz w:val="24"/>
          <w:szCs w:val="24"/>
        </w:rPr>
        <w:t xml:space="preserve"> </w:t>
      </w:r>
      <w:proofErr w:type="spellStart"/>
      <w:r w:rsidR="008D2D0A" w:rsidRPr="00AD0CC1">
        <w:rPr>
          <w:rFonts w:ascii="Times New Roman" w:eastAsia="Times New Roman" w:hAnsi="Times New Roman" w:cs="Times New Roman"/>
          <w:i/>
          <w:iCs/>
          <w:sz w:val="24"/>
          <w:szCs w:val="24"/>
        </w:rPr>
        <w:t>migratorius</w:t>
      </w:r>
      <w:proofErr w:type="spellEnd"/>
      <w:r w:rsidR="008D2D0A" w:rsidRPr="00AD0CC1">
        <w:rPr>
          <w:rFonts w:ascii="Times New Roman" w:eastAsia="Times New Roman" w:hAnsi="Times New Roman" w:cs="Times New Roman"/>
          <w:sz w:val="24"/>
          <w:szCs w:val="24"/>
        </w:rPr>
        <w:t xml:space="preserve">) may have helped birds locate spatially and temporally unpredictable food patches (Guiry et al. 2020, Aikens et al. 2022). </w:t>
      </w:r>
      <w:commentRangeEnd w:id="17"/>
      <w:r w:rsidR="008D2D0A" w:rsidRPr="00AD0CC1">
        <w:rPr>
          <w:rStyle w:val="CommentReference"/>
        </w:rPr>
        <w:commentReference w:id="17"/>
      </w:r>
      <w:r w:rsidR="008D2D0A" w:rsidRPr="00AD0CC1">
        <w:rPr>
          <w:rFonts w:ascii="Times New Roman" w:eastAsia="Times New Roman" w:hAnsi="Times New Roman" w:cs="Times New Roman"/>
          <w:sz w:val="24"/>
          <w:szCs w:val="24"/>
        </w:rPr>
        <w:t>The benefits of s</w:t>
      </w:r>
      <w:r w:rsidR="003B5F6A" w:rsidRPr="00AD0CC1">
        <w:rPr>
          <w:rFonts w:ascii="Times New Roman" w:eastAsia="Times New Roman" w:hAnsi="Times New Roman" w:cs="Times New Roman"/>
          <w:sz w:val="24"/>
          <w:szCs w:val="24"/>
        </w:rPr>
        <w:t xml:space="preserve">ociality </w:t>
      </w:r>
      <w:r w:rsidR="008D2D0A" w:rsidRPr="00AD0CC1">
        <w:rPr>
          <w:rFonts w:ascii="Times New Roman" w:eastAsia="Times New Roman" w:hAnsi="Times New Roman" w:cs="Times New Roman"/>
          <w:sz w:val="24"/>
          <w:szCs w:val="24"/>
        </w:rPr>
        <w:t>are</w:t>
      </w:r>
      <w:r w:rsidR="003B5F6A" w:rsidRPr="00AD0CC1">
        <w:rPr>
          <w:rFonts w:ascii="Times New Roman" w:eastAsia="Times New Roman" w:hAnsi="Times New Roman" w:cs="Times New Roman"/>
          <w:sz w:val="24"/>
          <w:szCs w:val="24"/>
        </w:rPr>
        <w:t xml:space="preserve"> also widely documented in colonial seabirds, where hundreds of breeding pairs gather on islands for breeding and chick-rearing, and search for food around the colonies as proposed by the central-place foraging model </w:t>
      </w:r>
      <w:r w:rsidR="003B5F6A" w:rsidRPr="00AD0CC1">
        <w:rPr>
          <w:rFonts w:ascii="Times New Roman" w:eastAsia="Times New Roman" w:hAnsi="Times New Roman" w:cs="Times New Roman"/>
          <w:sz w:val="24"/>
          <w:szCs w:val="24"/>
        </w:rPr>
        <w:fldChar w:fldCharType="begin"/>
      </w:r>
      <w:r w:rsidR="003B5F6A" w:rsidRPr="00AD0CC1">
        <w:rPr>
          <w:rFonts w:ascii="Times New Roman" w:eastAsia="Times New Roman" w:hAnsi="Times New Roman" w:cs="Times New Roman"/>
          <w:sz w:val="24"/>
          <w:szCs w:val="24"/>
        </w:rPr>
        <w:instrText xml:space="preserve"> ADDIN ZOTERO_ITEM CSL_CITATION {"citationID":"kHempsOo","properties":{"formattedCitation":"(Ashmole, 1963; Houston, 1985; Monier, 2024)","plainCitation":"(Ashmole, 1963; Houston, 1985; Monier, 2024)","noteIndex":0},"citationItems":[{"id":309,"uris":["http://zotero.org/users/6254983/items/P4Y299MG"],"itemData":{"id":309,"type":"article-journal","abstract":"SUMMARY\n            The ways in which the numbers of tropical sea‐birds might be limited are considered; it is argued that food is the only factor likely to be generally effective in limiting numbers, but it seems improbable that food shortage could exert a density‐dependent control of the mortality of the birds outside the breeding season.\n            Wynne‐Edwards' hypothesis that colonies of sea‐birds are able to keep their own numbers below the level at which food shortage would become acute, primarily by exerting control on the output of young, is rejected as unproven and improbable.\n            It is suggested that colonies of tropical oceanic birds deplete the food in the waters round them, and that as the populations increase competition for food becomes more intense, and relatively fewer adults succeed in raising chicks. This would provide a density‐dependent control of the output of young and could regulate the numbers of the birds.\n            The peculiarities of long‐lived sea‐birds (e.g. clutches of one, long fledging periods, deferred maturity) which Wynne‐Edwards suggests are adaptations evolved in order to lower the reproductive rate until it balances the mortality, apparently could not be evolved as such; they are more probably adaptations enabling the birds sometimes to raise single chicks in spite of competition for food that makes it impossible to raise more than one. It is considered that variation in the age of first breeding provides an important supplement to variation in reproductive success in regulating the numbers of long‐lived tropical sea‐birds.\n            The possible applications of this hypothesis to sea‐birds breeding in higher latitudes are briefly considered, as are its implications in relation to conservation and exploitation of populations of sea‐birds.","container-title":"Ibis","DOI":"10.1111/j.1474-919X.1963.tb06766.x","ISSN":"0019-1019, 1474-919X","issue":"3","journalAbbreviation":"Ibis","language":"en","page":"458-473","source":"DOI.org (Crossref)","title":"THE REGULATION OF NUMBERS OF TROPICAL OCEANIC BIRDS","volume":"103b","author":[{"family":"Ashmole","given":"N. P."}],"issued":{"date-parts":[["1963",9]]}}},{"id":310,"uris":["http://zotero.org/users/6254983/items/SEYC7WZ6"],"itemData":{"id":310,"type":"article-journal","container-title":"The American Naturalist","DOI":"10.1086/284381","ISSN":"0003-0147, 1537-5323","issue":"6","journalAbbreviation":"The American Naturalist","language":"en","page":"811-826","source":"DOI.org (Crossref)","title":"Central-Place Foraging: Some Aspects of Prey Choice for Multiple-Prey Loaders","title-short":"Central-Place Foraging","volume":"125","author":[{"family":"Houston","given":"Alasdair"}],"issued":{"date-parts":[["1985",6]]}}},{"id":839,"uris":["http://zotero.org/users/6254983/items/7KJGE9H3"],"itemData":{"id":839,"type":"article-journal","abstract":"ABSTRACT\n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3B5F6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(Ashmole, 1963; Houston, 1985; Monier, 2024)</w:t>
      </w:r>
      <w:r w:rsidR="003B5F6A" w:rsidRPr="00AD0CC1">
        <w:rPr>
          <w:rFonts w:ascii="Times New Roman" w:eastAsia="Times New Roman" w:hAnsi="Times New Roman" w:cs="Times New Roman"/>
          <w:sz w:val="24"/>
          <w:szCs w:val="24"/>
        </w:rPr>
        <w:fldChar w:fldCharType="end"/>
      </w:r>
      <w:r w:rsidR="003B5F6A"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Research has shown how</w:t>
      </w:r>
      <w:r w:rsidR="003B5F6A" w:rsidRPr="00AD0CC1">
        <w:rPr>
          <w:rFonts w:ascii="Times New Roman" w:eastAsia="Times New Roman" w:hAnsi="Times New Roman" w:cs="Times New Roman"/>
          <w:sz w:val="24"/>
          <w:szCs w:val="24"/>
        </w:rPr>
        <w:t xml:space="preserve"> individuals from a colony use information from other</w:t>
      </w:r>
      <w:r w:rsidR="00EB4929" w:rsidRPr="00AD0CC1">
        <w:rPr>
          <w:rFonts w:ascii="Times New Roman" w:eastAsia="Times New Roman" w:hAnsi="Times New Roman" w:cs="Times New Roman"/>
          <w:sz w:val="24"/>
          <w:szCs w:val="24"/>
        </w:rPr>
        <w:t>s to find feeding sites</w:t>
      </w:r>
      <w:r w:rsidR="00DF6B32" w:rsidRPr="00AD0CC1">
        <w:rPr>
          <w:rFonts w:ascii="Times New Roman" w:eastAsia="Times New Roman" w:hAnsi="Times New Roman" w:cs="Times New Roman"/>
          <w:sz w:val="24"/>
          <w:szCs w:val="24"/>
        </w:rPr>
        <w:t xml:space="preserve"> </w:t>
      </w:r>
      <w:r w:rsidR="00DF6B32"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{"citationID":"re5nECnv","properties":{"formattedCitation":"(Bairos-Novak et al., 2015)","plainCitation":"(Bairos-Novak et al., 2015)","dontUpdate":true,"noteIndex":0},"citationItems":[{"id":854,"uris":["http://zotero.org/users/6254983/items/669LKWSQ"],"itemData":{"id":854,"type":"article-journal","container-title":"Animal Behaviour","DOI":"10.1016/j.anbehav.2015.05.002","ISSN":"00033472","journalAbbreviation":"Animal Behaviour","language":"en","page":"71-78","source":"DOI.org (Crossref)","title":"Relative importance of local enhancement as a search strategy for breeding seabirds: an experimental approach","title-short":"Relative importance of local enhancement as a search strategy for breeding seabirds","volume":"106","author":[{"family":"Bairos-Novak","given":"Kevin R."},{"family":"Crook","given":"Kevin A."},{"family":"Davoren","given":"Gail K."}],"issued":{"date-parts":[["2015",8]]}}}],"schema":"https://github.com/citation-style-language/schema/raw/master/csl-citation.json"} </w:instrText>
      </w:r>
      <w:r w:rsidR="00DF6B32"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(Camphuysen </w:t>
      </w:r>
      <w:r w:rsidR="00DF6B32" w:rsidRPr="00ED21DA">
        <w:rPr>
          <w:rFonts w:ascii="Times New Roman" w:hAnsi="Times New Roman" w:cs="Times New Roman"/>
          <w:sz w:val="24"/>
        </w:rPr>
        <w:t>et al</w:t>
      </w:r>
      <w:r w:rsidR="00DF6B32" w:rsidRPr="00AD0CC1">
        <w:rPr>
          <w:rFonts w:ascii="Times New Roman" w:hAnsi="Times New Roman" w:cs="Times New Roman"/>
          <w:sz w:val="24"/>
        </w:rPr>
        <w:t>., </w:t>
      </w:r>
      <w:r w:rsidR="006C43A0" w:rsidRPr="00ED21DA">
        <w:t>2006</w:t>
      </w:r>
      <w:r w:rsidR="006C43A0" w:rsidRPr="00AD0CC1">
        <w:rPr>
          <w:rFonts w:ascii="Times New Roman" w:hAnsi="Times New Roman" w:cs="Times New Roman"/>
          <w:sz w:val="24"/>
        </w:rPr>
        <w:t xml:space="preserve">, </w:t>
      </w:r>
      <w:r w:rsidR="00DF6B32" w:rsidRPr="00AD0CC1">
        <w:rPr>
          <w:rFonts w:ascii="Times New Roman" w:hAnsi="Times New Roman" w:cs="Times New Roman"/>
          <w:sz w:val="24"/>
        </w:rPr>
        <w:t>Bairos-Novak et al., 2015)</w:t>
      </w:r>
      <w:r w:rsidR="00DF6B32" w:rsidRPr="00AD0CC1">
        <w:rPr>
          <w:rFonts w:ascii="Times New Roman" w:eastAsia="Times New Roman" w:hAnsi="Times New Roman" w:cs="Times New Roman"/>
          <w:sz w:val="24"/>
          <w:szCs w:val="24"/>
        </w:rPr>
        <w:fldChar w:fldCharType="end"/>
      </w:r>
      <w:r w:rsidR="00B95006" w:rsidRPr="00AD0CC1">
        <w:rPr>
          <w:rFonts w:ascii="Times New Roman" w:eastAsia="Times New Roman" w:hAnsi="Times New Roman" w:cs="Times New Roman"/>
          <w:sz w:val="24"/>
          <w:szCs w:val="24"/>
        </w:rPr>
        <w:t xml:space="preserve"> </w:t>
      </w:r>
      <w:r w:rsidR="009221C4" w:rsidRPr="00AD0CC1">
        <w:rPr>
          <w:rFonts w:ascii="Times New Roman" w:eastAsia="Times New Roman" w:hAnsi="Times New Roman" w:cs="Times New Roman"/>
          <w:sz w:val="24"/>
          <w:szCs w:val="24"/>
        </w:rPr>
        <w:t>, a</w:t>
      </w:r>
      <w:r w:rsidR="00DF6B32" w:rsidRPr="00AD0CC1">
        <w:rPr>
          <w:rFonts w:ascii="Times New Roman" w:eastAsia="Times New Roman" w:hAnsi="Times New Roman" w:cs="Times New Roman"/>
          <w:sz w:val="24"/>
          <w:szCs w:val="24"/>
        </w:rPr>
        <w:t>n</w:t>
      </w:r>
      <w:r w:rsidR="009221C4" w:rsidRPr="00AD0CC1">
        <w:rPr>
          <w:rFonts w:ascii="Times New Roman" w:eastAsia="Times New Roman" w:hAnsi="Times New Roman" w:cs="Times New Roman"/>
          <w:sz w:val="24"/>
          <w:szCs w:val="24"/>
        </w:rPr>
        <w:t xml:space="preserve">d there is empirical evidence that demonstrates the benefits of such behaviour </w:t>
      </w:r>
      <w:r w:rsidR="009221C4" w:rsidRPr="00AD0CC1">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{"citationID":"xztokany","properties":{"formattedCitation":"(Thiebault, Mullers, Pistorius, Meza-Torres, et al., 2014; Thiebault, Mullers, Pistorius, &amp; Tremblay, 2014)","plainCitation":"(Thiebault, Mullers, Pistorius, Meza-Torres, et al., 2014; Thiebault, Mullers, Pistorius, &amp; Tremblay, 2014)","dontUpdate":true,"noteIndex":0},"citationItems":[{"id":852,"uris":["http://zotero.org/users/6254983/items/P8GRAI75"],"itemData":{"id":852,"type":"article-journal","container-title":"The Auk","DOI":"10.1642/AUK-13-209.1","ISSN":"0004-8038, 1938-4254","issue":"4","journalAbbreviation":"The Auk","language":"en","page":"595-609","source":"DOI.org (Crossref)","title":"From colony to first patch: Processes of prey searching and social information in Cape Gannets","title-short":"From colony to first patch","volume":"131","author":[{"family":"Thiebault","given":"Andréa"},{"family":"Mullers","given":"Ralf"},{"family":"Pistorius","given":"Pierre"},{"family":"Meza-Torres","given":"María Andrea"},{"family":"Dubroca","given":"Laurent"},{"family":"Green","given":"David"},{"family":"Tremblay","given":"Yann"}],"issued":{"date-parts":[["2014",10]]}}},{"id":851,"uris":["http://zotero.org/users/6254983/items/ILR5YALA"],"itemData":{"id":851,"type":"article-journal","container-title":"Behavioral Ecology","DOI":"10.1093/beheco/aru132","ISSN":"1465-7279, 1045-2249","issue":"6","language":"en","page":"1302-1310","source":"DOI.org (Crossref)","title":"Local enhancement in a seabird: reaction distances and foraging consequence of predator aggregations","title-short":"Local enhancement in a seabird","volume":"25","author":[{"family":"Thiebault","given":"Andréa"},{"family":"Mullers","given":"Ralf H.E."},{"family":"Pistorius","given":"Pierre A."},{"family":"Tremblay","given":"Yann"}],"issued":{"date-parts":[["2014"]]}}}],"schema":"https://github.com/citation-style-language/schema/raw/master/csl-citation.json"} </w:instrText>
      </w:r>
      <w:r w:rsidR="009221C4"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(Thiebault et al., 2014a; Thiebault et al., 2014b)</w:t>
      </w:r>
      <w:r w:rsidR="009221C4" w:rsidRPr="00AD0CC1">
        <w:rPr>
          <w:rFonts w:ascii="Times New Roman" w:eastAsia="Times New Roman" w:hAnsi="Times New Roman" w:cs="Times New Roman"/>
          <w:sz w:val="24"/>
          <w:szCs w:val="24"/>
        </w:rPr>
        <w:fldChar w:fldCharType="end"/>
      </w:r>
      <w:r w:rsidR="00DF6B32" w:rsidRPr="00AD0CC1">
        <w:rPr>
          <w:rFonts w:ascii="Times New Roman" w:eastAsia="Times New Roman" w:hAnsi="Times New Roman" w:cs="Times New Roman"/>
          <w:sz w:val="24"/>
          <w:szCs w:val="24"/>
        </w:rPr>
        <w:t xml:space="preserve">. </w:t>
      </w:r>
      <w:r w:rsidR="00EB4929" w:rsidRPr="00AD0CC1">
        <w:rPr>
          <w:rFonts w:ascii="Times New Roman" w:eastAsia="Times New Roman" w:hAnsi="Times New Roman" w:cs="Times New Roman"/>
          <w:sz w:val="24"/>
          <w:szCs w:val="24"/>
        </w:rPr>
        <w:t>Whether intentional or inadvertent</w:t>
      </w:r>
      <w:r w:rsidR="00DC17F8">
        <w:rPr>
          <w:rFonts w:ascii="Times New Roman" w:eastAsia="Times New Roman" w:hAnsi="Times New Roman" w:cs="Times New Roman"/>
          <w:sz w:val="24"/>
          <w:szCs w:val="24"/>
        </w:rPr>
        <w:t xml:space="preserve"> (e.g., </w:t>
      </w:r>
      <w:r w:rsidR="00DC17F8">
        <w:rPr>
          <w:rFonts w:ascii="Times New Roman" w:eastAsia="Times New Roman" w:hAnsi="Times New Roman" w:cs="Times New Roman"/>
          <w:sz w:val="24"/>
          <w:szCs w:val="24"/>
        </w:rPr>
        <w:fldChar w:fldCharType="begin"/>
      </w:r>
      <w:r w:rsidR="00DC17F8">
        <w:rPr>
          <w:rFonts w:ascii="Times New Roman" w:eastAsia="Times New Roman" w:hAnsi="Times New Roman" w:cs="Times New Roman"/>
          <w:sz w:val="24"/>
          <w:szCs w:val="24"/>
        </w:rPr>
        <w:instrText xml:space="preserve"> ADDIN ZOTERO_ITEM CSL_CITATION {"citationID":"ADhPme43","properties":{"formattedCitation":"(Bijleveld et al., 2010)","plainCitation":"(Bijleveld et al., 2010)","noteIndex":0},"citationItems":[{"id":31,"uris":["http://zotero.org/users/6254983/items/TUZJMHUI"],"itemData":{"id":31,"type":"article-journal","container-title":"Oikos","DOI":"10.1111/j.1600-0706.2009.17892.x","ISSN":"00301299, 16000706","issue":"2","journalAbbreviation":"Oikos","language":"en","page":"277-285","source":"DOI.org (Crossref)","title":"Beyond the information centre hypothesis: communal roosting for information on food, predators, travel companions and mates?","title-short":"Beyond the information centre hypothesis","volume":"119","author":[{"family":"Bijleveld","given":"Allert I."},{"family":"Egas","given":"Martijn"},{"family":"Gils","given":"Jan A.","non-dropping-particle":"van"},{"family":"Piersma","given":"Theunis"}],"issued":{"date-parts":[["2010",2]]}}}],"schema":"https://github.com/citation-style-language/schema/raw/master/csl-citation.json"} </w:instrText>
      </w:r>
      <w:r w:rsidR="00DC17F8">
        <w:rPr>
          <w:rFonts w:ascii="Times New Roman" w:eastAsia="Times New Roman" w:hAnsi="Times New Roman" w:cs="Times New Roman"/>
          <w:sz w:val="24"/>
          <w:szCs w:val="24"/>
        </w:rPr>
        <w:fldChar w:fldCharType="separate"/>
      </w:r>
      <w:r w:rsidR="00DC17F8" w:rsidRPr="00DC17F8">
        <w:rPr>
          <w:rFonts w:ascii="Times New Roman" w:hAnsi="Times New Roman" w:cs="Times New Roman"/>
          <w:sz w:val="24"/>
        </w:rPr>
        <w:t>(Bijleveld et al., 2010)</w:t>
      </w:r>
      <w:r w:rsidR="00DC17F8">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there is a transfer of information from informed to naïve individuals in the colony such that the latter benefit from being in the group</w:t>
      </w:r>
      <w:r w:rsidR="006C43A0" w:rsidRPr="00AD0CC1">
        <w:rPr>
          <w:rFonts w:ascii="Times New Roman" w:eastAsia="Times New Roman" w:hAnsi="Times New Roman" w:cs="Times New Roman"/>
          <w:sz w:val="24"/>
          <w:szCs w:val="24"/>
        </w:rPr>
        <w:t xml:space="preserve"> </w:t>
      </w:r>
      <w:r w:rsidR="006C43A0" w:rsidRPr="00AD0CC1">
        <w:rPr>
          <w:rFonts w:ascii="Times New Roman" w:eastAsia="Times New Roman" w:hAnsi="Times New Roman" w:cs="Times New Roman"/>
          <w:sz w:val="24"/>
          <w:szCs w:val="24"/>
        </w:rPr>
        <w:fldChar w:fldCharType="begin"/>
      </w:r>
      <w:r w:rsidR="006C43A0" w:rsidRPr="00AD0CC1">
        <w:rPr>
          <w:rFonts w:ascii="Times New Roman" w:eastAsia="Times New Roman" w:hAnsi="Times New Roman" w:cs="Times New Roman"/>
          <w:sz w:val="24"/>
          <w:szCs w:val="24"/>
        </w:rPr>
        <w:instrText xml:space="preserve"> ADDIN ZOTERO_ITEM CSL_CITATION {"citationID":"rxUfgwOR","properties":{"formattedCitation":"(Weimerskirch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6C43A0" w:rsidRPr="00AD0CC1">
        <w:rPr>
          <w:rFonts w:ascii="Times New Roman" w:eastAsia="Times New Roman" w:hAnsi="Times New Roman" w:cs="Times New Roman"/>
          <w:sz w:val="24"/>
          <w:szCs w:val="24"/>
        </w:rPr>
        <w:fldChar w:fldCharType="separate"/>
      </w:r>
      <w:r w:rsidR="006C43A0" w:rsidRPr="00AD0CC1">
        <w:rPr>
          <w:rFonts w:ascii="Times New Roman" w:hAnsi="Times New Roman" w:cs="Times New Roman"/>
          <w:sz w:val="24"/>
        </w:rPr>
        <w:t>(Weimerskirch et al., 2010)</w:t>
      </w:r>
      <w:r w:rsidR="006C43A0" w:rsidRPr="00AD0CC1">
        <w:rPr>
          <w:rFonts w:ascii="Times New Roman" w:eastAsia="Times New Roman" w:hAnsi="Times New Roman" w:cs="Times New Roman"/>
          <w:sz w:val="24"/>
          <w:szCs w:val="24"/>
        </w:rPr>
        <w:fldChar w:fldCharType="end"/>
      </w:r>
      <w:r w:rsidR="00EB4929" w:rsidRPr="00AD0CC1">
        <w:rPr>
          <w:rFonts w:ascii="Times New Roman" w:eastAsia="Times New Roman" w:hAnsi="Times New Roman" w:cs="Times New Roman"/>
          <w:sz w:val="24"/>
          <w:szCs w:val="24"/>
        </w:rPr>
        <w:t xml:space="preserve">. In time, roles could change, and the naïve can gain new information. In this way, remaining social benefits the </w:t>
      </w:r>
      <w:r w:rsidR="00FB60E3" w:rsidRPr="00AD0CC1">
        <w:rPr>
          <w:rFonts w:ascii="Times New Roman" w:eastAsia="Times New Roman" w:hAnsi="Times New Roman" w:cs="Times New Roman"/>
          <w:sz w:val="24"/>
          <w:szCs w:val="24"/>
        </w:rPr>
        <w:t>group collectively</w:t>
      </w:r>
      <w:r w:rsidR="00EB4929" w:rsidRPr="00AD0CC1">
        <w:rPr>
          <w:rFonts w:ascii="Times New Roman" w:eastAsia="Times New Roman" w:hAnsi="Times New Roman" w:cs="Times New Roman"/>
          <w:sz w:val="24"/>
          <w:szCs w:val="24"/>
        </w:rPr>
        <w:t xml:space="preserve">. </w:t>
      </w:r>
    </w:p>
    <w:p w14:paraId="0265C25C" w14:textId="424E40A6" w:rsidR="00FB60E3" w:rsidRPr="00AD0CC1" w:rsidRDefault="00FB60E3" w:rsidP="00046C1B">
      <w:pPr>
        <w:spacing w:line="360" w:lineRule="auto"/>
        <w:jc w:val="both"/>
        <w:rPr>
          <w:rFonts w:ascii="Times New Roman" w:hAnsi="Times New Roman" w:cs="Times New Roman"/>
          <w:sz w:val="24"/>
          <w:szCs w:val="24"/>
        </w:rPr>
      </w:pPr>
      <w:r w:rsidRPr="00AD0CC1">
        <w:rPr>
          <w:rFonts w:ascii="Times New Roman" w:eastAsia="Times New Roman" w:hAnsi="Times New Roman" w:cs="Times New Roman"/>
          <w:sz w:val="24"/>
          <w:szCs w:val="24"/>
        </w:rPr>
        <w:tab/>
        <w:t xml:space="preserve">Other aspects of the ecology of wildlife have also been studied </w:t>
      </w:r>
      <w:r w:rsidRPr="00AD0CC1">
        <w:rPr>
          <w:rFonts w:ascii="Times New Roman" w:hAnsi="Times New Roman" w:cs="Times New Roman"/>
          <w:sz w:val="24"/>
          <w:szCs w:val="24"/>
        </w:rPr>
        <w:t>through the lens of social behaviour. For example, during migration animals need to make complex decisions about where and when to migrate. These decisions may have a direct impact on survival and fitness, and hence it is a challenging process even for adult</w:t>
      </w:r>
      <w:r w:rsidR="00676097" w:rsidRPr="00AD0CC1">
        <w:rPr>
          <w:rFonts w:ascii="Times New Roman" w:hAnsi="Times New Roman" w:cs="Times New Roman"/>
          <w:sz w:val="24"/>
          <w:szCs w:val="24"/>
        </w:rPr>
        <w:t xml:space="preserve"> experienced individuals</w:t>
      </w:r>
      <w:r w:rsidRPr="00AD0CC1">
        <w:rPr>
          <w:rFonts w:ascii="Times New Roman" w:hAnsi="Times New Roman" w:cs="Times New Roman"/>
          <w:sz w:val="24"/>
          <w:szCs w:val="24"/>
        </w:rPr>
        <w:t xml:space="preserve">. </w:t>
      </w:r>
      <w:r w:rsidR="003660A3" w:rsidRPr="00AD0CC1">
        <w:rPr>
          <w:rFonts w:ascii="Times New Roman" w:hAnsi="Times New Roman" w:cs="Times New Roman"/>
          <w:sz w:val="24"/>
          <w:szCs w:val="24"/>
        </w:rPr>
        <w:t>During migration, individuals</w:t>
      </w:r>
      <w:r w:rsidR="00B101E2" w:rsidRPr="00AD0CC1">
        <w:rPr>
          <w:rFonts w:ascii="Times New Roman" w:hAnsi="Times New Roman" w:cs="Times New Roman"/>
          <w:sz w:val="24"/>
          <w:szCs w:val="24"/>
        </w:rPr>
        <w:t xml:space="preserve"> can guide themselves through</w:t>
      </w:r>
      <w:r w:rsidR="00676097" w:rsidRPr="00AD0CC1">
        <w:rPr>
          <w:rFonts w:ascii="Times New Roman" w:hAnsi="Times New Roman" w:cs="Times New Roman"/>
          <w:sz w:val="24"/>
          <w:szCs w:val="24"/>
        </w:rPr>
        <w:t xml:space="preserve"> previous</w:t>
      </w:r>
      <w:r w:rsidR="00B101E2" w:rsidRPr="00AD0CC1">
        <w:rPr>
          <w:rFonts w:ascii="Times New Roman" w:hAnsi="Times New Roman" w:cs="Times New Roman"/>
          <w:sz w:val="24"/>
          <w:szCs w:val="24"/>
        </w:rPr>
        <w:t xml:space="preserve"> personal experience (asocial learning</w:t>
      </w:r>
      <w:r w:rsidR="00676097" w:rsidRPr="00AD0CC1">
        <w:rPr>
          <w:rFonts w:ascii="Times New Roman" w:hAnsi="Times New Roman" w:cs="Times New Roman"/>
          <w:sz w:val="24"/>
          <w:szCs w:val="24"/>
        </w:rPr>
        <w:t>, sensu</w:t>
      </w:r>
      <w:r w:rsidR="00B95006" w:rsidRPr="00AD0CC1">
        <w:rPr>
          <w:rFonts w:ascii="Times New Roman" w:hAnsi="Times New Roman" w:cs="Times New Roman"/>
          <w:sz w:val="24"/>
          <w:szCs w:val="24"/>
        </w:rPr>
        <w:fldChar w:fldCharType="begin"/>
      </w:r>
      <w:r w:rsidR="009221C4" w:rsidRPr="00AD0CC1">
        <w:rPr>
          <w:rFonts w:ascii="Times New Roman" w:hAnsi="Times New Roman" w:cs="Times New Roman"/>
          <w:sz w:val="24"/>
          <w:szCs w:val="24"/>
        </w:rPr>
        <w:instrText xml:space="preserve"> ADDIN ZOTERO_ITEM CSL_CITATION {"citationID":"emmpnLNo","properties":{"formattedCitation":"(Laland, 2004)","plainCitation":"(Laland, 2004)","dontUpdate":true,"noteIndex":0},"citationItems":[{"id":849,"uris":["http://zotero.org/users/6254983/items/JN4JBIKF"],"itemData":{"id":849,"type":"article-journal","container-title":"Learning &amp; Behavior","DOI":"10.3758/BF03196002","ISSN":"1543-4494, 1543-4508","issue":"1","journalAbbreviation":"Learning &amp; Behavior","language":"en","page":"4-14","source":"DOI.org (Crossref)","title":"Social learning strategies","volume":"32","author":[{"family":"Laland","given":"Kevin N."}],"issued":{"date-parts":[["2004",2]]}}}],"schema":"https://github.com/citation-style-language/schema/raw/master/csl-citation.json"} </w:instrText>
      </w:r>
      <w:r w:rsidR="00B95006" w:rsidRPr="00AD0CC1">
        <w:rPr>
          <w:rFonts w:ascii="Times New Roman" w:hAnsi="Times New Roman" w:cs="Times New Roman"/>
          <w:sz w:val="24"/>
          <w:szCs w:val="24"/>
        </w:rPr>
        <w:fldChar w:fldCharType="separate"/>
      </w:r>
      <w:r w:rsidR="00B95006" w:rsidRPr="00AD0CC1">
        <w:rPr>
          <w:rFonts w:ascii="Times New Roman" w:hAnsi="Times New Roman" w:cs="Times New Roman"/>
          <w:sz w:val="24"/>
        </w:rPr>
        <w:t xml:space="preserve"> Laland, 2004)</w:t>
      </w:r>
      <w:r w:rsidR="00B95006"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w:t>
      </w:r>
      <w:r w:rsidR="00B101E2" w:rsidRPr="00AD0CC1">
        <w:rPr>
          <w:rFonts w:ascii="Times New Roman" w:hAnsi="Times New Roman" w:cs="Times New Roman"/>
          <w:sz w:val="24"/>
          <w:szCs w:val="24"/>
        </w:rPr>
        <w:lastRenderedPageBreak/>
        <w:t>but to gain such experience individuals need to invest significant amount of time and energy</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676097" w:rsidRPr="00AD0CC1">
        <w:rPr>
          <w:rFonts w:ascii="Times New Roman" w:hAnsi="Times New Roman" w:cs="Times New Roman"/>
          <w:sz w:val="24"/>
          <w:szCs w:val="24"/>
        </w:rPr>
        <w:instrText xml:space="preserve"> ADDIN ZOTERO_ITEM CSL_CITATION {"citationID":"XBZBvwjf","properties":{"formattedCitation":"(N\\uc0\\u233{}meth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More importantly, the information gained through time can be outdated when navigating in unpredictable environments. To reduce the risk and uncertainties of these new surroundings, individuals need to constantly gather information about the immediate and changing environment. In this context, observing other individuals and their behaviour (social learning) provides a shortcut to acquiring information</w:t>
      </w:r>
      <w:r w:rsidR="00676097" w:rsidRPr="00AD0CC1">
        <w:rPr>
          <w:rFonts w:ascii="Times New Roman" w:hAnsi="Times New Roman" w:cs="Times New Roman"/>
          <w:sz w:val="24"/>
          <w:szCs w:val="24"/>
        </w:rPr>
        <w:t xml:space="preserve"> </w:t>
      </w:r>
      <w:r w:rsidR="00676097" w:rsidRPr="00AD0CC1">
        <w:rPr>
          <w:rFonts w:ascii="Times New Roman" w:hAnsi="Times New Roman" w:cs="Times New Roman"/>
          <w:sz w:val="24"/>
          <w:szCs w:val="24"/>
        </w:rPr>
        <w:fldChar w:fldCharType="begin"/>
      </w:r>
      <w:r w:rsidR="00B95006" w:rsidRPr="00AD0CC1">
        <w:rPr>
          <w:rFonts w:ascii="Times New Roman" w:hAnsi="Times New Roman" w:cs="Times New Roman"/>
          <w:sz w:val="24"/>
          <w:szCs w:val="24"/>
        </w:rPr>
        <w:instrText xml:space="preserve"> ADDIN ZOTERO_ITEM CSL_CITATION {"citationID":"TR3iLYST","properties":{"formattedCitation":"(N\\uc0\\u233{}meth &amp; Moore, 2014)","plainCitation":"(Németh &amp; Moore, 2014)","noteIndex":0},"citationItems":[{"id":847,"uris":["http://zotero.org/users/6254983/items/I4BIL4WT"],"itemData":{"id":847,"type":"article-journal","container-title":"The Auk","DOI":"10.1642/AUK-13-195.1","ISSN":"0004-8038, 1938-4254","issue":"2","journalAbbreviation":"The Auk","language":"en","page":"186-194","source":"DOI.org (Crossref)","title":"Information acquisition during migration: A social perspective","title-short":"Information acquisition during migration","volume":"131","author":[{"family":"Németh","given":"Zoltán"},{"family":"Moore","given":"Frank R."}],"issued":{"date-parts":[["2014",4]]}}}],"schema":"https://github.com/citation-style-language/schema/raw/master/csl-citation.json"} </w:instrText>
      </w:r>
      <w:r w:rsidR="00676097"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(Németh &amp; Moore, 2014)</w:t>
      </w:r>
      <w:r w:rsidR="00676097" w:rsidRPr="00AD0CC1">
        <w:rPr>
          <w:rFonts w:ascii="Times New Roman" w:hAnsi="Times New Roman" w:cs="Times New Roman"/>
          <w:sz w:val="24"/>
          <w:szCs w:val="24"/>
        </w:rPr>
        <w:fldChar w:fldCharType="end"/>
      </w:r>
      <w:r w:rsidR="00B101E2" w:rsidRPr="00AD0CC1">
        <w:rPr>
          <w:rFonts w:ascii="Times New Roman" w:hAnsi="Times New Roman" w:cs="Times New Roman"/>
          <w:sz w:val="24"/>
          <w:szCs w:val="24"/>
        </w:rPr>
        <w:t xml:space="preserve">. This transfer of information may reduce predation risk, increase foraging efficiency, and therefore play an important role in the collective decision-making (Aikens et al. 2022). </w:t>
      </w:r>
      <w:commentRangeStart w:id="18"/>
      <w:commentRangeEnd w:id="18"/>
      <w:r w:rsidR="00B101E2" w:rsidRPr="00AD0CC1">
        <w:rPr>
          <w:rStyle w:val="CommentReference"/>
        </w:rPr>
        <w:commentReference w:id="18"/>
      </w:r>
      <w:r w:rsidR="00260C5C" w:rsidRPr="00AD0CC1">
        <w:rPr>
          <w:rFonts w:ascii="Times New Roman" w:hAnsi="Times New Roman" w:cs="Times New Roman"/>
          <w:sz w:val="24"/>
          <w:szCs w:val="24"/>
        </w:rPr>
        <w:t xml:space="preserve">Despite its evident benefits during migration, this information transfer mechanism can also be seen in local movements. A study conducted by </w:t>
      </w:r>
      <w:r w:rsidR="00260C5C" w:rsidRPr="00AD0CC1">
        <w:rPr>
          <w:rFonts w:ascii="Times New Roman" w:eastAsia="Times New Roman" w:hAnsi="Times New Roman" w:cs="Times New Roman"/>
          <w:sz w:val="24"/>
          <w:szCs w:val="24"/>
        </w:rPr>
        <w:fldChar w:fldCharType="begin"/>
      </w:r>
      <w:r w:rsidR="009221C4" w:rsidRPr="00AD0CC1">
        <w:rPr>
          <w:rFonts w:ascii="Times New Roman" w:eastAsia="Times New Roman" w:hAnsi="Times New Roman" w:cs="Times New Roman"/>
          <w:sz w:val="24"/>
          <w:szCs w:val="24"/>
        </w:rPr>
        <w:instrText xml:space="preserve"> ADDIN ZOTERO_ITEM CSL_CITATION {"citationID":"wsFIS7Hl","properties":{"formattedCitation":"(Kano et al., 2021)","plainCitation":"(Kano et al., 2021)","dontUpdate":true,"noteIndex":0},"citationItems":[{"id":18,"uris":["http://zotero.org/users/6254983/items/KNFECUZE"],"itemData":{"id":18,"type":"article-journal","container-title":"Animal Behaviour","DOI":"10.1016/j.anbehav.2021.08.004","ISSN":"00033472","journalAbbreviation":"Animal Behaviour","language":"en","page":"63-80","source":"DOI.org (Crossref)","title":"Collective attention in navigating homing pigeons: group size effect and individual differences","title-short":"Collective attention in navigating homing pigeons","volume":"180","author":[{"family":"Kano","given":"Fumihiro"},{"family":"Sasaki","given":"Takao"},{"family":"Biro","given":"Dora"}],"issued":{"date-parts":[["2021",10]]}}}],"schema":"https://github.com/citation-style-language/schema/raw/master/csl-citation.json"} </w:instrText>
      </w:r>
      <w:r w:rsidR="00260C5C" w:rsidRPr="00AD0CC1">
        <w:rPr>
          <w:rFonts w:ascii="Times New Roman" w:eastAsia="Times New Roman" w:hAnsi="Times New Roman" w:cs="Times New Roman"/>
          <w:sz w:val="24"/>
          <w:szCs w:val="24"/>
        </w:rPr>
        <w:fldChar w:fldCharType="separate"/>
      </w:r>
      <w:r w:rsidR="00260C5C" w:rsidRPr="00AD0CC1">
        <w:rPr>
          <w:rFonts w:ascii="Times New Roman" w:hAnsi="Times New Roman" w:cs="Times New Roman"/>
          <w:sz w:val="24"/>
        </w:rPr>
        <w:t>Kano et al. (2021)</w:t>
      </w:r>
      <w:r w:rsidR="00260C5C" w:rsidRPr="00AD0CC1">
        <w:rPr>
          <w:rFonts w:ascii="Times New Roman" w:eastAsia="Times New Roman" w:hAnsi="Times New Roman" w:cs="Times New Roman"/>
          <w:sz w:val="24"/>
          <w:szCs w:val="24"/>
        </w:rPr>
        <w:fldChar w:fldCharType="end"/>
      </w:r>
      <w:r w:rsidR="00260C5C" w:rsidRPr="00AD0CC1">
        <w:rPr>
          <w:rFonts w:ascii="Times New Roman" w:eastAsia="Times New Roman" w:hAnsi="Times New Roman" w:cs="Times New Roman"/>
          <w:sz w:val="24"/>
          <w:szCs w:val="24"/>
        </w:rPr>
        <w:t xml:space="preserve"> shows how</w:t>
      </w:r>
      <w:r w:rsidR="00260C5C" w:rsidRPr="00AD0CC1">
        <w:rPr>
          <w:rFonts w:ascii="Times New Roman" w:hAnsi="Times New Roman" w:cs="Times New Roman"/>
          <w:sz w:val="24"/>
          <w:szCs w:val="24"/>
        </w:rPr>
        <w:t xml:space="preserve"> homing pigeons (</w:t>
      </w:r>
      <w:r w:rsidR="00260C5C" w:rsidRPr="00AD0CC1">
        <w:rPr>
          <w:rFonts w:ascii="Times New Roman" w:eastAsia="Times New Roman" w:hAnsi="Times New Roman" w:cs="Times New Roman"/>
          <w:i/>
          <w:iCs/>
          <w:sz w:val="24"/>
          <w:szCs w:val="24"/>
        </w:rPr>
        <w:t xml:space="preserve">Columbia </w:t>
      </w:r>
      <w:proofErr w:type="spellStart"/>
      <w:r w:rsidR="00260C5C" w:rsidRPr="00AD0CC1">
        <w:rPr>
          <w:rFonts w:ascii="Times New Roman" w:eastAsia="Times New Roman" w:hAnsi="Times New Roman" w:cs="Times New Roman"/>
          <w:i/>
          <w:iCs/>
          <w:sz w:val="24"/>
          <w:szCs w:val="24"/>
        </w:rPr>
        <w:t>livia</w:t>
      </w:r>
      <w:proofErr w:type="spellEnd"/>
      <w:r w:rsidR="00260C5C" w:rsidRPr="00AD0CC1">
        <w:rPr>
          <w:rFonts w:ascii="Times New Roman" w:eastAsia="Times New Roman" w:hAnsi="Times New Roman" w:cs="Times New Roman"/>
          <w:i/>
          <w:iCs/>
          <w:sz w:val="24"/>
          <w:szCs w:val="24"/>
        </w:rPr>
        <w:t xml:space="preserve"> domestica</w:t>
      </w:r>
      <w:r w:rsidR="00260C5C" w:rsidRPr="00AD0CC1">
        <w:rPr>
          <w:rFonts w:ascii="Times New Roman" w:eastAsia="Times New Roman" w:hAnsi="Times New Roman" w:cs="Times New Roman"/>
          <w:sz w:val="24"/>
          <w:szCs w:val="24"/>
        </w:rPr>
        <w:t>) increase reliance on social cues during collective navigation</w:t>
      </w:r>
      <w:r w:rsidR="00D065E0" w:rsidRPr="00AD0CC1">
        <w:rPr>
          <w:rFonts w:ascii="Times New Roman" w:eastAsia="Times New Roman" w:hAnsi="Times New Roman" w:cs="Times New Roman"/>
          <w:sz w:val="24"/>
          <w:szCs w:val="24"/>
        </w:rPr>
        <w:t xml:space="preserve"> likely to reduce </w:t>
      </w:r>
      <w:r w:rsidR="00D065E0" w:rsidRPr="00AD0CC1">
        <w:rPr>
          <w:rFonts w:ascii="Times New Roman" w:hAnsi="Times New Roman" w:cs="Times New Roman"/>
          <w:sz w:val="24"/>
          <w:szCs w:val="24"/>
        </w:rPr>
        <w:t>predation risk</w:t>
      </w:r>
      <w:r w:rsidR="00D065E0" w:rsidRPr="00AD0CC1">
        <w:rPr>
          <w:rFonts w:ascii="Times New Roman" w:eastAsia="Times New Roman" w:hAnsi="Times New Roman" w:cs="Times New Roman"/>
          <w:sz w:val="24"/>
          <w:szCs w:val="24"/>
        </w:rPr>
        <w:t>.</w:t>
      </w:r>
      <w:r w:rsidR="00D065E0" w:rsidRPr="00AD0CC1">
        <w:rPr>
          <w:rFonts w:ascii="Times New Roman" w:hAnsi="Times New Roman" w:cs="Times New Roman"/>
          <w:sz w:val="24"/>
          <w:szCs w:val="24"/>
        </w:rPr>
        <w:t xml:space="preserve"> </w:t>
      </w:r>
      <w:r w:rsidR="00625975" w:rsidRPr="00AD0CC1">
        <w:rPr>
          <w:rFonts w:ascii="Times New Roman" w:eastAsia="Times New Roman" w:hAnsi="Times New Roman" w:cs="Times New Roman"/>
          <w:sz w:val="24"/>
          <w:szCs w:val="24"/>
        </w:rPr>
        <w:t xml:space="preserve">Altogether, these examples </w:t>
      </w:r>
      <w:r w:rsidRPr="00AD0CC1">
        <w:rPr>
          <w:rFonts w:ascii="Times New Roman" w:eastAsia="Times New Roman" w:hAnsi="Times New Roman" w:cs="Times New Roman"/>
          <w:sz w:val="24"/>
          <w:szCs w:val="24"/>
        </w:rPr>
        <w:t>provide insight into how individuals leverage sociality to gain information outside of their perceptual range to make more accurate or efficient decisions</w:t>
      </w:r>
      <w:r w:rsidR="00625975" w:rsidRPr="00AD0CC1">
        <w:rPr>
          <w:rFonts w:ascii="Times New Roman" w:eastAsia="Times New Roman" w:hAnsi="Times New Roman" w:cs="Times New Roman"/>
          <w:sz w:val="24"/>
          <w:szCs w:val="24"/>
        </w:rPr>
        <w:t>.</w:t>
      </w:r>
    </w:p>
    <w:p w14:paraId="4BE2E146" w14:textId="433C6226" w:rsidR="00A0162B" w:rsidRDefault="00664B3B" w:rsidP="008239B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ab/>
      </w:r>
      <w:commentRangeStart w:id="19"/>
      <w:r w:rsidR="00046C1B" w:rsidRPr="00AD0CC1">
        <w:rPr>
          <w:rFonts w:ascii="Times New Roman" w:eastAsia="Times New Roman" w:hAnsi="Times New Roman" w:cs="Times New Roman"/>
          <w:sz w:val="24"/>
          <w:szCs w:val="24"/>
        </w:rPr>
        <w:t xml:space="preserve">One interesting form of social behaviour is that of communal roosting (hereon CR). </w:t>
      </w:r>
      <w:commentRangeEnd w:id="19"/>
      <w:r w:rsidR="00927534" w:rsidRPr="00AD0CC1">
        <w:rPr>
          <w:rStyle w:val="CommentReference"/>
        </w:rPr>
        <w:commentReference w:id="19"/>
      </w:r>
      <w:r w:rsidR="00D065E0"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 xml:space="preserve">Communal roosts are aggregations of unrelated individuals (either con- or heterospecific) that spend the resting period (either diurnal or nocturnal) together (Laughlin et al. 2014). </w:t>
      </w:r>
      <w:r w:rsidR="008239B3" w:rsidRPr="00AD0CC1">
        <w:rPr>
          <w:rFonts w:ascii="Times New Roman" w:eastAsia="Times New Roman" w:hAnsi="Times New Roman" w:cs="Times New Roman"/>
          <w:sz w:val="24"/>
          <w:szCs w:val="24"/>
        </w:rPr>
        <w:t xml:space="preserve">Communal roosting is seen in species across many taxa, including fish </w:t>
      </w:r>
      <w:r w:rsidR="008239B3" w:rsidRPr="00AD0CC1">
        <w:rPr>
          <w:rFonts w:ascii="Times New Roman" w:hAnsi="Times New Roman" w:cs="Times New Roman"/>
          <w:sz w:val="24"/>
          <w:szCs w:val="24"/>
        </w:rPr>
        <w:t>(Clough and Ladle 1997),</w:t>
      </w:r>
      <w:r w:rsidR="008239B3" w:rsidRPr="00AD0CC1">
        <w:rPr>
          <w:rFonts w:ascii="Times New Roman" w:eastAsia="Times New Roman" w:hAnsi="Times New Roman" w:cs="Times New Roman"/>
          <w:sz w:val="24"/>
          <w:szCs w:val="24"/>
        </w:rPr>
        <w:t xml:space="preserve"> mammals </w:t>
      </w:r>
      <w:r w:rsidR="008239B3" w:rsidRPr="00AD0CC1">
        <w:rPr>
          <w:rFonts w:ascii="Times New Roman" w:hAnsi="Times New Roman" w:cs="Times New Roman"/>
          <w:sz w:val="24"/>
          <w:szCs w:val="24"/>
        </w:rPr>
        <w:fldChar w:fldCharType="begin"/>
      </w:r>
      <w:r w:rsidR="008239B3" w:rsidRPr="00AD0CC1">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008239B3" w:rsidRPr="00AD0CC1">
        <w:rPr>
          <w:rFonts w:ascii="Times New Roman" w:hAnsi="Times New Roman" w:cs="Times New Roman"/>
          <w:sz w:val="24"/>
          <w:szCs w:val="24"/>
        </w:rPr>
        <w:fldChar w:fldCharType="separate"/>
      </w:r>
      <w:r w:rsidR="008239B3" w:rsidRPr="00AD0CC1">
        <w:rPr>
          <w:rFonts w:ascii="Times New Roman" w:hAnsi="Times New Roman" w:cs="Times New Roman"/>
          <w:sz w:val="24"/>
        </w:rPr>
        <w:t>(Kunz, 1982)</w:t>
      </w:r>
      <w:r w:rsidR="008239B3" w:rsidRPr="00AD0CC1">
        <w:rPr>
          <w:rFonts w:ascii="Times New Roman" w:hAnsi="Times New Roman" w:cs="Times New Roman"/>
          <w:sz w:val="24"/>
          <w:szCs w:val="24"/>
        </w:rPr>
        <w:fldChar w:fldCharType="end"/>
      </w:r>
      <w:r w:rsidR="008239B3" w:rsidRPr="00AD0CC1">
        <w:rPr>
          <w:rFonts w:ascii="Times New Roman" w:eastAsia="Times New Roman" w:hAnsi="Times New Roman" w:cs="Times New Roman"/>
          <w:sz w:val="24"/>
          <w:szCs w:val="24"/>
        </w:rPr>
        <w:t xml:space="preserve"> and birds </w:t>
      </w:r>
      <w:r w:rsidR="008239B3" w:rsidRPr="00AD0CC1">
        <w:rPr>
          <w:rFonts w:ascii="Times New Roman" w:hAnsi="Times New Roman" w:cs="Times New Roman"/>
          <w:sz w:val="24"/>
          <w:szCs w:val="24"/>
        </w:rPr>
        <w:t>(</w:t>
      </w:r>
      <w:proofErr w:type="spellStart"/>
      <w:r w:rsidR="008239B3" w:rsidRPr="00AD0CC1">
        <w:rPr>
          <w:rFonts w:ascii="Times New Roman" w:hAnsi="Times New Roman" w:cs="Times New Roman"/>
          <w:sz w:val="24"/>
          <w:szCs w:val="24"/>
        </w:rPr>
        <w:t>Eiserer</w:t>
      </w:r>
      <w:proofErr w:type="spellEnd"/>
      <w:r w:rsidR="008239B3" w:rsidRPr="00AD0CC1">
        <w:rPr>
          <w:rFonts w:ascii="Times New Roman" w:hAnsi="Times New Roman" w:cs="Times New Roman"/>
          <w:sz w:val="24"/>
          <w:szCs w:val="24"/>
        </w:rPr>
        <w:t xml:space="preserve"> 1984). In birds, communal roosting is seen in species like crows and ravens, vultures, eagles, parrots, swallows, some falcons, etc. </w:t>
      </w:r>
      <w:r w:rsidR="00E80F09" w:rsidRPr="00ED21DA">
        <w:rPr>
          <w:rFonts w:ascii="Times New Roman" w:eastAsia="Times New Roman" w:hAnsi="Times New Roman" w:cs="Times New Roman"/>
          <w:sz w:val="24"/>
          <w:szCs w:val="24"/>
        </w:rPr>
        <w:t xml:space="preserve">Communal roosts </w:t>
      </w:r>
      <w:r w:rsidR="003A1F04" w:rsidRPr="00AD0CC1">
        <w:rPr>
          <w:rFonts w:ascii="Times New Roman" w:eastAsia="Times New Roman" w:hAnsi="Times New Roman" w:cs="Times New Roman"/>
          <w:sz w:val="24"/>
          <w:szCs w:val="24"/>
        </w:rPr>
        <w:t xml:space="preserve">aggregations </w:t>
      </w:r>
      <w:r w:rsidR="00E80F09" w:rsidRPr="00ED21DA">
        <w:rPr>
          <w:rFonts w:ascii="Times New Roman" w:eastAsia="Times New Roman" w:hAnsi="Times New Roman" w:cs="Times New Roman"/>
          <w:sz w:val="24"/>
          <w:szCs w:val="24"/>
        </w:rPr>
        <w:t xml:space="preserve">vary in size, and while there is not a specific threshold value to classify a roost, the values usually </w:t>
      </w:r>
      <w:r w:rsidR="006D04A8" w:rsidRPr="00ED21DA">
        <w:rPr>
          <w:rFonts w:ascii="Times New Roman" w:eastAsia="Times New Roman" w:hAnsi="Times New Roman" w:cs="Times New Roman"/>
          <w:sz w:val="24"/>
          <w:szCs w:val="24"/>
        </w:rPr>
        <w:t xml:space="preserve">fluctuate </w:t>
      </w:r>
      <w:r w:rsidR="00E80F09" w:rsidRPr="00ED21DA">
        <w:rPr>
          <w:rFonts w:ascii="Times New Roman" w:eastAsia="Times New Roman" w:hAnsi="Times New Roman" w:cs="Times New Roman"/>
          <w:sz w:val="24"/>
          <w:szCs w:val="24"/>
        </w:rPr>
        <w:t xml:space="preserve">from </w:t>
      </w:r>
      <w:r w:rsidR="006D04A8" w:rsidRPr="00ED21DA">
        <w:rPr>
          <w:rFonts w:ascii="Times New Roman" w:eastAsia="Times New Roman" w:hAnsi="Times New Roman" w:cs="Times New Roman"/>
          <w:sz w:val="24"/>
          <w:szCs w:val="24"/>
        </w:rPr>
        <w:t xml:space="preserve">tens </w:t>
      </w:r>
      <w:r w:rsidR="00E80F09" w:rsidRPr="00ED21DA">
        <w:rPr>
          <w:rFonts w:ascii="Times New Roman" w:eastAsia="Times New Roman" w:hAnsi="Times New Roman" w:cs="Times New Roman"/>
          <w:sz w:val="24"/>
          <w:szCs w:val="24"/>
        </w:rPr>
        <w:t>to millions of individuals</w:t>
      </w:r>
      <w:r w:rsidR="00947FDD" w:rsidRPr="00ED21DA">
        <w:rPr>
          <w:rFonts w:ascii="Times New Roman" w:eastAsia="Times New Roman" w:hAnsi="Times New Roman" w:cs="Times New Roman"/>
          <w:sz w:val="24"/>
          <w:szCs w:val="24"/>
        </w:rPr>
        <w:t xml:space="preserve"> </w:t>
      </w:r>
      <w:r w:rsidR="00947FDD" w:rsidRPr="00ED21DA">
        <w:rPr>
          <w:rFonts w:ascii="Times New Roman" w:eastAsia="Times New Roman" w:hAnsi="Times New Roman" w:cs="Times New Roman"/>
          <w:sz w:val="24"/>
          <w:szCs w:val="24"/>
        </w:rPr>
        <w:fldChar w:fldCharType="begin"/>
      </w:r>
      <w:r w:rsidR="00947FDD" w:rsidRPr="00AD0CC1">
        <w:rPr>
          <w:rFonts w:ascii="Times New Roman" w:eastAsia="Times New Roman" w:hAnsi="Times New Roman" w:cs="Times New Roman"/>
          <w:sz w:val="24"/>
          <w:szCs w:val="24"/>
        </w:rPr>
        <w:instrText xml:space="preserve"> ADDIN ZOTERO_ITEM CSL_CITATION {"citationID":"HD1Umyrp","properties":{"formattedCitation":"(Everding &amp; Jones, 2006; Laughlin et al., 2014)","plainCitation":"(Everding &amp; Jones, 2006; Laughlin et al., 2014)","noteIndex":0},"citationItems":[{"id":675,"uris":["http://zotero.org/users/6254983/items/CLHBS3Z6"],"itemData":{"id":675,"type":"article-journal","container-title":"Landscape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M."}],"issued":{"date-parts":[["2014",7,1]]}}}],"schema":"https://github.com/citation-style-language/schema/raw/master/csl-citation.json"} </w:instrText>
      </w:r>
      <w:r w:rsidR="00947FDD" w:rsidRPr="00ED21DA">
        <w:rPr>
          <w:rFonts w:ascii="Times New Roman" w:eastAsia="Times New Roman" w:hAnsi="Times New Roman" w:cs="Times New Roman"/>
          <w:sz w:val="24"/>
          <w:szCs w:val="24"/>
        </w:rPr>
        <w:fldChar w:fldCharType="separate"/>
      </w:r>
      <w:r w:rsidR="00947FDD" w:rsidRPr="00AD0CC1">
        <w:rPr>
          <w:rFonts w:ascii="Times New Roman" w:hAnsi="Times New Roman" w:cs="Times New Roman"/>
          <w:sz w:val="24"/>
        </w:rPr>
        <w:t>(Everding &amp; Jones, 2006; Laughlin et al., 2014)</w:t>
      </w:r>
      <w:r w:rsidR="00947FDD" w:rsidRPr="00ED21DA">
        <w:rPr>
          <w:rFonts w:ascii="Times New Roman" w:eastAsia="Times New Roman" w:hAnsi="Times New Roman" w:cs="Times New Roman"/>
          <w:sz w:val="24"/>
          <w:szCs w:val="24"/>
        </w:rPr>
        <w:fldChar w:fldCharType="end"/>
      </w:r>
      <w:r w:rsidR="00E80F09" w:rsidRPr="00ED21DA">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 xml:space="preserve">Composition of a roost may also vary between species and even populations. </w:t>
      </w:r>
      <w:r w:rsidR="00932942" w:rsidRPr="00AD0CC1">
        <w:rPr>
          <w:rFonts w:ascii="Times New Roman" w:eastAsia="Times New Roman" w:hAnsi="Times New Roman" w:cs="Times New Roman"/>
          <w:sz w:val="24"/>
          <w:szCs w:val="24"/>
        </w:rPr>
        <w:t xml:space="preserve">Some studies report individuals remain faithful to one particular roosting site </w:t>
      </w:r>
      <w:r w:rsidR="00932942" w:rsidRPr="00AD0CC1">
        <w:rPr>
          <w:rFonts w:ascii="Times New Roman" w:eastAsia="Times New Roman" w:hAnsi="Times New Roman" w:cs="Times New Roman"/>
          <w:sz w:val="24"/>
          <w:szCs w:val="24"/>
        </w:rPr>
        <w:fldChar w:fldCharType="begin"/>
      </w:r>
      <w:r w:rsidR="00932942" w:rsidRPr="00AD0CC1">
        <w:rPr>
          <w:rFonts w:ascii="Times New Roman" w:eastAsia="Times New Roman" w:hAnsi="Times New Roman" w:cs="Times New Roman"/>
          <w:sz w:val="24"/>
          <w:szCs w:val="24"/>
        </w:rPr>
        <w:instrText xml:space="preserve"> ADDIN ZOTERO_ITEM CSL_CITATION {"citationID":"xw2cPzby","properties":{"formattedCitation":"(Everding &amp; Jones, 2006; Laughlin et al., 2014; Leyrer et al., 2006)","plainCitation":"(Everding &amp; Jones, 2006; Laughlin et al., 2014; Leyrer et al.,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N."}],"issued":{"date-parts":[["2006",1]]}}},{"id":102,"uris":["http://zotero.org/users/6254983/items/LGH6N4Q8"],"itemData":{"id":102,"type":"article-journal","container-title":"Behavioral Ecology","DOI":"10.1093/beheco/aru044","ISSN":"1045-2249, 1465-7279","issue":"4","journalAbbreviation":"Behavioral Ecology","language":"en","page":"734-743","source":"DOI.org (Crossref)","title":"Behavioral drivers of communal roosting in a songbird: a combined theoretical and empirical approach","title-short":"Behavioral drivers of communal roosting in a songbird","volume":"25","author":[{"family":"Laughlin","given":"A. J."},{"family":"Sheldon","given":"D. R."},{"family":"Winkler","given":"D. W."},{"family":"Taylor","given":"C. M."}],"issued":{"date-parts":[["2014",7,1]]}}},{"id":859,"uris":["http://zotero.org/users/6254983/items/URSHTNWN"],"itemData":{"id":859,"type":"article-journal","container-title":"Journal of Ornithology","DOI":"10.1007/s10336-005-0030-8","ISSN":"2193-7192, 2193-7206","issue":"2","journalAbbreviation":"J Ornithol","language":"en","page":"376-384","source":"DOI.org (Crossref)","title":"Small home ranges and high site fidelity in red knots (Calidris c. canutus) wintering on the Banc d’Arguin, Mauritania","volume":"147","author":[{"family":"Leyrer","given":"Jutta"},{"family":"Spaans","given":"Bernard"},{"family":"Camara","given":"Mohamed"},{"family":"Piersma","given":"Theunis"}],"issued":{"date-parts":[["2006",4]]}}}],"schema":"https://github.com/citation-style-language/schema/raw/master/csl-citation.json"} </w:instrText>
      </w:r>
      <w:r w:rsidR="00932942" w:rsidRPr="00AD0CC1">
        <w:rPr>
          <w:rFonts w:ascii="Times New Roman" w:eastAsia="Times New Roman" w:hAnsi="Times New Roman" w:cs="Times New Roman"/>
          <w:sz w:val="24"/>
          <w:szCs w:val="24"/>
        </w:rPr>
        <w:fldChar w:fldCharType="separate"/>
      </w:r>
      <w:r w:rsidR="00932942" w:rsidRPr="00AD0CC1">
        <w:rPr>
          <w:rFonts w:ascii="Times New Roman" w:hAnsi="Times New Roman" w:cs="Times New Roman"/>
          <w:sz w:val="24"/>
        </w:rPr>
        <w:t>(Everding &amp; Jones, 2006; Laughlin et al., 2014; Leyrer et al., 2006)</w:t>
      </w:r>
      <w:r w:rsidR="00932942" w:rsidRPr="00AD0CC1">
        <w:rPr>
          <w:rFonts w:ascii="Times New Roman" w:eastAsia="Times New Roman" w:hAnsi="Times New Roman" w:cs="Times New Roman"/>
          <w:sz w:val="24"/>
          <w:szCs w:val="24"/>
        </w:rPr>
        <w:fldChar w:fldCharType="end"/>
      </w:r>
      <w:r w:rsidR="00E12B14" w:rsidRPr="00AD0CC1">
        <w:rPr>
          <w:rFonts w:ascii="Times New Roman" w:eastAsia="Times New Roman" w:hAnsi="Times New Roman" w:cs="Times New Roman"/>
          <w:sz w:val="24"/>
          <w:szCs w:val="24"/>
        </w:rPr>
        <w:t xml:space="preserve">, whereas others report fluid compositions of the roosts </w:t>
      </w:r>
      <w:r w:rsidR="00E12B14" w:rsidRPr="00AD0CC1">
        <w:rPr>
          <w:rFonts w:ascii="Times New Roman" w:eastAsia="Times New Roman" w:hAnsi="Times New Roman" w:cs="Times New Roman"/>
          <w:sz w:val="24"/>
          <w:szCs w:val="24"/>
        </w:rPr>
        <w:fldChar w:fldCharType="begin"/>
      </w:r>
      <w:r w:rsidR="00E12B14" w:rsidRPr="00AD0CC1">
        <w:rPr>
          <w:rFonts w:ascii="Times New Roman" w:eastAsia="Times New Roman" w:hAnsi="Times New Roman" w:cs="Times New Roman"/>
          <w:sz w:val="24"/>
          <w:szCs w:val="24"/>
        </w:rPr>
        <w:instrText xml:space="preserve"> ADDIN ZOTERO_ITEM CSL_CITATION {"citationID":"M42mmN4h","properties":{"formattedCitation":"(Conklin &amp; Colwell, 2007)","plainCitation":"(Conklin &amp; Colwell, 2007)","noteIndex":0},"citationItems":[{"id":860,"uris":["http://zotero.org/users/6254983/items/KV859ZPY"],"itemData":{"id":860,"type":"article-journal","abstract":"Abstract\n            Shorebird roosts are often considered traditional, on the basis of predictable occupancy by large numbers of birds over long periods. However, fidelity of individuals to roosts at fine spatial and temporal scales, particularly at night, has rarely been described. We compared diurnal and nocturnal use of high-tide roosts by radiotagged Dunlin (Calidris alpina pacifica) wintering (November-March) at Humboldt Bay, California. Despite high fidelity to the study area, fidelity to particular roosts was relatively low and highly variable. At night, Dunlin used fewer roosts, were more faithful to primary roosts, and moved shorter distances between successive roosts than during the day. Day and night roosts differed in location, habitat, and distance from tidal flats. At night, Dunlin made greater use of pasture, and less use of islands and manmade structures. Day and night strategies of high-tide space use by Dunlin may be related to differences in food availability or predation danger. Our results illustrate that notions of tradition and site fidelity are scale-dependent and that knowledge of space use across the full range of environmental conditions is necessary for appropriate management of shorebird habitat.\n            Fidelidad a los Sitios de Descanso Diurnos y Nocturnos en Calidris alpina pacifica en la Bahía de Humboldt, California","container-title":"The Auk","DOI":"10.1093/auk/124.2.677","ISSN":"1938-4254, 0004-8038","issue":"2","language":"en","page":"677-689","source":"DOI.org (Crossref)","title":"Diurnal and Nocturnal Roost Site Fidelity of Dunlin (Calidris Alpina Pacifica) at Humboldt Bay, California","volume":"124","author":[{"family":"Conklin","given":"Jesse R."},{"family":"Colwell","given":"Mark A."}],"editor":[{"family":"Lank","given":"D. B."}],"issued":{"date-parts":[["2007",4,1]]}}}],"schema":"https://github.com/citation-style-language/schema/raw/master/csl-citation.json"} </w:instrText>
      </w:r>
      <w:r w:rsidR="00E12B14" w:rsidRPr="00AD0CC1">
        <w:rPr>
          <w:rFonts w:ascii="Times New Roman" w:eastAsia="Times New Roman" w:hAnsi="Times New Roman" w:cs="Times New Roman"/>
          <w:sz w:val="24"/>
          <w:szCs w:val="24"/>
        </w:rPr>
        <w:fldChar w:fldCharType="separate"/>
      </w:r>
      <w:r w:rsidR="00E12B14" w:rsidRPr="00AD0CC1">
        <w:rPr>
          <w:rFonts w:ascii="Times New Roman" w:hAnsi="Times New Roman" w:cs="Times New Roman"/>
          <w:sz w:val="24"/>
        </w:rPr>
        <w:t>(Conklin &amp; Colwell, 2007)</w:t>
      </w:r>
      <w:r w:rsidR="00E12B14"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The composition may vary in different populations as well. For instance, a</w:t>
      </w:r>
      <w:r w:rsidR="00222307" w:rsidRPr="00AD0CC1">
        <w:rPr>
          <w:rFonts w:ascii="Times New Roman" w:eastAsia="Times New Roman" w:hAnsi="Times New Roman" w:cs="Times New Roman"/>
          <w:sz w:val="24"/>
          <w:szCs w:val="24"/>
        </w:rPr>
        <w:t xml:space="preserve"> study by </w:t>
      </w:r>
      <w:r w:rsidR="0022230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{"citationID":"0ng2bcPd","properties":{"formattedCitation":"(Caccamise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222307" w:rsidRPr="00AD0CC1">
        <w:rPr>
          <w:rFonts w:ascii="Times New Roman" w:eastAsia="Times New Roman" w:hAnsi="Times New Roman" w:cs="Times New Roman"/>
          <w:sz w:val="24"/>
          <w:szCs w:val="24"/>
        </w:rPr>
        <w:fldChar w:fldCharType="separate"/>
      </w:r>
      <w:r w:rsidR="00222307" w:rsidRPr="00AD0CC1">
        <w:rPr>
          <w:rFonts w:ascii="Times New Roman" w:hAnsi="Times New Roman" w:cs="Times New Roman"/>
          <w:sz w:val="24"/>
        </w:rPr>
        <w:t>Caccamise &amp; Morrison (1986)</w:t>
      </w:r>
      <w:r w:rsidR="00222307" w:rsidRPr="00AD0CC1">
        <w:rPr>
          <w:rFonts w:ascii="Times New Roman" w:eastAsia="Times New Roman" w:hAnsi="Times New Roman" w:cs="Times New Roman"/>
          <w:sz w:val="24"/>
          <w:szCs w:val="24"/>
        </w:rPr>
        <w:fldChar w:fldCharType="end"/>
      </w:r>
      <w:r w:rsidR="00222307" w:rsidRPr="00AD0CC1">
        <w:rPr>
          <w:rFonts w:ascii="Times New Roman" w:eastAsia="Times New Roman" w:hAnsi="Times New Roman" w:cs="Times New Roman"/>
          <w:sz w:val="24"/>
          <w:szCs w:val="24"/>
        </w:rPr>
        <w:t xml:space="preserve"> showed that </w:t>
      </w:r>
      <w:r w:rsidR="00932942" w:rsidRPr="00AD0CC1">
        <w:rPr>
          <w:rFonts w:ascii="Times New Roman" w:eastAsia="Times New Roman" w:hAnsi="Times New Roman" w:cs="Times New Roman"/>
          <w:sz w:val="24"/>
          <w:szCs w:val="24"/>
        </w:rPr>
        <w:t>some</w:t>
      </w:r>
      <w:r w:rsidR="00222307" w:rsidRPr="00AD0CC1">
        <w:rPr>
          <w:rFonts w:ascii="Times New Roman" w:eastAsia="Times New Roman" w:hAnsi="Times New Roman" w:cs="Times New Roman"/>
          <w:sz w:val="24"/>
          <w:szCs w:val="24"/>
        </w:rPr>
        <w:t xml:space="preserve"> </w:t>
      </w:r>
      <w:r w:rsidR="00932942" w:rsidRPr="00AD0CC1">
        <w:rPr>
          <w:rFonts w:ascii="Times New Roman" w:eastAsia="Times New Roman" w:hAnsi="Times New Roman" w:cs="Times New Roman"/>
          <w:sz w:val="24"/>
          <w:szCs w:val="24"/>
        </w:rPr>
        <w:t xml:space="preserve">individuals of </w:t>
      </w:r>
      <w:r w:rsidR="00222307" w:rsidRPr="00AD0CC1">
        <w:rPr>
          <w:rFonts w:ascii="Times New Roman" w:eastAsia="Times New Roman" w:hAnsi="Times New Roman" w:cs="Times New Roman"/>
          <w:sz w:val="24"/>
          <w:szCs w:val="24"/>
        </w:rPr>
        <w:t xml:space="preserve">European Starlings </w:t>
      </w:r>
      <w:r w:rsidR="00932942" w:rsidRPr="00AD0CC1">
        <w:rPr>
          <w:rFonts w:ascii="Times New Roman" w:eastAsia="Times New Roman" w:hAnsi="Times New Roman" w:cs="Times New Roman"/>
          <w:sz w:val="24"/>
          <w:szCs w:val="24"/>
        </w:rPr>
        <w:t> (</w:t>
      </w:r>
      <w:r w:rsidR="00932942" w:rsidRPr="00AD0CC1">
        <w:rPr>
          <w:rFonts w:ascii="Times New Roman" w:eastAsia="Times New Roman" w:hAnsi="Times New Roman" w:cs="Times New Roman"/>
          <w:i/>
          <w:iCs/>
          <w:sz w:val="24"/>
          <w:szCs w:val="24"/>
        </w:rPr>
        <w:t>Sturnus vulgaris</w:t>
      </w:r>
      <w:r w:rsidR="00932942" w:rsidRPr="00AD0CC1">
        <w:rPr>
          <w:rFonts w:ascii="Times New Roman" w:eastAsia="Times New Roman" w:hAnsi="Times New Roman" w:cs="Times New Roman"/>
          <w:sz w:val="24"/>
          <w:szCs w:val="24"/>
        </w:rPr>
        <w:t xml:space="preserve">) </w:t>
      </w:r>
      <w:r w:rsidR="00222307" w:rsidRPr="00AD0CC1">
        <w:rPr>
          <w:rFonts w:ascii="Times New Roman" w:eastAsia="Times New Roman" w:hAnsi="Times New Roman" w:cs="Times New Roman"/>
          <w:sz w:val="24"/>
          <w:szCs w:val="24"/>
        </w:rPr>
        <w:t>showed high fidelity for their roost sites whereas other</w:t>
      </w:r>
      <w:r w:rsidR="00932942" w:rsidRPr="00AD0CC1">
        <w:rPr>
          <w:rFonts w:ascii="Times New Roman" w:eastAsia="Times New Roman" w:hAnsi="Times New Roman" w:cs="Times New Roman"/>
          <w:sz w:val="24"/>
          <w:szCs w:val="24"/>
        </w:rPr>
        <w:t>s shifted between</w:t>
      </w:r>
      <w:r w:rsidR="003A1F04" w:rsidRPr="00AD0CC1">
        <w:rPr>
          <w:rFonts w:ascii="Times New Roman" w:eastAsia="Times New Roman" w:hAnsi="Times New Roman" w:cs="Times New Roman"/>
          <w:sz w:val="24"/>
          <w:szCs w:val="24"/>
        </w:rPr>
        <w:t xml:space="preserve"> a major and a minor</w:t>
      </w:r>
      <w:r w:rsidR="00932942" w:rsidRPr="00AD0CC1">
        <w:rPr>
          <w:rFonts w:ascii="Times New Roman" w:eastAsia="Times New Roman" w:hAnsi="Times New Roman" w:cs="Times New Roman"/>
          <w:sz w:val="24"/>
          <w:szCs w:val="24"/>
        </w:rPr>
        <w:t xml:space="preserve"> roost.</w:t>
      </w:r>
      <w:r w:rsidR="003A1F04" w:rsidRPr="00AD0CC1">
        <w:rPr>
          <w:rFonts w:ascii="Times New Roman" w:eastAsia="Times New Roman" w:hAnsi="Times New Roman" w:cs="Times New Roman"/>
          <w:sz w:val="24"/>
          <w:szCs w:val="24"/>
        </w:rPr>
        <w:t xml:space="preserve"> What constitutes a roost is also variable. Some species roost on one or a </w:t>
      </w:r>
      <w:r w:rsidR="008F669B" w:rsidRPr="00AD0CC1">
        <w:rPr>
          <w:rFonts w:ascii="Times New Roman" w:eastAsia="Times New Roman" w:hAnsi="Times New Roman" w:cs="Times New Roman"/>
          <w:sz w:val="24"/>
          <w:szCs w:val="24"/>
        </w:rPr>
        <w:t xml:space="preserve">patch of </w:t>
      </w:r>
      <w:r w:rsidR="003A1F04" w:rsidRPr="00AD0CC1">
        <w:rPr>
          <w:rFonts w:ascii="Times New Roman" w:eastAsia="Times New Roman" w:hAnsi="Times New Roman" w:cs="Times New Roman"/>
          <w:sz w:val="24"/>
          <w:szCs w:val="24"/>
        </w:rPr>
        <w:t>trees close to each other</w:t>
      </w:r>
      <w:r w:rsidR="008F669B" w:rsidRPr="00AD0CC1">
        <w:rPr>
          <w:rFonts w:ascii="Times New Roman" w:eastAsia="Times New Roman" w:hAnsi="Times New Roman" w:cs="Times New Roman"/>
          <w:sz w:val="24"/>
          <w:szCs w:val="24"/>
        </w:rPr>
        <w:t xml:space="preserve">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{"citationID":"0O0Al5H3","properties":{"formattedCitation":"(Seixas &amp; Mour\\uc0\\u227{}o, 2018)","plainCitation":"(Seixas &amp; Mourão, 2018)","noteIndex":0},"citationItems":[{"id":863,"uris":["http://zotero.org/users/6254983/items/7DKQ59II"],"itemData":{"id":863,"type":"article-journal","container-title":"PLOS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(Seixas &amp; Mourão, 2018)</w:t>
      </w:r>
      <w:r w:rsidR="008F669B" w:rsidRPr="00AD0CC1">
        <w:rPr>
          <w:rFonts w:ascii="Times New Roman" w:eastAsia="Times New Roman" w:hAnsi="Times New Roman" w:cs="Times New Roman"/>
          <w:sz w:val="24"/>
          <w:szCs w:val="24"/>
        </w:rPr>
        <w:fldChar w:fldCharType="end"/>
      </w:r>
      <w:r w:rsidR="003A1F04" w:rsidRPr="00AD0CC1">
        <w:rPr>
          <w:rFonts w:ascii="Times New Roman" w:eastAsia="Times New Roman" w:hAnsi="Times New Roman" w:cs="Times New Roman"/>
          <w:sz w:val="24"/>
          <w:szCs w:val="24"/>
        </w:rPr>
        <w:t xml:space="preserve">, others roost along cliffsides </w:t>
      </w:r>
      <w:r w:rsidR="008F669B" w:rsidRPr="00AD0CC1">
        <w:rPr>
          <w:rFonts w:ascii="Times New Roman" w:eastAsia="Times New Roman" w:hAnsi="Times New Roman" w:cs="Times New Roman"/>
          <w:sz w:val="24"/>
          <w:szCs w:val="24"/>
        </w:rPr>
        <w:fldChar w:fldCharType="begin"/>
      </w:r>
      <w:r w:rsidR="008F669B" w:rsidRPr="00AD0CC1">
        <w:rPr>
          <w:rFonts w:ascii="Times New Roman" w:eastAsia="Times New Roman" w:hAnsi="Times New Roman" w:cs="Times New Roman"/>
          <w:sz w:val="24"/>
          <w:szCs w:val="24"/>
        </w:rPr>
        <w:instrText xml:space="preserve"> ADDIN ZOTERO_ITEM CSL_CITATION {"citationID":"fOxIW1rE","properties":{"formattedCitation":"(Don\\uc0\\u225{}zar &amp; Feij\\uc0\\u243{}o, 2002)","plainCitation":"(Donázar &amp; Feijóo, 2002)","noteIndex":0},"citationItems":[{"id":186,"uris":["http://zotero.org/users/6254983/items/IWIE2MB6"],"itemData":{"id":186,"type":"article-journal","abstract":"Abstract\n            We examined how Andean Condors (Vultur gryphus) segregate by sex and age in summer and autumn at a communal roost in the Patagonian Andes. Preferred roosting places received earlier sun at sunrise (summer) and later sun at sunset (autumn); sheltered crevices were also selected. Individuals strongly competed for preferred places: adults dominated juveniles and within each age class males dominated females. Although individuals preferred roosting places independent of their dominance status, fighting and subsequent relocating led to a defined social structure at the roost. Sunny exposures may allow occupants to maximize time available for foraging, plumage care, and maintenance, and to avoid cold stress. Irregularity in the spatial distribution and aggregation patterns of Andean Condors may be the result of requirements for roosting. Availability of adequate roost places should be considered in conservation programs.\n            Estructura Social en Dormideros de Vultur gryphus: Efectos de la Edad, Sexo y Estación\n            Resumen. Examinamos la segregación de individuos de Vultur gryphus en un dormidero communal en los Andes patagónicos con relación a la edad, el sexo y la estación del año. Los lugares preferidos para dormir fueron aquellos que recibieron la luz del sol más temprano al amanecer (verano) o temprano al amanecer y tarde al anochecer (otoño). Las oquedades abrigadas fueron también seleccionadas. Las aves compitieron por los lugares preferidos: los adultos dominaron a los jóvenes, mientras que dentro de cada clase de edad dominaron los machos. Aunque los lugares preferidos eran seleccionados inicialmente por aves de cualquier sexo y edad, las peleas y recolocaciones subsiguientes dieron lugar a una estructuración social en el dormidero. La preferencia por exposiciones soleadas puede reportar ventajas en la maximización del número de horas disponible para volar en busca de alimento, en el cuidado y mantenimiento del plumaje y en la reducción del estrés térmico derivado de las bajas temperaturas. Los requerimientos asociados a los dormideros pueden determinar patrones irregulares en la distribución y agregación de la especie a lo largo de su área de distribución. La disponibilidad de dormideros adecuados debe ser considerada en programas de conservación.","container-title":"The Condor","DOI":"10.1093/condor/104.4.832","ISSN":"0010-5422, 1938-5129","issue":"4","language":"en","page":"832-837","source":"DOI.org (Crossref)","title":"Social Structure of Andean Condor Roosts: Influence of Sex, Age, and Season","title-short":"Social Structure of Andean Condor Roosts","volume":"104","author":[{"family":"Donázar","given":"José A."},{"family":"Feijóo","given":"Juan E."}],"issued":{"date-parts":[["2002",11,1]]}}}],"schema":"https://github.com/citation-style-language/schema/raw/master/csl-citation.json"} </w:instrText>
      </w:r>
      <w:r w:rsidR="008F669B" w:rsidRPr="00AD0CC1">
        <w:rPr>
          <w:rFonts w:ascii="Times New Roman" w:eastAsia="Times New Roman" w:hAnsi="Times New Roman" w:cs="Times New Roman"/>
          <w:sz w:val="24"/>
          <w:szCs w:val="24"/>
        </w:rPr>
        <w:fldChar w:fldCharType="separate"/>
      </w:r>
      <w:r w:rsidR="008F669B" w:rsidRPr="00AD0CC1">
        <w:rPr>
          <w:rFonts w:ascii="Times New Roman" w:hAnsi="Times New Roman" w:cs="Times New Roman"/>
          <w:sz w:val="24"/>
        </w:rPr>
        <w:t>(Donázar &amp; Feijóo, 2002)</w:t>
      </w:r>
      <w:r w:rsidR="008F669B"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and in some cases even in human structures</w:t>
      </w:r>
      <w:r w:rsidR="00C03927" w:rsidRPr="00AD0CC1">
        <w:rPr>
          <w:rFonts w:ascii="Times New Roman" w:eastAsia="Times New Roman" w:hAnsi="Times New Roman" w:cs="Times New Roman"/>
          <w:sz w:val="24"/>
          <w:szCs w:val="24"/>
        </w:rPr>
        <w:t xml:space="preserve"> </w:t>
      </w:r>
      <w:r w:rsidR="00C03927" w:rsidRPr="00AD0CC1">
        <w:rPr>
          <w:rFonts w:ascii="Times New Roman" w:eastAsia="Times New Roman" w:hAnsi="Times New Roman" w:cs="Times New Roman"/>
          <w:sz w:val="24"/>
          <w:szCs w:val="24"/>
        </w:rPr>
        <w:fldChar w:fldCharType="begin"/>
      </w:r>
      <w:r w:rsidR="00C03927" w:rsidRPr="00AD0CC1">
        <w:rPr>
          <w:rFonts w:ascii="Times New Roman" w:eastAsia="Times New Roman" w:hAnsi="Times New Roman" w:cs="Times New Roman"/>
          <w:sz w:val="24"/>
          <w:szCs w:val="24"/>
        </w:rPr>
        <w:instrText xml:space="preserve"> ADDIN ZOTERO_ITEM CSL_CITATION {"citationID":"ItIfPtBa","properties":{"formattedCitation":"(Novaes &amp; Cintra, 2013)","plainCitation":"(Novaes &amp; Cintra, 2013)","noteIndex":0},"citationItems":[{"id":30,"uris":["http://zotero.org/users/6254983/items/VMTQC6MR"],"itemData":{"id":30,"type":"article-journal","container-title":"Zoologia (Curitiba)","DOI":"10.1590/S1984-46702013005000014","ISSN":"1984-4670","issue":"6","journalAbbreviation":"Zoologia (Curitiba)","language":"en","page":"607-614","source":"DOI.org (Crossref)","title":"Factors influencing the selection of communal roost sites by the Black Vulture Coragyps atratus (Aves: Cathartidae) in an urban area in Central Amazon","title-short":"Factors influencing the selection of communal roost sites by the Black Vulture Coragyps atratus (Aves","volume":"30","author":[{"family":"Novaes","given":"Weber G."},{"family":"Cintra","given":"Renato"}],"issued":{"date-parts":[["2013",12]]}}}],"schema":"https://github.com/citation-style-language/schema/raw/master/csl-citation.json"} </w:instrText>
      </w:r>
      <w:r w:rsidR="00C03927" w:rsidRPr="00AD0CC1">
        <w:rPr>
          <w:rFonts w:ascii="Times New Roman" w:eastAsia="Times New Roman" w:hAnsi="Times New Roman" w:cs="Times New Roman"/>
          <w:sz w:val="24"/>
          <w:szCs w:val="24"/>
        </w:rPr>
        <w:fldChar w:fldCharType="separate"/>
      </w:r>
      <w:r w:rsidR="00C03927" w:rsidRPr="00AD0CC1">
        <w:rPr>
          <w:rFonts w:ascii="Times New Roman" w:hAnsi="Times New Roman" w:cs="Times New Roman"/>
          <w:sz w:val="24"/>
        </w:rPr>
        <w:t>(Novaes &amp; Cintra, 2013)</w:t>
      </w:r>
      <w:r w:rsidR="00C03927" w:rsidRPr="00AD0CC1">
        <w:rPr>
          <w:rFonts w:ascii="Times New Roman" w:eastAsia="Times New Roman" w:hAnsi="Times New Roman" w:cs="Times New Roman"/>
          <w:sz w:val="24"/>
          <w:szCs w:val="24"/>
        </w:rPr>
        <w:fldChar w:fldCharType="end"/>
      </w:r>
      <w:r w:rsidR="00130B9A" w:rsidRPr="00AD0CC1">
        <w:rPr>
          <w:rFonts w:ascii="Times New Roman" w:eastAsia="Times New Roman" w:hAnsi="Times New Roman" w:cs="Times New Roman"/>
          <w:sz w:val="24"/>
          <w:szCs w:val="24"/>
        </w:rPr>
        <w:t xml:space="preserve">. </w:t>
      </w:r>
      <w:r w:rsidR="000E38A2" w:rsidRPr="00AD0CC1">
        <w:rPr>
          <w:rFonts w:ascii="Times New Roman" w:eastAsia="Times New Roman" w:hAnsi="Times New Roman" w:cs="Times New Roman"/>
          <w:sz w:val="24"/>
          <w:szCs w:val="24"/>
        </w:rPr>
        <w:t>Similarly, sizes also vary. For instance, a</w:t>
      </w:r>
      <w:r w:rsidR="003A1F04" w:rsidRPr="00AD0CC1">
        <w:rPr>
          <w:rFonts w:ascii="Times New Roman" w:eastAsia="Times New Roman" w:hAnsi="Times New Roman" w:cs="Times New Roman"/>
          <w:sz w:val="24"/>
          <w:szCs w:val="24"/>
        </w:rPr>
        <w:t xml:space="preserve"> study done in Snow Geese (</w:t>
      </w:r>
      <w:r w:rsidR="003A1F04" w:rsidRPr="00AD0CC1">
        <w:rPr>
          <w:rFonts w:ascii="Times New Roman" w:eastAsia="Times New Roman" w:hAnsi="Times New Roman" w:cs="Times New Roman"/>
          <w:i/>
          <w:iCs/>
          <w:sz w:val="24"/>
          <w:szCs w:val="24"/>
        </w:rPr>
        <w:t>Chen caerulescens</w:t>
      </w:r>
      <w:r w:rsidR="003A1F04" w:rsidRPr="00AD0CC1">
        <w:rPr>
          <w:rFonts w:ascii="Times New Roman" w:eastAsia="Times New Roman" w:hAnsi="Times New Roman" w:cs="Times New Roman"/>
          <w:sz w:val="24"/>
          <w:szCs w:val="24"/>
        </w:rPr>
        <w:t xml:space="preserve">) considered a communal roost </w:t>
      </w:r>
      <w:r w:rsidR="003A1F04" w:rsidRPr="00AD0CC1">
        <w:rPr>
          <w:rFonts w:ascii="Times New Roman" w:eastAsia="Times New Roman" w:hAnsi="Times New Roman" w:cs="Times New Roman"/>
          <w:sz w:val="24"/>
          <w:szCs w:val="24"/>
        </w:rPr>
        <w:lastRenderedPageBreak/>
        <w:t>of a size of 5km</w:t>
      </w:r>
      <w:r w:rsidR="003A1F04" w:rsidRPr="00ED21DA">
        <w:rPr>
          <w:rFonts w:ascii="Times New Roman" w:eastAsia="Times New Roman" w:hAnsi="Times New Roman" w:cs="Times New Roman"/>
          <w:sz w:val="24"/>
          <w:szCs w:val="24"/>
          <w:vertAlign w:val="superscript"/>
        </w:rPr>
        <w:t>2</w:t>
      </w:r>
      <w:r w:rsidR="003A1F04" w:rsidRPr="00AD0CC1">
        <w:rPr>
          <w:rFonts w:ascii="Times New Roman" w:eastAsia="Times New Roman" w:hAnsi="Times New Roman" w:cs="Times New Roman"/>
          <w:sz w:val="24"/>
          <w:szCs w:val="24"/>
        </w:rPr>
        <w:t xml:space="preserve"> </w:t>
      </w:r>
      <w:r w:rsidR="003A1F04" w:rsidRPr="00AD0CC1">
        <w:rPr>
          <w:rFonts w:ascii="Times New Roman" w:eastAsia="Times New Roman" w:hAnsi="Times New Roman" w:cs="Times New Roman"/>
          <w:sz w:val="24"/>
          <w:szCs w:val="24"/>
        </w:rPr>
        <w:fldChar w:fldCharType="begin"/>
      </w:r>
      <w:r w:rsidR="003A1F04" w:rsidRPr="00AD0CC1">
        <w:rPr>
          <w:rFonts w:ascii="Times New Roman" w:eastAsia="Times New Roman" w:hAnsi="Times New Roman" w:cs="Times New Roman"/>
          <w:sz w:val="24"/>
          <w:szCs w:val="24"/>
        </w:rPr>
        <w:instrText xml:space="preserve"> ADDIN ZOTERO_ITEM CSL_CITATION {"citationID":"WU36f6Oe","properties":{"formattedCitation":"(B\\uc0\\u233{}chet et al., 2010)","plainCitation":"(Béchet et al., 2010)","noteIndex":0},"citationItems":[{"id":862,"uris":["http://zotero.org/users/6254983/items/WE9J4FRK"],"itemData":{"id":862,"type":"article-journal","container-title":"The Condor","DOI":"10.1525/cond.2010.090050","ISSN":"0010-5422, 1938-5129","issue":"2","journalAbbreviation":"Condor","language":"en","page":"294-303","source":"DOI.org (Crossref)","title":"Why Roost at the Same Place? Exploring Short-Term Fidelity in Staging Snow Geese","title-short":"Why Roost at the Same Place?","volume":"112","author":[{"family":"Béchet","given":"Arnaud"},{"family":"Giroux","given":"Jean-Françis"},{"family":"Gauthier","given":"Gilles"},{"family":"Bélisle","given":"Marc"}],"issued":{"date-parts":[["2010",5]]}}}],"schema":"https://github.com/citation-style-language/schema/raw/master/csl-citation.json"} </w:instrText>
      </w:r>
      <w:r w:rsidR="003A1F04" w:rsidRPr="00AD0CC1">
        <w:rPr>
          <w:rFonts w:ascii="Times New Roman" w:eastAsia="Times New Roman" w:hAnsi="Times New Roman" w:cs="Times New Roman"/>
          <w:sz w:val="24"/>
          <w:szCs w:val="24"/>
        </w:rPr>
        <w:fldChar w:fldCharType="separate"/>
      </w:r>
      <w:r w:rsidR="003A1F04" w:rsidRPr="00AD0CC1">
        <w:rPr>
          <w:rFonts w:ascii="Times New Roman" w:hAnsi="Times New Roman" w:cs="Times New Roman"/>
          <w:sz w:val="24"/>
        </w:rPr>
        <w:t>(Béchet et al., 2010)</w:t>
      </w:r>
      <w:r w:rsidR="003A1F04" w:rsidRPr="00AD0CC1">
        <w:rPr>
          <w:rFonts w:ascii="Times New Roman" w:eastAsia="Times New Roman" w:hAnsi="Times New Roman" w:cs="Times New Roman"/>
          <w:sz w:val="24"/>
          <w:szCs w:val="24"/>
        </w:rPr>
        <w:fldChar w:fldCharType="end"/>
      </w:r>
      <w:r w:rsidR="007B29E4" w:rsidRPr="00AD0CC1">
        <w:rPr>
          <w:rFonts w:ascii="Times New Roman" w:eastAsia="Times New Roman" w:hAnsi="Times New Roman" w:cs="Times New Roman"/>
          <w:sz w:val="24"/>
          <w:szCs w:val="24"/>
        </w:rPr>
        <w:t xml:space="preserve">. </w:t>
      </w:r>
      <w:r w:rsidR="00A0162B">
        <w:rPr>
          <w:rFonts w:ascii="Times New Roman" w:eastAsia="Times New Roman" w:hAnsi="Times New Roman" w:cs="Times New Roman"/>
          <w:sz w:val="24"/>
          <w:szCs w:val="24"/>
        </w:rPr>
        <w:t>F</w:t>
      </w:r>
      <w:r w:rsidR="00A0162B" w:rsidRPr="00AD0CC1">
        <w:rPr>
          <w:rFonts w:ascii="Times New Roman" w:eastAsia="Times New Roman" w:hAnsi="Times New Roman" w:cs="Times New Roman"/>
          <w:sz w:val="24"/>
          <w:szCs w:val="24"/>
        </w:rPr>
        <w:t>or the purpose of this researc</w:t>
      </w:r>
      <w:r w:rsidR="00A0162B">
        <w:rPr>
          <w:rFonts w:ascii="Times New Roman" w:eastAsia="Times New Roman" w:hAnsi="Times New Roman" w:cs="Times New Roman"/>
          <w:sz w:val="24"/>
          <w:szCs w:val="24"/>
        </w:rPr>
        <w:t>h, b</w:t>
      </w:r>
      <w:r w:rsidR="007B29E4" w:rsidRPr="00AD0CC1">
        <w:rPr>
          <w:rFonts w:ascii="Times New Roman" w:eastAsia="Times New Roman" w:hAnsi="Times New Roman" w:cs="Times New Roman"/>
          <w:sz w:val="24"/>
          <w:szCs w:val="24"/>
        </w:rPr>
        <w:t xml:space="preserve">ecause I am not collecting behavioural data myself but instead relying on secondary data, I will use communal roosting as </w:t>
      </w:r>
      <w:r w:rsidR="00A0162B">
        <w:rPr>
          <w:rFonts w:ascii="Times New Roman" w:eastAsia="Times New Roman" w:hAnsi="Times New Roman" w:cs="Times New Roman"/>
          <w:sz w:val="24"/>
          <w:szCs w:val="24"/>
        </w:rPr>
        <w:t xml:space="preserve">referred by the authors in the literature, which frequently refers to </w:t>
      </w:r>
      <w:r w:rsidR="007B29E4" w:rsidRPr="00AD0CC1">
        <w:rPr>
          <w:rFonts w:ascii="Times New Roman" w:eastAsia="Times New Roman" w:hAnsi="Times New Roman" w:cs="Times New Roman"/>
          <w:sz w:val="24"/>
          <w:szCs w:val="24"/>
        </w:rPr>
        <w:t>aggregations of 10 or more individuals</w:t>
      </w:r>
      <w:r w:rsidR="00A0162B">
        <w:rPr>
          <w:rFonts w:ascii="Times New Roman" w:eastAsia="Times New Roman" w:hAnsi="Times New Roman" w:cs="Times New Roman"/>
          <w:sz w:val="24"/>
          <w:szCs w:val="24"/>
        </w:rPr>
        <w:t>.</w:t>
      </w:r>
    </w:p>
    <w:p w14:paraId="34086240" w14:textId="7A46398D" w:rsidR="0074215C" w:rsidRPr="00AD0CC1" w:rsidRDefault="0074215C" w:rsidP="008239B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The frequency and diverse range of species in which communal roosting occurs suggest that it has evolved independently on numerous occasions, and that there should be an underlying mechanism that support(s) the evolution this seemingly paradoxical behaviour (see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{"citationID":"zRHmMeRD","properties":{"formattedCitation":"(Waser, 1981)","plainCitation":"(Waser, 1981)","dontUpdate":true,"noteIndex":0},"citationItems":[{"id":842,"uris":["http://zotero.org/users/6254983/items/EF953I3L"],"itemData":{"id":842,"type":"article-journal","container-title":"Behavioral Ecology and Sociobiology","DOI":"10.1007/BF00299835","ISSN":"0340-5443, 1432-0762","issue":"3","journalAbbreviation":"Behav Ecol Sociobiol","language":"en","license":"http://www.springer.com/tdm","page":"231-237","source":"DOI.org (Crossref)","title":"Sociality or territorial defense? The influence of resource renewal","title-short":"Sociality or territorial defense?","volume":"8","author":[{"family":"Waser","given":"Peter M."}],"issued":{"date-parts":[["1981",6]]}}}],"schema":"https://github.com/citation-style-language/schema/raw/master/csl-citation.json"}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Waser1981)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E469D8" w:rsidRPr="00AD0CC1">
        <w:rPr>
          <w:rFonts w:ascii="Times New Roman" w:hAnsi="Times New Roman" w:cs="Times New Roman"/>
          <w:sz w:val="24"/>
          <w:szCs w:val="24"/>
        </w:rPr>
        <w:t xml:space="preserve"> </w:t>
      </w:r>
      <w:r w:rsidR="00D065E0" w:rsidRPr="00AD0CC1">
        <w:rPr>
          <w:rFonts w:ascii="Times New Roman" w:eastAsia="Times New Roman" w:hAnsi="Times New Roman" w:cs="Times New Roman"/>
          <w:sz w:val="24"/>
          <w:szCs w:val="24"/>
        </w:rPr>
        <w:t>At a first glance, t</w:t>
      </w:r>
      <w:commentRangeStart w:id="20"/>
      <w:r w:rsidR="00D065E0" w:rsidRPr="00AD0CC1">
        <w:rPr>
          <w:rFonts w:ascii="Times New Roman" w:eastAsia="Times New Roman" w:hAnsi="Times New Roman" w:cs="Times New Roman"/>
          <w:sz w:val="24"/>
          <w:szCs w:val="24"/>
        </w:rPr>
        <w:t>he prevalence of this behaviour may appear striking given the apparent little benefits of sharing space and resources with individuals that in many cases</w:t>
      </w:r>
      <w:r w:rsidR="00E469D8" w:rsidRPr="00AD0CC1">
        <w:rPr>
          <w:rFonts w:ascii="Times New Roman" w:eastAsia="Times New Roman" w:hAnsi="Times New Roman" w:cs="Times New Roman"/>
          <w:sz w:val="24"/>
          <w:szCs w:val="24"/>
        </w:rPr>
        <w:t xml:space="preserve"> – unlike colonial seabirds-</w:t>
      </w:r>
      <w:r w:rsidR="00D065E0" w:rsidRPr="00AD0CC1">
        <w:rPr>
          <w:rFonts w:ascii="Times New Roman" w:eastAsia="Times New Roman" w:hAnsi="Times New Roman" w:cs="Times New Roman"/>
          <w:sz w:val="24"/>
          <w:szCs w:val="24"/>
        </w:rPr>
        <w:t xml:space="preserve"> are not family.</w:t>
      </w:r>
      <w:commentRangeEnd w:id="20"/>
      <w:r w:rsidR="00D065E0" w:rsidRPr="00AD0CC1">
        <w:rPr>
          <w:rStyle w:val="CommentReference"/>
          <w:rFonts w:ascii="Times New Roman" w:hAnsi="Times New Roman" w:cs="Times New Roman"/>
        </w:rPr>
        <w:commentReference w:id="20"/>
      </w:r>
      <w:r w:rsidR="00D065E0" w:rsidRPr="00AD0CC1">
        <w:rPr>
          <w:rFonts w:ascii="Times New Roman" w:eastAsia="Times New Roman" w:hAnsi="Times New Roman" w:cs="Times New Roman"/>
          <w:sz w:val="24"/>
          <w:szCs w:val="24"/>
        </w:rPr>
        <w:t xml:space="preserve"> Yet, as discussed above, there clear examples of how sociality</w:t>
      </w:r>
      <w:r w:rsidR="00E469D8" w:rsidRPr="00AD0CC1">
        <w:rPr>
          <w:rFonts w:ascii="Times New Roman" w:eastAsia="Times New Roman" w:hAnsi="Times New Roman" w:cs="Times New Roman"/>
          <w:sz w:val="24"/>
          <w:szCs w:val="24"/>
        </w:rPr>
        <w:t xml:space="preserve"> -through information transfer- </w:t>
      </w:r>
      <w:r w:rsidR="00D065E0" w:rsidRPr="00AD0CC1">
        <w:rPr>
          <w:rFonts w:ascii="Times New Roman" w:eastAsia="Times New Roman" w:hAnsi="Times New Roman" w:cs="Times New Roman"/>
          <w:sz w:val="24"/>
          <w:szCs w:val="24"/>
        </w:rPr>
        <w:t xml:space="preserve">benefits individuals in a group when acting cohesively. </w:t>
      </w:r>
      <w:r w:rsidR="00664B3B" w:rsidRPr="00AD0CC1">
        <w:rPr>
          <w:rFonts w:ascii="Times New Roman" w:eastAsia="Times New Roman" w:hAnsi="Times New Roman" w:cs="Times New Roman"/>
          <w:sz w:val="24"/>
          <w:szCs w:val="24"/>
        </w:rPr>
        <w:t xml:space="preserve">A question is raised: </w:t>
      </w:r>
      <w:r w:rsidR="00E469D8" w:rsidRPr="00AD0CC1">
        <w:rPr>
          <w:rFonts w:ascii="Times New Roman" w:eastAsia="Times New Roman" w:hAnsi="Times New Roman" w:cs="Times New Roman"/>
          <w:sz w:val="24"/>
          <w:szCs w:val="24"/>
        </w:rPr>
        <w:t>what are the benefits of CR?</w:t>
      </w:r>
    </w:p>
    <w:p w14:paraId="6440A227" w14:textId="58392C7E" w:rsidR="00E469D8" w:rsidRPr="00AD0CC1" w:rsidRDefault="006B4449" w:rsidP="00ED21DA">
      <w:pPr>
        <w:spacing w:line="360" w:lineRule="auto"/>
        <w:jc w:val="both"/>
        <w:rPr>
          <w:rFonts w:ascii="Times New Roman" w:hAnsi="Times New Roman" w:cs="Times New Roman"/>
          <w:sz w:val="24"/>
          <w:szCs w:val="24"/>
        </w:rPr>
      </w:pPr>
      <w:r>
        <w:rPr>
          <w:rFonts w:ascii="Times New Roman" w:hAnsi="Times New Roman" w:cs="Times New Roman"/>
          <w:sz w:val="24"/>
          <w:szCs w:val="24"/>
        </w:rPr>
        <w:tab/>
      </w:r>
      <w:commentRangeStart w:id="21"/>
      <w:r w:rsidR="00046C1B" w:rsidRPr="00AD0CC1">
        <w:rPr>
          <w:rFonts w:ascii="Times New Roman" w:hAnsi="Times New Roman" w:cs="Times New Roman"/>
          <w:sz w:val="24"/>
          <w:szCs w:val="24"/>
        </w:rPr>
        <w:t xml:space="preserve">Several hypotheses have been proposed to explain the origins of communal roosting. First, it has been suggested that several species use communal roosts to huddle together as a way to find protection from extreme environmental temperatures </w:t>
      </w:r>
      <w:commentRangeStart w:id="22"/>
      <w:r w:rsidR="00046C1B" w:rsidRPr="00AD0CC1">
        <w:rPr>
          <w:rFonts w:ascii="Times New Roman" w:hAnsi="Times New Roman" w:cs="Times New Roman"/>
          <w:sz w:val="24"/>
          <w:szCs w:val="24"/>
        </w:rPr>
        <w:fldChar w:fldCharType="begin"/>
      </w:r>
      <w:r w:rsidR="00046C1B" w:rsidRPr="00AD0CC1">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00046C1B" w:rsidRPr="00AD0CC1">
        <w:rPr>
          <w:rFonts w:ascii="Times New Roman" w:hAnsi="Times New Roman" w:cs="Times New Roman"/>
          <w:sz w:val="24"/>
          <w:szCs w:val="24"/>
        </w:rPr>
        <w:fldChar w:fldCharType="separate"/>
      </w:r>
      <w:r w:rsidR="00046C1B" w:rsidRPr="00AD0CC1">
        <w:rPr>
          <w:rFonts w:ascii="Times New Roman" w:hAnsi="Times New Roman" w:cs="Times New Roman"/>
          <w:sz w:val="24"/>
        </w:rPr>
        <w:t>(Farquhar et al., 2018; Gilbert et al., 2010, Chaplin, 1982)</w:t>
      </w:r>
      <w:r w:rsidR="00046C1B" w:rsidRPr="00AD0CC1">
        <w:rPr>
          <w:rFonts w:ascii="Times New Roman" w:hAnsi="Times New Roman" w:cs="Times New Roman"/>
          <w:sz w:val="24"/>
          <w:szCs w:val="24"/>
        </w:rPr>
        <w:fldChar w:fldCharType="end"/>
      </w:r>
      <w:commentRangeEnd w:id="22"/>
      <w:r w:rsidR="00AD0CC1" w:rsidRPr="00AD0CC1">
        <w:rPr>
          <w:rStyle w:val="CommentReference"/>
        </w:rPr>
        <w:commentReference w:id="22"/>
      </w:r>
      <w:r w:rsidR="00046C1B" w:rsidRPr="00AD0CC1">
        <w:rPr>
          <w:rFonts w:ascii="Times New Roman" w:hAnsi="Times New Roman" w:cs="Times New Roman"/>
          <w:sz w:val="24"/>
          <w:szCs w:val="24"/>
        </w:rPr>
        <w:t xml:space="preserve">. </w:t>
      </w:r>
      <w:commentRangeEnd w:id="21"/>
      <w:r w:rsidR="008402A9" w:rsidRPr="00AD0CC1">
        <w:rPr>
          <w:rStyle w:val="CommentReference"/>
        </w:rPr>
        <w:commentReference w:id="21"/>
      </w:r>
      <w:r w:rsidRPr="006B4449">
        <w:rPr>
          <w:rFonts w:ascii="Times New Roman" w:hAnsi="Times New Roman" w:cs="Times New Roman"/>
          <w:sz w:val="24"/>
          <w:szCs w:val="24"/>
        </w:rPr>
        <w:t xml:space="preserve"> </w:t>
      </w:r>
      <w:r>
        <w:rPr>
          <w:rFonts w:ascii="Times New Roman" w:hAnsi="Times New Roman" w:cs="Times New Roman"/>
          <w:sz w:val="24"/>
          <w:szCs w:val="24"/>
        </w:rPr>
        <w:t xml:space="preserve">For instance, a classic study on Common Bushtits </w:t>
      </w:r>
      <w:r w:rsidR="00A0162B">
        <w:rPr>
          <w:rFonts w:ascii="Times New Roman" w:hAnsi="Times New Roman" w:cs="Times New Roman"/>
          <w:sz w:val="24"/>
          <w:szCs w:val="24"/>
        </w:rPr>
        <w:t>(</w:t>
      </w:r>
      <w:proofErr w:type="spellStart"/>
      <w:r w:rsidR="00A0162B" w:rsidRPr="00ED21DA">
        <w:rPr>
          <w:rFonts w:ascii="Times New Roman" w:hAnsi="Times New Roman" w:cs="Times New Roman"/>
          <w:i/>
          <w:iCs/>
          <w:sz w:val="24"/>
          <w:szCs w:val="24"/>
        </w:rPr>
        <w:t>Psaltriparus</w:t>
      </w:r>
      <w:proofErr w:type="spellEnd"/>
      <w:r w:rsidR="00A0162B" w:rsidRPr="00ED21DA">
        <w:rPr>
          <w:rFonts w:ascii="Times New Roman" w:hAnsi="Times New Roman" w:cs="Times New Roman"/>
          <w:i/>
          <w:iCs/>
          <w:sz w:val="24"/>
          <w:szCs w:val="24"/>
        </w:rPr>
        <w:t xml:space="preserve"> </w:t>
      </w:r>
      <w:proofErr w:type="spellStart"/>
      <w:r w:rsidR="00A0162B" w:rsidRPr="00ED21DA">
        <w:rPr>
          <w:rFonts w:ascii="Times New Roman" w:hAnsi="Times New Roman" w:cs="Times New Roman"/>
          <w:i/>
          <w:iCs/>
          <w:sz w:val="24"/>
          <w:szCs w:val="24"/>
        </w:rPr>
        <w:t>minimus</w:t>
      </w:r>
      <w:proofErr w:type="spellEnd"/>
      <w:r w:rsidR="00A0162B" w:rsidRPr="00A0162B">
        <w:rPr>
          <w:rFonts w:ascii="Times New Roman" w:hAnsi="Times New Roman" w:cs="Times New Roman"/>
          <w:sz w:val="24"/>
          <w:szCs w:val="24"/>
        </w:rPr>
        <w:t xml:space="preserve">) </w:t>
      </w:r>
      <w:r>
        <w:rPr>
          <w:rFonts w:ascii="Times New Roman" w:hAnsi="Times New Roman" w:cs="Times New Roman"/>
          <w:sz w:val="24"/>
          <w:szCs w:val="24"/>
        </w:rPr>
        <w:t>showed that with colder temperatures, individuals tend to gather together with and reduce their metabolism, which is associated to energy conservation</w:t>
      </w:r>
      <w:r w:rsidR="00E0081C">
        <w:rPr>
          <w:rFonts w:ascii="Times New Roman" w:hAnsi="Times New Roman" w:cs="Times New Roman"/>
          <w:sz w:val="24"/>
          <w:szCs w:val="24"/>
        </w:rPr>
        <w:t xml:space="preserve"> (Chaplin, 1982)</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{"citationID":"7RzffTMB","properties":{"formattedCitation":"(Gilbert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Pr>
          <w:rFonts w:ascii="Times New Roman" w:hAnsi="Times New Roman" w:cs="Times New Roman"/>
          <w:sz w:val="24"/>
          <w:szCs w:val="24"/>
        </w:rPr>
        <w:t xml:space="preserve"> provide a comprehensive summary on the energetic benefits of huddling</w:t>
      </w:r>
      <w:r w:rsidR="00A0162B">
        <w:rPr>
          <w:rFonts w:ascii="Times New Roman" w:hAnsi="Times New Roman" w:cs="Times New Roman"/>
          <w:sz w:val="24"/>
          <w:szCs w:val="24"/>
        </w:rPr>
        <w:t xml:space="preserve"> (or communal roosting)</w:t>
      </w:r>
      <w:r>
        <w:rPr>
          <w:rFonts w:ascii="Times New Roman" w:hAnsi="Times New Roman" w:cs="Times New Roman"/>
          <w:sz w:val="24"/>
          <w:szCs w:val="24"/>
        </w:rPr>
        <w:t>, with concrete examples from the literature. While there might be energetic benefits of huddling in a roost site, the evidence is inconclusive.</w:t>
      </w:r>
      <w:r w:rsidR="00E0081C">
        <w:rPr>
          <w:rFonts w:ascii="Times New Roman" w:hAnsi="Times New Roman" w:cs="Times New Roman"/>
          <w:sz w:val="24"/>
          <w:szCs w:val="24"/>
        </w:rPr>
        <w:t xml:space="preserve"> </w:t>
      </w:r>
      <w:r w:rsidR="00E0081C" w:rsidRPr="00374E41">
        <w:rPr>
          <w:rFonts w:ascii="Times New Roman" w:hAnsi="Times New Roman" w:cs="Times New Roman"/>
          <w:sz w:val="24"/>
          <w:szCs w:val="24"/>
        </w:rPr>
        <w:t xml:space="preserve">In fact, one study </w:t>
      </w:r>
      <w:r w:rsidR="00E0081C">
        <w:rPr>
          <w:rFonts w:ascii="Times New Roman" w:hAnsi="Times New Roman" w:cs="Times New Roman"/>
          <w:sz w:val="24"/>
          <w:szCs w:val="24"/>
        </w:rPr>
        <w:t>done with Chimney Swifts (</w:t>
      </w:r>
      <w:r w:rsidR="00E0081C" w:rsidRPr="00374E41">
        <w:rPr>
          <w:rFonts w:ascii="Times New Roman" w:hAnsi="Times New Roman" w:cs="Times New Roman"/>
          <w:i/>
          <w:iCs/>
          <w:sz w:val="24"/>
          <w:szCs w:val="24"/>
        </w:rPr>
        <w:t xml:space="preserve">Chaetura </w:t>
      </w:r>
      <w:proofErr w:type="spellStart"/>
      <w:r w:rsidR="00E0081C" w:rsidRPr="00374E41">
        <w:rPr>
          <w:rFonts w:ascii="Times New Roman" w:hAnsi="Times New Roman" w:cs="Times New Roman"/>
          <w:i/>
          <w:iCs/>
          <w:sz w:val="24"/>
          <w:szCs w:val="24"/>
        </w:rPr>
        <w:t>pelagica</w:t>
      </w:r>
      <w:proofErr w:type="spellEnd"/>
      <w:r w:rsidR="00E0081C">
        <w:rPr>
          <w:rFonts w:ascii="Times New Roman" w:hAnsi="Times New Roman" w:cs="Times New Roman"/>
          <w:sz w:val="24"/>
          <w:szCs w:val="24"/>
        </w:rPr>
        <w:t xml:space="preserve">) found the opposite pattern – high ambient temperatures seemed to intensify huddling </w:t>
      </w:r>
      <w:r w:rsidR="00E0081C">
        <w:rPr>
          <w:rFonts w:ascii="Times New Roman" w:hAnsi="Times New Roman" w:cs="Times New Roman"/>
          <w:sz w:val="24"/>
          <w:szCs w:val="24"/>
        </w:rPr>
        <w:fldChar w:fldCharType="begin"/>
      </w:r>
      <w:r w:rsidR="00E0081C">
        <w:rPr>
          <w:rFonts w:ascii="Times New Roman" w:hAnsi="Times New Roman" w:cs="Times New Roman"/>
          <w:sz w:val="24"/>
          <w:szCs w:val="24"/>
        </w:rPr>
        <w:instrText xml:space="preserve"> ADDIN ZOTERO_ITEM CSL_CITATION {"citationID":"EEfwLdwd","properties":{"formattedCitation":"(Farquhar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00E0081C">
        <w:rPr>
          <w:rFonts w:ascii="Times New Roman" w:hAnsi="Times New Roman" w:cs="Times New Roman"/>
          <w:sz w:val="24"/>
          <w:szCs w:val="24"/>
        </w:rPr>
        <w:fldChar w:fldCharType="separate"/>
      </w:r>
      <w:r w:rsidR="00E0081C" w:rsidRPr="00AD0CC1">
        <w:rPr>
          <w:rFonts w:ascii="Times New Roman" w:hAnsi="Times New Roman" w:cs="Times New Roman"/>
          <w:sz w:val="24"/>
        </w:rPr>
        <w:t>(Farquhar et al., 2018)</w:t>
      </w:r>
      <w:r w:rsidR="00E0081C">
        <w:rPr>
          <w:rFonts w:ascii="Times New Roman" w:hAnsi="Times New Roman" w:cs="Times New Roman"/>
          <w:sz w:val="24"/>
          <w:szCs w:val="24"/>
        </w:rPr>
        <w:fldChar w:fldCharType="end"/>
      </w:r>
      <w:r w:rsidR="00E0081C">
        <w:rPr>
          <w:rFonts w:ascii="Times New Roman" w:hAnsi="Times New Roman" w:cs="Times New Roman"/>
          <w:sz w:val="24"/>
          <w:szCs w:val="24"/>
        </w:rPr>
        <w:t xml:space="preserve">, which they argued could be a consequence of a reduction of insect abundance (correlated with high temperatures). Other studies have even </w:t>
      </w:r>
      <w:r w:rsidR="00E0081C" w:rsidRPr="00AD0CC1">
        <w:rPr>
          <w:rFonts w:ascii="Times New Roman" w:hAnsi="Times New Roman" w:cs="Times New Roman"/>
          <w:sz w:val="24"/>
          <w:szCs w:val="24"/>
        </w:rPr>
        <w:t xml:space="preserve">observed </w:t>
      </w:r>
      <w:r w:rsidR="00E0081C">
        <w:rPr>
          <w:rFonts w:ascii="Times New Roman" w:hAnsi="Times New Roman" w:cs="Times New Roman"/>
          <w:sz w:val="24"/>
          <w:szCs w:val="24"/>
        </w:rPr>
        <w:t xml:space="preserve">that communal roosting implied </w:t>
      </w:r>
      <w:r w:rsidR="00E0081C" w:rsidRPr="00AD0CC1">
        <w:rPr>
          <w:rFonts w:ascii="Times New Roman" w:hAnsi="Times New Roman" w:cs="Times New Roman"/>
          <w:sz w:val="24"/>
          <w:szCs w:val="24"/>
        </w:rPr>
        <w:t xml:space="preserve">traveling far to communal roosts </w:t>
      </w:r>
      <w:r w:rsidR="0055566F">
        <w:rPr>
          <w:rFonts w:ascii="Times New Roman" w:hAnsi="Times New Roman" w:cs="Times New Roman"/>
          <w:sz w:val="24"/>
          <w:szCs w:val="24"/>
        </w:rPr>
        <w:t xml:space="preserve">instead of roosting locally, </w:t>
      </w:r>
      <w:r w:rsidR="00E0081C" w:rsidRPr="00AD0CC1">
        <w:rPr>
          <w:rFonts w:ascii="Times New Roman" w:hAnsi="Times New Roman" w:cs="Times New Roman"/>
          <w:sz w:val="24"/>
          <w:szCs w:val="24"/>
        </w:rPr>
        <w:t xml:space="preserve">which uses more energy than that gained from possible thermoregulation </w:t>
      </w:r>
      <w:r w:rsidR="00E0081C" w:rsidRPr="00AD0CC1">
        <w:rPr>
          <w:rFonts w:ascii="Times New Roman" w:hAnsi="Times New Roman" w:cs="Times New Roman"/>
          <w:sz w:val="24"/>
          <w:szCs w:val="24"/>
        </w:rPr>
        <w:fldChar w:fldCharType="begin"/>
      </w:r>
      <w:r w:rsidR="00E0081C" w:rsidRPr="00AD0CC1">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00E0081C" w:rsidRPr="00AD0CC1">
        <w:rPr>
          <w:rFonts w:ascii="Times New Roman" w:hAnsi="Times New Roman" w:cs="Times New Roman"/>
          <w:sz w:val="24"/>
          <w:szCs w:val="24"/>
        </w:rPr>
        <w:fldChar w:fldCharType="separate"/>
      </w:r>
      <w:r w:rsidR="00E0081C" w:rsidRPr="00AD0CC1">
        <w:rPr>
          <w:rFonts w:ascii="Times New Roman" w:hAnsi="Times New Roman" w:cs="Times New Roman"/>
          <w:sz w:val="24"/>
        </w:rPr>
        <w:t>(Beauchamp, 1999; Gyllin et al., 1977)</w:t>
      </w:r>
      <w:r w:rsidR="00E0081C" w:rsidRPr="00AD0CC1">
        <w:rPr>
          <w:rFonts w:ascii="Times New Roman" w:hAnsi="Times New Roman" w:cs="Times New Roman"/>
          <w:sz w:val="24"/>
          <w:szCs w:val="24"/>
        </w:rPr>
        <w:fldChar w:fldCharType="end"/>
      </w:r>
      <w:r w:rsidR="00E0081C" w:rsidRPr="00AD0CC1">
        <w:rPr>
          <w:rFonts w:ascii="Times New Roman" w:hAnsi="Times New Roman" w:cs="Times New Roman"/>
          <w:sz w:val="24"/>
          <w:szCs w:val="24"/>
        </w:rPr>
        <w:t>.</w:t>
      </w:r>
      <w:r w:rsidR="00E0081C">
        <w:rPr>
          <w:rFonts w:ascii="Times New Roman" w:hAnsi="Times New Roman" w:cs="Times New Roman"/>
          <w:sz w:val="24"/>
          <w:szCs w:val="24"/>
        </w:rPr>
        <w:t xml:space="preserve"> Furthermore, i</w:t>
      </w:r>
      <w:commentRangeStart w:id="23"/>
      <w:r w:rsidR="00046C1B" w:rsidRPr="00AD0CC1">
        <w:rPr>
          <w:rFonts w:ascii="Times New Roman" w:hAnsi="Times New Roman" w:cs="Times New Roman"/>
          <w:sz w:val="24"/>
          <w:szCs w:val="24"/>
        </w:rPr>
        <w:t xml:space="preserve">f thermoregulation was the primary benefit of </w:t>
      </w:r>
      <w:r w:rsidRPr="00AD0CC1">
        <w:rPr>
          <w:rFonts w:ascii="Times New Roman" w:hAnsi="Times New Roman" w:cs="Times New Roman"/>
          <w:sz w:val="24"/>
          <w:szCs w:val="24"/>
        </w:rPr>
        <w:t>CR;</w:t>
      </w:r>
      <w:r w:rsidR="00046C1B" w:rsidRPr="00AD0CC1">
        <w:rPr>
          <w:rFonts w:ascii="Times New Roman" w:hAnsi="Times New Roman" w:cs="Times New Roman"/>
          <w:sz w:val="24"/>
          <w:szCs w:val="24"/>
        </w:rPr>
        <w:t xml:space="preserve"> one would expect it to </w:t>
      </w:r>
      <w:r w:rsidR="00DA5B01" w:rsidRPr="00AD0CC1">
        <w:rPr>
          <w:rFonts w:ascii="Times New Roman" w:hAnsi="Times New Roman" w:cs="Times New Roman"/>
          <w:sz w:val="24"/>
          <w:szCs w:val="24"/>
        </w:rPr>
        <w:t xml:space="preserve">occur </w:t>
      </w:r>
      <w:r w:rsidR="007B29E4" w:rsidRPr="00AD0CC1">
        <w:rPr>
          <w:rFonts w:ascii="Times New Roman" w:hAnsi="Times New Roman" w:cs="Times New Roman"/>
          <w:sz w:val="24"/>
          <w:szCs w:val="24"/>
        </w:rPr>
        <w:t>mostl</w:t>
      </w:r>
      <w:r w:rsidR="00046C1B" w:rsidRPr="00AD0CC1">
        <w:rPr>
          <w:rFonts w:ascii="Times New Roman" w:hAnsi="Times New Roman" w:cs="Times New Roman"/>
          <w:sz w:val="24"/>
          <w:szCs w:val="24"/>
        </w:rPr>
        <w:t>y in areas with cold weather such like higher latitudes.</w:t>
      </w:r>
      <w:r w:rsidR="00E469D8"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t>Nonetheless, s</w:t>
      </w:r>
      <w:r w:rsidR="007B29E4" w:rsidRPr="00AD0CC1">
        <w:rPr>
          <w:rFonts w:ascii="Times New Roman" w:hAnsi="Times New Roman" w:cs="Times New Roman"/>
          <w:sz w:val="24"/>
          <w:szCs w:val="24"/>
        </w:rPr>
        <w:t xml:space="preserve">everal studies demonstrate the use of communal roosts in mild </w:t>
      </w:r>
      <w:r w:rsidR="008762E6" w:rsidRPr="00AD0CC1">
        <w:rPr>
          <w:rFonts w:ascii="Times New Roman" w:hAnsi="Times New Roman" w:cs="Times New Roman"/>
          <w:sz w:val="24"/>
          <w:szCs w:val="24"/>
        </w:rPr>
        <w:fldChar w:fldCharType="begin"/>
      </w:r>
      <w:r w:rsidR="008762E6" w:rsidRPr="00AD0CC1">
        <w:rPr>
          <w:rFonts w:ascii="Times New Roman" w:hAnsi="Times New Roman" w:cs="Times New Roman"/>
          <w:sz w:val="24"/>
          <w:szCs w:val="24"/>
        </w:rPr>
        <w:instrText xml:space="preserve"> ADDIN ZOTERO_ITEM CSL_CITATION {"citationID":"M2CBt0HW","properties":{"formattedCitation":"(Mole\\uc0\\u243{}n et al., 2011)","plainCitation":"(Moleón et al., 2011)","noteIndex":0},"citationItems":[{"id":867,"uris":["http://zotero.org/users/6254983/items/HJJCN54D"],"itemData":{"id":867,"type":"article-journal","container-title":"Journal of Raptor Research","DOI":"10.3356/JRR-11-30.1","ISSN":"0892-1016","issue":"4","journalAbbreviation":"Journal of Raptor Research","language":"en","page":"353-356","source":"DOI.org (Crossref)","title":"Communal Roosting in Young Bonelli's Eagles (A &lt;span style=\"font-variant:small-caps;\"&gt;quila fasciata&lt;/span&gt; )","title-short":"Communal Roosting in Young Bonelli's Eagles (A &lt;span style=\"font-variant","volume":"45","author":[{"family":"Moleón","given":"Marcos"},{"family":"Bautista","given":"Jesús"},{"family":"Madero","given":"Agustín"}],"issued":{"date-parts":[["2011",12]]}}}],"schema":"https://github.com/citation-style-language/schema/raw/master/csl-citation.json"} </w:instrText>
      </w:r>
      <w:r w:rsidR="008762E6" w:rsidRPr="00AD0CC1">
        <w:rPr>
          <w:rFonts w:ascii="Times New Roman" w:hAnsi="Times New Roman" w:cs="Times New Roman"/>
          <w:sz w:val="24"/>
          <w:szCs w:val="24"/>
        </w:rPr>
        <w:fldChar w:fldCharType="separate"/>
      </w:r>
      <w:r w:rsidR="008762E6" w:rsidRPr="00AD0CC1">
        <w:rPr>
          <w:rFonts w:ascii="Times New Roman" w:hAnsi="Times New Roman" w:cs="Times New Roman"/>
          <w:sz w:val="24"/>
        </w:rPr>
        <w:t>(Moleón et al., 2011)</w:t>
      </w:r>
      <w:r w:rsidR="008762E6" w:rsidRPr="00AD0CC1">
        <w:rPr>
          <w:rFonts w:ascii="Times New Roman" w:hAnsi="Times New Roman" w:cs="Times New Roman"/>
          <w:sz w:val="24"/>
          <w:szCs w:val="24"/>
        </w:rPr>
        <w:fldChar w:fldCharType="end"/>
      </w:r>
      <w:r w:rsidR="008762E6" w:rsidRPr="00AD0CC1">
        <w:rPr>
          <w:rFonts w:ascii="Times New Roman" w:hAnsi="Times New Roman" w:cs="Times New Roman"/>
          <w:sz w:val="24"/>
          <w:szCs w:val="24"/>
        </w:rPr>
        <w:t xml:space="preserve"> or even warm </w:t>
      </w:r>
      <w:r w:rsidR="007B29E4" w:rsidRPr="00AD0CC1">
        <w:rPr>
          <w:rFonts w:ascii="Times New Roman" w:hAnsi="Times New Roman" w:cs="Times New Roman"/>
          <w:sz w:val="24"/>
          <w:szCs w:val="24"/>
        </w:rPr>
        <w:t>weather conditions</w:t>
      </w:r>
      <w:r w:rsidR="008762E6" w:rsidRPr="00AD0CC1">
        <w:rPr>
          <w:rFonts w:ascii="Times New Roman" w:hAnsi="Times New Roman" w:cs="Times New Roman"/>
          <w:sz w:val="24"/>
          <w:szCs w:val="24"/>
        </w:rPr>
        <w:t xml:space="preserve"> </w:t>
      </w:r>
      <w:r w:rsidR="008762E6" w:rsidRPr="00AD0CC1">
        <w:rPr>
          <w:rFonts w:ascii="Times New Roman" w:hAnsi="Times New Roman" w:cs="Times New Roman"/>
          <w:sz w:val="24"/>
          <w:szCs w:val="24"/>
        </w:rPr>
        <w:fldChar w:fldCharType="begin"/>
      </w:r>
      <w:r w:rsidR="00312790" w:rsidRPr="00AD0CC1">
        <w:rPr>
          <w:rFonts w:ascii="Times New Roman" w:hAnsi="Times New Roman" w:cs="Times New Roman"/>
          <w:sz w:val="24"/>
          <w:szCs w:val="24"/>
        </w:rPr>
        <w:instrText xml:space="preserve"> ADDIN ZOTERO_ITEM CSL_CITATION {"citationID":"zYR2YhZl","properties":{"formattedCitation":"(Jaggard et al., 2015; Seixas &amp; Mour\\uc0\\u227{}o, 2018)","plainCitation":"(Jaggard et al., 2015; Seixas &amp; Mourão, 2018)","noteIndex":0},"citationItems":[{"id":868,"uris":["http://zotero.org/users/6254983/items/NP5R7TQF"],"itemData":{"id":868,"type":"article-journal","container-title":"Urban Ecosystems","DOI":"10.1007/s11252-014-0416-6","ISSN":"1083-8155, 1573-1642","issue":"2","journalAbbreviation":"Urban Ecosyst","language":"en","page":"489-502","source":"DOI.org (Crossref)","title":"Rules of the roost: characteristics of nocturnal communal roosts of rainbow lorikeets (Trichoglossus haematodus, Psittacidae) in an urban environment","title-short":"Rules of the roost","volume":"18","author":[{"family":"Jaggard","given":"Alison K."},{"family":"Smith","given":"Narelle"},{"family":"Torpy","given":"Fraser R."},{"family":"Munro","given":"Ursula"}],"issued":{"date-parts":[["2015",6]]}}},{"id":863,"uris":["http://zotero.org/users/6254983/items/7DKQ59II"],"itemData":{"id":863,"type":"article-journal","container-title":"PLOS ONE","DOI":"10.1371/journal.pone.0204824","ISSN":"1932-6203","issue":"10","journalAbbreviation":"PLoS ONE","language":"en","page":"e0204824","source":"DOI.org (Crossref)","title":"Communal roosts of the Blue-fronted Amazons (Amazona aestiva) in a large tropical wetland: Are they of different types?","title-short":"Communal roosts of the Blue-fronted Amazons (Amazona aestiva) in a large tropical wetland","volume":"13","author":[{"family":"Seixas","given":"Gláucia Helena Fernandes"},{"family":"Mourão","given":"Guilherme"}],"editor":[{"family":"Cañedo-Argüelles Iglesias","given":"Miguel"}],"issued":{"date-parts":[["2018",10,17]]}}}],"schema":"https://github.com/citation-style-language/schema/raw/master/csl-citation.json"} </w:instrText>
      </w:r>
      <w:r w:rsidR="008762E6" w:rsidRPr="00AD0CC1">
        <w:rPr>
          <w:rFonts w:ascii="Times New Roman" w:hAnsi="Times New Roman" w:cs="Times New Roman"/>
          <w:sz w:val="24"/>
          <w:szCs w:val="24"/>
        </w:rPr>
        <w:fldChar w:fldCharType="separate"/>
      </w:r>
      <w:r w:rsidR="00312790" w:rsidRPr="00AD0CC1">
        <w:rPr>
          <w:rFonts w:ascii="Times New Roman" w:hAnsi="Times New Roman" w:cs="Times New Roman"/>
          <w:sz w:val="24"/>
        </w:rPr>
        <w:t>(Jaggard et al., 2015; Seixas &amp; Mourão, 2018)</w:t>
      </w:r>
      <w:r w:rsidR="008762E6" w:rsidRPr="00AD0CC1">
        <w:rPr>
          <w:rFonts w:ascii="Times New Roman" w:hAnsi="Times New Roman" w:cs="Times New Roman"/>
          <w:sz w:val="24"/>
          <w:szCs w:val="24"/>
        </w:rPr>
        <w:fldChar w:fldCharType="end"/>
      </w:r>
      <w:r w:rsidR="00312790" w:rsidRPr="00AD0CC1">
        <w:rPr>
          <w:rFonts w:ascii="Times New Roman" w:hAnsi="Times New Roman" w:cs="Times New Roman"/>
          <w:sz w:val="24"/>
          <w:szCs w:val="24"/>
        </w:rPr>
        <w:t>.</w:t>
      </w:r>
      <w:r w:rsidR="00AD0CC1" w:rsidRPr="00ED21DA">
        <w:rPr>
          <w:rFonts w:ascii="Times New Roman" w:hAnsi="Times New Roman" w:cs="Times New Roman"/>
          <w:sz w:val="24"/>
          <w:szCs w:val="24"/>
        </w:rPr>
        <w:t xml:space="preserve"> </w:t>
      </w:r>
      <w:r>
        <w:rPr>
          <w:rFonts w:ascii="Times New Roman" w:hAnsi="Times New Roman" w:cs="Times New Roman"/>
          <w:sz w:val="24"/>
          <w:szCs w:val="24"/>
        </w:rPr>
        <w:t xml:space="preserve">Noteworthy, most of the examples </w:t>
      </w:r>
      <w:r>
        <w:rPr>
          <w:rFonts w:ascii="Times New Roman" w:hAnsi="Times New Roman" w:cs="Times New Roman"/>
          <w:sz w:val="24"/>
          <w:szCs w:val="24"/>
        </w:rPr>
        <w:lastRenderedPageBreak/>
        <w:t xml:space="preserve">summarized by </w:t>
      </w:r>
      <w:r>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{"citationID":"U9oibjiS","properties":{"formattedCitation":"(Gilbert et al., 2010)","plainCitation":"(Gilbert et al., 2010)","dontUpdate":true,"noteIndex":0},"citationItems":[{"id":655,"uris":["http://zotero.org/users/6254983/items/KMSCVAJT"],"itemData":{"id":655,"type":"article-journal","abstract":"Huddling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Pr>
          <w:rFonts w:ascii="Times New Roman" w:hAnsi="Times New Roman" w:cs="Times New Roman"/>
          <w:sz w:val="24"/>
          <w:szCs w:val="24"/>
        </w:rPr>
        <w:fldChar w:fldCharType="separate"/>
      </w:r>
      <w:r w:rsidRPr="006B4449">
        <w:rPr>
          <w:rFonts w:ascii="Times New Roman" w:hAnsi="Times New Roman" w:cs="Times New Roman"/>
          <w:sz w:val="24"/>
        </w:rPr>
        <w:t xml:space="preserve">Gilbert et al., </w:t>
      </w:r>
      <w:r>
        <w:rPr>
          <w:rFonts w:ascii="Times New Roman" w:hAnsi="Times New Roman" w:cs="Times New Roman"/>
          <w:sz w:val="24"/>
        </w:rPr>
        <w:t>(</w:t>
      </w:r>
      <w:r w:rsidRPr="006B4449">
        <w:rPr>
          <w:rFonts w:ascii="Times New Roman" w:hAnsi="Times New Roman" w:cs="Times New Roman"/>
          <w:sz w:val="24"/>
        </w:rPr>
        <w:t>2010)</w:t>
      </w:r>
      <w:r>
        <w:rPr>
          <w:rFonts w:ascii="Times New Roman" w:hAnsi="Times New Roman" w:cs="Times New Roman"/>
          <w:sz w:val="24"/>
          <w:szCs w:val="24"/>
        </w:rPr>
        <w:fldChar w:fldCharType="end"/>
      </w:r>
      <w:r w:rsidR="00A0162B">
        <w:rPr>
          <w:rFonts w:ascii="Times New Roman" w:hAnsi="Times New Roman" w:cs="Times New Roman"/>
          <w:sz w:val="24"/>
          <w:szCs w:val="24"/>
        </w:rPr>
        <w:t xml:space="preserve"> of the benefits of huddling due to cold temperatures</w:t>
      </w:r>
      <w:r>
        <w:rPr>
          <w:rFonts w:ascii="Times New Roman" w:hAnsi="Times New Roman" w:cs="Times New Roman"/>
          <w:sz w:val="24"/>
          <w:szCs w:val="24"/>
        </w:rPr>
        <w:t xml:space="preserve"> come from studies with penguins</w:t>
      </w:r>
      <w:r w:rsidR="00A0162B">
        <w:rPr>
          <w:rFonts w:ascii="Times New Roman" w:hAnsi="Times New Roman" w:cs="Times New Roman"/>
          <w:sz w:val="24"/>
          <w:szCs w:val="24"/>
        </w:rPr>
        <w:t xml:space="preserve"> in Antarctica</w:t>
      </w:r>
      <w:r>
        <w:rPr>
          <w:rFonts w:ascii="Times New Roman" w:hAnsi="Times New Roman" w:cs="Times New Roman"/>
          <w:sz w:val="24"/>
          <w:szCs w:val="24"/>
        </w:rPr>
        <w:t xml:space="preserve">, which </w:t>
      </w:r>
      <w:r w:rsidR="0055566F">
        <w:rPr>
          <w:rFonts w:ascii="Times New Roman" w:hAnsi="Times New Roman" w:cs="Times New Roman"/>
          <w:sz w:val="24"/>
          <w:szCs w:val="24"/>
        </w:rPr>
        <w:t>experience</w:t>
      </w:r>
      <w:r>
        <w:rPr>
          <w:rFonts w:ascii="Times New Roman" w:hAnsi="Times New Roman" w:cs="Times New Roman"/>
          <w:sz w:val="24"/>
          <w:szCs w:val="24"/>
        </w:rPr>
        <w:t xml:space="preserve"> extreme weather conditions</w:t>
      </w:r>
      <w:r w:rsidR="0055566F">
        <w:rPr>
          <w:rFonts w:ascii="Times New Roman" w:hAnsi="Times New Roman" w:cs="Times New Roman"/>
          <w:sz w:val="24"/>
          <w:szCs w:val="24"/>
        </w:rPr>
        <w:t xml:space="preserve">. </w:t>
      </w:r>
      <w:r w:rsidR="009F08AF">
        <w:rPr>
          <w:rFonts w:ascii="Times New Roman" w:hAnsi="Times New Roman" w:cs="Times New Roman"/>
          <w:sz w:val="24"/>
          <w:szCs w:val="24"/>
        </w:rPr>
        <w:t xml:space="preserve">In particular, the studies done on Emperor Penguins </w:t>
      </w:r>
      <w:r w:rsidR="00A0162B" w:rsidRPr="00A0162B">
        <w:rPr>
          <w:rFonts w:ascii="Times New Roman" w:hAnsi="Times New Roman" w:cs="Times New Roman"/>
          <w:sz w:val="24"/>
          <w:szCs w:val="24"/>
        </w:rPr>
        <w:t>(</w:t>
      </w:r>
      <w:r w:rsidR="00A0162B" w:rsidRPr="00ED21DA">
        <w:rPr>
          <w:rFonts w:ascii="Times New Roman" w:hAnsi="Times New Roman" w:cs="Times New Roman"/>
          <w:i/>
          <w:iCs/>
          <w:sz w:val="24"/>
          <w:szCs w:val="24"/>
        </w:rPr>
        <w:t>Aptenodytes forsteri</w:t>
      </w:r>
      <w:r w:rsidR="00A0162B" w:rsidRPr="00A0162B">
        <w:rPr>
          <w:rFonts w:ascii="Times New Roman" w:hAnsi="Times New Roman" w:cs="Times New Roman"/>
          <w:sz w:val="24"/>
          <w:szCs w:val="24"/>
        </w:rPr>
        <w:t xml:space="preserve">) </w:t>
      </w:r>
      <w:r w:rsidR="009F08AF">
        <w:rPr>
          <w:rFonts w:ascii="Times New Roman" w:hAnsi="Times New Roman" w:cs="Times New Roman"/>
          <w:sz w:val="24"/>
          <w:szCs w:val="24"/>
        </w:rPr>
        <w:t xml:space="preserve">show that the increase in huddling occurs not only in the winter, but that it also coincides during the breeding period, in which males undergo a four-month fast. While these examples can clearly explain the need for huddling during the winter, penguins have a unique and distinct ecology from landbirds, thus, these findings might not be scalable to the majority of species. </w:t>
      </w:r>
    </w:p>
    <w:p w14:paraId="2AA7BA37" w14:textId="155F3A4F" w:rsidR="0025259D" w:rsidRPr="00AD0CC1" w:rsidRDefault="00046C1B" w:rsidP="000E401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 </w:t>
      </w:r>
      <w:commentRangeEnd w:id="23"/>
      <w:r w:rsidR="005E70C7" w:rsidRPr="00AD0CC1">
        <w:rPr>
          <w:rStyle w:val="CommentReference"/>
        </w:rPr>
        <w:commentReference w:id="23"/>
      </w:r>
      <w:commentRangeStart w:id="24"/>
      <w:r w:rsidR="00CD0484">
        <w:rPr>
          <w:rFonts w:ascii="Times New Roman" w:hAnsi="Times New Roman" w:cs="Times New Roman"/>
          <w:sz w:val="24"/>
          <w:szCs w:val="24"/>
        </w:rPr>
        <w:t>A second</w:t>
      </w:r>
      <w:r w:rsidR="00CD0484" w:rsidRPr="00AD0CC1">
        <w:rPr>
          <w:rFonts w:ascii="Times New Roman" w:hAnsi="Times New Roman" w:cs="Times New Roman"/>
          <w:sz w:val="24"/>
          <w:szCs w:val="24"/>
        </w:rPr>
        <w:t xml:space="preserve"> </w:t>
      </w:r>
      <w:r w:rsidRPr="00AD0CC1">
        <w:rPr>
          <w:rFonts w:ascii="Times New Roman" w:hAnsi="Times New Roman" w:cs="Times New Roman"/>
          <w:sz w:val="24"/>
          <w:szCs w:val="24"/>
        </w:rPr>
        <w:t xml:space="preserve">hypothesis is that </w:t>
      </w:r>
      <w:commentRangeStart w:id="25"/>
      <w:r w:rsidRPr="00AD0CC1">
        <w:rPr>
          <w:rFonts w:ascii="Times New Roman" w:hAnsi="Times New Roman" w:cs="Times New Roman"/>
          <w:sz w:val="24"/>
          <w:szCs w:val="24"/>
        </w:rPr>
        <w:t xml:space="preserve">CRB </w:t>
      </w:r>
      <w:commentRangeEnd w:id="25"/>
      <w:r w:rsidRPr="00AD0CC1">
        <w:rPr>
          <w:rStyle w:val="CommentReference"/>
        </w:rPr>
        <w:commentReference w:id="25"/>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1A710D" w:rsidRPr="00AD0CC1">
        <w:rPr>
          <w:rFonts w:ascii="Times New Roman" w:hAnsi="Times New Roman" w:cs="Times New Roman"/>
          <w:sz w:val="24"/>
          <w:szCs w:val="24"/>
        </w:rPr>
        <w:t xml:space="preserve">it </w:t>
      </w:r>
      <w:r w:rsidR="001A710D">
        <w:rPr>
          <w:rFonts w:ascii="Times New Roman" w:hAnsi="Times New Roman" w:cs="Times New Roman"/>
          <w:sz w:val="24"/>
          <w:szCs w:val="24"/>
        </w:rPr>
        <w:t>doesn’t have conclusive evidence</w:t>
      </w:r>
      <w:r w:rsidR="002B55D0">
        <w:rPr>
          <w:rFonts w:ascii="Times New Roman" w:hAnsi="Times New Roman" w:cs="Times New Roman"/>
          <w:sz w:val="24"/>
          <w:szCs w:val="24"/>
        </w:rPr>
        <w:t xml:space="preserve"> for others</w:t>
      </w:r>
      <w:r w:rsidR="001A710D">
        <w:rPr>
          <w:rFonts w:ascii="Times New Roman" w:hAnsi="Times New Roman" w:cs="Times New Roman"/>
          <w:sz w:val="24"/>
          <w:szCs w:val="24"/>
        </w:rPr>
        <w:t>. For instance, a study done on Whimbrels (</w:t>
      </w:r>
      <w:r w:rsidR="001A710D" w:rsidRPr="00ED21DA">
        <w:rPr>
          <w:rFonts w:ascii="Times New Roman" w:hAnsi="Times New Roman" w:cs="Times New Roman"/>
          <w:i/>
          <w:iCs/>
          <w:sz w:val="24"/>
          <w:szCs w:val="24"/>
        </w:rPr>
        <w:t xml:space="preserve">Numenius </w:t>
      </w:r>
      <w:proofErr w:type="spellStart"/>
      <w:r w:rsidR="001A710D" w:rsidRPr="00ED21DA">
        <w:rPr>
          <w:rFonts w:ascii="Times New Roman" w:hAnsi="Times New Roman" w:cs="Times New Roman"/>
          <w:i/>
          <w:iCs/>
          <w:sz w:val="24"/>
          <w:szCs w:val="24"/>
        </w:rPr>
        <w:t>phaeopus</w:t>
      </w:r>
      <w:proofErr w:type="spellEnd"/>
      <w:r w:rsidR="001A710D">
        <w:rPr>
          <w:rFonts w:ascii="Times New Roman" w:hAnsi="Times New Roman" w:cs="Times New Roman"/>
          <w:sz w:val="24"/>
          <w:szCs w:val="24"/>
        </w:rPr>
        <w:t xml:space="preserve">) suggested that the selection of roosting sites was best explained by access to feeding resources and isolation from potential predators </w:t>
      </w:r>
      <w:r w:rsidR="001A710D">
        <w:rPr>
          <w:rFonts w:ascii="Times New Roman" w:hAnsi="Times New Roman" w:cs="Times New Roman"/>
          <w:sz w:val="24"/>
          <w:szCs w:val="24"/>
        </w:rPr>
        <w:fldChar w:fldCharType="begin"/>
      </w:r>
      <w:r w:rsidR="001A710D">
        <w:rPr>
          <w:rFonts w:ascii="Times New Roman" w:hAnsi="Times New Roman" w:cs="Times New Roman"/>
          <w:sz w:val="24"/>
          <w:szCs w:val="24"/>
        </w:rPr>
        <w:instrText xml:space="preserve"> ADDIN ZOTERO_ITEM CSL_CITATION {"citationID":"BdvkNvR5","properties":{"formattedCitation":"(Johnston\\uc0\\u8208{}Gonz\\uc0\\u225{}lez &amp; Abril, 2019)","plainCitation":"(Johnston‐González &amp; Abril, 2019)","noteIndex":0},"citationItems":[{"id":871,"uris":["http://zotero.org/users/6254983/items/GN6DWCMX"],"itemData":{"id":871,"type":"article-journal","abstract":"Roosts are important sites for shorebirds in non‐breeding areas at night and during high tides. How the spatial configuration of food and risk of predation and disturbance influence roost site use in tropical locations remains poorly known. We analysed the locations of nocturnal roosts of Whimbrel\n              Numenius phaeopus\n              in mangroves of Sanquianga National Park, Colombia, with respect to variation in spatial variables related to food resources and risk of predation and disturbance. We contrasted characteristics of all 13 known nocturnal roost locations with those of all other mangrove islands (\n              n\n               = 209) within the limits of the park. We estimated the distance from roosts and other mangrove islands to foraging sites, and sources of predators and human disturbance. Larger areas of feeding habitat surrounded nocturnal roosts than other mangrove islands, and the average distance to individual feeding patches was shorter. Roosts were also more isolated than other islands, but proximity to sources of human disturbance did not differ. We conclude that Whimbrel roost site use in Sanquianga was best explained by a combination of access to feeding territories and isolation from potential sources of mainland predators, but not by avoidance of human disturbance. Beyond identifying factors influencing roost site selection, the large aggregations of individuals in single locations may suggest that presence of conspecifics itself also plays a role in the formation of Whimbrel roosts. We highlight the interaction of food and risk landscapes with intraspecific attraction on the roost site selection by Whimbrels and the importance of mangroves as roosting sites in tropical regions.","container-title":"Ibis","DOI":"10.1111/ibi.12678","ISSN":"0019-1019, 1474-919X","issue":"4","journalAbbreviation":"Ibis","language":"en","page":"839-853","source":"DOI.org (Crossref)","title":"Predation risk and resource availability explain roost locations of Whimbrel &lt;i&gt;Numenius phaeopus&lt;/i&gt; in a tropical mangrove delta","volume":"161","author":[{"family":"Johnston‐González","given":"Richard"},{"family":"Abril","given":"Elizabeth"}],"issued":{"date-parts":[["2019",10]]}}}],"schema":"https://github.com/citation-style-language/schema/raw/master/csl-citation.json"} </w:instrText>
      </w:r>
      <w:r w:rsidR="001A710D">
        <w:rPr>
          <w:rFonts w:ascii="Times New Roman" w:hAnsi="Times New Roman" w:cs="Times New Roman"/>
          <w:sz w:val="24"/>
          <w:szCs w:val="24"/>
        </w:rPr>
        <w:fldChar w:fldCharType="separate"/>
      </w:r>
      <w:r w:rsidR="001A710D" w:rsidRPr="001A710D">
        <w:rPr>
          <w:rFonts w:ascii="Times New Roman" w:hAnsi="Times New Roman" w:cs="Times New Roman"/>
          <w:sz w:val="24"/>
        </w:rPr>
        <w:t>(Johnston‐González &amp; Abril, 2019)</w:t>
      </w:r>
      <w:r w:rsidR="001A710D">
        <w:rPr>
          <w:rFonts w:ascii="Times New Roman" w:hAnsi="Times New Roman" w:cs="Times New Roman"/>
          <w:sz w:val="24"/>
          <w:szCs w:val="24"/>
        </w:rPr>
        <w:fldChar w:fldCharType="end"/>
      </w:r>
      <w:r w:rsidR="001A710D">
        <w:rPr>
          <w:rFonts w:ascii="Times New Roman" w:hAnsi="Times New Roman" w:cs="Times New Roman"/>
          <w:sz w:val="24"/>
          <w:szCs w:val="24"/>
        </w:rPr>
        <w:t xml:space="preserve">. </w:t>
      </w:r>
      <w:r w:rsidR="00CD0484">
        <w:rPr>
          <w:rFonts w:ascii="Times New Roman" w:hAnsi="Times New Roman" w:cs="Times New Roman"/>
          <w:sz w:val="24"/>
          <w:szCs w:val="24"/>
        </w:rPr>
        <w:t xml:space="preserve">Although predator avoidance is suggested as one mechanism, foraging efficiency was still an important one, and therefore they cannot be disentangled. </w:t>
      </w:r>
      <w:r w:rsidR="00740D57">
        <w:rPr>
          <w:rFonts w:ascii="Times New Roman" w:hAnsi="Times New Roman" w:cs="Times New Roman"/>
          <w:sz w:val="24"/>
          <w:szCs w:val="24"/>
        </w:rPr>
        <w:t xml:space="preserve">Another study by </w:t>
      </w:r>
      <w:r w:rsidR="00CD0484">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{"citationID":"PCm4rqsN","properties":{"formattedCitation":"(Rosa et al., 2006)","plainCitation":"(Rosa et al., 2006)","dontUpdate":true,"noteIndex":0},"citationItems":[{"id":872,"uris":["http://zotero.org/users/6254983/items/VAWC2VJ2"],"itemData":{"id":872,"type":"article-journal","abstract":"During the highest spring tides the intertidal sediment flats of estuaries are fully inundated at high water, and waders have no choice but to move to supratidal roosts, e.g. on open farmland, saltpans or beaches. However, in many estuaries during the lowest neap or intermediate tides there are sectors of upper intertidal sediment flats that remain exposed even at the peak of high water, and so waders have the choice of roosting either there or in supratidal sites. In the Tagus Estuary, Portugal, as elsewhere, waders use both types of roosts during high water. Our main objective was to understand what makes waders opt for one of these two types of available roosts. We monitored wader use of saltpans and intertidal roosts from spring to neap tides, and measured foraging and alarm behaviour, prey availability and disturbance by predators. Most of the wader species studied chose intertidal (mudflat) roosts whenever these were available, and only roosted in saltpans during the peak of spring tides. We hypothesized that this preference was explained either by an attempt (i) to continue feeding into the high water period, or (ii) to minimize predation risk. Extending feeding time into the high water period did not seem to be very relevant for roost choice because both prey availability and foraging activity were low in both types of roosts. However, predator disturbance was several times higher in the saltpans than in the intertidal roosts, suggesting that this factor may be the determinant in the choice of roost type.","container-title":"Ibis","DOI":"10.1111/j.1474-919X.2006.00497.x","ISSN":"0019-1019, 1474-919X","issue":"1","journalAbbreviation":"Ibis","language":"en","page":"88-97","source":"DOI.org (Crossref)","title":"High water roost selection by waders: maximizing feeding opportunities or avoiding predation?","title-short":"High water roost selection by waders","volume":"148","author":[{"family":"Rosa","given":"Susana"},{"family":"Encarnação","given":"Ana L."},{"family":"Granadeiro","given":"José P."},{"family":"Palmeirim","given":"Jorge M."}],"issued":{"date-parts":[["2006",1]]}}}],"schema":"https://github.com/citation-style-language/schema/raw/master/csl-citation.json"} </w:instrText>
      </w:r>
      <w:r w:rsidR="00CD0484">
        <w:rPr>
          <w:rFonts w:ascii="Times New Roman" w:hAnsi="Times New Roman" w:cs="Times New Roman"/>
          <w:sz w:val="24"/>
          <w:szCs w:val="24"/>
        </w:rPr>
        <w:fldChar w:fldCharType="separate"/>
      </w:r>
      <w:r w:rsidR="00CD0484" w:rsidRPr="00CD0484">
        <w:rPr>
          <w:rFonts w:ascii="Times New Roman" w:hAnsi="Times New Roman" w:cs="Times New Roman"/>
          <w:sz w:val="24"/>
        </w:rPr>
        <w:t xml:space="preserve">Rosa et al., </w:t>
      </w:r>
      <w:r w:rsidR="00CD0484">
        <w:rPr>
          <w:rFonts w:ascii="Times New Roman" w:hAnsi="Times New Roman" w:cs="Times New Roman"/>
          <w:sz w:val="24"/>
        </w:rPr>
        <w:t>(</w:t>
      </w:r>
      <w:r w:rsidR="00CD0484" w:rsidRPr="00CD0484">
        <w:rPr>
          <w:rFonts w:ascii="Times New Roman" w:hAnsi="Times New Roman" w:cs="Times New Roman"/>
          <w:sz w:val="24"/>
        </w:rPr>
        <w:t>2006)</w:t>
      </w:r>
      <w:r w:rsidR="00CD0484">
        <w:rPr>
          <w:rFonts w:ascii="Times New Roman" w:hAnsi="Times New Roman" w:cs="Times New Roman"/>
          <w:sz w:val="24"/>
          <w:szCs w:val="24"/>
        </w:rPr>
        <w:fldChar w:fldCharType="end"/>
      </w:r>
      <w:r w:rsidR="00CD0484">
        <w:rPr>
          <w:rFonts w:ascii="Times New Roman" w:hAnsi="Times New Roman" w:cs="Times New Roman"/>
          <w:sz w:val="24"/>
          <w:szCs w:val="24"/>
        </w:rPr>
        <w:t xml:space="preserve"> </w:t>
      </w:r>
      <w:r w:rsidR="00740D57">
        <w:rPr>
          <w:rFonts w:ascii="Times New Roman" w:hAnsi="Times New Roman" w:cs="Times New Roman"/>
          <w:sz w:val="24"/>
          <w:szCs w:val="24"/>
        </w:rPr>
        <w:t xml:space="preserve">showed that in their study area, for some species of waders, predator avoidance was the main driver for roost selection. It is worth mentioning that in their study, the two potential roost sites had </w:t>
      </w:r>
      <w:r w:rsidR="005D612E">
        <w:rPr>
          <w:rFonts w:ascii="Times New Roman" w:hAnsi="Times New Roman" w:cs="Times New Roman"/>
          <w:sz w:val="24"/>
          <w:szCs w:val="24"/>
        </w:rPr>
        <w:t>low prey availability overall. Even more important, their assessment of</w:t>
      </w:r>
      <w:r w:rsidR="00CD0484">
        <w:rPr>
          <w:rFonts w:ascii="Times New Roman" w:hAnsi="Times New Roman" w:cs="Times New Roman"/>
          <w:sz w:val="24"/>
          <w:szCs w:val="24"/>
        </w:rPr>
        <w:t xml:space="preserve"> prey availability was done within less than 1m</w:t>
      </w:r>
      <w:r w:rsidR="00CD0484" w:rsidRPr="00ED21DA">
        <w:rPr>
          <w:rFonts w:ascii="Times New Roman" w:hAnsi="Times New Roman" w:cs="Times New Roman"/>
          <w:sz w:val="24"/>
          <w:szCs w:val="24"/>
          <w:vertAlign w:val="superscript"/>
        </w:rPr>
        <w:t>2</w:t>
      </w:r>
      <w:r w:rsidR="00CD0484">
        <w:rPr>
          <w:rFonts w:ascii="Times New Roman" w:hAnsi="Times New Roman" w:cs="Times New Roman"/>
          <w:sz w:val="24"/>
          <w:szCs w:val="24"/>
        </w:rPr>
        <w:t xml:space="preserve"> from the roosting site. Hence, the scope of this study is very local and limited in interpretation. </w:t>
      </w:r>
      <w:r w:rsidR="0035214C">
        <w:rPr>
          <w:rFonts w:ascii="Times New Roman" w:hAnsi="Times New Roman" w:cs="Times New Roman"/>
          <w:sz w:val="24"/>
          <w:szCs w:val="24"/>
        </w:rPr>
        <w:t xml:space="preserve">To introduce more controversy, research also supports the idea that larger groups (due to sociality in a roost) can increase detectability for predators </w:t>
      </w:r>
      <w:r w:rsidR="0035214C">
        <w:rPr>
          <w:rFonts w:ascii="Times New Roman" w:hAnsi="Times New Roman" w:cs="Times New Roman"/>
          <w:sz w:val="24"/>
          <w:szCs w:val="24"/>
        </w:rPr>
        <w:fldChar w:fldCharType="begin"/>
      </w:r>
      <w:r w:rsidR="00D8073D">
        <w:rPr>
          <w:rFonts w:ascii="Times New Roman" w:hAnsi="Times New Roman" w:cs="Times New Roman"/>
          <w:sz w:val="24"/>
          <w:szCs w:val="24"/>
        </w:rPr>
        <w:instrText xml:space="preserve"> ADDIN ZOTERO_ITEM CSL_CITATION {"citationID":"iNgy8G8L","properties":{"formattedCitation":"(Ward &amp; Webster, 2016)","plainCitation":"(Ward &amp; Webster, 2016)","noteIndex":0},"citationItems":[{"id":877,"uris":["http://zotero.org/users/6254983/items/XUHKQPLJ"],"itemData":{"id":877,"type":"chapter","container-title":"Sociality: The Behaviour of Group-Living Animals","event-place":"Cham","ISBN":"978-3-319-28583-2","language":"en","note":"DOI: 10.1007/978-3-319-28585-6_4","page":"55-87","publisher":"Springer International Publishing","publisher-place":"Cham","source":"DOI.org (Crossref)","title":"Social Foraging and Predator-Prey Interactions","URL":"http://link.springer.com/10.1007/978-3-319-28585-6_4","container-author":[{"family":"Ward","given":"Ashley"},{"family":"Webster","given":"Mike"}],"author":[{"family":"Ward","given":"Ashley"},{"family":"Webster","given":"Mike"}],"accessed":{"date-parts":[["2025",6,10]]},"issued":{"date-parts":[["2016"]]}}}],"schema":"https://github.com/citation-style-language/schema/raw/master/csl-citation.json"} </w:instrText>
      </w:r>
      <w:r w:rsidR="0035214C">
        <w:rPr>
          <w:rFonts w:ascii="Times New Roman" w:hAnsi="Times New Roman" w:cs="Times New Roman"/>
          <w:sz w:val="24"/>
          <w:szCs w:val="24"/>
        </w:rPr>
        <w:fldChar w:fldCharType="separate"/>
      </w:r>
      <w:r w:rsidR="00D8073D" w:rsidRPr="00D8073D">
        <w:rPr>
          <w:rFonts w:ascii="Times New Roman" w:hAnsi="Times New Roman" w:cs="Times New Roman"/>
          <w:sz w:val="24"/>
        </w:rPr>
        <w:t>(Ward &amp; Webster, 2016)</w:t>
      </w:r>
      <w:r w:rsidR="0035214C">
        <w:rPr>
          <w:rFonts w:ascii="Times New Roman" w:hAnsi="Times New Roman" w:cs="Times New Roman"/>
          <w:sz w:val="24"/>
          <w:szCs w:val="24"/>
        </w:rPr>
        <w:fldChar w:fldCharType="end"/>
      </w:r>
      <w:r w:rsidR="0035214C">
        <w:rPr>
          <w:rFonts w:ascii="Times New Roman" w:hAnsi="Times New Roman" w:cs="Times New Roman"/>
          <w:sz w:val="24"/>
          <w:szCs w:val="24"/>
        </w:rPr>
        <w:t xml:space="preserve">, suggesting that being cryptic may be a more beneficial tactic to reduce predator avoidance.  </w:t>
      </w:r>
      <w:r w:rsidR="00575C1E">
        <w:rPr>
          <w:rFonts w:ascii="Times New Roman" w:hAnsi="Times New Roman" w:cs="Times New Roman"/>
          <w:sz w:val="24"/>
          <w:szCs w:val="24"/>
        </w:rPr>
        <w:t>In addition, this hypothesis is not well supported</w:t>
      </w:r>
      <w:r w:rsidRPr="00AD0CC1">
        <w:rPr>
          <w:rFonts w:ascii="Times New Roman" w:hAnsi="Times New Roman" w:cs="Times New Roman"/>
          <w:sz w:val="24"/>
          <w:szCs w:val="24"/>
        </w:rPr>
        <w:t xml:space="preserve"> in the case of species that do not have ecological predators like large birds</w:t>
      </w:r>
      <w:r w:rsidR="00575C1E">
        <w:rPr>
          <w:rFonts w:ascii="Times New Roman" w:hAnsi="Times New Roman" w:cs="Times New Roman"/>
          <w:sz w:val="24"/>
          <w:szCs w:val="24"/>
        </w:rPr>
        <w:t xml:space="preserve">, </w:t>
      </w:r>
      <w:r w:rsidRPr="00AD0CC1">
        <w:rPr>
          <w:rFonts w:ascii="Times New Roman" w:hAnsi="Times New Roman" w:cs="Times New Roman"/>
          <w:sz w:val="24"/>
          <w:szCs w:val="24"/>
        </w:rPr>
        <w:t>raptors</w:t>
      </w:r>
      <w:r w:rsidR="00575C1E">
        <w:rPr>
          <w:rFonts w:ascii="Times New Roman" w:hAnsi="Times New Roman" w:cs="Times New Roman"/>
          <w:sz w:val="24"/>
          <w:szCs w:val="24"/>
        </w:rPr>
        <w:t xml:space="preserve"> (e.g., Swainson hawk</w:t>
      </w:r>
      <w:r w:rsidR="008E660D">
        <w:rPr>
          <w:rFonts w:ascii="Times New Roman" w:hAnsi="Times New Roman" w:cs="Times New Roman"/>
          <w:sz w:val="24"/>
          <w:szCs w:val="24"/>
        </w:rPr>
        <w:t xml:space="preserve"> </w:t>
      </w:r>
      <w:r w:rsidR="008E660D" w:rsidRPr="00ED21DA">
        <w:rPr>
          <w:rFonts w:ascii="Times New Roman" w:hAnsi="Times New Roman" w:cs="Times New Roman"/>
          <w:i/>
          <w:iCs/>
          <w:sz w:val="24"/>
          <w:szCs w:val="24"/>
        </w:rPr>
        <w:t xml:space="preserve">Buteo </w:t>
      </w:r>
      <w:proofErr w:type="spellStart"/>
      <w:r w:rsidR="008E660D" w:rsidRPr="00ED21DA">
        <w:rPr>
          <w:rFonts w:ascii="Times New Roman" w:hAnsi="Times New Roman" w:cs="Times New Roman"/>
          <w:i/>
          <w:iCs/>
          <w:sz w:val="24"/>
          <w:szCs w:val="24"/>
        </w:rPr>
        <w:t>swaisoni</w:t>
      </w:r>
      <w:proofErr w:type="spellEnd"/>
      <w:r w:rsidR="00575C1E">
        <w:rPr>
          <w:rFonts w:ascii="Times New Roman" w:hAnsi="Times New Roman" w:cs="Times New Roman"/>
          <w:sz w:val="24"/>
          <w:szCs w:val="24"/>
        </w:rPr>
        <w:t>) or vultures</w:t>
      </w:r>
      <w:r w:rsidRPr="00AD0CC1">
        <w:rPr>
          <w:rFonts w:ascii="Times New Roman" w:hAnsi="Times New Roman" w:cs="Times New Roman"/>
          <w:sz w:val="24"/>
          <w:szCs w:val="24"/>
        </w:rPr>
        <w:t xml:space="preserve"> (Coleman and Fraser, 1986), thus it cannot fully support the evolution of this behaviour in all the taxa in which it is observed. </w:t>
      </w:r>
      <w:commentRangeEnd w:id="24"/>
      <w:r w:rsidR="005E70C7" w:rsidRPr="00AD0CC1">
        <w:rPr>
          <w:rStyle w:val="CommentReference"/>
        </w:rPr>
        <w:commentReference w:id="24"/>
      </w:r>
      <w:r w:rsidR="00575C1E">
        <w:rPr>
          <w:rFonts w:ascii="Times New Roman" w:hAnsi="Times New Roman" w:cs="Times New Roman"/>
          <w:sz w:val="24"/>
          <w:szCs w:val="24"/>
        </w:rPr>
        <w:t xml:space="preserve">As outlined by </w:t>
      </w:r>
      <w:r w:rsidR="008E660D">
        <w:rPr>
          <w:rFonts w:ascii="Times New Roman" w:hAnsi="Times New Roman" w:cs="Times New Roman"/>
          <w:sz w:val="24"/>
          <w:szCs w:val="24"/>
        </w:rPr>
        <w:fldChar w:fldCharType="begin"/>
      </w:r>
      <w:r w:rsidR="00037916">
        <w:rPr>
          <w:rFonts w:ascii="Times New Roman" w:hAnsi="Times New Roman" w:cs="Times New Roman"/>
          <w:sz w:val="24"/>
          <w:szCs w:val="24"/>
        </w:rPr>
        <w:instrText xml:space="preserve"> ADDIN ZOTERO_ITEM CSL_CITATION {"citationID":"E58xIhDF","properties":{"formattedCitation":"(Beauchamp, 2010)","plainCitation":"(Beauchamp, 2010)","dontUpdate":true,"noteIndex":0},"citationItems":[{"id":873,"uris":["http://zotero.org/users/6254983/items/4HXU8WE2"],"itemData":{"id":873,"type":"article-journal","abstract":"Disentangling the relative contribution of predation avoidance and increased foraging efficiency in the evolution of sociality in animals has proven difficult given that the two types of benefits often operate concurrently. I identified different types of refuges from predation in birds related to morphological and ecological traits, providing an opportunity to examine concomitant changes in sociality over evolutionary times. Results of a matched-species comparative analysis indicated a reduction in the size of foraging or non-foraging groups but not complete disappearance under negligible predation risk. The results suggest that while predation avoidance is an important component in the evolution of sociality in birds, it is most probably not acting alone but rather in conjunction with other benefits such as increased foraging efficiency.","container-title":"Biology Letters","DOI":"10.1098/rsbl.2009.1063","ISSN":"1744-9561, 1744-957X","issue":"4","journalAbbreviation":"Biol. Lett.","language":"en","page":"472-474","source":"DOI.org (Crossref)","title":"Relaxed predation risk reduces but does not eliminate sociality in birds","volume":"6","author":[{"family":"Beauchamp","given":"Guy"}],"issued":{"date-parts":[["2010",8,23]]}}}],"schema":"https://github.com/citation-style-language/schema/raw/master/csl-citation.json"} </w:instrText>
      </w:r>
      <w:r w:rsidR="008E660D">
        <w:rPr>
          <w:rFonts w:ascii="Times New Roman" w:hAnsi="Times New Roman" w:cs="Times New Roman"/>
          <w:sz w:val="24"/>
          <w:szCs w:val="24"/>
        </w:rPr>
        <w:fldChar w:fldCharType="separate"/>
      </w:r>
      <w:r w:rsidR="008E660D" w:rsidRPr="008E660D">
        <w:rPr>
          <w:rFonts w:ascii="Times New Roman" w:hAnsi="Times New Roman" w:cs="Times New Roman"/>
          <w:sz w:val="24"/>
        </w:rPr>
        <w:t xml:space="preserve">Beauchamp </w:t>
      </w:r>
      <w:r w:rsidR="008E660D">
        <w:rPr>
          <w:rFonts w:ascii="Times New Roman" w:hAnsi="Times New Roman" w:cs="Times New Roman"/>
          <w:sz w:val="24"/>
        </w:rPr>
        <w:t>(</w:t>
      </w:r>
      <w:r w:rsidR="008E660D" w:rsidRPr="008E660D">
        <w:rPr>
          <w:rFonts w:ascii="Times New Roman" w:hAnsi="Times New Roman" w:cs="Times New Roman"/>
          <w:sz w:val="24"/>
        </w:rPr>
        <w:t>2010)</w:t>
      </w:r>
      <w:r w:rsidR="008E660D">
        <w:rPr>
          <w:rFonts w:ascii="Times New Roman" w:hAnsi="Times New Roman" w:cs="Times New Roman"/>
          <w:sz w:val="24"/>
          <w:szCs w:val="24"/>
        </w:rPr>
        <w:fldChar w:fldCharType="end"/>
      </w:r>
      <w:r w:rsidR="008E660D">
        <w:rPr>
          <w:rFonts w:ascii="Times New Roman" w:hAnsi="Times New Roman" w:cs="Times New Roman"/>
          <w:sz w:val="24"/>
          <w:szCs w:val="24"/>
        </w:rPr>
        <w:t xml:space="preserve"> </w:t>
      </w:r>
      <w:r w:rsidR="00575C1E">
        <w:rPr>
          <w:rFonts w:ascii="Times New Roman" w:hAnsi="Times New Roman" w:cs="Times New Roman"/>
          <w:sz w:val="24"/>
          <w:szCs w:val="24"/>
        </w:rPr>
        <w:t xml:space="preserve">in his review, the benefits of predator </w:t>
      </w:r>
      <w:r w:rsidR="008E660D">
        <w:rPr>
          <w:rFonts w:ascii="Times New Roman" w:hAnsi="Times New Roman" w:cs="Times New Roman"/>
          <w:sz w:val="24"/>
          <w:szCs w:val="24"/>
        </w:rPr>
        <w:t>avoidance</w:t>
      </w:r>
      <w:r w:rsidR="00575C1E">
        <w:rPr>
          <w:rFonts w:ascii="Times New Roman" w:hAnsi="Times New Roman" w:cs="Times New Roman"/>
          <w:sz w:val="24"/>
          <w:szCs w:val="24"/>
        </w:rPr>
        <w:t xml:space="preserve"> might be acting in </w:t>
      </w:r>
      <w:r w:rsidR="008E660D">
        <w:rPr>
          <w:rFonts w:ascii="Times New Roman" w:hAnsi="Times New Roman" w:cs="Times New Roman"/>
          <w:sz w:val="24"/>
          <w:szCs w:val="24"/>
        </w:rPr>
        <w:t>conjunction</w:t>
      </w:r>
      <w:r w:rsidR="00575C1E">
        <w:rPr>
          <w:rFonts w:ascii="Times New Roman" w:hAnsi="Times New Roman" w:cs="Times New Roman"/>
          <w:sz w:val="24"/>
          <w:szCs w:val="24"/>
        </w:rPr>
        <w:t xml:space="preserve"> with increased foraging efficiency, rather than acting alone. </w:t>
      </w:r>
    </w:p>
    <w:p w14:paraId="3215F1EC" w14:textId="7BDCAC62" w:rsidR="00E469D8" w:rsidRPr="00ED21DA" w:rsidRDefault="00046C1B" w:rsidP="008B151C">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A third explanation for the evolution of communal roosting behaviour is related to foraging efficiency. </w:t>
      </w:r>
      <w:commentRangeStart w:id="26"/>
      <w:commentRangeStart w:id="27"/>
      <w:r w:rsidR="0074215C" w:rsidRPr="00AD0CC1">
        <w:rPr>
          <w:rFonts w:ascii="Times New Roman" w:eastAsia="Times New Roman" w:hAnsi="Times New Roman" w:cs="Times New Roman"/>
          <w:sz w:val="24"/>
          <w:szCs w:val="24"/>
        </w:rPr>
        <w:t xml:space="preserve">The ideas of colonial breeding and central-place foraging observed in seabirds were extended to the sociality of communal roosts, where non-breeding individuals gather with </w:t>
      </w:r>
      <w:r w:rsidR="0074215C" w:rsidRPr="00AD0CC1">
        <w:rPr>
          <w:rFonts w:ascii="Times New Roman" w:eastAsia="Times New Roman" w:hAnsi="Times New Roman" w:cs="Times New Roman"/>
          <w:sz w:val="24"/>
          <w:szCs w:val="24"/>
        </w:rPr>
        <w:lastRenderedPageBreak/>
        <w:t xml:space="preserve">conspecifics to spend the resting period (Ward &amp; Zahavi 1973, Wright et al. 2003). </w:t>
      </w:r>
      <w:commentRangeEnd w:id="26"/>
      <w:r w:rsidR="0074215C" w:rsidRPr="00AD0CC1">
        <w:rPr>
          <w:rStyle w:val="CommentReference"/>
        </w:rPr>
        <w:commentReference w:id="26"/>
      </w:r>
      <w:commentRangeEnd w:id="27"/>
      <w:r w:rsidR="0074215C" w:rsidRPr="00AD0CC1">
        <w:rPr>
          <w:rStyle w:val="CommentReference"/>
        </w:rPr>
        <w:commentReference w:id="27"/>
      </w:r>
      <w:r w:rsidR="0074215C" w:rsidRPr="00AD0CC1">
        <w:rPr>
          <w:rFonts w:ascii="Times New Roman" w:hAnsi="Times New Roman" w:cs="Times New Roman"/>
          <w:sz w:val="24"/>
          <w:szCs w:val="24"/>
        </w:rPr>
        <w:t xml:space="preserve"> </w:t>
      </w:r>
      <w:commentRangeStart w:id="28"/>
      <w:r w:rsidR="0074215C"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28"/>
      <w:r w:rsidR="0074215C" w:rsidRPr="00AD0CC1">
        <w:rPr>
          <w:rStyle w:val="CommentReference"/>
          <w:rFonts w:ascii="Times New Roman" w:hAnsi="Times New Roman" w:cs="Times New Roman"/>
        </w:rPr>
        <w:commentReference w:id="28"/>
      </w:r>
      <w:r w:rsidRPr="00AD0CC1">
        <w:rPr>
          <w:rFonts w:ascii="Times New Roman" w:hAnsi="Times New Roman" w:cs="Times New Roman"/>
          <w:sz w:val="24"/>
          <w:szCs w:val="24"/>
        </w:rPr>
        <w:t>This concept was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r w:rsidR="00037916">
        <w:rPr>
          <w:rFonts w:ascii="Times New Roman" w:hAnsi="Times New Roman" w:cs="Times New Roman"/>
          <w:sz w:val="24"/>
          <w:szCs w:val="24"/>
        </w:rPr>
        <w:t>Since its proposal, the ICH has raised controversy in the literature</w:t>
      </w:r>
      <w:r w:rsidR="007D2C91">
        <w:rPr>
          <w:rFonts w:ascii="Times New Roman" w:hAnsi="Times New Roman" w:cs="Times New Roman"/>
          <w:sz w:val="24"/>
          <w:szCs w:val="24"/>
        </w:rPr>
        <w:t xml:space="preserve"> </w:t>
      </w:r>
      <w:r w:rsidR="007D2C91">
        <w:rPr>
          <w:rFonts w:ascii="Times New Roman" w:hAnsi="Times New Roman" w:cs="Times New Roman"/>
          <w:sz w:val="24"/>
          <w:szCs w:val="24"/>
        </w:rPr>
        <w:fldChar w:fldCharType="begin"/>
      </w:r>
      <w:r w:rsidR="007D2C91">
        <w:rPr>
          <w:rFonts w:ascii="Times New Roman" w:hAnsi="Times New Roman" w:cs="Times New Roman"/>
          <w:sz w:val="24"/>
          <w:szCs w:val="24"/>
        </w:rPr>
        <w:instrText xml:space="preserve"> ADDIN ZOTERO_ITEM CSL_CITATION {"citationID":"7kyr3YLJ","properties":{"formattedCitation":"(Barta, 2001)","plainCitation":"(Barta, 2001)","noteIndex":0},"citationItems":[{"id":878,"uris":["http://zotero.org/users/6254983/items/XTJM3JQ7"],"itemData":{"id":878,"type":"article-journal","container-title":"Behavioral Ecology","DOI":"10.1093/beheco/12.2.121","ISSN":"14657279","issue":"2","page":"121-127","source":"DOI.org (Crossref)","title":"Breeding colonies as information centers: a reappraisal of information-based hypotheses using the producer--scrounger game","title-short":"Breeding colonies as information centers","volume":"12","author":[{"family":"Barta","given":"Z."}],"issued":{"date-parts":[["2001",3,1]]}}}],"schema":"https://github.com/citation-style-language/schema/raw/master/csl-citation.json"}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(Barta, 2001)</w:t>
      </w:r>
      <w:r w:rsidR="007D2C91">
        <w:rPr>
          <w:rFonts w:ascii="Times New Roman" w:hAnsi="Times New Roman" w:cs="Times New Roman"/>
          <w:sz w:val="24"/>
          <w:szCs w:val="24"/>
        </w:rPr>
        <w:fldChar w:fldCharType="end"/>
      </w:r>
      <w:r w:rsidR="00037916">
        <w:rPr>
          <w:rFonts w:ascii="Times New Roman" w:hAnsi="Times New Roman" w:cs="Times New Roman"/>
          <w:sz w:val="24"/>
          <w:szCs w:val="24"/>
        </w:rPr>
        <w:t xml:space="preserve">. Some studies seem to support this hypothesis </w:t>
      </w:r>
      <w:r w:rsidR="00037916">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{"citationID":"enCSOQwG","properties":{"formattedCitation":"(Harel et al., 2017; Papageorgiou et al., 2024; Wright et al., 2003)","plainCitation":"(Harel et al., 2017; Papageorgiou et al., 2024; Wright et al., 2003)","noteIndex":0},"citationItems":[{"id":29,"uris":["http://zotero.org/users/6254983/items/LXPTGWRE"],"itemData":{"id":29,"type":"article-journal","abstract":"Uncertainties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M."},{"family":"Nathan","given":"Ran"}],"issued":{"date-parts":[["2017",4,12]]}}},{"id":880,"uris":["http://zotero.org/users/6254983/items/UNA89UMM"],"itemData":{"id":880,"type":"article-journal","abstract":"Abstract\n            \n              \n                \n                  In various animal species conspecifics aggregate at sleeping sites. Such aggregations can act as information centres where individuals acquire up‐to‐date knowledge about their environment. In some species, communal sleeping sites comprise individuals from multiple groups, where each group maintains stable membership over time.\n                \n                \n                  \n                    We used GPS tracking to simultaneously record group movement in a population of wild vulturine guineafowl (\n                    Acryllium vulturinum\n                    ) to investigate whether communal sleeping sites can facilitate the transfer of information among individuals across distinct groups. These birds live in large and stable groups that move both together and apart, often forming communal roosts containing up to five groups.\n                  \n                \n                \n                  We first test whether roosts provide the opportunity for individuals to acquire information from members of other groups by examining the spatial organization at roosts. The GPS data reveal that groups intermix, thereby providing an opportunity for individuals to acquire out‐group information.\n                \n                \n                  We next conduct a field experiment to test whether naïve groups can locate novel food patches when co‐roosting with knowledgeable groups. We find that co‐roosting substantially increases the chances for the members of a naïve group to discover a patch known to individuals from other groups at the shared roost. Further, we find that the discovery of food patches by naïve groups subsequently shapes their space use and inter‐group associations. We also draw on our long‐term tracking to provide examples that demonstrate natural cases where communal roosting has preceded large‐scale multi‐group collective movements that extend into areas beyond the groups' normal ranges.\n                \n                \n                  Our findings support the extension of the information centre hypothesis to communal sleeping sites that consist of distinct social groups.","container-title":"Journal of Animal Ecology","DOI":"10.1111/1365-2656.14131","ISSN":"0021-8790, 1365-2656","issue":"8","journalAbbreviation":"Journal of Animal Ecology","language":"en","page":"1147-1159","source":"DOI.org (Crossref)","title":"Testing the information centre hypothesis in a multilevel society","volume":"93","author":[{"family":"Papageorgiou","given":"Danai"},{"family":"Cherono","given":"Wismer"},{"family":"Gall","given":"Gabriella"},{"family":"Nyaguthii","given":"Brendah"},{"family":"Farine","given":"Damien R."}],"issued":{"date-parts":[["2024",8]]}}},{"id":40,"uris":["http://zotero.org/users/6254983/items/ZKSXEF8K"],"itemData":{"id":40,"type":"article-journal","container-title":"Journal of Animal Ecology","DOI":"10.1046/j.1365-2656.2003.00771.x","ISSN":"0021-8790, 1365-2656","issue":"6","journalAbbreviation":"J Anim Ecology","language":"en","page":"1003-1014","source":"DOI.org (Crossref)","title":"Communal roosts as structured information centres in the raven, Corvus corax","volume":"72","author":[{"family":"Wright","given":"Jonathan"},{"family":"Stone","given":"Richard E."},{"family":"Brown","given":"Nigel"}],"issued":{"date-parts":[["2003",11]]}}}],"schema":"https://github.com/citation-style-language/schema/raw/master/csl-citation.json"} </w:instrText>
      </w:r>
      <w:r w:rsidR="00037916">
        <w:rPr>
          <w:rFonts w:ascii="Times New Roman" w:hAnsi="Times New Roman" w:cs="Times New Roman"/>
          <w:sz w:val="24"/>
          <w:szCs w:val="24"/>
        </w:rPr>
        <w:fldChar w:fldCharType="separate"/>
      </w:r>
      <w:r w:rsidR="00852CE8" w:rsidRPr="00852CE8">
        <w:rPr>
          <w:rFonts w:ascii="Times New Roman" w:hAnsi="Times New Roman" w:cs="Times New Roman"/>
          <w:sz w:val="24"/>
        </w:rPr>
        <w:t>(Harel et al., 2017; Papageorgiou et al., 2024; Wright et al., 2003)</w:t>
      </w:r>
      <w:r w:rsidR="00037916">
        <w:rPr>
          <w:rFonts w:ascii="Times New Roman" w:hAnsi="Times New Roman" w:cs="Times New Roman"/>
          <w:sz w:val="24"/>
          <w:szCs w:val="24"/>
        </w:rPr>
        <w:fldChar w:fldCharType="end"/>
      </w:r>
      <w:r w:rsidR="00037916">
        <w:rPr>
          <w:rFonts w:ascii="Times New Roman" w:hAnsi="Times New Roman" w:cs="Times New Roman"/>
          <w:sz w:val="24"/>
          <w:szCs w:val="24"/>
        </w:rPr>
        <w:t>, while others have found no evidence</w:t>
      </w:r>
      <w:r w:rsidR="00721D26">
        <w:rPr>
          <w:rFonts w:ascii="Times New Roman" w:hAnsi="Times New Roman" w:cs="Times New Roman"/>
          <w:sz w:val="24"/>
          <w:szCs w:val="24"/>
        </w:rPr>
        <w:t xml:space="preserve"> (e.g., </w:t>
      </w:r>
      <w:r w:rsidR="00721D26">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{"citationID":"caabx4Dz","properties":{"formattedCitation":"(Mock et al., 1988)","plainCitation":"(Mock et al., 1988)","dontUpdate":true,"noteIndex":0},"citationItems":[{"id":174,"uris":["http://zotero.org/users/6254983/items/C6DUECKX"],"itemData":{"id":174,"type":"article-journal","container-title":"Ornis Scandinavica","DOI":"10.2307/3676564","ISSN":"00305693","issue":"3","journalAbbreviation":"Ornis Scandinavica","page":"231","source":"DOI.org (Crossref)","title":"Falsifiability and the Information Centre Hypothesis","volume":"19","author":[{"family":"Mock","given":"Douglas W."},{"family":"Lamey","given":"Timothy C."},{"family":"Thompson","given":"Desmond B. A."}],"issued":{"date-parts":[["1988",9]]}}}],"schema":"https://github.com/citation-style-language/schema/raw/master/csl-citation.json"} </w:instrText>
      </w:r>
      <w:r w:rsidR="00721D26">
        <w:rPr>
          <w:rFonts w:ascii="Times New Roman" w:hAnsi="Times New Roman" w:cs="Times New Roman"/>
          <w:sz w:val="24"/>
          <w:szCs w:val="24"/>
        </w:rPr>
        <w:fldChar w:fldCharType="separate"/>
      </w:r>
      <w:r w:rsidR="00721D26" w:rsidRPr="00721D26">
        <w:rPr>
          <w:rFonts w:ascii="Times New Roman" w:hAnsi="Times New Roman" w:cs="Times New Roman"/>
          <w:sz w:val="24"/>
        </w:rPr>
        <w:t>Mock et al., 1988)</w:t>
      </w:r>
      <w:r w:rsidR="00721D26">
        <w:rPr>
          <w:rFonts w:ascii="Times New Roman" w:hAnsi="Times New Roman" w:cs="Times New Roman"/>
          <w:sz w:val="24"/>
          <w:szCs w:val="24"/>
        </w:rPr>
        <w:fldChar w:fldCharType="end"/>
      </w:r>
      <w:r w:rsidR="00037916">
        <w:rPr>
          <w:rFonts w:ascii="Times New Roman" w:hAnsi="Times New Roman" w:cs="Times New Roman"/>
          <w:sz w:val="24"/>
          <w:szCs w:val="24"/>
        </w:rPr>
        <w:t>.</w:t>
      </w:r>
      <w:r w:rsidR="00C53DB7">
        <w:rPr>
          <w:rFonts w:ascii="Times New Roman" w:hAnsi="Times New Roman" w:cs="Times New Roman"/>
          <w:sz w:val="24"/>
          <w:szCs w:val="24"/>
        </w:rPr>
        <w:t xml:space="preserve"> Conversely, these latter studies have found other mechanisms by which individuals share information like local enhancement</w:t>
      </w:r>
      <w:r w:rsidR="007D2C91">
        <w:rPr>
          <w:rFonts w:ascii="Times New Roman" w:hAnsi="Times New Roman" w:cs="Times New Roman"/>
          <w:sz w:val="24"/>
          <w:szCs w:val="24"/>
        </w:rPr>
        <w:t xml:space="preserve"> (e.g., </w:t>
      </w:r>
      <w:r w:rsidR="007D2C91">
        <w:rPr>
          <w:rFonts w:ascii="Times New Roman" w:hAnsi="Times New Roman" w:cs="Times New Roman"/>
          <w:sz w:val="24"/>
          <w:szCs w:val="24"/>
        </w:rPr>
        <w:fldChar w:fldCharType="begin"/>
      </w:r>
      <w:r w:rsidR="005D6FB1">
        <w:rPr>
          <w:rFonts w:ascii="Times New Roman" w:hAnsi="Times New Roman" w:cs="Times New Roman"/>
          <w:sz w:val="24"/>
          <w:szCs w:val="24"/>
        </w:rPr>
        <w:instrText xml:space="preserve"> ADDIN ZOTERO_ITEM CSL_CITATION {"citationID":"BLHW3ha1","properties":{"formattedCitation":"(Cort\\uc0\\u233{}s-Avizanda et al., 2014)","plainCitation":"(Cortés-Avizanda et al., 2014)","dontUpdate":true,"noteIndex":0},"citationItems":[{"id":879,"uris":["http://zotero.org/users/6254983/items/YH2HBQSA"],"itemData":{"id":879,"type":"article-journal","abstract":"The relative contribution of personal and social information to explain individual and collective behavior in different species and contexts is an open question in animal ecology. In particular, there is a major lack of studies combining theoretical and empirical approaches to test the relative relevance of different hypothesized individual behaviors to predict empirical collective patterns. We used an individual‐based model to confront three hypotheses about the information transfer between social scavengers (Griffon Vultures,\n              Gyps fulvus\n              ) when searching for carrion: (1) Vultures only use personal information during foraging (“nonsocial” hypothesis); (2) they create long chains of vultures by following both other vultures that are flying towards carcasses and vultures that are following other vultures that are flying towards carcasses (“chains of vultures” hypothesis); and (3) vultures are only attracted by other vultures that are sinking vertically to a carcass (“local enhancement” hypothesis). The chains of vultures hypothesis has been used in existing models, but never been confronted with field data. Testing is important, though, because these hypotheses could have different management implications. The model was parameterized to mimic the behavior and the densities of both Griffon Vultures and carcasses in a 10 000‐km\n              2\n              study area in northeastern Spain. We compared the number of vultures attending simulated carcasses with those attending 25 continuously monitored experimental carcasses in the field. Social hypotheses outperformed the nonsocial hypothesis. The chains of vultures hypothesis overestimated the number of vultures feeding on carcasses; the local enhancement hypothesis fitted closely to the empirical data. Supported by our results, we discuss mechanistic and adaptive considerations that reveal that local enhancement may be the key social mechanism behind collective foraging in this and likely other avian scavengers and/or social birds. It also highlights the current need for more studies confronting alternative models of key behaviors with empirical patterns in order to understand how collective behavior emerges in animal societies.","container-title":"Ecology","DOI":"10.1890/13-0574.1","ISSN":"0012-9658, 1939-9170","issue":"7","journalAbbreviation":"Ecology","language":"en","license":"http://onlinelibrary.wiley.com/termsAndConditions#vor","page":"1799-1808","source":"DOI.org (Crossref)","title":"Bird sky networks: How do avian scavengers use social information to find carrion?","title-short":"Bird sky networks","volume":"95","author":[{"family":"Cortés-Avizanda","given":"Ainara"},{"family":"Jovani","given":"Roger"},{"family":"Donázar","given":"José Antonio"},{"family":"Grimm","given":"Volker"}],"issued":{"date-parts":[["2014",7]]}}}],"schema":"https://github.com/citation-style-language/schema/raw/master/csl-citation.json"} </w:instrText>
      </w:r>
      <w:r w:rsidR="007D2C91">
        <w:rPr>
          <w:rFonts w:ascii="Times New Roman" w:hAnsi="Times New Roman" w:cs="Times New Roman"/>
          <w:sz w:val="24"/>
          <w:szCs w:val="24"/>
        </w:rPr>
        <w:fldChar w:fldCharType="separate"/>
      </w:r>
      <w:r w:rsidR="007D2C91" w:rsidRPr="007D2C91">
        <w:rPr>
          <w:rFonts w:ascii="Times New Roman" w:hAnsi="Times New Roman" w:cs="Times New Roman"/>
          <w:sz w:val="24"/>
        </w:rPr>
        <w:t>Cortés-Avizanda et al., 2014)</w:t>
      </w:r>
      <w:r w:rsidR="007D2C91">
        <w:rPr>
          <w:rFonts w:ascii="Times New Roman" w:hAnsi="Times New Roman" w:cs="Times New Roman"/>
          <w:sz w:val="24"/>
          <w:szCs w:val="24"/>
        </w:rPr>
        <w:fldChar w:fldCharType="end"/>
      </w:r>
      <w:r w:rsidR="00C53DB7">
        <w:rPr>
          <w:rFonts w:ascii="Times New Roman" w:hAnsi="Times New Roman" w:cs="Times New Roman"/>
          <w:sz w:val="24"/>
          <w:szCs w:val="24"/>
        </w:rPr>
        <w:t xml:space="preserve">. During local enhancement, information is transferred when an individual cues on another already feeding individual. A study done on </w:t>
      </w:r>
      <w:proofErr w:type="spellStart"/>
      <w:r w:rsidR="00C53DB7">
        <w:rPr>
          <w:rFonts w:ascii="Times New Roman" w:hAnsi="Times New Roman" w:cs="Times New Roman"/>
          <w:sz w:val="24"/>
          <w:szCs w:val="24"/>
        </w:rPr>
        <w:t>Torresian</w:t>
      </w:r>
      <w:proofErr w:type="spellEnd"/>
      <w:r w:rsidR="00C53DB7">
        <w:rPr>
          <w:rFonts w:ascii="Times New Roman" w:hAnsi="Times New Roman" w:cs="Times New Roman"/>
          <w:sz w:val="24"/>
          <w:szCs w:val="24"/>
        </w:rPr>
        <w:t xml:space="preserve"> Crows (</w:t>
      </w:r>
      <w:r w:rsidR="00C53DB7" w:rsidRPr="00ED21DA">
        <w:rPr>
          <w:rFonts w:ascii="Times New Roman" w:hAnsi="Times New Roman" w:cs="Times New Roman"/>
          <w:i/>
          <w:iCs/>
          <w:sz w:val="24"/>
          <w:szCs w:val="24"/>
        </w:rPr>
        <w:t xml:space="preserve">Corvus </w:t>
      </w:r>
      <w:proofErr w:type="spellStart"/>
      <w:r w:rsidR="00C53DB7" w:rsidRPr="00ED21DA">
        <w:rPr>
          <w:rFonts w:ascii="Times New Roman" w:hAnsi="Times New Roman" w:cs="Times New Roman"/>
          <w:i/>
          <w:iCs/>
          <w:sz w:val="24"/>
          <w:szCs w:val="24"/>
        </w:rPr>
        <w:t>orru</w:t>
      </w:r>
      <w:proofErr w:type="spellEnd"/>
      <w:r w:rsidR="00C53DB7">
        <w:rPr>
          <w:rFonts w:ascii="Times New Roman" w:hAnsi="Times New Roman" w:cs="Times New Roman"/>
          <w:sz w:val="24"/>
          <w:szCs w:val="24"/>
        </w:rPr>
        <w:t>) found that this was the most likely main mechanism for information transfer given that the feeding areas were located close to the roost</w:t>
      </w:r>
      <w:r w:rsidR="00DC17F8">
        <w:rPr>
          <w:rFonts w:ascii="Times New Roman" w:hAnsi="Times New Roman" w:cs="Times New Roman"/>
          <w:sz w:val="24"/>
          <w:szCs w:val="24"/>
        </w:rPr>
        <w:t xml:space="preserve"> </w:t>
      </w:r>
      <w:r w:rsidR="00DC17F8">
        <w:rPr>
          <w:rFonts w:ascii="Times New Roman" w:hAnsi="Times New Roman" w:cs="Times New Roman"/>
          <w:sz w:val="24"/>
          <w:szCs w:val="24"/>
        </w:rPr>
        <w:fldChar w:fldCharType="begin"/>
      </w:r>
      <w:r w:rsidR="00DC17F8">
        <w:rPr>
          <w:rFonts w:ascii="Times New Roman" w:hAnsi="Times New Roman" w:cs="Times New Roman"/>
          <w:sz w:val="24"/>
          <w:szCs w:val="24"/>
        </w:rPr>
        <w:instrText xml:space="preserve"> ADDIN ZOTERO_ITEM CSL_CITATION {"citationID":"EqXNi9Fd","properties":{"formattedCitation":"(Everding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00DC17F8">
        <w:rPr>
          <w:rFonts w:ascii="Times New Roman" w:hAnsi="Times New Roman" w:cs="Times New Roman"/>
          <w:sz w:val="24"/>
          <w:szCs w:val="24"/>
        </w:rPr>
        <w:fldChar w:fldCharType="separate"/>
      </w:r>
      <w:r w:rsidR="00DC17F8" w:rsidRPr="00DC17F8">
        <w:rPr>
          <w:rFonts w:ascii="Times New Roman" w:hAnsi="Times New Roman" w:cs="Times New Roman"/>
          <w:sz w:val="24"/>
        </w:rPr>
        <w:t>(Everding &amp; Jones, 2006)</w:t>
      </w:r>
      <w:r w:rsidR="00DC17F8">
        <w:rPr>
          <w:rFonts w:ascii="Times New Roman" w:hAnsi="Times New Roman" w:cs="Times New Roman"/>
          <w:sz w:val="24"/>
          <w:szCs w:val="24"/>
        </w:rPr>
        <w:fldChar w:fldCharType="end"/>
      </w:r>
      <w:r w:rsidR="00C53DB7">
        <w:rPr>
          <w:rFonts w:ascii="Times New Roman" w:hAnsi="Times New Roman" w:cs="Times New Roman"/>
          <w:sz w:val="24"/>
          <w:szCs w:val="24"/>
        </w:rPr>
        <w:t>.</w:t>
      </w:r>
      <w:r w:rsidR="00721D26" w:rsidDel="00721D26">
        <w:rPr>
          <w:rFonts w:ascii="Times New Roman" w:hAnsi="Times New Roman" w:cs="Times New Roman"/>
          <w:sz w:val="24"/>
          <w:szCs w:val="24"/>
        </w:rPr>
        <w:t xml:space="preserve"> </w:t>
      </w:r>
      <w:r w:rsidR="00852CE8">
        <w:rPr>
          <w:rFonts w:ascii="Times New Roman" w:hAnsi="Times New Roman" w:cs="Times New Roman"/>
          <w:sz w:val="24"/>
          <w:szCs w:val="24"/>
        </w:rPr>
        <w:t xml:space="preserve">While there are intricacies to the different mechanisms by which information is transferred, they may be acting together in some cases </w:t>
      </w:r>
      <w:r w:rsidR="00852CE8">
        <w:rPr>
          <w:rFonts w:ascii="Times New Roman" w:hAnsi="Times New Roman" w:cs="Times New Roman"/>
          <w:sz w:val="24"/>
          <w:szCs w:val="24"/>
        </w:rPr>
        <w:fldChar w:fldCharType="begin"/>
      </w:r>
      <w:r w:rsidR="00852CE8">
        <w:rPr>
          <w:rFonts w:ascii="Times New Roman" w:hAnsi="Times New Roman" w:cs="Times New Roman"/>
          <w:sz w:val="24"/>
          <w:szCs w:val="24"/>
        </w:rPr>
        <w:instrText xml:space="preserve"> ADDIN ZOTERO_ITEM CSL_CITATION {"citationID":"heou4lCJ","properties":{"formattedCitation":"(Dermody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00852CE8">
        <w:rPr>
          <w:rFonts w:ascii="Times New Roman" w:hAnsi="Times New Roman" w:cs="Times New Roman"/>
          <w:sz w:val="24"/>
          <w:szCs w:val="24"/>
        </w:rPr>
        <w:fldChar w:fldCharType="separate"/>
      </w:r>
      <w:r w:rsidR="00852CE8" w:rsidRPr="00852CE8">
        <w:rPr>
          <w:rFonts w:ascii="Times New Roman" w:hAnsi="Times New Roman" w:cs="Times New Roman"/>
          <w:sz w:val="24"/>
        </w:rPr>
        <w:t>(Dermody et al., 2011)</w:t>
      </w:r>
      <w:r w:rsidR="00852CE8">
        <w:rPr>
          <w:rFonts w:ascii="Times New Roman" w:hAnsi="Times New Roman" w:cs="Times New Roman"/>
          <w:sz w:val="24"/>
          <w:szCs w:val="24"/>
        </w:rPr>
        <w:fldChar w:fldCharType="end"/>
      </w:r>
      <w:r w:rsidR="00852CE8">
        <w:rPr>
          <w:rFonts w:ascii="Times New Roman" w:hAnsi="Times New Roman" w:cs="Times New Roman"/>
          <w:sz w:val="24"/>
          <w:szCs w:val="24"/>
        </w:rPr>
        <w:t xml:space="preserve">. Ultimately, it is well documented in the literature that information transfer to increase foraging efficiency is a sound explanation for the evolution of communal roosting. </w:t>
      </w:r>
    </w:p>
    <w:p w14:paraId="10BB7BA4" w14:textId="693F173F" w:rsidR="00721203" w:rsidRDefault="00046C1B" w:rsidP="003817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If the </w:t>
      </w:r>
      <w:r w:rsidR="00852CE8">
        <w:rPr>
          <w:rFonts w:ascii="Times New Roman" w:hAnsi="Times New Roman" w:cs="Times New Roman"/>
          <w:sz w:val="24"/>
          <w:szCs w:val="24"/>
        </w:rPr>
        <w:t>foraging hypothesis (regardless of the specific mechanism)</w:t>
      </w:r>
      <w:r w:rsidR="00852CE8" w:rsidRPr="00AD0CC1">
        <w:rPr>
          <w:rFonts w:ascii="Times New Roman" w:hAnsi="Times New Roman" w:cs="Times New Roman"/>
          <w:sz w:val="24"/>
          <w:szCs w:val="24"/>
        </w:rPr>
        <w:t xml:space="preserve"> </w:t>
      </w:r>
      <w:r w:rsidRPr="00AD0CC1">
        <w:rPr>
          <w:rFonts w:ascii="Times New Roman" w:hAnsi="Times New Roman" w:cs="Times New Roman"/>
          <w:sz w:val="24"/>
          <w:szCs w:val="24"/>
        </w:rPr>
        <w:t>holds true,</w:t>
      </w:r>
      <w:r w:rsidR="00852CE8">
        <w:rPr>
          <w:rFonts w:ascii="Times New Roman" w:hAnsi="Times New Roman" w:cs="Times New Roman"/>
          <w:sz w:val="24"/>
          <w:szCs w:val="24"/>
        </w:rPr>
        <w:t xml:space="preserve"> and ind</w:t>
      </w:r>
      <w:r w:rsidR="00EA6417">
        <w:rPr>
          <w:rFonts w:ascii="Times New Roman" w:hAnsi="Times New Roman" w:cs="Times New Roman"/>
          <w:sz w:val="24"/>
          <w:szCs w:val="24"/>
        </w:rPr>
        <w:t>e</w:t>
      </w:r>
      <w:r w:rsidR="00852CE8">
        <w:rPr>
          <w:rFonts w:ascii="Times New Roman" w:hAnsi="Times New Roman" w:cs="Times New Roman"/>
          <w:sz w:val="24"/>
          <w:szCs w:val="24"/>
        </w:rPr>
        <w:t xml:space="preserve">ed communal roosting increases foraging efficiency for individuals, one may ask why don’t all species incur </w:t>
      </w:r>
      <w:r w:rsidR="00EA6417">
        <w:rPr>
          <w:rFonts w:ascii="Times New Roman" w:hAnsi="Times New Roman" w:cs="Times New Roman"/>
          <w:sz w:val="24"/>
          <w:szCs w:val="24"/>
        </w:rPr>
        <w:t xml:space="preserve">in this behaviour? While CRB brings benefits for foraging, there are trade-offs associated with this behaviour. In terms of foraging, the main trade-off is the need to share the resource with others. As such, </w:t>
      </w:r>
      <w:r w:rsidR="00EA6417" w:rsidRPr="00AD0CC1">
        <w:rPr>
          <w:rFonts w:ascii="Times New Roman" w:eastAsia="Times New Roman" w:hAnsi="Times New Roman" w:cs="Times New Roman"/>
          <w:sz w:val="24"/>
          <w:szCs w:val="24"/>
        </w:rPr>
        <w:t xml:space="preserve">not every bird species would benefit equally from the presence of CRB. </w:t>
      </w:r>
      <w:commentRangeStart w:id="29"/>
      <w:r w:rsidR="00EA6417" w:rsidRPr="00AD0CC1">
        <w:rPr>
          <w:rFonts w:ascii="Times New Roman" w:eastAsia="Times New Roman" w:hAnsi="Times New Roman" w:cs="Times New Roman"/>
          <w:sz w:val="24"/>
          <w:szCs w:val="24"/>
        </w:rPr>
        <w:t xml:space="preserve">Some biological traits may have favoured the evolution of this behaviour to promote more successful foraging. </w:t>
      </w:r>
      <w:commentRangeEnd w:id="29"/>
      <w:r w:rsidR="00EA6417" w:rsidRPr="00AD0CC1">
        <w:rPr>
          <w:rStyle w:val="CommentReference"/>
        </w:rPr>
        <w:commentReference w:id="29"/>
      </w:r>
      <w:r w:rsidR="00EA6417" w:rsidRPr="00AD0CC1">
        <w:rPr>
          <w:rFonts w:ascii="Times New Roman" w:eastAsia="Times New Roman" w:hAnsi="Times New Roman" w:cs="Times New Roman"/>
          <w:sz w:val="24"/>
          <w:szCs w:val="24"/>
        </w:rPr>
        <w:t xml:space="preserve"> For instance, some </w:t>
      </w:r>
      <w:r w:rsidR="00EA6417" w:rsidRPr="00AD0CC1">
        <w:rPr>
          <w:rFonts w:ascii="Times New Roman" w:eastAsia="Times New Roman" w:hAnsi="Times New Roman" w:cs="Times New Roman"/>
          <w:b/>
          <w:bCs/>
          <w:i/>
          <w:iCs/>
          <w:sz w:val="24"/>
          <w:szCs w:val="24"/>
        </w:rPr>
        <w:t>trophic guilds</w:t>
      </w:r>
      <w:r w:rsidR="00EA6417" w:rsidRPr="00AD0CC1">
        <w:rPr>
          <w:rFonts w:ascii="Times New Roman" w:eastAsia="Times New Roman" w:hAnsi="Times New Roman" w:cs="Times New Roman"/>
          <w:sz w:val="24"/>
          <w:szCs w:val="24"/>
        </w:rPr>
        <w:t xml:space="preserve"> may benefit from this behaviour more than others. Scavengers are a notable example given the nature of their unpredictable food sources (Harel et al. 2017). </w:t>
      </w:r>
      <w:r w:rsidR="00EA6417">
        <w:rPr>
          <w:rFonts w:ascii="Times New Roman" w:eastAsia="Times New Roman" w:hAnsi="Times New Roman" w:cs="Times New Roman"/>
          <w:sz w:val="24"/>
          <w:szCs w:val="24"/>
        </w:rPr>
        <w:t xml:space="preserve">The lack of predictability of when and where a resource may appear makes it hard for them to defend territories. In these cases, using information already available to others may significantly reduce their time searching. In fact, not coincidentally, several studies of </w:t>
      </w:r>
      <w:r w:rsidR="00EA6417">
        <w:rPr>
          <w:rFonts w:ascii="Times New Roman" w:eastAsia="Times New Roman" w:hAnsi="Times New Roman" w:cs="Times New Roman"/>
          <w:sz w:val="24"/>
          <w:szCs w:val="24"/>
        </w:rPr>
        <w:lastRenderedPageBreak/>
        <w:t xml:space="preserve">communal roosting have been done </w:t>
      </w:r>
      <w:r w:rsidR="00927194">
        <w:rPr>
          <w:rFonts w:ascii="Times New Roman" w:eastAsia="Times New Roman" w:hAnsi="Times New Roman" w:cs="Times New Roman"/>
          <w:sz w:val="24"/>
          <w:szCs w:val="24"/>
        </w:rPr>
        <w:t>o</w:t>
      </w:r>
      <w:r w:rsidR="00EA6417">
        <w:rPr>
          <w:rFonts w:ascii="Times New Roman" w:eastAsia="Times New Roman" w:hAnsi="Times New Roman" w:cs="Times New Roman"/>
          <w:sz w:val="24"/>
          <w:szCs w:val="24"/>
        </w:rPr>
        <w:t xml:space="preserve">n scavengers. </w:t>
      </w:r>
      <w:r w:rsidR="00EA6417" w:rsidRPr="00AD0CC1">
        <w:rPr>
          <w:rFonts w:ascii="Times New Roman" w:eastAsia="Times New Roman" w:hAnsi="Times New Roman" w:cs="Times New Roman"/>
          <w:sz w:val="24"/>
          <w:szCs w:val="24"/>
        </w:rPr>
        <w:t xml:space="preserve">Even within scavengers, there might be a differential pattern between obligate and facultative scavengers where the former would critically benefit from since the competition of these pulsed food resources is higher (Van </w:t>
      </w:r>
      <w:proofErr w:type="spellStart"/>
      <w:r w:rsidR="00EA6417" w:rsidRPr="00AD0CC1">
        <w:rPr>
          <w:rFonts w:ascii="Times New Roman" w:eastAsia="Times New Roman" w:hAnsi="Times New Roman" w:cs="Times New Roman"/>
          <w:sz w:val="24"/>
          <w:szCs w:val="24"/>
        </w:rPr>
        <w:t>Overveld</w:t>
      </w:r>
      <w:proofErr w:type="spellEnd"/>
      <w:r w:rsidR="00EA6417" w:rsidRPr="00AD0CC1">
        <w:rPr>
          <w:rFonts w:ascii="Times New Roman" w:eastAsia="Times New Roman" w:hAnsi="Times New Roman" w:cs="Times New Roman"/>
          <w:sz w:val="24"/>
          <w:szCs w:val="24"/>
        </w:rPr>
        <w:t xml:space="preserve"> et al. 2022).</w:t>
      </w:r>
      <w:commentRangeStart w:id="30"/>
      <w:commentRangeEnd w:id="30"/>
      <w:r w:rsidR="00EA6417" w:rsidRPr="00AD0CC1">
        <w:rPr>
          <w:rStyle w:val="CommentReference"/>
          <w:rFonts w:ascii="Times New Roman" w:hAnsi="Times New Roman" w:cs="Times New Roman"/>
        </w:rPr>
        <w:commentReference w:id="30"/>
      </w:r>
      <w:r w:rsidR="00EA6417">
        <w:rPr>
          <w:rFonts w:ascii="Times New Roman" w:eastAsia="Times New Roman" w:hAnsi="Times New Roman" w:cs="Times New Roman"/>
          <w:sz w:val="24"/>
          <w:szCs w:val="24"/>
        </w:rPr>
        <w:t xml:space="preserve"> </w:t>
      </w:r>
    </w:p>
    <w:p w14:paraId="1A8723A1" w14:textId="32317E08" w:rsidR="003817D5" w:rsidRDefault="00EA6417" w:rsidP="00BC7AB5">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Similarly, </w:t>
      </w:r>
      <w:r w:rsidRPr="00AD0CC1">
        <w:rPr>
          <w:rFonts w:ascii="Times New Roman" w:eastAsia="Times New Roman" w:hAnsi="Times New Roman" w:cs="Times New Roman"/>
          <w:b/>
          <w:bCs/>
          <w:i/>
          <w:iCs/>
          <w:sz w:val="24"/>
          <w:szCs w:val="24"/>
        </w:rPr>
        <w:t>dispersal ability</w:t>
      </w:r>
      <w:r w:rsidRPr="00AD0CC1">
        <w:rPr>
          <w:rFonts w:ascii="Times New Roman" w:eastAsia="Times New Roman" w:hAnsi="Times New Roman" w:cs="Times New Roman"/>
          <w:sz w:val="24"/>
          <w:szCs w:val="24"/>
        </w:rPr>
        <w:t xml:space="preserve"> may also determine CRB. </w:t>
      </w:r>
      <w:r w:rsidR="00721203">
        <w:rPr>
          <w:rFonts w:ascii="Times New Roman" w:eastAsia="Times New Roman" w:hAnsi="Times New Roman" w:cs="Times New Roman"/>
          <w:sz w:val="24"/>
          <w:szCs w:val="24"/>
        </w:rPr>
        <w:t xml:space="preserve">Species that have a high dispersal have larger home-ranges. Thus, their search for food in the landscape requires a larger time and energy investment. For such species, relying on social information </w:t>
      </w:r>
      <w:r w:rsidR="003F0D7B">
        <w:rPr>
          <w:rFonts w:ascii="Times New Roman" w:eastAsia="Times New Roman" w:hAnsi="Times New Roman" w:cs="Times New Roman"/>
          <w:sz w:val="24"/>
          <w:szCs w:val="24"/>
        </w:rPr>
        <w:t xml:space="preserve">from conspecifics </w:t>
      </w:r>
      <w:r w:rsidR="00721203">
        <w:rPr>
          <w:rFonts w:ascii="Times New Roman" w:eastAsia="Times New Roman" w:hAnsi="Times New Roman" w:cs="Times New Roman"/>
          <w:sz w:val="24"/>
          <w:szCs w:val="24"/>
        </w:rPr>
        <w:t>may be more beneficial than actively defending a territory</w:t>
      </w:r>
      <w:r w:rsidR="003F0D7B">
        <w:rPr>
          <w:rFonts w:ascii="Times New Roman" w:eastAsia="Times New Roman" w:hAnsi="Times New Roman" w:cs="Times New Roman"/>
          <w:sz w:val="24"/>
          <w:szCs w:val="24"/>
        </w:rPr>
        <w:t xml:space="preserve"> against them</w:t>
      </w:r>
      <w:r w:rsidR="00721203">
        <w:rPr>
          <w:rFonts w:ascii="Times New Roman" w:eastAsia="Times New Roman" w:hAnsi="Times New Roman" w:cs="Times New Roman"/>
          <w:sz w:val="24"/>
          <w:szCs w:val="24"/>
        </w:rPr>
        <w:t>. Indeed,</w:t>
      </w:r>
      <w:r w:rsidR="00721203">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{"citationID":"JfUvZwLL","properties":{"formattedCitation":"(Sheard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721203">
        <w:rPr>
          <w:rFonts w:ascii="Times New Roman" w:eastAsia="Times New Roman" w:hAnsi="Times New Roman" w:cs="Times New Roman"/>
          <w:sz w:val="24"/>
          <w:szCs w:val="24"/>
        </w:rPr>
        <w:fldChar w:fldCharType="separate"/>
      </w:r>
      <w:r w:rsidR="007D0ED2">
        <w:rPr>
          <w:rFonts w:ascii="Times New Roman" w:hAnsi="Times New Roman" w:cs="Times New Roman"/>
          <w:sz w:val="24"/>
        </w:rPr>
        <w:t xml:space="preserve"> </w:t>
      </w:r>
      <w:r w:rsidR="00721203" w:rsidRPr="00721203">
        <w:rPr>
          <w:rFonts w:ascii="Times New Roman" w:hAnsi="Times New Roman" w:cs="Times New Roman"/>
          <w:sz w:val="24"/>
        </w:rPr>
        <w:t xml:space="preserve">Sheard et al. </w:t>
      </w:r>
      <w:r w:rsidR="007D0ED2">
        <w:rPr>
          <w:rFonts w:ascii="Times New Roman" w:hAnsi="Times New Roman" w:cs="Times New Roman"/>
          <w:sz w:val="24"/>
        </w:rPr>
        <w:t>(</w:t>
      </w:r>
      <w:r w:rsidR="00721203" w:rsidRPr="00721203">
        <w:rPr>
          <w:rFonts w:ascii="Times New Roman" w:hAnsi="Times New Roman" w:cs="Times New Roman"/>
          <w:sz w:val="24"/>
        </w:rPr>
        <w:t>2020)</w:t>
      </w:r>
      <w:r w:rsidR="00721203">
        <w:rPr>
          <w:rFonts w:ascii="Times New Roman" w:eastAsia="Times New Roman" w:hAnsi="Times New Roman" w:cs="Times New Roman"/>
          <w:sz w:val="24"/>
          <w:szCs w:val="24"/>
        </w:rPr>
        <w:fldChar w:fldCharType="end"/>
      </w:r>
      <w:r w:rsidR="007D0ED2">
        <w:rPr>
          <w:rFonts w:ascii="Times New Roman" w:eastAsia="Times New Roman" w:hAnsi="Times New Roman" w:cs="Times New Roman"/>
          <w:sz w:val="24"/>
          <w:szCs w:val="24"/>
        </w:rPr>
        <w:t xml:space="preserve"> found that dispersal ability (as measured through the Hand-Wing Index) </w:t>
      </w:r>
      <w:r w:rsidR="003F0D7B">
        <w:rPr>
          <w:rFonts w:ascii="Times New Roman" w:eastAsia="Times New Roman" w:hAnsi="Times New Roman" w:cs="Times New Roman"/>
          <w:sz w:val="24"/>
          <w:szCs w:val="24"/>
        </w:rPr>
        <w:t>was negatively correlated with territoriality. By navigating larger areas, species also a</w:t>
      </w:r>
      <w:r w:rsidR="003F0D7B" w:rsidRPr="00AD0CC1">
        <w:rPr>
          <w:rFonts w:ascii="Times New Roman" w:eastAsia="Times New Roman" w:hAnsi="Times New Roman" w:cs="Times New Roman"/>
          <w:sz w:val="24"/>
          <w:szCs w:val="24"/>
        </w:rPr>
        <w:t>cquire more information from feeding areas</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(Buckley 1997)</w:t>
      </w:r>
      <w:r w:rsidR="003F0D7B">
        <w:rPr>
          <w:rFonts w:ascii="Times New Roman" w:eastAsia="Times New Roman" w:hAnsi="Times New Roman" w:cs="Times New Roman"/>
          <w:sz w:val="24"/>
          <w:szCs w:val="24"/>
        </w:rPr>
        <w:t xml:space="preserve">, which may be useful for them to assess which are the most profitable ones. </w:t>
      </w:r>
      <w:r w:rsidRPr="00AD0CC1">
        <w:rPr>
          <w:rFonts w:ascii="Times New Roman" w:eastAsia="Times New Roman" w:hAnsi="Times New Roman" w:cs="Times New Roman"/>
          <w:sz w:val="24"/>
          <w:szCs w:val="24"/>
        </w:rPr>
        <w:t>But gaining instantaneous information from the landscape is not enough for information transfer later in a roost.</w:t>
      </w:r>
      <w:r w:rsidR="003F0D7B">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For this information to be useful for efficient foraging, </w:t>
      </w:r>
      <w:r w:rsidR="003F0D7B" w:rsidRPr="00AD0CC1">
        <w:rPr>
          <w:rFonts w:ascii="Times New Roman" w:eastAsia="Times New Roman" w:hAnsi="Times New Roman" w:cs="Times New Roman"/>
          <w:b/>
          <w:bCs/>
          <w:i/>
          <w:iCs/>
          <w:sz w:val="24"/>
          <w:szCs w:val="24"/>
        </w:rPr>
        <w:t>memory</w:t>
      </w:r>
      <w:r w:rsidR="003F0D7B" w:rsidRPr="00AD0CC1">
        <w:rPr>
          <w:rFonts w:ascii="Times New Roman" w:eastAsia="Times New Roman" w:hAnsi="Times New Roman" w:cs="Times New Roman"/>
          <w:sz w:val="24"/>
          <w:szCs w:val="24"/>
        </w:rPr>
        <w:t xml:space="preserve"> is also crucial</w:t>
      </w:r>
      <w:r w:rsidR="005922C7">
        <w:rPr>
          <w:rFonts w:ascii="Times New Roman" w:eastAsia="Times New Roman" w:hAnsi="Times New Roman" w:cs="Times New Roman"/>
          <w:sz w:val="24"/>
          <w:szCs w:val="24"/>
        </w:rPr>
        <w:t>, especially if the main mechanism for information is via the ICH and not local enhancement</w:t>
      </w:r>
      <w:r w:rsidR="003F0D7B" w:rsidRPr="00AD0CC1">
        <w:rPr>
          <w:rFonts w:ascii="Times New Roman" w:eastAsia="Times New Roman" w:hAnsi="Times New Roman" w:cs="Times New Roman"/>
          <w:sz w:val="24"/>
          <w:szCs w:val="24"/>
        </w:rPr>
        <w:t xml:space="preserve">. </w:t>
      </w:r>
      <w:r w:rsidR="005922C7">
        <w:rPr>
          <w:rFonts w:ascii="Times New Roman" w:eastAsia="Times New Roman" w:hAnsi="Times New Roman" w:cs="Times New Roman"/>
          <w:sz w:val="24"/>
          <w:szCs w:val="24"/>
        </w:rPr>
        <w:t>In the former, i</w:t>
      </w:r>
      <w:r w:rsidR="005D6FB1">
        <w:rPr>
          <w:rFonts w:ascii="Times New Roman" w:eastAsia="Times New Roman" w:hAnsi="Times New Roman" w:cs="Times New Roman"/>
          <w:sz w:val="24"/>
          <w:szCs w:val="24"/>
        </w:rPr>
        <w:t xml:space="preserve">ndividuals need to remember the location of food patches to return to them so that the information gained is valuable for other members </w:t>
      </w:r>
      <w:r w:rsidR="005D6FB1">
        <w:rPr>
          <w:rFonts w:ascii="Times New Roman" w:eastAsia="Times New Roman" w:hAnsi="Times New Roman" w:cs="Times New Roman"/>
          <w:sz w:val="24"/>
          <w:szCs w:val="24"/>
        </w:rPr>
        <w:fldChar w:fldCharType="begin"/>
      </w:r>
      <w:r w:rsidR="005D6FB1">
        <w:rPr>
          <w:rFonts w:ascii="Times New Roman" w:eastAsia="Times New Roman" w:hAnsi="Times New Roman" w:cs="Times New Roman"/>
          <w:sz w:val="24"/>
          <w:szCs w:val="24"/>
        </w:rPr>
        <w:instrText xml:space="preserve"> ADDIN ZOTERO_ITEM CSL_CITATION {"citationID":"RXNoptOW","properties":{"formattedCitation":"(Weimerskirch et al., 2010)","plainCitation":"(Weimerskirch et al., 2010)","noteIndex":0},"citationItems":[{"id":855,"uris":["http://zotero.org/users/6254983/items/SL5PWDVX"],"itemData":{"id":855,"type":"article-journal","container-title":"PLoS ONE","DOI":"10.1371/journal.pone.0009928","ISSN":"1932-6203","issue":"3","journalAbbreviation":"PLoS ONE","language":"en","page":"e9928","source":"DOI.org (Crossref)","title":"Use of Social Information in Seabirds: Compass Rafts Indicate the Heading of Food Patches","title-short":"Use of Social Information in Seabirds","volume":"5","author":[{"family":"Weimerskirch","given":"Henri"},{"family":"Bertrand","given":"Sophie"},{"family":"Silva","given":"Jaime"},{"family":"Marques","given":"Jose Carlos"},{"family":"Goya","given":"Elisa"}],"editor":[{"family":"Gratwicke","given":"Brian"}],"issued":{"date-parts":[["2010",3,29]]}}}],"schema":"https://github.com/citation-style-language/schema/raw/master/csl-citation.json"} </w:instrText>
      </w:r>
      <w:r w:rsidR="005D6FB1">
        <w:rPr>
          <w:rFonts w:ascii="Times New Roman" w:eastAsia="Times New Roman" w:hAnsi="Times New Roman" w:cs="Times New Roman"/>
          <w:sz w:val="24"/>
          <w:szCs w:val="24"/>
        </w:rPr>
        <w:fldChar w:fldCharType="separate"/>
      </w:r>
      <w:r w:rsidR="005D6FB1" w:rsidRPr="005D6FB1">
        <w:rPr>
          <w:rFonts w:ascii="Times New Roman" w:hAnsi="Times New Roman" w:cs="Times New Roman"/>
          <w:sz w:val="24"/>
        </w:rPr>
        <w:t>(Weimerskirch et al., 2010)</w:t>
      </w:r>
      <w:r w:rsidR="005D6FB1">
        <w:rPr>
          <w:rFonts w:ascii="Times New Roman" w:eastAsia="Times New Roman" w:hAnsi="Times New Roman" w:cs="Times New Roman"/>
          <w:sz w:val="24"/>
          <w:szCs w:val="24"/>
        </w:rPr>
        <w:fldChar w:fldCharType="end"/>
      </w:r>
      <w:r w:rsidR="005D6FB1">
        <w:rPr>
          <w:rFonts w:ascii="Times New Roman" w:eastAsia="Times New Roman" w:hAnsi="Times New Roman" w:cs="Times New Roman"/>
          <w:sz w:val="24"/>
          <w:szCs w:val="24"/>
        </w:rPr>
        <w:t xml:space="preserve">. </w:t>
      </w:r>
      <w:r w:rsidR="003F0D7B" w:rsidRPr="00AD0CC1">
        <w:rPr>
          <w:rFonts w:ascii="Times New Roman" w:eastAsia="Times New Roman" w:hAnsi="Times New Roman" w:cs="Times New Roman"/>
          <w:sz w:val="24"/>
          <w:szCs w:val="24"/>
        </w:rPr>
        <w:t xml:space="preserve">Hence, it would be expected that species with greater spatial memory will be able to retain information better, making several successful foraging trips, </w:t>
      </w:r>
      <w:r w:rsidR="003817D5">
        <w:rPr>
          <w:rFonts w:ascii="Times New Roman" w:eastAsia="Times New Roman" w:hAnsi="Times New Roman" w:cs="Times New Roman"/>
          <w:sz w:val="24"/>
          <w:szCs w:val="24"/>
        </w:rPr>
        <w:t>which can give cues to others</w:t>
      </w:r>
      <w:commentRangeStart w:id="31"/>
      <w:r w:rsidR="003F0D7B" w:rsidRPr="00AD0CC1">
        <w:rPr>
          <w:rFonts w:ascii="Times New Roman" w:eastAsia="Times New Roman" w:hAnsi="Times New Roman" w:cs="Times New Roman"/>
          <w:sz w:val="24"/>
          <w:szCs w:val="24"/>
        </w:rPr>
        <w:t xml:space="preserve"> at a roost </w:t>
      </w:r>
      <w:commentRangeEnd w:id="31"/>
      <w:r w:rsidR="003F0D7B" w:rsidRPr="00AD0CC1">
        <w:rPr>
          <w:rStyle w:val="CommentReference"/>
        </w:rPr>
        <w:commentReference w:id="31"/>
      </w:r>
      <w:r w:rsidR="003F0D7B" w:rsidRPr="00AD0CC1">
        <w:rPr>
          <w:rFonts w:ascii="Times New Roman" w:eastAsia="Times New Roman" w:hAnsi="Times New Roman" w:cs="Times New Roman"/>
          <w:sz w:val="24"/>
          <w:szCs w:val="24"/>
        </w:rPr>
        <w:t>(G Hern</w:t>
      </w:r>
      <w:r w:rsidR="003F0D7B" w:rsidRPr="00AD0CC1">
        <w:rPr>
          <w:rFonts w:ascii="Times New Roman" w:hAnsi="Times New Roman" w:cs="Times New Roman"/>
          <w:sz w:val="24"/>
          <w:szCs w:val="24"/>
        </w:rPr>
        <w:t>á</w:t>
      </w:r>
      <w:r w:rsidR="003F0D7B" w:rsidRPr="00AD0CC1">
        <w:rPr>
          <w:rFonts w:ascii="Times New Roman" w:eastAsia="Times New Roman" w:hAnsi="Times New Roman" w:cs="Times New Roman"/>
          <w:sz w:val="24"/>
          <w:szCs w:val="24"/>
        </w:rPr>
        <w:t>ndez-Montero et al. 2020).</w:t>
      </w:r>
    </w:p>
    <w:p w14:paraId="5474AB68" w14:textId="018C6FB8" w:rsidR="00A43BB1" w:rsidRDefault="00046C1B" w:rsidP="00A43BB1">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Perhaps less evident would be the influence of </w:t>
      </w:r>
      <w:r w:rsidRPr="00AD0CC1">
        <w:rPr>
          <w:rFonts w:ascii="Times New Roman" w:eastAsia="Times New Roman" w:hAnsi="Times New Roman" w:cs="Times New Roman"/>
          <w:b/>
          <w:bCs/>
          <w:i/>
          <w:iCs/>
          <w:sz w:val="24"/>
          <w:szCs w:val="24"/>
        </w:rPr>
        <w:t>mass</w:t>
      </w:r>
      <w:r w:rsidR="003817D5">
        <w:rPr>
          <w:rFonts w:ascii="Times New Roman" w:eastAsia="Times New Roman" w:hAnsi="Times New Roman" w:cs="Times New Roman"/>
          <w:b/>
          <w:bCs/>
          <w:i/>
          <w:iCs/>
          <w:sz w:val="24"/>
          <w:szCs w:val="24"/>
        </w:rPr>
        <w:t>.</w:t>
      </w:r>
      <w:r w:rsidRPr="00AD0CC1">
        <w:rPr>
          <w:rFonts w:ascii="Times New Roman" w:eastAsia="Times New Roman" w:hAnsi="Times New Roman" w:cs="Times New Roman"/>
          <w:sz w:val="24"/>
          <w:szCs w:val="24"/>
        </w:rPr>
        <w:t xml:space="preserve"> Because </w:t>
      </w:r>
      <w:r w:rsidR="003817D5">
        <w:rPr>
          <w:rFonts w:ascii="Times New Roman" w:eastAsia="Times New Roman" w:hAnsi="Times New Roman" w:cs="Times New Roman"/>
          <w:sz w:val="24"/>
          <w:szCs w:val="24"/>
        </w:rPr>
        <w:t>larger</w:t>
      </w:r>
      <w:r w:rsidR="003817D5"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species tend to have higher energetic demands, their foraging efficiency needs to be crucially high to meet these </w:t>
      </w:r>
      <w:r w:rsidR="003817D5">
        <w:rPr>
          <w:rFonts w:ascii="Times New Roman" w:eastAsia="Times New Roman" w:hAnsi="Times New Roman" w:cs="Times New Roman"/>
          <w:sz w:val="24"/>
          <w:szCs w:val="24"/>
        </w:rPr>
        <w:t>requirement</w:t>
      </w:r>
      <w:r w:rsidR="003817D5" w:rsidRPr="00AD0CC1">
        <w:rPr>
          <w:rFonts w:ascii="Times New Roman" w:eastAsia="Times New Roman" w:hAnsi="Times New Roman" w:cs="Times New Roman"/>
          <w:sz w:val="24"/>
          <w:szCs w:val="24"/>
        </w:rPr>
        <w:t>s</w:t>
      </w:r>
      <w:r w:rsidRPr="00AD0CC1">
        <w:rPr>
          <w:rFonts w:ascii="Times New Roman" w:eastAsia="Times New Roman" w:hAnsi="Times New Roman" w:cs="Times New Roman"/>
          <w:sz w:val="24"/>
          <w:szCs w:val="24"/>
        </w:rPr>
        <w:t xml:space="preserve">. </w:t>
      </w:r>
      <w:r w:rsidR="00A43BB1">
        <w:rPr>
          <w:rFonts w:ascii="Times New Roman" w:eastAsia="Times New Roman" w:hAnsi="Times New Roman" w:cs="Times New Roman"/>
          <w:sz w:val="24"/>
          <w:szCs w:val="24"/>
        </w:rPr>
        <w:t xml:space="preserve">An interesting study by </w:t>
      </w:r>
      <w:r w:rsidR="00A43BB1">
        <w:rPr>
          <w:rFonts w:ascii="Times New Roman" w:eastAsia="Times New Roman" w:hAnsi="Times New Roman" w:cs="Times New Roman"/>
          <w:sz w:val="24"/>
          <w:szCs w:val="24"/>
        </w:rPr>
        <w:fldChar w:fldCharType="begin"/>
      </w:r>
      <w:r w:rsidR="008411FC">
        <w:rPr>
          <w:rFonts w:ascii="Times New Roman" w:eastAsia="Times New Roman" w:hAnsi="Times New Roman" w:cs="Times New Roman"/>
          <w:sz w:val="24"/>
          <w:szCs w:val="24"/>
        </w:rPr>
        <w:instrText xml:space="preserve"> ADDIN ZOTERO_ITEM CSL_CITATION {"citationID":"8ob55EDt","properties":{"formattedCitation":"(Blumstein &amp; M\\uc0\\u248{}ller, 2008)","plainCitation":"(Blumstein &amp; Møller, 2008)","dontUpdate":true,"noteIndex":0},"citationItems":[{"id":882,"uris":["http://zotero.org/users/6254983/items/2K8RPZPN"],"itemData":{"id":882,"type":"article-journal","abstract":"Sociality, as a life-history trait, should be associated with high longevity because complex sociality is characterized by reproductive suppression, delayed breeding, increased care and survival, and some of these traits select for high longevity. We studied the relationship between cooperative parental care (a proxy of complex sociality) and relative maximum lifespan in 257 North American bird species. After controlling for variation in maximum lifespan explained by body mass, sampling effort, latitude, mortality rate, migration distance and age at first reproduction, we found no significant effect of cooperative care on longevity in analyses of species-specific data or phylogenetically independent standardized linear contrasts. Thus, sociality itself is not associated with high longevity. Rather, longevity is correlated with increased body size, survival rate and age of first reproduction.","container-title":"Biology Letters","DOI":"10.1098/rsbl.2007.0606","ISSN":"1744-9561, 1744-957X","issue":"2","journalAbbreviation":"Biol. Lett.","language":"en","page":"146-148","source":"DOI.org (Crossref)","title":"Is sociality associated with high longevity in North American birds?","volume":"4","author":[{"family":"Blumstein","given":"D.T"},{"family":"Møller","given":"A.P"}],"issued":{"date-parts":[["2008",4,23]]}}}],"schema":"https://github.com/citation-style-language/schema/raw/master/csl-citation.json"} </w:instrText>
      </w:r>
      <w:r w:rsidR="00A43BB1">
        <w:rPr>
          <w:rFonts w:ascii="Times New Roman" w:eastAsia="Times New Roman" w:hAnsi="Times New Roman" w:cs="Times New Roman"/>
          <w:sz w:val="24"/>
          <w:szCs w:val="24"/>
        </w:rPr>
        <w:fldChar w:fldCharType="separate"/>
      </w:r>
      <w:r w:rsidR="00A43BB1" w:rsidRPr="00A43BB1">
        <w:rPr>
          <w:rFonts w:ascii="Times New Roman" w:hAnsi="Times New Roman" w:cs="Times New Roman"/>
          <w:sz w:val="24"/>
        </w:rPr>
        <w:t>Blumstein &amp; Møller</w:t>
      </w:r>
      <w:r w:rsidR="00A43BB1">
        <w:rPr>
          <w:rFonts w:ascii="Times New Roman" w:hAnsi="Times New Roman" w:cs="Times New Roman"/>
          <w:sz w:val="24"/>
        </w:rPr>
        <w:t xml:space="preserve"> (</w:t>
      </w:r>
      <w:r w:rsidR="00A43BB1" w:rsidRPr="00A43BB1">
        <w:rPr>
          <w:rFonts w:ascii="Times New Roman" w:hAnsi="Times New Roman" w:cs="Times New Roman"/>
          <w:sz w:val="24"/>
        </w:rPr>
        <w:t>2008)</w:t>
      </w:r>
      <w:r w:rsidR="00A43BB1">
        <w:rPr>
          <w:rFonts w:ascii="Times New Roman" w:eastAsia="Times New Roman" w:hAnsi="Times New Roman" w:cs="Times New Roman"/>
          <w:sz w:val="24"/>
          <w:szCs w:val="24"/>
        </w:rPr>
        <w:fldChar w:fldCharType="end"/>
      </w:r>
      <w:r w:rsidR="00A43BB1">
        <w:rPr>
          <w:rFonts w:ascii="Times New Roman" w:eastAsia="Times New Roman" w:hAnsi="Times New Roman" w:cs="Times New Roman"/>
          <w:sz w:val="24"/>
          <w:szCs w:val="24"/>
        </w:rPr>
        <w:t xml:space="preserve"> investigated the relationship between sociality and longevity- which is well-known to be correlated with mass. Their results didn’t support the idea that these two variables are correlated. However, their proxy for sociality was cooperative breeding only, and their sample size limited to birds of North America only. It is worth replicating these efforts on a larger scale research, and using other forms of sociality such as that of CRB. </w:t>
      </w:r>
    </w:p>
    <w:p w14:paraId="164B2F39" w14:textId="0E6A0B4B" w:rsidR="003817D5" w:rsidRPr="00AD0CC1" w:rsidRDefault="00A43BB1" w:rsidP="006365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Certainly, there are within-species variables that may also affect the persistence of CRB such as age-class. From the lens of foraging efficiency, juveniles are much more prone to roost communally as they are less experienced in finding food. However, those variations occur at a </w:t>
      </w:r>
      <w:r>
        <w:rPr>
          <w:rFonts w:ascii="Times New Roman" w:eastAsia="Times New Roman" w:hAnsi="Times New Roman" w:cs="Times New Roman"/>
          <w:sz w:val="24"/>
          <w:szCs w:val="24"/>
        </w:rPr>
        <w:lastRenderedPageBreak/>
        <w:t xml:space="preserve">population level, at thus are beyond the scope of the current research. </w:t>
      </w:r>
      <w:r w:rsidR="0063651C">
        <w:rPr>
          <w:rFonts w:ascii="Times New Roman" w:eastAsia="Times New Roman" w:hAnsi="Times New Roman" w:cs="Times New Roman"/>
          <w:sz w:val="24"/>
          <w:szCs w:val="24"/>
        </w:rPr>
        <w:t>At a species level, however</w:t>
      </w:r>
      <w:r w:rsidR="00046C1B" w:rsidRPr="00AD0CC1">
        <w:rPr>
          <w:rFonts w:ascii="Times New Roman" w:eastAsia="Times New Roman" w:hAnsi="Times New Roman" w:cs="Times New Roman"/>
          <w:sz w:val="24"/>
          <w:szCs w:val="24"/>
        </w:rPr>
        <w:t xml:space="preserve">, all the aforementioned variables </w:t>
      </w:r>
      <w:r w:rsidR="0063651C">
        <w:rPr>
          <w:rFonts w:ascii="Times New Roman" w:eastAsia="Times New Roman" w:hAnsi="Times New Roman" w:cs="Times New Roman"/>
          <w:sz w:val="24"/>
          <w:szCs w:val="24"/>
        </w:rPr>
        <w:t>(</w:t>
      </w:r>
      <w:r w:rsidR="0063651C" w:rsidRPr="00ED21DA">
        <w:rPr>
          <w:rFonts w:ascii="Times New Roman" w:eastAsia="Times New Roman" w:hAnsi="Times New Roman" w:cs="Times New Roman"/>
          <w:b/>
          <w:bCs/>
          <w:i/>
          <w:iCs/>
          <w:sz w:val="24"/>
          <w:szCs w:val="24"/>
        </w:rPr>
        <w:t>trophic level, dispersal ability, memory and mass</w:t>
      </w:r>
      <w:r w:rsidR="0063651C">
        <w:rPr>
          <w:rFonts w:ascii="Times New Roman" w:eastAsia="Times New Roman" w:hAnsi="Times New Roman" w:cs="Times New Roman"/>
          <w:sz w:val="24"/>
          <w:szCs w:val="24"/>
        </w:rPr>
        <w:t xml:space="preserve">) </w:t>
      </w:r>
      <w:r w:rsidR="00046C1B" w:rsidRPr="00AD0CC1">
        <w:rPr>
          <w:rFonts w:ascii="Times New Roman" w:eastAsia="Times New Roman" w:hAnsi="Times New Roman" w:cs="Times New Roman"/>
          <w:sz w:val="24"/>
          <w:szCs w:val="24"/>
        </w:rPr>
        <w:t>combined could be acting together to promote the evolution of this behaviour</w:t>
      </w:r>
      <w:r w:rsidR="0063651C">
        <w:rPr>
          <w:rFonts w:ascii="Times New Roman" w:eastAsia="Times New Roman" w:hAnsi="Times New Roman" w:cs="Times New Roman"/>
          <w:sz w:val="24"/>
          <w:szCs w:val="24"/>
        </w:rPr>
        <w:t xml:space="preserve"> as hinted by the literature. </w:t>
      </w:r>
    </w:p>
    <w:p w14:paraId="22D5B6A2" w14:textId="0185F53B" w:rsidR="00046C1B" w:rsidRPr="00AD0CC1" w:rsidRDefault="00046C1B" w:rsidP="008411FC">
      <w:pPr>
        <w:spacing w:line="360" w:lineRule="auto"/>
        <w:ind w:firstLine="720"/>
        <w:jc w:val="both"/>
        <w:rPr>
          <w:rFonts w:ascii="Times New Roman" w:eastAsia="Times New Roman" w:hAnsi="Times New Roman" w:cs="Times New Roman"/>
          <w:sz w:val="24"/>
          <w:szCs w:val="24"/>
        </w:rPr>
      </w:pPr>
      <w:commentRangeStart w:id="32"/>
      <w:r w:rsidRPr="00AD0CC1">
        <w:rPr>
          <w:rFonts w:ascii="Times New Roman" w:eastAsia="Times New Roman" w:hAnsi="Times New Roman" w:cs="Times New Roman"/>
          <w:sz w:val="24"/>
          <w:szCs w:val="24"/>
        </w:rPr>
        <w:t xml:space="preserve">In an attempt to understand the evolution of communal roosting in birds, Beauchamp (1999) </w:t>
      </w:r>
      <w:commentRangeEnd w:id="32"/>
      <w:r w:rsidR="003818B6" w:rsidRPr="00AD0CC1">
        <w:rPr>
          <w:rStyle w:val="CommentReference"/>
        </w:rPr>
        <w:commentReference w:id="32"/>
      </w:r>
      <w:r w:rsidRPr="00AD0CC1">
        <w:rPr>
          <w:rFonts w:ascii="Times New Roman" w:eastAsia="Times New Roman" w:hAnsi="Times New Roman" w:cs="Times New Roman"/>
          <w:sz w:val="24"/>
          <w:szCs w:val="24"/>
        </w:rPr>
        <w:t xml:space="preserve">tested ecological variables that might drive the evolution of CRB in </w:t>
      </w:r>
      <w:r w:rsidR="0063651C">
        <w:rPr>
          <w:rFonts w:ascii="Times New Roman" w:eastAsia="Times New Roman" w:hAnsi="Times New Roman" w:cs="Times New Roman"/>
          <w:sz w:val="24"/>
          <w:szCs w:val="24"/>
        </w:rPr>
        <w:t>this group</w:t>
      </w:r>
      <w:r w:rsidRPr="00AD0CC1">
        <w:rPr>
          <w:rFonts w:ascii="Times New Roman" w:eastAsia="Times New Roman" w:hAnsi="Times New Roman" w:cs="Times New Roman"/>
          <w:sz w:val="24"/>
          <w:szCs w:val="24"/>
        </w:rPr>
        <w:t>.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w:t>
      </w:r>
      <w:r w:rsidR="0063651C">
        <w:rPr>
          <w:rFonts w:ascii="Times New Roman" w:eastAsia="Times New Roman" w:hAnsi="Times New Roman" w:cs="Times New Roman"/>
          <w:sz w:val="24"/>
          <w:szCs w:val="24"/>
        </w:rPr>
        <w:t xml:space="preserve">his sample size comprised less than 5% of the total bird’s species in the world. More importantly, his study </w:t>
      </w:r>
      <w:r w:rsidRPr="00AD0CC1">
        <w:rPr>
          <w:rFonts w:ascii="Times New Roman" w:eastAsia="Times New Roman" w:hAnsi="Times New Roman" w:cs="Times New Roman"/>
          <w:sz w:val="24"/>
          <w:szCs w:val="24"/>
        </w:rPr>
        <w:t xml:space="preserve">also included waterbirds. </w:t>
      </w:r>
      <w:commentRangeStart w:id="33"/>
      <w:r w:rsidRPr="00AD0CC1">
        <w:rPr>
          <w:rFonts w:ascii="Times New Roman" w:eastAsia="Times New Roman" w:hAnsi="Times New Roman" w:cs="Times New Roman"/>
          <w:sz w:val="24"/>
          <w:szCs w:val="24"/>
        </w:rPr>
        <w:t xml:space="preserve">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003F38CB">
        <w:rPr>
          <w:rFonts w:ascii="Times New Roman" w:eastAsia="Times New Roman" w:hAnsi="Times New Roman" w:cs="Times New Roman"/>
          <w:sz w:val="24"/>
          <w:szCs w:val="24"/>
        </w:rPr>
        <w:t xml:space="preserve">. For instance, aquatic birds like waterfowl feed primarily on fish. Fish are constrained in movement within a lake, which makes their occurrence more predictable. Research has also suggested that </w:t>
      </w:r>
      <w:r w:rsidRPr="00AD0CC1">
        <w:rPr>
          <w:rFonts w:ascii="Times New Roman" w:eastAsia="Times New Roman" w:hAnsi="Times New Roman" w:cs="Times New Roman"/>
          <w:sz w:val="24"/>
          <w:szCs w:val="24"/>
        </w:rPr>
        <w:t xml:space="preserve">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 xml:space="preserve"> </w:t>
      </w:r>
      <w:commentRangeEnd w:id="33"/>
      <w:r w:rsidR="000D6432" w:rsidRPr="00AD0CC1">
        <w:rPr>
          <w:rStyle w:val="CommentReference"/>
        </w:rPr>
        <w:commentReference w:id="33"/>
      </w:r>
      <w:r w:rsidR="003F0CA1">
        <w:rPr>
          <w:rFonts w:ascii="Times New Roman" w:eastAsia="Times New Roman" w:hAnsi="Times New Roman" w:cs="Times New Roman"/>
          <w:sz w:val="24"/>
          <w:szCs w:val="24"/>
        </w:rPr>
        <w:t>Although communal roosting is seen in aquatic bird species like herons and egrets, the driver for CRB in these groups may be less driven by foraging only</w:t>
      </w:r>
      <w:r w:rsidR="008411FC">
        <w:rPr>
          <w:rFonts w:ascii="Times New Roman" w:eastAsia="Times New Roman" w:hAnsi="Times New Roman" w:cs="Times New Roman"/>
          <w:sz w:val="24"/>
          <w:szCs w:val="24"/>
        </w:rPr>
        <w:t xml:space="preserve"> </w:t>
      </w:r>
      <w:r w:rsidR="008411FC">
        <w:rPr>
          <w:rFonts w:ascii="Times New Roman" w:eastAsia="Times New Roman" w:hAnsi="Times New Roman" w:cs="Times New Roman"/>
          <w:sz w:val="24"/>
          <w:szCs w:val="24"/>
        </w:rPr>
        <w:fldChar w:fldCharType="begin"/>
      </w:r>
      <w:r w:rsidR="000136F8">
        <w:rPr>
          <w:rFonts w:ascii="Times New Roman" w:eastAsia="Times New Roman" w:hAnsi="Times New Roman" w:cs="Times New Roman"/>
          <w:sz w:val="24"/>
          <w:szCs w:val="24"/>
        </w:rPr>
        <w:instrText xml:space="preserve"> ADDIN ZOTERO_ITEM CSL_CITATION {"citationID":"vlaO7Okr","properties":{"formattedCitation":"(Youcefi et al., 2019)","plainCitation":"(Youcefi et al., 2019)","dontUpdate":true,"noteIndex":0},"citationItems":[{"id":884,"uris":["http://zotero.org/users/6254983/items/LU8JI24E"],"itemData":{"id":884,"type":"article-journal","container-title":"Bird Study","DOI":"10.1080/00063657.2019.1694487","ISSN":"0006-3657, 1944-6705","issue":"3","journalAbbreviation":"Bird Study","language":"en","page":"413-419","source":"DOI.org (Crossref)","title":"Weather conditions affect the collective roosting behaviour of the Cattle Egret &lt;i&gt;Bubulcus ibis&lt;/i&gt;","volume":"66","author":[{"family":"Youcefi","given":"Abdeldjalil"},{"family":"Baaloudj","given":"Affef"},{"family":"Zebsa","given":"Rabah"},{"family":"Mahdjoub","given":"Hayat"},{"family":"Bensakhri","given":"Zinette"},{"family":"Bensouilah","given":"Soufyane"},{"family":"Amari","given":"Hichem"},{"family":"Si Bachir","given":"Abdelkrim"},{"family":"Khelifa","given":"Rassim"}],"issued":{"date-parts":[["2019",7,3]]}}}],"schema":"https://github.com/citation-style-language/schema/raw/master/csl-citation.json"} </w:instrText>
      </w:r>
      <w:r w:rsidR="008411FC">
        <w:rPr>
          <w:rFonts w:ascii="Times New Roman" w:eastAsia="Times New Roman" w:hAnsi="Times New Roman" w:cs="Times New Roman"/>
          <w:sz w:val="24"/>
          <w:szCs w:val="24"/>
        </w:rPr>
        <w:fldChar w:fldCharType="separate"/>
      </w:r>
      <w:r w:rsidR="008411FC" w:rsidRPr="008411FC">
        <w:rPr>
          <w:rFonts w:ascii="Times New Roman" w:hAnsi="Times New Roman" w:cs="Times New Roman"/>
          <w:sz w:val="24"/>
        </w:rPr>
        <w:t>(</w:t>
      </w:r>
      <w:r w:rsidR="008411FC">
        <w:rPr>
          <w:rFonts w:ascii="Times New Roman" w:hAnsi="Times New Roman" w:cs="Times New Roman"/>
          <w:sz w:val="24"/>
        </w:rPr>
        <w:t xml:space="preserve">e.g., </w:t>
      </w:r>
      <w:r w:rsidR="008411FC" w:rsidRPr="008411FC">
        <w:rPr>
          <w:rFonts w:ascii="Times New Roman" w:hAnsi="Times New Roman" w:cs="Times New Roman"/>
          <w:sz w:val="24"/>
        </w:rPr>
        <w:t>Youcefi et al., 2019)</w:t>
      </w:r>
      <w:r w:rsidR="008411FC">
        <w:rPr>
          <w:rFonts w:ascii="Times New Roman" w:eastAsia="Times New Roman" w:hAnsi="Times New Roman" w:cs="Times New Roman"/>
          <w:sz w:val="24"/>
          <w:szCs w:val="24"/>
        </w:rPr>
        <w:fldChar w:fldCharType="end"/>
      </w:r>
      <w:r w:rsidR="003F0CA1">
        <w:rPr>
          <w:rFonts w:ascii="Times New Roman" w:eastAsia="Times New Roman" w:hAnsi="Times New Roman" w:cs="Times New Roman"/>
          <w:sz w:val="24"/>
          <w:szCs w:val="24"/>
        </w:rPr>
        <w:t>.</w:t>
      </w:r>
      <w:r w:rsidR="008411FC">
        <w:rPr>
          <w:rFonts w:ascii="Times New Roman" w:eastAsia="Times New Roman" w:hAnsi="Times New Roman" w:cs="Times New Roman"/>
          <w:sz w:val="24"/>
          <w:szCs w:val="24"/>
        </w:rPr>
        <w:t xml:space="preserve"> </w:t>
      </w:r>
      <w:r w:rsidR="003F38CB">
        <w:rPr>
          <w:rFonts w:ascii="Times New Roman" w:eastAsia="Times New Roman" w:hAnsi="Times New Roman" w:cs="Times New Roman"/>
          <w:sz w:val="24"/>
          <w:szCs w:val="24"/>
        </w:rPr>
        <w:t xml:space="preserve">These difference in dynamic </w:t>
      </w:r>
      <w:r w:rsidR="003F0CA1">
        <w:rPr>
          <w:rFonts w:ascii="Times New Roman" w:eastAsia="Times New Roman" w:hAnsi="Times New Roman" w:cs="Times New Roman"/>
          <w:sz w:val="24"/>
          <w:szCs w:val="24"/>
        </w:rPr>
        <w:t>of their feeding role and ecology make the results hard to extrapolate to landbirds.</w:t>
      </w:r>
      <w:r w:rsidR="008411FC">
        <w:rPr>
          <w:rFonts w:ascii="Times New Roman" w:eastAsia="Times New Roman" w:hAnsi="Times New Roman" w:cs="Times New Roman"/>
          <w:sz w:val="24"/>
          <w:szCs w:val="24"/>
        </w:rPr>
        <w:t xml:space="preserve"> </w:t>
      </w:r>
      <w:r w:rsidR="00DA5B01" w:rsidRPr="00AD0CC1">
        <w:rPr>
          <w:rFonts w:ascii="Times New Roman" w:eastAsia="Times New Roman" w:hAnsi="Times New Roman" w:cs="Times New Roman"/>
          <w:sz w:val="24"/>
          <w:szCs w:val="24"/>
        </w:rPr>
        <w:t>N</w:t>
      </w:r>
      <w:r w:rsidRPr="00AD0CC1">
        <w:rPr>
          <w:rFonts w:ascii="Times New Roman" w:eastAsia="Times New Roman" w:hAnsi="Times New Roman" w:cs="Times New Roman"/>
          <w:sz w:val="24"/>
          <w:szCs w:val="24"/>
        </w:rPr>
        <w:t>oteworthy, at the time of Beauchamp’s study, information on feeding guild, social behaviour and phylogeny were still limited. Access to new information offers the possibility to answer a similar yet more extensive research question to understand the evolutionary origins of this behaviour across different phylogenies.</w:t>
      </w:r>
    </w:p>
    <w:p w14:paraId="7BCC3818" w14:textId="3E7D29B8" w:rsidR="00046C1B" w:rsidRPr="00AD0CC1" w:rsidRDefault="00046C1B" w:rsidP="008411FC">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t>
      </w:r>
      <w:r w:rsidR="008411FC">
        <w:rPr>
          <w:rFonts w:ascii="Times New Roman" w:eastAsia="Times New Roman" w:hAnsi="Times New Roman" w:cs="Times New Roman"/>
          <w:sz w:val="24"/>
          <w:szCs w:val="24"/>
        </w:rPr>
        <w:t xml:space="preserve">Furthermore, several studies have focused their attention in using the ICH as the main mechanistic pathway of benefitting from CRB to increase foraging efficiency. </w:t>
      </w:r>
      <w:r w:rsidRPr="00AD0CC1">
        <w:rPr>
          <w:rFonts w:ascii="Times New Roman" w:eastAsia="Times New Roman" w:hAnsi="Times New Roman" w:cs="Times New Roman"/>
          <w:sz w:val="24"/>
          <w:szCs w:val="24"/>
        </w:rPr>
        <w:t xml:space="preserve">While these approaches help us understand the mechanistic of the ICH itself, it limits the scope to understand the overarching drivers underpinning CRB. From an </w:t>
      </w:r>
      <w:r w:rsidRPr="00AD0CC1">
        <w:rPr>
          <w:rFonts w:ascii="Times New Roman" w:eastAsia="Times New Roman" w:hAnsi="Times New Roman" w:cs="Times New Roman"/>
          <w:sz w:val="24"/>
          <w:szCs w:val="24"/>
        </w:rPr>
        <w:lastRenderedPageBreak/>
        <w:t xml:space="preserve">evolutionary perspective, the latter is important because it gives us information on the reliance of this behaviour for the fitness of </w:t>
      </w:r>
      <w:r w:rsidR="00664B3B" w:rsidRPr="00AD0CC1">
        <w:rPr>
          <w:rFonts w:ascii="Times New Roman" w:eastAsia="Times New Roman" w:hAnsi="Times New Roman" w:cs="Times New Roman"/>
          <w:sz w:val="24"/>
          <w:szCs w:val="24"/>
        </w:rPr>
        <w:t>individuals</w:t>
      </w:r>
      <w:r w:rsidR="008411FC">
        <w:rPr>
          <w:rFonts w:ascii="Times New Roman" w:eastAsia="Times New Roman" w:hAnsi="Times New Roman" w:cs="Times New Roman"/>
          <w:sz w:val="24"/>
          <w:szCs w:val="24"/>
        </w:rPr>
        <w:t xml:space="preserve"> regardless of how they achieve it</w:t>
      </w:r>
      <w:r w:rsidRPr="00AD0CC1">
        <w:rPr>
          <w:rFonts w:ascii="Times New Roman" w:eastAsia="Times New Roman" w:hAnsi="Times New Roman" w:cs="Times New Roman"/>
          <w:sz w:val="24"/>
          <w:szCs w:val="24"/>
        </w:rPr>
        <w:t xml:space="preserve">. Despite the seemingly importance of understanding the evolution of CRB, to the date, this question has not been tested yet on a broader taxonomic scale after Beauchamp’s study. These remaining unknowns open a new avenue for research, which are the aim of the present thesis. </w:t>
      </w:r>
    </w:p>
    <w:p w14:paraId="6D6AD563" w14:textId="77777777" w:rsidR="0063651C" w:rsidRDefault="0063651C" w:rsidP="00A734DA"/>
    <w:p w14:paraId="48559836" w14:textId="77777777" w:rsidR="00046C1B" w:rsidRPr="00AD0CC1" w:rsidRDefault="00046C1B" w:rsidP="00A734DA"/>
    <w:p w14:paraId="0915E9F4" w14:textId="77777777" w:rsidR="005369F1" w:rsidRPr="00AD0CC1" w:rsidRDefault="005369F1" w:rsidP="005369F1">
      <w:pPr>
        <w:pStyle w:val="Heading2"/>
        <w:spacing w:line="360" w:lineRule="auto"/>
        <w:jc w:val="both"/>
        <w:rPr>
          <w:rFonts w:ascii="Times New Roman" w:hAnsi="Times New Roman" w:cs="Times New Roman"/>
          <w:b/>
          <w:bCs/>
          <w:color w:val="auto"/>
          <w:sz w:val="24"/>
          <w:szCs w:val="24"/>
        </w:rPr>
      </w:pPr>
      <w:commentRangeStart w:id="34"/>
      <w:r w:rsidRPr="00AD0CC1">
        <w:rPr>
          <w:rFonts w:ascii="Times New Roman" w:hAnsi="Times New Roman" w:cs="Times New Roman"/>
          <w:b/>
          <w:bCs/>
          <w:color w:val="auto"/>
          <w:sz w:val="24"/>
          <w:szCs w:val="24"/>
        </w:rPr>
        <w:t>1.2 The unique nature of avian foraging ecology</w:t>
      </w:r>
      <w:commentRangeEnd w:id="34"/>
      <w:r w:rsidR="00AA06D7" w:rsidRPr="00AD0CC1">
        <w:rPr>
          <w:rStyle w:val="CommentReference"/>
          <w:rFonts w:asciiTheme="minorHAnsi" w:eastAsiaTheme="minorHAnsi" w:hAnsiTheme="minorHAnsi" w:cstheme="minorBidi"/>
          <w:color w:val="auto"/>
        </w:rPr>
        <w:commentReference w:id="34"/>
      </w:r>
    </w:p>
    <w:p w14:paraId="2AA847D8" w14:textId="39A62C61" w:rsidR="007C441F" w:rsidRDefault="005369F1" w:rsidP="005369F1">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A relevant question remains unanswered – why are birds an interesting study system to </w:t>
      </w:r>
      <w:r w:rsidR="0009545B" w:rsidRPr="00AD0CC1">
        <w:rPr>
          <w:rFonts w:ascii="Times New Roman" w:hAnsi="Times New Roman" w:cs="Times New Roman"/>
          <w:sz w:val="24"/>
          <w:szCs w:val="24"/>
        </w:rPr>
        <w:t>study communal roosting behaviour?</w:t>
      </w:r>
      <w:commentRangeStart w:id="35"/>
      <w:r w:rsidRPr="00AD0CC1">
        <w:rPr>
          <w:rFonts w:ascii="Times New Roman" w:hAnsi="Times New Roman" w:cs="Times New Roman"/>
          <w:sz w:val="24"/>
          <w:szCs w:val="24"/>
        </w:rPr>
        <w:t xml:space="preserve"> </w:t>
      </w:r>
      <w:commentRangeEnd w:id="35"/>
      <w:r w:rsidRPr="00AD0CC1">
        <w:rPr>
          <w:rStyle w:val="CommentReference"/>
        </w:rPr>
        <w:commentReference w:id="35"/>
      </w:r>
      <w:r w:rsidRPr="00AD0CC1">
        <w:rPr>
          <w:rFonts w:ascii="Times New Roman" w:hAnsi="Times New Roman" w:cs="Times New Roman"/>
          <w:sz w:val="24"/>
          <w:szCs w:val="24"/>
        </w:rPr>
        <w:t xml:space="preserve">The answer has both ecological and pragmatic rationales. </w:t>
      </w:r>
      <w:r w:rsidR="00193CD3" w:rsidRPr="00AD0CC1">
        <w:rPr>
          <w:rFonts w:ascii="Times New Roman" w:hAnsi="Times New Roman" w:cs="Times New Roman"/>
          <w:sz w:val="24"/>
          <w:szCs w:val="24"/>
        </w:rPr>
        <w:t xml:space="preserve">Firstly, the frequency of occurrence of communal roosting behaviour is </w:t>
      </w:r>
      <w:r w:rsidR="006B6C80">
        <w:rPr>
          <w:rFonts w:ascii="Times New Roman" w:hAnsi="Times New Roman" w:cs="Times New Roman"/>
          <w:sz w:val="24"/>
          <w:szCs w:val="24"/>
        </w:rPr>
        <w:t>among the highest than any</w:t>
      </w:r>
      <w:r w:rsidR="00193CD3" w:rsidRPr="00AD0CC1">
        <w:rPr>
          <w:rFonts w:ascii="Times New Roman" w:hAnsi="Times New Roman" w:cs="Times New Roman"/>
          <w:sz w:val="24"/>
          <w:szCs w:val="24"/>
        </w:rPr>
        <w:t xml:space="preserve"> other taxa. Birds, unlike most </w:t>
      </w:r>
      <w:commentRangeStart w:id="36"/>
      <w:r w:rsidR="00193CD3" w:rsidRPr="00AD0CC1">
        <w:rPr>
          <w:rFonts w:ascii="Times New Roman" w:hAnsi="Times New Roman" w:cs="Times New Roman"/>
          <w:sz w:val="24"/>
          <w:szCs w:val="24"/>
        </w:rPr>
        <w:t>mammals</w:t>
      </w:r>
      <w:commentRangeEnd w:id="36"/>
      <w:r w:rsidR="00193CD3" w:rsidRPr="00AD0CC1">
        <w:rPr>
          <w:rStyle w:val="CommentReference"/>
        </w:rPr>
        <w:commentReference w:id="36"/>
      </w:r>
      <w:r w:rsidR="00193CD3" w:rsidRPr="00AD0CC1">
        <w:rPr>
          <w:rFonts w:ascii="Times New Roman" w:hAnsi="Times New Roman" w:cs="Times New Roman"/>
          <w:sz w:val="24"/>
          <w:szCs w:val="24"/>
        </w:rPr>
        <w:t xml:space="preserve"> (with the exception of bats), have a greater capacity to navigate the landscape without being limited by terrestrial anthropogenic barriers. In fact, many birds rely on thermals or updrafts to gain elevation and velocity which allows them to travel long distances with little energy expenditure</w:t>
      </w:r>
      <w:r w:rsidR="000860A7">
        <w:rPr>
          <w:rFonts w:ascii="Times New Roman" w:hAnsi="Times New Roman" w:cs="Times New Roman"/>
          <w:sz w:val="24"/>
          <w:szCs w:val="24"/>
        </w:rPr>
        <w:t xml:space="preserve"> (</w:t>
      </w:r>
      <w:r w:rsidR="0001487D">
        <w:rPr>
          <w:rFonts w:ascii="Times New Roman" w:hAnsi="Times New Roman" w:cs="Times New Roman"/>
          <w:sz w:val="24"/>
          <w:szCs w:val="24"/>
        </w:rPr>
        <w:fldChar w:fldCharType="begin"/>
      </w:r>
      <w:r w:rsidR="0001487D">
        <w:rPr>
          <w:rFonts w:ascii="Times New Roman" w:hAnsi="Times New Roman" w:cs="Times New Roman"/>
          <w:sz w:val="24"/>
          <w:szCs w:val="24"/>
        </w:rPr>
        <w:instrText xml:space="preserve"> ADDIN ZOTERO_ITEM CSL_CITATION {"citationID":"GRBYQF36","properties":{"formattedCitation":"(H. J. Williams et al., 2020)","plainCitation":"(H. J. Williams et al., 2020)","noteIndex":0},"citationItems":[{"id":885,"uris":["http://zotero.org/users/6254983/items/FLKN6V77"],"itemData":{"id":885,"type":"article-journal","abstract":"Significance\n            Flapping flight is extremely costly for large birds, yet little is known about the conditions that force them to flap. We attached custom-made “flight recorders” to Andean condors, the world’s heaviest soaring birds, documenting every single wingbeat and when and how individuals gained altitude. Remarkably, condors flapped for only 1% of their flight time, specifically during takeoff and when close to the ground. This is particularly striking as the birds were immature. Thus, our results demonstrate that even inexperienced birds can cover vast distances over land without flapping. Overall, this can help explain how extinct birds with twice the wingspan of condors could have flown.\n          , \n            \n              Flight costs are predicted to vary with environmental conditions, and this should ultimately determine the movement capacity and distributions of large soaring birds. Despite this, little is known about how flight effort varies with environmental parameters. We deployed bio-logging devices on the world’s heaviest soaring bird, the Andean condor (\n              Vultur gryphus\n              ), to assess the extent to which these birds can operate without resorting to powered flight. Our records of individual wingbeats in &gt;216 h of flight show that condors can sustain soaring across a wide range of wind and thermal conditions, flapping for only 1% of their flight time. This is among the very lowest estimated movement costs in vertebrates. One bird even flew for &gt;5 h without flapping, covering </w:instrText>
      </w:r>
      <w:r w:rsidR="0001487D">
        <w:rPr>
          <w:rFonts w:ascii="Cambria Math" w:hAnsi="Cambria Math" w:cs="Cambria Math"/>
          <w:sz w:val="24"/>
          <w:szCs w:val="24"/>
        </w:rPr>
        <w:instrText>∼</w:instrText>
      </w:r>
      <w:r w:rsidR="0001487D">
        <w:rPr>
          <w:rFonts w:ascii="Times New Roman" w:hAnsi="Times New Roman" w:cs="Times New Roman"/>
          <w:sz w:val="24"/>
          <w:szCs w:val="24"/>
        </w:rPr>
        <w:instrText xml:space="preserve">172 km. Overall, &gt; 75% of flapping flight was associated with takeoffs. Movement between weak thermal updrafts at the start of the day also imposed a metabolic cost, with birds flapping toward the end of glides to reach ephemeral thermal updrafts. Nonetheless, the investment required was still remarkably low, and even in winter conditions with weak thermals, condors are only predicted to flap for </w:instrText>
      </w:r>
      <w:r w:rsidR="0001487D">
        <w:rPr>
          <w:rFonts w:ascii="Cambria Math" w:hAnsi="Cambria Math" w:cs="Cambria Math"/>
          <w:sz w:val="24"/>
          <w:szCs w:val="24"/>
        </w:rPr>
        <w:instrText>∼</w:instrText>
      </w:r>
      <w:r w:rsidR="0001487D">
        <w:rPr>
          <w:rFonts w:ascii="Times New Roman" w:hAnsi="Times New Roman" w:cs="Times New Roman"/>
          <w:sz w:val="24"/>
          <w:szCs w:val="24"/>
        </w:rPr>
        <w:instrText xml:space="preserve">2 s per kilometer. Therefore, the overall flight effort in the largest soaring birds appears to be constrained by the requirements for takeoff.","container-title":"Proceedings of the National Academy of Sciences","DOI":"10.1073/pnas.1907360117","ISSN":"0027-8424, 1091-6490","issue":"30","journalAbbreviation":"Proc. Natl. Acad. Sci. U.S.A.","language":"en","page":"17884-17890","source":"DOI.org (Crossref)","title":"Physical limits of flight performance in the heaviest soaring bird","volume":"117","author":[{"family":"Williams","given":"H. J."},{"family":"Shepard","given":"E. L. C."},{"family":"Holton","given":"Mark D."},{"family":"Alarcón","given":"P. A. E."},{"family":"Wilson","given":"R. P."},{"family":"Lambertucci","given":"S. A."}],"issued":{"date-parts":[["2020",7,28]]}}}],"schema":"https://github.com/citation-style-language/schema/raw/master/csl-citation.json"} </w:instrText>
      </w:r>
      <w:r w:rsidR="0001487D">
        <w:rPr>
          <w:rFonts w:ascii="Times New Roman" w:hAnsi="Times New Roman" w:cs="Times New Roman"/>
          <w:sz w:val="24"/>
          <w:szCs w:val="24"/>
        </w:rPr>
        <w:fldChar w:fldCharType="separate"/>
      </w:r>
      <w:r w:rsidR="0001487D" w:rsidRPr="0001487D">
        <w:rPr>
          <w:rFonts w:ascii="Times New Roman" w:hAnsi="Times New Roman" w:cs="Times New Roman"/>
          <w:sz w:val="24"/>
        </w:rPr>
        <w:t>Williams et al., 2020)</w:t>
      </w:r>
      <w:r w:rsidR="0001487D">
        <w:rPr>
          <w:rFonts w:ascii="Times New Roman" w:hAnsi="Times New Roman" w:cs="Times New Roman"/>
          <w:sz w:val="24"/>
          <w:szCs w:val="24"/>
        </w:rPr>
        <w:fldChar w:fldCharType="end"/>
      </w:r>
      <w:r w:rsidR="00193CD3" w:rsidRPr="00AD0CC1">
        <w:rPr>
          <w:rFonts w:ascii="Times New Roman" w:hAnsi="Times New Roman" w:cs="Times New Roman"/>
          <w:sz w:val="24"/>
          <w:szCs w:val="24"/>
        </w:rPr>
        <w:t>. This aided movement implies that flying long distances to feeding sources may not be an important limiting factor as compared to</w:t>
      </w:r>
      <w:r w:rsidR="000860A7">
        <w:rPr>
          <w:rFonts w:ascii="Times New Roman" w:hAnsi="Times New Roman" w:cs="Times New Roman"/>
          <w:sz w:val="24"/>
          <w:szCs w:val="24"/>
        </w:rPr>
        <w:t xml:space="preserve"> other</w:t>
      </w:r>
      <w:r w:rsidR="00193CD3" w:rsidRPr="00AD0CC1">
        <w:rPr>
          <w:rFonts w:ascii="Times New Roman" w:hAnsi="Times New Roman" w:cs="Times New Roman"/>
          <w:sz w:val="24"/>
          <w:szCs w:val="24"/>
        </w:rPr>
        <w:t xml:space="preserve"> terrestrial wildlife. </w:t>
      </w:r>
      <w:r w:rsidR="005F63AC" w:rsidRPr="00AD0CC1">
        <w:rPr>
          <w:rFonts w:ascii="Times New Roman" w:hAnsi="Times New Roman" w:cs="Times New Roman"/>
          <w:sz w:val="24"/>
          <w:szCs w:val="24"/>
        </w:rPr>
        <w:t>Why, then, the need for communal roosting</w:t>
      </w:r>
      <w:r w:rsidR="002B41B7" w:rsidRPr="00AD0CC1">
        <w:rPr>
          <w:rFonts w:ascii="Times New Roman" w:hAnsi="Times New Roman" w:cs="Times New Roman"/>
          <w:sz w:val="24"/>
          <w:szCs w:val="24"/>
        </w:rPr>
        <w:t xml:space="preserve"> instead of defending a territory</w:t>
      </w:r>
      <w:r w:rsidR="005F63AC" w:rsidRPr="00AD0CC1">
        <w:rPr>
          <w:rFonts w:ascii="Times New Roman" w:hAnsi="Times New Roman" w:cs="Times New Roman"/>
          <w:sz w:val="24"/>
          <w:szCs w:val="24"/>
        </w:rPr>
        <w:t xml:space="preserve">? It is inevitable to think that there are overlooked benefits to this behaviour. </w:t>
      </w:r>
    </w:p>
    <w:p w14:paraId="7981A4F7" w14:textId="50308F4E" w:rsidR="005F63AC" w:rsidRPr="00AD0CC1" w:rsidRDefault="005F63AC" w:rsidP="00E531F7">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Yet, </w:t>
      </w:r>
      <w:r w:rsidR="005B5843" w:rsidRPr="00AD0CC1">
        <w:rPr>
          <w:rFonts w:ascii="Times New Roman" w:hAnsi="Times New Roman" w:cs="Times New Roman"/>
          <w:sz w:val="24"/>
          <w:szCs w:val="24"/>
        </w:rPr>
        <w:t>despite their dispersal ability</w:t>
      </w:r>
      <w:r w:rsidRPr="00AD0CC1">
        <w:rPr>
          <w:rFonts w:ascii="Times New Roman" w:hAnsi="Times New Roman" w:cs="Times New Roman"/>
          <w:sz w:val="24"/>
          <w:szCs w:val="24"/>
        </w:rPr>
        <w:t xml:space="preserve">, birds </w:t>
      </w:r>
      <w:r w:rsidR="000B6115">
        <w:rPr>
          <w:rFonts w:ascii="Times New Roman" w:hAnsi="Times New Roman" w:cs="Times New Roman"/>
          <w:sz w:val="24"/>
          <w:szCs w:val="24"/>
        </w:rPr>
        <w:t xml:space="preserve">cannot forage </w:t>
      </w:r>
      <w:r w:rsidR="00F275A7">
        <w:rPr>
          <w:rFonts w:ascii="Times New Roman" w:hAnsi="Times New Roman" w:cs="Times New Roman"/>
          <w:sz w:val="24"/>
          <w:szCs w:val="24"/>
        </w:rPr>
        <w:t>relentlessly. If birds exceeded in their food intake,</w:t>
      </w:r>
      <w:r w:rsidR="00E50AA6">
        <w:rPr>
          <w:rFonts w:ascii="Times New Roman" w:hAnsi="Times New Roman" w:cs="Times New Roman"/>
          <w:sz w:val="24"/>
          <w:szCs w:val="24"/>
        </w:rPr>
        <w:t xml:space="preserve"> the increased amount of fat would increase metabolic costs of flying since additional</w:t>
      </w:r>
      <w:r w:rsidR="005D1195">
        <w:rPr>
          <w:rFonts w:ascii="Times New Roman" w:hAnsi="Times New Roman" w:cs="Times New Roman"/>
          <w:sz w:val="24"/>
          <w:szCs w:val="24"/>
        </w:rPr>
        <w:t xml:space="preserve"> muscles are being used</w:t>
      </w:r>
      <w:r w:rsidR="009D1327">
        <w:rPr>
          <w:rFonts w:ascii="Times New Roman" w:hAnsi="Times New Roman" w:cs="Times New Roman"/>
          <w:sz w:val="24"/>
          <w:szCs w:val="24"/>
        </w:rPr>
        <w:t xml:space="preserve"> </w:t>
      </w:r>
      <w:r w:rsidR="009D1327">
        <w:rPr>
          <w:rFonts w:ascii="Times New Roman" w:hAnsi="Times New Roman" w:cs="Times New Roman"/>
          <w:sz w:val="24"/>
          <w:szCs w:val="24"/>
        </w:rPr>
        <w:fldChar w:fldCharType="begin"/>
      </w:r>
      <w:r w:rsidR="009D1327">
        <w:rPr>
          <w:rFonts w:ascii="Times New Roman" w:hAnsi="Times New Roman" w:cs="Times New Roman"/>
          <w:sz w:val="24"/>
          <w:szCs w:val="24"/>
        </w:rPr>
        <w:instrText xml:space="preserve"> ADDIN ZOTERO_ITEM CSL_CITATION {"citationID":"4UuecWwh","properties":{"formattedCitation":"(Carrascal &amp; Polo, 2006)","plainCitation":"(Carrascal &amp; Polo, 2006)","noteIndex":0},"citationItems":[{"id":888,"uris":["http://zotero.org/users/6254983/items/W5SNND9Q"],"itemData":{"id":888,"type":"article-journal","container-title":"Animal Behaviour","DOI":"10.1016/j.anbehav.2005.11.027","ISSN":"00033472","issue":"3","journalAbbreviation":"Animal Behaviour","language":"en","page":"663-672","source":"DOI.org (Crossref)","title":"Effects of wing area reduction on winter body mass and foraging behaviour in coal tits: field and aviary experiments","title-short":"Effects of wing area reduction on winter body mass and foraging behaviour in coal tits","volume":"72","author":[{"family":"Carrascal","given":"Luis M."},{"family":"Polo","given":"Vicente"}],"issued":{"date-parts":[["2006",9]]}}}],"schema":"https://github.com/citation-style-language/schema/raw/master/csl-citation.json"} </w:instrText>
      </w:r>
      <w:r w:rsidR="009D1327">
        <w:rPr>
          <w:rFonts w:ascii="Times New Roman" w:hAnsi="Times New Roman" w:cs="Times New Roman"/>
          <w:sz w:val="24"/>
          <w:szCs w:val="24"/>
        </w:rPr>
        <w:fldChar w:fldCharType="separate"/>
      </w:r>
      <w:r w:rsidR="009D1327" w:rsidRPr="009D1327">
        <w:rPr>
          <w:rFonts w:ascii="Times New Roman" w:hAnsi="Times New Roman" w:cs="Times New Roman"/>
          <w:sz w:val="24"/>
        </w:rPr>
        <w:t>(Carrascal &amp; Polo, 2006)</w:t>
      </w:r>
      <w:r w:rsidR="009D1327">
        <w:rPr>
          <w:rFonts w:ascii="Times New Roman" w:hAnsi="Times New Roman" w:cs="Times New Roman"/>
          <w:sz w:val="24"/>
          <w:szCs w:val="24"/>
        </w:rPr>
        <w:fldChar w:fldCharType="end"/>
      </w:r>
      <w:r w:rsidR="005D1195">
        <w:rPr>
          <w:rFonts w:ascii="Times New Roman" w:hAnsi="Times New Roman" w:cs="Times New Roman"/>
          <w:sz w:val="24"/>
          <w:szCs w:val="24"/>
        </w:rPr>
        <w:t xml:space="preserve">. Thus, excessive foraging would </w:t>
      </w:r>
      <w:r w:rsidRPr="00AD0CC1">
        <w:rPr>
          <w:rFonts w:ascii="Times New Roman" w:hAnsi="Times New Roman" w:cs="Times New Roman"/>
          <w:sz w:val="24"/>
          <w:szCs w:val="24"/>
        </w:rPr>
        <w:t xml:space="preserve">compromise their flying abilities. </w:t>
      </w:r>
      <w:r w:rsidR="00D628B9">
        <w:rPr>
          <w:rFonts w:ascii="Times New Roman" w:hAnsi="Times New Roman" w:cs="Times New Roman"/>
          <w:sz w:val="24"/>
          <w:szCs w:val="24"/>
        </w:rPr>
        <w:t xml:space="preserve"> </w:t>
      </w:r>
      <w:r w:rsidRPr="00AD0CC1">
        <w:rPr>
          <w:rFonts w:ascii="Times New Roman" w:hAnsi="Times New Roman" w:cs="Times New Roman"/>
          <w:sz w:val="24"/>
          <w:szCs w:val="24"/>
        </w:rPr>
        <w:t xml:space="preserve">As such, cost-benefits of when and where to eat need to be carefully assessed before engaging in foraging. </w:t>
      </w:r>
      <w:r w:rsidR="00A502C5">
        <w:rPr>
          <w:rFonts w:ascii="Times New Roman" w:hAnsi="Times New Roman" w:cs="Times New Roman"/>
          <w:sz w:val="24"/>
          <w:szCs w:val="24"/>
        </w:rPr>
        <w:t>While actively defending a territory for foraging giv</w:t>
      </w:r>
      <w:r w:rsidR="00274D17">
        <w:rPr>
          <w:rFonts w:ascii="Times New Roman" w:hAnsi="Times New Roman" w:cs="Times New Roman"/>
          <w:sz w:val="24"/>
          <w:szCs w:val="24"/>
        </w:rPr>
        <w:t>es the individuals exclusive access to a resource,</w:t>
      </w:r>
      <w:r w:rsidR="001138B6">
        <w:rPr>
          <w:rFonts w:ascii="Times New Roman" w:hAnsi="Times New Roman" w:cs="Times New Roman"/>
          <w:sz w:val="24"/>
          <w:szCs w:val="24"/>
        </w:rPr>
        <w:t xml:space="preserve"> it</w:t>
      </w:r>
      <w:r w:rsidR="00F81B26">
        <w:rPr>
          <w:rFonts w:ascii="Times New Roman" w:hAnsi="Times New Roman" w:cs="Times New Roman"/>
          <w:sz w:val="24"/>
          <w:szCs w:val="24"/>
        </w:rPr>
        <w:t xml:space="preserve"> imp</w:t>
      </w:r>
      <w:r w:rsidR="00452FEB">
        <w:rPr>
          <w:rFonts w:ascii="Times New Roman" w:hAnsi="Times New Roman" w:cs="Times New Roman"/>
          <w:sz w:val="24"/>
          <w:szCs w:val="24"/>
        </w:rPr>
        <w:t xml:space="preserve">lies a high cost at all times, </w:t>
      </w:r>
      <w:r w:rsidR="00A71D01">
        <w:rPr>
          <w:rFonts w:ascii="Times New Roman" w:hAnsi="Times New Roman" w:cs="Times New Roman"/>
          <w:sz w:val="24"/>
          <w:szCs w:val="24"/>
        </w:rPr>
        <w:t>even</w:t>
      </w:r>
      <w:r w:rsidR="00452FEB">
        <w:rPr>
          <w:rFonts w:ascii="Times New Roman" w:hAnsi="Times New Roman" w:cs="Times New Roman"/>
          <w:sz w:val="24"/>
          <w:szCs w:val="24"/>
        </w:rPr>
        <w:t xml:space="preserve"> </w:t>
      </w:r>
      <w:r w:rsidR="00A71D01">
        <w:rPr>
          <w:rFonts w:ascii="Times New Roman" w:hAnsi="Times New Roman" w:cs="Times New Roman"/>
          <w:sz w:val="24"/>
          <w:szCs w:val="24"/>
        </w:rPr>
        <w:t>when</w:t>
      </w:r>
      <w:r w:rsidR="00452FEB">
        <w:rPr>
          <w:rFonts w:ascii="Times New Roman" w:hAnsi="Times New Roman" w:cs="Times New Roman"/>
          <w:sz w:val="24"/>
          <w:szCs w:val="24"/>
        </w:rPr>
        <w:t xml:space="preserve"> the resource is not </w:t>
      </w:r>
      <w:r w:rsidR="00A71D01">
        <w:rPr>
          <w:rFonts w:ascii="Times New Roman" w:hAnsi="Times New Roman" w:cs="Times New Roman"/>
          <w:sz w:val="24"/>
          <w:szCs w:val="24"/>
        </w:rPr>
        <w:t>being used.</w:t>
      </w:r>
      <w:r w:rsidR="00FD32E4">
        <w:rPr>
          <w:rFonts w:ascii="Times New Roman" w:hAnsi="Times New Roman" w:cs="Times New Roman"/>
          <w:sz w:val="24"/>
          <w:szCs w:val="24"/>
        </w:rPr>
        <w:t xml:space="preserve"> Thus,</w:t>
      </w:r>
      <w:r w:rsidR="000B2CC2">
        <w:rPr>
          <w:rFonts w:ascii="Times New Roman" w:hAnsi="Times New Roman" w:cs="Times New Roman"/>
          <w:sz w:val="24"/>
          <w:szCs w:val="24"/>
        </w:rPr>
        <w:t xml:space="preserve"> </w:t>
      </w:r>
      <w:r w:rsidR="00E043E4">
        <w:rPr>
          <w:rFonts w:ascii="Times New Roman" w:hAnsi="Times New Roman" w:cs="Times New Roman"/>
          <w:sz w:val="24"/>
          <w:szCs w:val="24"/>
        </w:rPr>
        <w:t xml:space="preserve">the use of </w:t>
      </w:r>
      <w:r w:rsidR="000B2CC2">
        <w:rPr>
          <w:rFonts w:ascii="Times New Roman" w:hAnsi="Times New Roman" w:cs="Times New Roman"/>
          <w:sz w:val="24"/>
          <w:szCs w:val="24"/>
        </w:rPr>
        <w:t xml:space="preserve">social information </w:t>
      </w:r>
      <w:r w:rsidR="00E043E4">
        <w:rPr>
          <w:rFonts w:ascii="Times New Roman" w:hAnsi="Times New Roman" w:cs="Times New Roman"/>
          <w:sz w:val="24"/>
          <w:szCs w:val="24"/>
        </w:rPr>
        <w:t>to find</w:t>
      </w:r>
      <w:r w:rsidR="000B2CC2">
        <w:rPr>
          <w:rFonts w:ascii="Times New Roman" w:hAnsi="Times New Roman" w:cs="Times New Roman"/>
          <w:sz w:val="24"/>
          <w:szCs w:val="24"/>
        </w:rPr>
        <w:t xml:space="preserve"> foraging patches</w:t>
      </w:r>
      <w:r w:rsidR="00E043E4">
        <w:rPr>
          <w:rFonts w:ascii="Times New Roman" w:hAnsi="Times New Roman" w:cs="Times New Roman"/>
          <w:sz w:val="24"/>
          <w:szCs w:val="24"/>
        </w:rPr>
        <w:t xml:space="preserve"> is an appealing</w:t>
      </w:r>
      <w:r w:rsidR="0059502C">
        <w:rPr>
          <w:rFonts w:ascii="Times New Roman" w:hAnsi="Times New Roman" w:cs="Times New Roman"/>
          <w:sz w:val="24"/>
          <w:szCs w:val="24"/>
        </w:rPr>
        <w:t xml:space="preserve"> low-cost strategy</w:t>
      </w:r>
      <w:r w:rsidR="00EE3037">
        <w:rPr>
          <w:rFonts w:ascii="Times New Roman" w:hAnsi="Times New Roman" w:cs="Times New Roman"/>
          <w:sz w:val="24"/>
          <w:szCs w:val="24"/>
        </w:rPr>
        <w:t xml:space="preserve"> without the need to compromise fly abilities, which ultimately</w:t>
      </w:r>
      <w:r w:rsidR="008C7231">
        <w:rPr>
          <w:rFonts w:ascii="Times New Roman" w:hAnsi="Times New Roman" w:cs="Times New Roman"/>
          <w:sz w:val="24"/>
          <w:szCs w:val="24"/>
        </w:rPr>
        <w:t xml:space="preserve"> would</w:t>
      </w:r>
      <w:r w:rsidR="00EE3037">
        <w:rPr>
          <w:rFonts w:ascii="Times New Roman" w:hAnsi="Times New Roman" w:cs="Times New Roman"/>
          <w:sz w:val="24"/>
          <w:szCs w:val="24"/>
        </w:rPr>
        <w:t xml:space="preserve"> </w:t>
      </w:r>
      <w:r w:rsidR="008C7231">
        <w:rPr>
          <w:rFonts w:ascii="Times New Roman" w:hAnsi="Times New Roman" w:cs="Times New Roman"/>
          <w:sz w:val="24"/>
          <w:szCs w:val="24"/>
        </w:rPr>
        <w:t>also increase</w:t>
      </w:r>
      <w:r w:rsidR="00EE3037">
        <w:rPr>
          <w:rFonts w:ascii="Times New Roman" w:hAnsi="Times New Roman" w:cs="Times New Roman"/>
          <w:sz w:val="24"/>
          <w:szCs w:val="24"/>
        </w:rPr>
        <w:t xml:space="preserve"> predation risk</w:t>
      </w:r>
      <w:r w:rsidR="00343A87">
        <w:rPr>
          <w:rFonts w:ascii="Times New Roman" w:hAnsi="Times New Roman" w:cs="Times New Roman"/>
          <w:sz w:val="24"/>
          <w:szCs w:val="24"/>
        </w:rPr>
        <w:t xml:space="preserve"> </w:t>
      </w:r>
      <w:r w:rsidR="00A33120">
        <w:rPr>
          <w:rFonts w:ascii="Times New Roman" w:hAnsi="Times New Roman" w:cs="Times New Roman"/>
          <w:sz w:val="24"/>
          <w:szCs w:val="24"/>
        </w:rPr>
        <w:fldChar w:fldCharType="begin"/>
      </w:r>
      <w:r w:rsidR="00A33120">
        <w:rPr>
          <w:rFonts w:ascii="Times New Roman" w:hAnsi="Times New Roman" w:cs="Times New Roman"/>
          <w:sz w:val="24"/>
          <w:szCs w:val="24"/>
        </w:rPr>
        <w:instrText xml:space="preserve"> ADDIN ZOTERO_ITEM CSL_CITATION {"citationID":"CptJxMP3","properties":{"formattedCitation":"(Bonter et al., 2013)","plainCitation":"(Bonter et al., 2013)","noteIndex":0},"citationItems":[{"id":889,"uris":["http://zotero.org/users/6254983/items/Z75WN4ZU"],"itemData":{"id":889,"type":"article-journal","abstract":"Daily patterns in the foraging behaviour of birds are assumed to balance the counteracting risks of predation and starvation. Predation risks are a function of the influence of weight on flight performance and foraging behaviours that may expose individuals to predators. Although recent research sheds light on daily patterns in weight gain, little data exist on daily foraging routines in free-living birds. In order to test the predictions of various hypotheses about daily patterns of foraging, we quantified the activity of four species of passerines in winter using radio-frequency identification receivers built into supplemental feeding stations. From records of 472 368 feeder visits by tagged birds, we found that birds generally started to feed before sunrise and continued to forage at a steady to increasing rate throughout the day. Foraging in most species terminated well before sunset, suggesting their required level of energy reserves was being reached before the end of the day. These results support the risk-spreading theorem over a long-standing hypothesis predicting bimodality in foraging behaviour purportedly driven by a trade-off between the risks of starvation and predation. Given the increased energetic demands experienced by birds during colder weather, our results suggest that birds' perceptions of risk are biased towards starvation avoidance in winter.","container-title":"Proceedings of the Royal Society B: Biological Sciences","DOI":"10.1098/rspb.2012.3087","ISSN":"0962-8452, 1471-2954","issue":"1760","journalAbbreviation":"Proc. R. Soc. B.","language":"en","page":"20123087","source":"DOI.org (Crossref)","title":"Daily foraging patterns in free-living birds: exploring the predation–starvation trade-off","title-short":"Daily foraging patterns in free-living birds","volume":"280","author":[{"family":"Bonter","given":"David N."},{"family":"Zuckerberg","given":"Benjamin"},{"family":"Sedgwick","given":"Carolyn W."},{"family":"Hochachka","given":"Wesley M."}],"issued":{"date-parts":[["2013",6,7]]}}}],"schema":"https://github.com/citation-style-language/schema/raw/master/csl-citation.json"} </w:instrText>
      </w:r>
      <w:r w:rsidR="00A33120">
        <w:rPr>
          <w:rFonts w:ascii="Times New Roman" w:hAnsi="Times New Roman" w:cs="Times New Roman"/>
          <w:sz w:val="24"/>
          <w:szCs w:val="24"/>
        </w:rPr>
        <w:fldChar w:fldCharType="separate"/>
      </w:r>
      <w:r w:rsidR="00A33120" w:rsidRPr="00A33120">
        <w:rPr>
          <w:rFonts w:ascii="Times New Roman" w:hAnsi="Times New Roman" w:cs="Times New Roman"/>
          <w:sz w:val="24"/>
        </w:rPr>
        <w:t>(Bonter et al., 2013)</w:t>
      </w:r>
      <w:r w:rsidR="00A33120">
        <w:rPr>
          <w:rFonts w:ascii="Times New Roman" w:hAnsi="Times New Roman" w:cs="Times New Roman"/>
          <w:sz w:val="24"/>
          <w:szCs w:val="24"/>
        </w:rPr>
        <w:fldChar w:fldCharType="end"/>
      </w:r>
      <w:r w:rsidR="0050778C">
        <w:rPr>
          <w:rFonts w:ascii="Times New Roman" w:hAnsi="Times New Roman" w:cs="Times New Roman"/>
          <w:sz w:val="24"/>
          <w:szCs w:val="24"/>
        </w:rPr>
        <w:t>.</w:t>
      </w:r>
      <w:r w:rsidR="002D10F6" w:rsidRPr="00AD0CC1">
        <w:rPr>
          <w:rFonts w:ascii="Times New Roman" w:hAnsi="Times New Roman" w:cs="Times New Roman"/>
          <w:sz w:val="24"/>
          <w:szCs w:val="24"/>
        </w:rPr>
        <w:t xml:space="preserve"> Perhaps the paradox of communal roosting lies in the proposed counterintuitive advantages of group foraging, as opposed to looking for resources individually.</w:t>
      </w:r>
    </w:p>
    <w:p w14:paraId="1FCAB521" w14:textId="475B9D94" w:rsidR="00E531F7" w:rsidRDefault="00B22820" w:rsidP="00332C0A">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In addition, </w:t>
      </w:r>
      <w:r w:rsidR="00171E41" w:rsidRPr="00AD0CC1">
        <w:rPr>
          <w:rFonts w:ascii="Times New Roman" w:hAnsi="Times New Roman" w:cs="Times New Roman"/>
          <w:sz w:val="24"/>
          <w:szCs w:val="24"/>
        </w:rPr>
        <w:t xml:space="preserve">birds have radiated to inhabit a wide array of regions and habitats, and have also adopted a diversity of diets and feeding strategies. </w:t>
      </w:r>
      <w:r w:rsidR="007824AE">
        <w:rPr>
          <w:rFonts w:ascii="Times New Roman" w:hAnsi="Times New Roman" w:cs="Times New Roman"/>
          <w:sz w:val="24"/>
          <w:szCs w:val="24"/>
        </w:rPr>
        <w:t xml:space="preserve">While </w:t>
      </w:r>
      <w:r w:rsidR="00F35CD8">
        <w:rPr>
          <w:rFonts w:ascii="Times New Roman" w:hAnsi="Times New Roman" w:cs="Times New Roman"/>
          <w:sz w:val="24"/>
          <w:szCs w:val="24"/>
        </w:rPr>
        <w:t>CRB is observed in many sister species and clades,</w:t>
      </w:r>
      <w:r w:rsidR="00E3083E">
        <w:rPr>
          <w:rFonts w:ascii="Times New Roman" w:hAnsi="Times New Roman" w:cs="Times New Roman"/>
          <w:sz w:val="24"/>
          <w:szCs w:val="24"/>
        </w:rPr>
        <w:t xml:space="preserve"> </w:t>
      </w:r>
      <w:r w:rsidR="00720A3F">
        <w:rPr>
          <w:rFonts w:ascii="Times New Roman" w:hAnsi="Times New Roman" w:cs="Times New Roman"/>
          <w:sz w:val="24"/>
          <w:szCs w:val="24"/>
        </w:rPr>
        <w:t>there are several examples of highly related species that have not evolved the same behaviour.</w:t>
      </w:r>
      <w:r w:rsidR="004844B0">
        <w:rPr>
          <w:rFonts w:ascii="Times New Roman" w:hAnsi="Times New Roman" w:cs="Times New Roman"/>
          <w:sz w:val="24"/>
          <w:szCs w:val="24"/>
        </w:rPr>
        <w:t xml:space="preserve"> CRB is also observed in species from different </w:t>
      </w:r>
      <w:r w:rsidR="004844B0" w:rsidRPr="00AD0CC1">
        <w:rPr>
          <w:rFonts w:ascii="Times New Roman" w:hAnsi="Times New Roman" w:cs="Times New Roman"/>
          <w:sz w:val="24"/>
          <w:szCs w:val="24"/>
        </w:rPr>
        <w:t>feeding guild</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strateg</w:t>
      </w:r>
      <w:r w:rsidR="004844B0">
        <w:rPr>
          <w:rFonts w:ascii="Times New Roman" w:hAnsi="Times New Roman" w:cs="Times New Roman"/>
          <w:sz w:val="24"/>
          <w:szCs w:val="24"/>
        </w:rPr>
        <w:t>ies</w:t>
      </w:r>
      <w:r w:rsidR="004844B0" w:rsidRPr="00AD0CC1">
        <w:rPr>
          <w:rFonts w:ascii="Times New Roman" w:hAnsi="Times New Roman" w:cs="Times New Roman"/>
          <w:sz w:val="24"/>
          <w:szCs w:val="24"/>
        </w:rPr>
        <w:t>, dietary type</w:t>
      </w:r>
      <w:r w:rsidR="004844B0">
        <w:rPr>
          <w:rFonts w:ascii="Times New Roman" w:hAnsi="Times New Roman" w:cs="Times New Roman"/>
          <w:sz w:val="24"/>
          <w:szCs w:val="24"/>
        </w:rPr>
        <w:t>s</w:t>
      </w:r>
      <w:r w:rsidR="004844B0" w:rsidRPr="00AD0CC1">
        <w:rPr>
          <w:rFonts w:ascii="Times New Roman" w:hAnsi="Times New Roman" w:cs="Times New Roman"/>
          <w:sz w:val="24"/>
          <w:szCs w:val="24"/>
        </w:rPr>
        <w:t xml:space="preserve">, </w:t>
      </w:r>
      <w:r w:rsidR="004844B0">
        <w:rPr>
          <w:rFonts w:ascii="Times New Roman" w:hAnsi="Times New Roman" w:cs="Times New Roman"/>
          <w:sz w:val="24"/>
          <w:szCs w:val="24"/>
        </w:rPr>
        <w:t xml:space="preserve">and </w:t>
      </w:r>
      <w:r w:rsidR="004844B0" w:rsidRPr="00AD0CC1">
        <w:rPr>
          <w:rFonts w:ascii="Times New Roman" w:hAnsi="Times New Roman" w:cs="Times New Roman"/>
          <w:sz w:val="24"/>
          <w:szCs w:val="24"/>
        </w:rPr>
        <w:t>region</w:t>
      </w:r>
      <w:r w:rsidR="004844B0">
        <w:rPr>
          <w:rFonts w:ascii="Times New Roman" w:hAnsi="Times New Roman" w:cs="Times New Roman"/>
          <w:sz w:val="24"/>
          <w:szCs w:val="24"/>
        </w:rPr>
        <w:t>s, however</w:t>
      </w:r>
      <w:r w:rsidR="00181323">
        <w:rPr>
          <w:rFonts w:ascii="Times New Roman" w:hAnsi="Times New Roman" w:cs="Times New Roman"/>
          <w:sz w:val="24"/>
          <w:szCs w:val="24"/>
        </w:rPr>
        <w:t>, the persistence of the behaviour in each of these groups may not be at random</w:t>
      </w:r>
      <w:r w:rsidR="001F3EAE">
        <w:rPr>
          <w:rFonts w:ascii="Times New Roman" w:hAnsi="Times New Roman" w:cs="Times New Roman"/>
          <w:sz w:val="24"/>
          <w:szCs w:val="24"/>
        </w:rPr>
        <w:t xml:space="preserve"> but instead have a biologic foundation</w:t>
      </w:r>
      <w:r w:rsidR="00171E41" w:rsidRPr="00AD0CC1">
        <w:rPr>
          <w:rFonts w:ascii="Times New Roman" w:hAnsi="Times New Roman" w:cs="Times New Roman"/>
          <w:sz w:val="24"/>
          <w:szCs w:val="24"/>
        </w:rPr>
        <w:t xml:space="preserve">. In fact, </w:t>
      </w:r>
      <w:r w:rsidR="005F63AC" w:rsidRPr="00AD0CC1">
        <w:rPr>
          <w:rFonts w:ascii="Times New Roman" w:hAnsi="Times New Roman" w:cs="Times New Roman"/>
          <w:sz w:val="24"/>
          <w:szCs w:val="24"/>
        </w:rPr>
        <w:t>this behaviour has evolved in species that do not share a common ancestor (e.g., Old World and New World vultures).</w:t>
      </w:r>
      <w:r w:rsidR="005B5843" w:rsidRPr="00AD0CC1">
        <w:rPr>
          <w:rFonts w:ascii="Times New Roman" w:hAnsi="Times New Roman" w:cs="Times New Roman"/>
          <w:sz w:val="24"/>
          <w:szCs w:val="24"/>
        </w:rPr>
        <w:t xml:space="preserve"> </w:t>
      </w:r>
      <w:r w:rsidR="00171E41" w:rsidRPr="00AD0CC1">
        <w:rPr>
          <w:rFonts w:ascii="Times New Roman" w:hAnsi="Times New Roman" w:cs="Times New Roman"/>
          <w:sz w:val="24"/>
          <w:szCs w:val="24"/>
        </w:rPr>
        <w:t>Altogether, these lines of evidence suggest that there are factors that are favoring the evolution of this behaviour.</w:t>
      </w:r>
      <w:r w:rsidR="00E531F7">
        <w:rPr>
          <w:rFonts w:ascii="Times New Roman" w:hAnsi="Times New Roman" w:cs="Times New Roman"/>
          <w:sz w:val="24"/>
          <w:szCs w:val="24"/>
        </w:rPr>
        <w:t xml:space="preserve"> </w:t>
      </w:r>
    </w:p>
    <w:p w14:paraId="15FC0FB3" w14:textId="77777777" w:rsidR="001716FD" w:rsidRDefault="001716FD" w:rsidP="00332C0A">
      <w:pPr>
        <w:spacing w:line="360" w:lineRule="auto"/>
        <w:ind w:firstLine="720"/>
        <w:jc w:val="both"/>
      </w:pPr>
    </w:p>
    <w:p w14:paraId="00109348" w14:textId="76BBFC1B" w:rsidR="00D624C2"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1.3 Movement ecology and </w:t>
      </w:r>
      <w:r w:rsidR="00AD3EB7" w:rsidRPr="00332C0A">
        <w:rPr>
          <w:rFonts w:ascii="Times New Roman" w:hAnsi="Times New Roman" w:cs="Times New Roman"/>
          <w:b/>
          <w:bCs/>
          <w:color w:val="auto"/>
          <w:sz w:val="24"/>
          <w:szCs w:val="24"/>
          <w:highlight w:val="yellow"/>
        </w:rPr>
        <w:t>CRB?</w:t>
      </w:r>
    </w:p>
    <w:p w14:paraId="58E9BC0A" w14:textId="4065FC65" w:rsidR="00D624C2" w:rsidRDefault="0056389C" w:rsidP="00C77D21">
      <w:pPr>
        <w:spacing w:line="360" w:lineRule="auto"/>
        <w:ind w:firstLine="720"/>
        <w:jc w:val="both"/>
        <w:rPr>
          <w:ins w:id="37" w:author="sandra cuadros" w:date="2025-06-30T15:02:00Z" w16du:dateUtc="2025-06-30T22:02:00Z"/>
          <w:rFonts w:ascii="Times New Roman" w:hAnsi="Times New Roman" w:cs="Times New Roman"/>
          <w:sz w:val="24"/>
          <w:szCs w:val="24"/>
        </w:rPr>
      </w:pPr>
      <w:r>
        <w:rPr>
          <w:rFonts w:ascii="Times New Roman" w:eastAsia="Times New Roman" w:hAnsi="Times New Roman" w:cs="Times New Roman"/>
          <w:sz w:val="24"/>
          <w:szCs w:val="24"/>
        </w:rPr>
        <w:t xml:space="preserve">The </w:t>
      </w:r>
      <w:r w:rsidRPr="00AD0CC1">
        <w:rPr>
          <w:rFonts w:ascii="Times New Roman" w:hAnsi="Times New Roman" w:cs="Times New Roman"/>
          <w:sz w:val="24"/>
          <w:szCs w:val="24"/>
        </w:rPr>
        <w:t>advance of tracking technology</w:t>
      </w:r>
      <w:r w:rsidRPr="00AD0CC1" w:rsidDel="00D95F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has significantly enhanced our opportunity to study wildlife movement ecology and behaviour </w:t>
      </w:r>
      <w:r w:rsidR="00824852">
        <w:rPr>
          <w:rFonts w:ascii="Times New Roman" w:eastAsia="Times New Roman" w:hAnsi="Times New Roman" w:cs="Times New Roman"/>
          <w:sz w:val="24"/>
          <w:szCs w:val="24"/>
        </w:rPr>
        <w:fldChar w:fldCharType="begin"/>
      </w:r>
      <w:r w:rsidR="00824852">
        <w:rPr>
          <w:rFonts w:ascii="Times New Roman" w:eastAsia="Times New Roman" w:hAnsi="Times New Roman" w:cs="Times New Roman"/>
          <w:sz w:val="24"/>
          <w:szCs w:val="24"/>
        </w:rPr>
        <w:instrText xml:space="preserve"> ADDIN ZOTERO_ITEM CSL_CITATION {"citationID":"uHdCUzsr","properties":{"formattedCitation":"(Kays et al., 2015)","plainCitation":"(Kays et al., 2015)","noteIndex":0},"citationItems":[{"id":6,"uris":["http://zotero.org/users/6254983/items/TCP2YUQX"],"itemData":{"id":6,"type":"article-journal","abstract":"A brave new world with a wider view\n            \n              Researchers have long attempted to follow animals as they move through their environment. Until relatively recently, however, such efforts were limited to short distances and times in species large enough to carry large batteries and transmitters. New technologies have opened up new frontiers in animal tracking remote data collection. Hussey\n              et al.\n              review the unique directions such efforts have taken for marine systems, while Kays\n              et al.\n              review recent advances for terrestrial species. We have entered a new era of animal ecology, where animals act as both subjects and samplers of their environments.\n            \n            \n              Science\n              , this issue\n              10.1126/science.1255642\n              ,\n              10.1126/science.aaa2478\n            \n          , \n            \n              BACKGROUND\n              The movement of animals makes them fascinating but difficult study subjects. Animal movements underpin many biological phenomena, and understanding them is critical for applications in conservation, health, and food. Traditional approaches to animal tracking used field biologists wielding antennas to record a few dozen locations per animal, revealing only the most general patterns of animal space use. The advent of satellite tracking automated this process, but initially was limited to larger animals and increased the resolution of trajectories to only a few hundred locations per animal. The last few years have shown exponential improvement in tracking technology, leading to smaller tracking devices that can return millions of movement steps for ever-smaller animals. Finally, we have a tool that returns high-resolution data that reveal the detailed facets of animal movement and its many implications for biodiversity, animal ecology, behavior, and ecosystem function.\n            \n            \n              ADVANCES\n              Improved technology has brought animal tracking into the realm of big data, not only through high-resolution movement trajectories, but also through the addition of other on-animal sensors and the integration of remote sensing data about the environment through which these animals are moving. These new data are opening up a breadth of new scientific questions about ecology, evolution, and physiology and enable the use of animals as sensors of the environment. High–temporal resolution movement data also can document brief but important contacts between animals, creating new opportunities to study social networks, as well as interspecific interactions such as competition and predation. With solar panels keeping batteries charged, “lifetime” tracks can now be collected for some species, while broader approaches are aiming for species-wide sampling across multiple populations. Miniaturized tags also help reduce the impact of the devices on the study subjects, improving animal welfare and scientific results. As in other disciplines, the explosion of data volume and variety has created new challenges and opportunities for information management, integration, and analysis. In an exciting interdisciplinary push, biologists, statisticians, and computer scientists have begun to develop new tools that are already leading to new insights and scientific breakthroughs.\n            \n            \n              OUTLOOK\n              We suggest that a golden age of animal tracking science has begun and that the upcoming years will be a time of unprecedented exciting discoveries. Technology continues to improve our ability to track animals, with the promise of smaller tags collecting more data, less invasively, on a greater variety of animals. The big-data tracking studies that are just now being pioneered will become commonplace. If analytical developments can keep pace, the field will be able to develop real-time predictive models that integrate habitat preferences, movement abilities, sensory capacities, and animal memories into movement forecasts. The unique perspective offered by big-data animal tracking enables a new view of animals as naturally evolved sensors of environment, which we think has the potential to help us monitor the planet in completely new ways. A massive multi-individual monitoring program would allow a quorum sensing of our planet, using a variety of species to tap into the diversity of senses that have evolved across animal groups, providing new insight on our world through the sixth sense of the global animal collective. We expect that the field will soon reach a transformational point where these studies do more than inform us about particular species of animals, but allow the animals to teach us about the world.\n              \n                \n                  Big-data animal tracking.\n                  The red trajectory shows how studies can now track animals with unprecedented detail, allowing researchers to predict the causes and consequences of movements, and animals to become environmental sensors. Multisensor tracking tags monitor movement, behavior, physiology, and environmental context. Geo- and biosciences merge now using a multitude of remote-sensing data. Understanding how social and interspecific interactions affect movement is the next big frontier.\n                \n                \n              \n            \n          , \n            Moving animals connect our world, spreading pollen, seeds, nutrients, and parasites as they go about the their daily lives. Recent integration of high-resolution Global Positioning System and other sensors into miniaturized tracking tags has dramatically improved our ability to describe animal movement. This has created opportunities and challenges that parallel big data transformations in other fields and has rapidly advanced animal ecology and physiology. New analytical approaches, combined with remotely sensed or modeled environmental information, have opened up a host of new questions on the causes of movement and its consequences for individuals, populations, and ecosystems. Simultaneous tracking of multiple animals is leading to new insights on species interactions and, scaled up, may enable distributed monitoring of both animals and our changing environment.","container-title":"Science","DOI":"10.1126/science.aaa2478","ISSN":"0036-8075, 1095-9203","issue":"6240","journalAbbreviation":"Science","language":"en","page":"aaa2478","source":"DOI.org (Crossref)","title":"Terrestrial animal tracking as an eye on life and planet","volume":"348","author":[{"family":"Kays","given":"Roland"},{"family":"Crofoot","given":"Margaret C."},{"family":"Jetz","given":"Walter"},{"family":"Wikelski","given":"Martin"}],"issued":{"date-parts":[["2015",6,12]]}}}],"schema":"https://github.com/citation-style-language/schema/raw/master/csl-citation.json"} </w:instrText>
      </w:r>
      <w:r w:rsidR="00824852">
        <w:rPr>
          <w:rFonts w:ascii="Times New Roman" w:eastAsia="Times New Roman" w:hAnsi="Times New Roman" w:cs="Times New Roman"/>
          <w:sz w:val="24"/>
          <w:szCs w:val="24"/>
        </w:rPr>
        <w:fldChar w:fldCharType="separate"/>
      </w:r>
      <w:r w:rsidR="00824852" w:rsidRPr="00824852">
        <w:rPr>
          <w:rFonts w:ascii="Times New Roman" w:hAnsi="Times New Roman" w:cs="Times New Roman"/>
          <w:sz w:val="24"/>
        </w:rPr>
        <w:t>(Kays et al., 2015)</w:t>
      </w:r>
      <w:r w:rsidR="0082485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824852" w:rsidRPr="00AD0CC1">
        <w:rPr>
          <w:rFonts w:ascii="Times New Roman" w:hAnsi="Times New Roman" w:cs="Times New Roman"/>
          <w:sz w:val="24"/>
          <w:szCs w:val="24"/>
        </w:rPr>
        <w:t>For example, in mammals GPS data have been used to determine foraging based on velocities of movement (see Owen-Smith et al. 2012). Furthermore, using long-term data allows us to make predictions of important feeding grounds, especially for territorial species. Another study done with storks (</w:t>
      </w:r>
      <w:r w:rsidR="00824852" w:rsidRPr="00AD0CC1">
        <w:rPr>
          <w:rFonts w:ascii="Times New Roman" w:hAnsi="Times New Roman" w:cs="Times New Roman"/>
          <w:i/>
          <w:iCs/>
          <w:sz w:val="24"/>
          <w:szCs w:val="24"/>
        </w:rPr>
        <w:t xml:space="preserve">Ciconia </w:t>
      </w:r>
      <w:proofErr w:type="spellStart"/>
      <w:r w:rsidR="00824852" w:rsidRPr="00AD0CC1">
        <w:rPr>
          <w:rFonts w:ascii="Times New Roman" w:hAnsi="Times New Roman" w:cs="Times New Roman"/>
          <w:i/>
          <w:iCs/>
          <w:sz w:val="24"/>
          <w:szCs w:val="24"/>
        </w:rPr>
        <w:t>ciconia</w:t>
      </w:r>
      <w:proofErr w:type="spellEnd"/>
      <w:r w:rsidR="00824852" w:rsidRPr="00AD0CC1">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00824852" w:rsidRPr="00AD0CC1">
        <w:rPr>
          <w:rFonts w:ascii="Times New Roman" w:hAnsi="Times New Roman" w:cs="Times New Roman"/>
          <w:sz w:val="24"/>
          <w:szCs w:val="24"/>
        </w:rPr>
        <w:t>Perrig</w:t>
      </w:r>
      <w:proofErr w:type="spellEnd"/>
      <w:r w:rsidR="00824852" w:rsidRPr="00AD0CC1">
        <w:rPr>
          <w:rFonts w:ascii="Times New Roman" w:hAnsi="Times New Roman" w:cs="Times New Roman"/>
          <w:sz w:val="24"/>
          <w:szCs w:val="24"/>
        </w:rPr>
        <w:t xml:space="preserve"> et al. (2020) used GPS locations to identify probable foraging areas based on distance from roosting sites, velocity values and time of the day. </w:t>
      </w:r>
      <w:r w:rsidR="0009017F">
        <w:rPr>
          <w:rFonts w:ascii="Times New Roman" w:hAnsi="Times New Roman" w:cs="Times New Roman"/>
          <w:sz w:val="24"/>
          <w:szCs w:val="24"/>
        </w:rPr>
        <w:t xml:space="preserve">The list goes on, with countless examples on how tracking data has not only generated knowledge of the ecology of species but also provided strong foundations for conservation. </w:t>
      </w:r>
    </w:p>
    <w:p w14:paraId="7DCC6239" w14:textId="77777777" w:rsidR="00C77D21" w:rsidRPr="00AD0CC1" w:rsidRDefault="00C77D21" w:rsidP="00C77D21">
      <w:pPr>
        <w:spacing w:line="360" w:lineRule="auto"/>
        <w:ind w:firstLine="720"/>
        <w:jc w:val="both"/>
        <w:rPr>
          <w:rFonts w:ascii="Times New Roman" w:hAnsi="Times New Roman" w:cs="Times New Roman"/>
          <w:i/>
          <w:iCs/>
          <w:sz w:val="24"/>
          <w:szCs w:val="24"/>
        </w:rPr>
      </w:pPr>
    </w:p>
    <w:p w14:paraId="276715E4" w14:textId="07C0DF2C" w:rsidR="00C13CCF"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1.</w:t>
      </w:r>
      <w:r w:rsidR="00F4077F" w:rsidRPr="00AD0CC1">
        <w:rPr>
          <w:rFonts w:ascii="Times New Roman" w:hAnsi="Times New Roman" w:cs="Times New Roman"/>
          <w:b/>
          <w:bCs/>
          <w:color w:val="auto"/>
          <w:sz w:val="24"/>
          <w:szCs w:val="24"/>
        </w:rPr>
        <w:t>4</w:t>
      </w:r>
      <w:r w:rsidRPr="00AD0CC1">
        <w:rPr>
          <w:rFonts w:ascii="Times New Roman" w:hAnsi="Times New Roman" w:cs="Times New Roman"/>
          <w:b/>
          <w:bCs/>
          <w:color w:val="auto"/>
          <w:sz w:val="24"/>
          <w:szCs w:val="24"/>
        </w:rPr>
        <w:t xml:space="preserve"> </w:t>
      </w:r>
      <w:r w:rsidR="00C13CCF" w:rsidRPr="00AD0CC1">
        <w:rPr>
          <w:rFonts w:ascii="Times New Roman" w:hAnsi="Times New Roman" w:cs="Times New Roman"/>
          <w:b/>
          <w:bCs/>
          <w:color w:val="auto"/>
          <w:sz w:val="24"/>
          <w:szCs w:val="24"/>
        </w:rPr>
        <w:t xml:space="preserve">Biological variables as potential explanations of </w:t>
      </w:r>
      <w:r w:rsidR="00355E75" w:rsidRPr="00AD0CC1">
        <w:rPr>
          <w:rFonts w:ascii="Times New Roman" w:hAnsi="Times New Roman" w:cs="Times New Roman"/>
          <w:b/>
          <w:bCs/>
          <w:color w:val="auto"/>
          <w:sz w:val="24"/>
          <w:szCs w:val="24"/>
        </w:rPr>
        <w:t xml:space="preserve">the origins of </w:t>
      </w:r>
      <w:r w:rsidR="00C13CCF" w:rsidRPr="00AD0CC1">
        <w:rPr>
          <w:rFonts w:ascii="Times New Roman" w:hAnsi="Times New Roman" w:cs="Times New Roman"/>
          <w:b/>
          <w:bCs/>
          <w:color w:val="auto"/>
          <w:sz w:val="24"/>
          <w:szCs w:val="24"/>
        </w:rPr>
        <w:t>CRB</w:t>
      </w:r>
    </w:p>
    <w:p w14:paraId="19DFA1E1" w14:textId="4572478F" w:rsidR="00D624C2" w:rsidRPr="00AD0CC1" w:rsidRDefault="00C13CCF"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t xml:space="preserve">1.4.1 </w:t>
      </w:r>
      <w:r w:rsidR="00D624C2" w:rsidRPr="00AD0CC1">
        <w:rPr>
          <w:rFonts w:ascii="Times New Roman" w:hAnsi="Times New Roman" w:cs="Times New Roman"/>
          <w:b/>
          <w:bCs/>
          <w:color w:val="auto"/>
          <w:sz w:val="24"/>
          <w:szCs w:val="24"/>
        </w:rPr>
        <w:t xml:space="preserve">Memory and </w:t>
      </w:r>
      <w:r w:rsidR="00F4077F" w:rsidRPr="00AD0CC1">
        <w:rPr>
          <w:rFonts w:ascii="Times New Roman" w:hAnsi="Times New Roman" w:cs="Times New Roman"/>
          <w:b/>
          <w:bCs/>
          <w:color w:val="auto"/>
          <w:sz w:val="24"/>
          <w:szCs w:val="24"/>
        </w:rPr>
        <w:t>CRB</w:t>
      </w:r>
    </w:p>
    <w:p w14:paraId="1E4D4BCB" w14:textId="77777777" w:rsidR="00F4077F" w:rsidRPr="00AD0CC1" w:rsidRDefault="00D624C2" w:rsidP="00D624C2">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AD0CC1">
        <w:rPr>
          <w:rFonts w:ascii="Times New Roman" w:eastAsia="Calibri" w:hAnsi="Times New Roman" w:cs="Times New Roman"/>
          <w:sz w:val="24"/>
          <w:szCs w:val="24"/>
        </w:rPr>
        <w:t>e.g., Berberi et al. 2023)</w:t>
      </w:r>
      <w:r w:rsidRPr="00AD0CC1">
        <w:rPr>
          <w:rFonts w:ascii="Times New Roman" w:hAnsi="Times New Roman" w:cs="Times New Roman"/>
          <w:sz w:val="24"/>
          <w:szCs w:val="24"/>
        </w:rPr>
        <w:t xml:space="preserve">. The process of acquiring this information, processing it and use it to make decisions is referred to as learning (Rolls, 2014; Anderson, 2015; Dukas, 2017, </w:t>
      </w:r>
      <w:proofErr w:type="spellStart"/>
      <w:r w:rsidRPr="00AD0CC1">
        <w:rPr>
          <w:rFonts w:ascii="Times New Roman" w:hAnsi="Times New Roman" w:cs="Times New Roman"/>
          <w:sz w:val="24"/>
          <w:szCs w:val="24"/>
        </w:rPr>
        <w:t>Kashetsky</w:t>
      </w:r>
      <w:proofErr w:type="spellEnd"/>
      <w:r w:rsidRPr="00AD0CC1">
        <w:rPr>
          <w:rFonts w:ascii="Times New Roman" w:hAnsi="Times New Roman" w:cs="Times New Roman"/>
          <w:sz w:val="24"/>
          <w:szCs w:val="24"/>
        </w:rPr>
        <w:t xml:space="preserve"> et al. 2021), and the term used for information retention is called memory (Rolls, 2014; Anderson, 2015; Dukas, 2017). This acquisition of knowledge is then used to evaluate whether to execute specific actions. For instance, </w:t>
      </w:r>
      <w:r w:rsidRPr="00AD0CC1">
        <w:rPr>
          <w:rFonts w:ascii="Times New Roman" w:hAnsi="Times New Roman" w:cs="Times New Roman"/>
          <w:sz w:val="24"/>
          <w:szCs w:val="24"/>
        </w:rPr>
        <w:lastRenderedPageBreak/>
        <w:t xml:space="preserve">an individual may decide whether or not to access a foraging area based on an assessment of the costs and benefits of doing so. Repeating this process and assessing the decision based on these costs or benefits suggest a learning process. Only recently has the field of movement ecology increased consideration of learning as part of animal decision-making when navigating the landscape (Fagan et al., 2013, 2017; Avgar et al., 2015; Lewis et al., 2021). For example, a study by </w:t>
      </w:r>
      <w:proofErr w:type="spellStart"/>
      <w:r w:rsidRPr="00AD0CC1">
        <w:rPr>
          <w:rFonts w:ascii="Times New Roman" w:hAnsi="Times New Roman" w:cs="Times New Roman"/>
          <w:sz w:val="24"/>
          <w:szCs w:val="24"/>
        </w:rPr>
        <w:t>Ranc</w:t>
      </w:r>
      <w:proofErr w:type="spellEnd"/>
      <w:r w:rsidRPr="00AD0CC1">
        <w:rPr>
          <w:rFonts w:ascii="Times New Roman" w:hAnsi="Times New Roman" w:cs="Times New Roman"/>
          <w:sz w:val="24"/>
          <w:szCs w:val="24"/>
        </w:rPr>
        <w:t xml:space="preserve"> et al. 2020 showed that memory played an important role in movement patterns for reintroduced roe deer (</w:t>
      </w:r>
      <w:r w:rsidRPr="00AD0CC1">
        <w:rPr>
          <w:rFonts w:ascii="Times New Roman" w:hAnsi="Times New Roman" w:cs="Times New Roman"/>
          <w:i/>
          <w:iCs/>
          <w:sz w:val="24"/>
          <w:szCs w:val="24"/>
        </w:rPr>
        <w:t>Capreolus capreolus</w:t>
      </w:r>
      <w:r w:rsidRPr="00AD0CC1">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Pr="00AD0CC1">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Pr="00AD0CC1">
        <w:rPr>
          <w:rFonts w:ascii="Times New Roman" w:eastAsia="Times New Roman" w:hAnsi="Times New Roman" w:cs="Times New Roman"/>
          <w:sz w:val="24"/>
          <w:szCs w:val="24"/>
        </w:rPr>
        <w:t>Moorter</w:t>
      </w:r>
      <w:proofErr w:type="spellEnd"/>
      <w:r w:rsidRPr="00AD0CC1">
        <w:rPr>
          <w:rFonts w:ascii="Times New Roman" w:eastAsia="Times New Roman" w:hAnsi="Times New Roman" w:cs="Times New Roman"/>
          <w:sz w:val="24"/>
          <w:szCs w:val="24"/>
        </w:rPr>
        <w:t xml:space="preserve"> et al. 2009, </w:t>
      </w:r>
      <w:proofErr w:type="spellStart"/>
      <w:r w:rsidRPr="00AD0CC1">
        <w:rPr>
          <w:rFonts w:ascii="Times New Roman" w:eastAsia="Times New Roman" w:hAnsi="Times New Roman" w:cs="Times New Roman"/>
          <w:sz w:val="24"/>
          <w:szCs w:val="24"/>
        </w:rPr>
        <w:t>Börger</w:t>
      </w:r>
      <w:proofErr w:type="spellEnd"/>
      <w:r w:rsidRPr="00AD0CC1">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w:t>
      </w:r>
    </w:p>
    <w:p w14:paraId="3351EAD6" w14:textId="4339DFD8" w:rsidR="00D624C2" w:rsidRPr="00AD0CC1" w:rsidRDefault="00D624C2" w:rsidP="00F4077F">
      <w:pPr>
        <w:spacing w:line="360" w:lineRule="auto"/>
        <w:ind w:firstLine="720"/>
        <w:jc w:val="both"/>
        <w:rPr>
          <w:rFonts w:ascii="Times New Roman" w:hAnsi="Times New Roman" w:cs="Times New Roman"/>
          <w:i/>
          <w:iCs/>
          <w:sz w:val="24"/>
          <w:szCs w:val="24"/>
        </w:rPr>
      </w:pPr>
      <w:r w:rsidRPr="00AD0CC1">
        <w:rPr>
          <w:rFonts w:ascii="Times New Roman" w:eastAsia="Times New Roman" w:hAnsi="Times New Roman" w:cs="Times New Roman"/>
          <w:sz w:val="24"/>
          <w:szCs w:val="24"/>
        </w:rPr>
        <w:t>Evidently, memory determines an important part of animal behaviour, especially for long-lived species (Fagan et al. 2013). 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behaviour.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species that feed on unpredictable food sources? If the food cannot be predicted, is memory all that relevant in finding them? Here, it can be argued that for scavengers that exhibit communal roosting behaviour,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AD0CC1" w:rsidDel="00E42151">
        <w:rPr>
          <w:rFonts w:ascii="Times New Roman" w:hAnsi="Times New Roman" w:cs="Times New Roman"/>
          <w:i/>
          <w:iCs/>
          <w:sz w:val="24"/>
          <w:szCs w:val="24"/>
        </w:rPr>
        <w:t xml:space="preserve"> </w:t>
      </w:r>
    </w:p>
    <w:p w14:paraId="4FBC8944" w14:textId="77777777" w:rsidR="00F4077F" w:rsidRPr="00AD0CC1" w:rsidRDefault="00F4077F" w:rsidP="00F4077F">
      <w:pPr>
        <w:spacing w:line="360" w:lineRule="auto"/>
        <w:ind w:firstLine="720"/>
        <w:jc w:val="both"/>
        <w:rPr>
          <w:rFonts w:ascii="Times New Roman" w:hAnsi="Times New Roman" w:cs="Times New Roman"/>
          <w:i/>
          <w:iCs/>
          <w:sz w:val="24"/>
          <w:szCs w:val="24"/>
        </w:rPr>
      </w:pPr>
    </w:p>
    <w:p w14:paraId="72F97EE2" w14:textId="1AE5E36A" w:rsidR="00F4077F" w:rsidRPr="00AD0CC1" w:rsidRDefault="00F4077F" w:rsidP="00294ABB">
      <w:pPr>
        <w:pStyle w:val="Heading2"/>
        <w:spacing w:line="360" w:lineRule="auto"/>
        <w:jc w:val="both"/>
        <w:rPr>
          <w:rFonts w:ascii="Times New Roman" w:hAnsi="Times New Roman" w:cs="Times New Roman"/>
          <w:b/>
          <w:color w:val="auto"/>
          <w:sz w:val="24"/>
          <w:szCs w:val="24"/>
        </w:rPr>
      </w:pPr>
      <w:r w:rsidRPr="00AD0CC1">
        <w:rPr>
          <w:rFonts w:ascii="Times New Roman" w:hAnsi="Times New Roman" w:cs="Times New Roman"/>
          <w:b/>
          <w:color w:val="auto"/>
          <w:sz w:val="24"/>
          <w:szCs w:val="24"/>
        </w:rPr>
        <w:lastRenderedPageBreak/>
        <w:t>1.</w:t>
      </w:r>
      <w:r w:rsidR="00C13CCF" w:rsidRPr="00AD0CC1">
        <w:rPr>
          <w:rFonts w:ascii="Times New Roman" w:hAnsi="Times New Roman" w:cs="Times New Roman"/>
          <w:b/>
          <w:color w:val="auto"/>
          <w:sz w:val="24"/>
          <w:szCs w:val="24"/>
        </w:rPr>
        <w:t>4.2</w:t>
      </w:r>
      <w:r w:rsidRPr="00AD0CC1">
        <w:rPr>
          <w:rFonts w:ascii="Times New Roman" w:hAnsi="Times New Roman" w:cs="Times New Roman"/>
          <w:b/>
          <w:color w:val="auto"/>
          <w:sz w:val="24"/>
          <w:szCs w:val="24"/>
        </w:rPr>
        <w:t xml:space="preserve"> Hand Wing Index and </w:t>
      </w:r>
      <w:r w:rsidR="00C13CCF" w:rsidRPr="00AD0CC1">
        <w:rPr>
          <w:rFonts w:ascii="Times New Roman" w:hAnsi="Times New Roman" w:cs="Times New Roman"/>
          <w:b/>
          <w:color w:val="auto"/>
          <w:sz w:val="24"/>
          <w:szCs w:val="24"/>
        </w:rPr>
        <w:t>CRB</w:t>
      </w:r>
      <w:r w:rsidRPr="00AD0CC1" w:rsidDel="00395C03">
        <w:rPr>
          <w:rFonts w:ascii="Times New Roman" w:hAnsi="Times New Roman" w:cs="Times New Roman"/>
          <w:b/>
          <w:color w:val="auto"/>
          <w:sz w:val="24"/>
          <w:szCs w:val="24"/>
        </w:rPr>
        <w:t xml:space="preserve"> </w:t>
      </w:r>
    </w:p>
    <w:p w14:paraId="76EC2689" w14:textId="6D7671B1" w:rsidR="00F87A40" w:rsidRPr="00AD0CC1" w:rsidRDefault="00F87A40"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Dispersal plays a key role in several ecological processes, and it is a major factor driving community assembly (MacArthur &amp; Wilson, 1967). Despite its importance, little has been studied around the underpinning drivers of dispersal variation in birds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{"citationID":"RYknr8Ly","properties":{"formattedCitation":"(Dieckmann et al., 1999)","plainCitation":"(Dieckmann et al., 1999)","noteIndex":0},"citationItems":[{"id":843,"uris":["http://zotero.org/users/6254983/items/I9W6RLH8"],"itemData":{"id":843,"type":"article-journal","container-title":"Trends in Ecology &amp; Evolution","DOI":"10.1016/S0169-5347(98)01571-7","ISSN":"01695347","issue":"3","journalAbbreviation":"Trends in Ecology &amp; Evolution","language":"en","license":"https://www.elsevier.com/tdm/userlicense/1.0/","page":"88-90","source":"DOI.org (Crossref)","title":"The evolutionary ecology of dispersal","volume":"14","author":[{"family":"Dieckmann","given":"Ulf"},{"family":"O'Hara","given":"Bob"},{"family":"Weisser","given":"Wolfgang"}],"issued":{"date-parts":[["1999",3]]}}}],"schema":"https://github.com/citation-style-language/schema/raw/master/csl-citation.json"}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(Dieckmann et al., 1999)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r w:rsidR="002D281D" w:rsidRPr="00AD0CC1">
        <w:rPr>
          <w:rFonts w:ascii="Times New Roman" w:eastAsia="Times New Roman" w:hAnsi="Times New Roman" w:cs="Times New Roman"/>
          <w:sz w:val="24"/>
          <w:szCs w:val="24"/>
        </w:rPr>
        <w:t xml:space="preserve">Because studying dispersal from standard methods is so time-consuming, they are difficult to scale up to larger number of species </w:t>
      </w:r>
      <w:r w:rsidR="002D281D" w:rsidRPr="00AD0CC1">
        <w:rPr>
          <w:rFonts w:ascii="Times New Roman" w:eastAsia="Times New Roman" w:hAnsi="Times New Roman" w:cs="Times New Roman"/>
          <w:sz w:val="24"/>
          <w:szCs w:val="24"/>
        </w:rPr>
        <w:fldChar w:fldCharType="begin"/>
      </w:r>
      <w:r w:rsidR="002D281D" w:rsidRPr="00AD0CC1">
        <w:rPr>
          <w:rFonts w:ascii="Times New Roman" w:eastAsia="Times New Roman" w:hAnsi="Times New Roman" w:cs="Times New Roman"/>
          <w:sz w:val="24"/>
          <w:szCs w:val="24"/>
        </w:rPr>
        <w:instrText xml:space="preserve"> ADDIN ZOTERO_ITEM CSL_CITATION {"citationID":"EOB2LZKV","properties":{"formattedCitation":"(Sheard et al., 2020)","plainCitation":"(Sheard et al., 2020)","noteIndex":0},"citationItems":[{"id":168,"uris":["http://zotero.org/users/6254983/items/LLWV6PHX"],"itemData":{"id":168,"type":"article-journal","abstract":"Abstract\n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Thus, indices are the most useful way to estimate dispersal. One of the most used indices in bird research is Hand-Wing index. HWI is a metric of bird wings’ aspect and its ratio, and it is used as a proxy for flight efficiency and dispersal ability (as summarized by </w:t>
      </w:r>
      <w:r w:rsidR="002D281D"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{"citationID":"8wjG2KHA","properties":{"formattedCitation":"(Sheard et al., 2020)","plainCitation":"(Sheard et al., 2020)","dontUpdate":true,"noteIndex":0},"citationItems":[{"id":168,"uris":["http://zotero.org/users/6254983/items/LLWV6PHX"],"itemData":{"id":168,"type":"article-journal","abstract":"Abstract\n            An organism’s ability to disperse influences many fundamental processes, from speciation and geographical range expansion to community assembly. However, the patterns and underlying drivers of variation in dispersal across species remain unclear, partly because standardised estimates of dispersal ability are rarely available. Here we present a global dataset of avian hand-wing index (HWI), an estimate of wing shape widely adopted as a proxy for dispersal ability in birds. We show that HWI is correlated with geography and ecology across 10,338 (&gt;99%) species, increasing at higher latitudes and with migration, and decreasing with territoriality. After controlling for these effects, the strongest predictor of HWI is temperature variability (seasonality), with secondary effects of diet and habitat type. Finally, we also show that HWI is a strong predictor of geographical range size. Our analyses reveal a prominent latitudinal gradient in HWI shaped by a combination of environmental and behavioural factors, and also provide a global index of avian dispersal ability for use in community ecology, macroecology, and macroevolution.","container-title":"Nature Communications","DOI":"10.1038/s41467-020-16313-6","ISSN":"2041-1723","issue":"1","journalAbbreviation":"Nat Commun","language":"en","page":"2463","source":"DOI.org (Crossref)","title":"Ecological drivers of global gradients in avian dispersal inferred from wing morphology","volume":"11","author":[{"family":"Sheard","given":"Catherine"},{"family":"Neate-Clegg","given":"Montague H. C."},{"family":"Alioravainen","given":"Nico"},{"family":"Jones","given":"Samuel E. I."},{"family":"Vincent","given":"Claire"},{"family":"MacGregor","given":"Hannah E. A."},{"family":"Bregman","given":"Tom P."},{"family":"Claramunt","given":"Santiago"},{"family":"Tobias","given":"Joseph A."}],"issued":{"date-parts":[["2020",5,18]]}}}],"schema":"https://github.com/citation-style-language/schema/raw/master/csl-citation.json"} </w:instrText>
      </w:r>
      <w:r w:rsidR="002D281D" w:rsidRPr="00AD0CC1">
        <w:rPr>
          <w:rFonts w:ascii="Times New Roman" w:eastAsia="Times New Roman" w:hAnsi="Times New Roman" w:cs="Times New Roman"/>
          <w:sz w:val="24"/>
          <w:szCs w:val="24"/>
        </w:rPr>
        <w:fldChar w:fldCharType="separate"/>
      </w:r>
      <w:r w:rsidR="002D281D" w:rsidRPr="00AD0CC1">
        <w:rPr>
          <w:rFonts w:ascii="Times New Roman" w:hAnsi="Times New Roman" w:cs="Times New Roman"/>
          <w:sz w:val="24"/>
        </w:rPr>
        <w:t>Sheard et al., 2020)</w:t>
      </w:r>
      <w:r w:rsidR="002D281D" w:rsidRPr="00AD0CC1">
        <w:rPr>
          <w:rFonts w:ascii="Times New Roman" w:eastAsia="Times New Roman" w:hAnsi="Times New Roman" w:cs="Times New Roman"/>
          <w:sz w:val="24"/>
          <w:szCs w:val="24"/>
        </w:rPr>
        <w:fldChar w:fldCharType="end"/>
      </w:r>
      <w:r w:rsidR="002D281D" w:rsidRPr="00AD0CC1">
        <w:rPr>
          <w:rFonts w:ascii="Times New Roman" w:eastAsia="Times New Roman" w:hAnsi="Times New Roman" w:cs="Times New Roman"/>
          <w:sz w:val="24"/>
          <w:szCs w:val="24"/>
        </w:rPr>
        <w:t xml:space="preserve">. </w:t>
      </w:r>
    </w:p>
    <w:p w14:paraId="311A9E54" w14:textId="684FE43F" w:rsidR="00C13CCF" w:rsidRPr="00AD0CC1" w:rsidRDefault="00F4077F" w:rsidP="006F0E98">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In his study of the ICH, Ward &amp; Zahavi (1973) proposed that communal roosting can be correlated to dispersion for foraging which has been supported by other studies</w:t>
      </w:r>
      <w:r w:rsidR="00C13CCF" w:rsidRPr="00AD0CC1">
        <w:rPr>
          <w:rFonts w:ascii="Times New Roman" w:eastAsia="Times New Roman" w:hAnsi="Times New Roman" w:cs="Times New Roman"/>
          <w:sz w:val="24"/>
          <w:szCs w:val="24"/>
        </w:rPr>
        <w:t xml:space="preserve">. For instance, </w:t>
      </w:r>
      <w:r w:rsidRPr="00AD0CC1">
        <w:rPr>
          <w:rFonts w:ascii="Times New Roman" w:eastAsia="Times New Roman" w:hAnsi="Times New Roman" w:cs="Times New Roman"/>
          <w:sz w:val="24"/>
          <w:szCs w:val="24"/>
        </w:rPr>
        <w:t xml:space="preserve"> a study done by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1986)","dontUpdate":true,"noteIndex":0},"citationItems":[{"id":196,"uris":["http://zotero.org/users/6254983/items/PGM4M73E"],"itemData":{"id":196,"type":"article-journal","container-title":"The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 xml:space="preserve">Caccamise &amp; Morrison </w:t>
      </w:r>
      <w:r w:rsidR="00294ABB" w:rsidRPr="00AD0CC1">
        <w:rPr>
          <w:rFonts w:ascii="Times New Roman" w:hAnsi="Times New Roman" w:cs="Times New Roman"/>
          <w:sz w:val="24"/>
        </w:rPr>
        <w:t>(</w:t>
      </w:r>
      <w:r w:rsidRPr="00AD0CC1">
        <w:rPr>
          <w:rFonts w:ascii="Times New Roman" w:hAnsi="Times New Roman" w:cs="Times New Roman"/>
          <w:sz w:val="24"/>
        </w:rPr>
        <w:t>1986)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suggests that European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gather in aggregations near supplementary feeding areas (SFA) to reduce the energetic cost of traveling to food sources.</w:t>
      </w:r>
      <w:r w:rsidR="00C13CCF" w:rsidRPr="00AD0CC1">
        <w:rPr>
          <w:rFonts w:ascii="Times New Roman" w:eastAsia="Times New Roman" w:hAnsi="Times New Roman" w:cs="Times New Roman"/>
          <w:sz w:val="24"/>
          <w:szCs w:val="24"/>
        </w:rPr>
        <w:t xml:space="preserve"> In a recent study,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C13CCF" w:rsidRPr="00AD0CC1">
        <w:rPr>
          <w:rFonts w:ascii="Times New Roman" w:hAnsi="Times New Roman" w:cs="Times New Roman"/>
          <w:sz w:val="24"/>
        </w:rPr>
        <w:t>Weeks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38"/>
      <w:r w:rsidR="00C13CCF" w:rsidRPr="00AD0CC1">
        <w:rPr>
          <w:rFonts w:ascii="Times New Roman" w:eastAsia="Times New Roman" w:hAnsi="Times New Roman" w:cs="Times New Roman"/>
          <w:sz w:val="24"/>
          <w:szCs w:val="24"/>
        </w:rPr>
        <w:t xml:space="preserve">Although they suggest that aerial lifestyle and efficient flight coevolve, it could also be argued that an efficient flight mode is the driver of aerial lifestyle (e.g., Reliance on CRB) </w:t>
      </w:r>
      <w:commentRangeEnd w:id="38"/>
      <w:r w:rsidR="00C13CCF" w:rsidRPr="00AD0CC1">
        <w:rPr>
          <w:rStyle w:val="CommentReference"/>
          <w:rFonts w:ascii="Times New Roman" w:hAnsi="Times New Roman" w:cs="Times New Roman"/>
        </w:rPr>
        <w:commentReference w:id="38"/>
      </w:r>
      <w:r w:rsidR="00C13CCF" w:rsidRPr="00AD0CC1">
        <w:rPr>
          <w:rFonts w:ascii="Times New Roman" w:eastAsia="Times New Roman" w:hAnsi="Times New Roman" w:cs="Times New Roman"/>
          <w:sz w:val="24"/>
          <w:szCs w:val="24"/>
        </w:rPr>
        <w:t>and not vice versa.</w:t>
      </w:r>
      <w:r w:rsidR="002D281D" w:rsidRPr="00AD0CC1">
        <w:rPr>
          <w:rFonts w:ascii="Times New Roman" w:eastAsia="Times New Roman" w:hAnsi="Times New Roman" w:cs="Times New Roman"/>
          <w:sz w:val="24"/>
          <w:szCs w:val="24"/>
        </w:rPr>
        <w:t xml:space="preserve"> Using HWI to understand how dispersal ability relates to CRB could </w:t>
      </w:r>
      <w:r w:rsidR="00E840BC" w:rsidRPr="00AD0CC1">
        <w:rPr>
          <w:rFonts w:ascii="Times New Roman" w:eastAsia="Times New Roman" w:hAnsi="Times New Roman" w:cs="Times New Roman"/>
          <w:sz w:val="24"/>
          <w:szCs w:val="24"/>
        </w:rPr>
        <w:t>provide a more comprehensive understanding of the drivers of this form of sociality.</w:t>
      </w:r>
    </w:p>
    <w:p w14:paraId="5E8618E4" w14:textId="6538BD7A" w:rsidR="00F4077F" w:rsidRPr="00AD0CC1" w:rsidRDefault="00F4077F" w:rsidP="00F4077F">
      <w:pPr>
        <w:spacing w:line="360" w:lineRule="auto"/>
        <w:ind w:firstLine="720"/>
        <w:jc w:val="both"/>
        <w:rPr>
          <w:rFonts w:ascii="Times New Roman" w:eastAsia="Times New Roman" w:hAnsi="Times New Roman" w:cs="Times New Roman"/>
          <w:sz w:val="24"/>
          <w:szCs w:val="24"/>
          <w:highlight w:val="yellow"/>
        </w:rPr>
      </w:pPr>
    </w:p>
    <w:p w14:paraId="6282D8B1" w14:textId="15D3EAB9" w:rsidR="00C13CCF" w:rsidRPr="00AD0CC1" w:rsidRDefault="00C13CCF"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1.4.3 Mass and CRB</w:t>
      </w:r>
    </w:p>
    <w:p w14:paraId="1726C645" w14:textId="30C3CCD4" w:rsidR="00294ABB" w:rsidRPr="00AD0CC1" w:rsidRDefault="00C13CCF"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00E840BC" w:rsidRPr="00AD0CC1">
        <w:rPr>
          <w:rFonts w:ascii="Times New Roman" w:hAnsi="Times New Roman" w:cs="Times New Roman"/>
          <w:sz w:val="24"/>
          <w:szCs w:val="24"/>
        </w:rPr>
        <w:t>,</w:t>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B028BA" w:rsidRPr="00AD0CC1">
        <w:rPr>
          <w:rFonts w:ascii="Times New Roman" w:hAnsi="Times New Roman" w:cs="Times New Roman"/>
          <w:sz w:val="24"/>
          <w:szCs w:val="24"/>
        </w:rPr>
        <w:instrText xml:space="preserve"> ADDIN ZOTERO_ITEM CSL_CITATION {"citationID":"kIjADmia","properties":{"formattedCitation":"(Hudson et al., 2013)","plainCitation":"(Hudson et al., 2013)","dontUpdate":true,"noteIndex":0},"citationItems":[{"id":650,"uris":["http://zotero.org/users/6254983/items/7PI753NR"],"itemData":{"id":650,"type":"article-journal","abstract":"Summary\n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Hudson et al., </w:t>
      </w:r>
      <w:r w:rsidR="00E840BC" w:rsidRPr="00AD0CC1">
        <w:rPr>
          <w:rFonts w:ascii="Times New Roman" w:hAnsi="Times New Roman" w:cs="Times New Roman"/>
          <w:sz w:val="24"/>
        </w:rPr>
        <w:t>(</w:t>
      </w:r>
      <w:r w:rsidRPr="00AD0CC1">
        <w:rPr>
          <w:rFonts w:ascii="Times New Roman" w:hAnsi="Times New Roman" w:cs="Times New Roman"/>
          <w:sz w:val="24"/>
        </w:rPr>
        <w:t>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w:t>
      </w:r>
      <w:r w:rsidR="00E840BC" w:rsidRPr="00AD0CC1">
        <w:rPr>
          <w:rFonts w:ascii="Times New Roman" w:hAnsi="Times New Roman" w:cs="Times New Roman"/>
          <w:sz w:val="24"/>
          <w:szCs w:val="24"/>
        </w:rPr>
        <w:t xml:space="preserve">between body mass and metabolic rate </w:t>
      </w:r>
      <w:r w:rsidRPr="00AD0CC1">
        <w:rPr>
          <w:rFonts w:ascii="Times New Roman" w:hAnsi="Times New Roman" w:cs="Times New Roman"/>
          <w:sz w:val="24"/>
          <w:szCs w:val="24"/>
        </w:rPr>
        <w:t xml:space="preserve">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p>
    <w:p w14:paraId="106F91AE" w14:textId="4E8548FD" w:rsidR="00E840BC" w:rsidRPr="00AD0CC1" w:rsidRDefault="00C13CCF" w:rsidP="00C13CCF">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w:t>
      </w:r>
      <w:r w:rsidR="00E840BC" w:rsidRPr="00AD0CC1">
        <w:rPr>
          <w:rFonts w:ascii="Times New Roman" w:hAnsi="Times New Roman" w:cs="Times New Roman"/>
          <w:sz w:val="24"/>
          <w:szCs w:val="24"/>
        </w:rPr>
        <w:t>ideas</w:t>
      </w:r>
      <w:r w:rsidRPr="00AD0CC1">
        <w:rPr>
          <w:rFonts w:ascii="Times New Roman" w:hAnsi="Times New Roman" w:cs="Times New Roman"/>
          <w:sz w:val="24"/>
          <w:szCs w:val="24"/>
        </w:rPr>
        <w:t xml:space="preserve"> to suggest communal roosting is positively correlated to body mass.</w:t>
      </w:r>
      <w:r w:rsidR="006F0E98" w:rsidRPr="00AD0CC1">
        <w:rPr>
          <w:rFonts w:ascii="Times New Roman" w:hAnsi="Times New Roman" w:cs="Times New Roman"/>
          <w:sz w:val="24"/>
          <w:szCs w:val="24"/>
        </w:rPr>
        <w:t xml:space="preserve"> Theoretically, a precise measure of metabolic rate would be more accurate to explore the relationship between energetic demands and the need for communal roosting. However, just like with dispersal ability, these measurements are costly and invasive, and these measurements are not currently available for the vast majority of species. Using mass as a proxy for energetic demands is useful for research done at larger scales, as proposed by the scope of this thesis.</w:t>
      </w:r>
    </w:p>
    <w:p w14:paraId="6C9CBA2F" w14:textId="77777777" w:rsidR="00C13CCF" w:rsidRPr="00AD0CC1" w:rsidRDefault="00C13CCF" w:rsidP="00C13CCF">
      <w:pPr>
        <w:spacing w:line="360" w:lineRule="auto"/>
        <w:jc w:val="both"/>
        <w:rPr>
          <w:rFonts w:ascii="Times New Roman" w:hAnsi="Times New Roman" w:cs="Times New Roman"/>
          <w:sz w:val="24"/>
          <w:szCs w:val="24"/>
        </w:rPr>
      </w:pPr>
    </w:p>
    <w:p w14:paraId="539F99C1" w14:textId="360FB62D" w:rsidR="00C13CCF" w:rsidRPr="00AD0CC1" w:rsidRDefault="006F0E98" w:rsidP="00C13CCF">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1</w:t>
      </w:r>
      <w:r w:rsidR="00C13CCF" w:rsidRPr="00AD0CC1">
        <w:rPr>
          <w:rStyle w:val="Heading5Char"/>
          <w:rFonts w:ascii="Times New Roman" w:eastAsia="SimSun" w:hAnsi="Times New Roman"/>
          <w:bCs w:val="0"/>
          <w:iCs w:val="0"/>
          <w:color w:val="auto"/>
          <w:szCs w:val="28"/>
        </w:rPr>
        <w:t xml:space="preserve">.4.3 Trophic </w:t>
      </w:r>
      <w:r w:rsidR="00A825FF" w:rsidRPr="00AD0CC1">
        <w:rPr>
          <w:rStyle w:val="Heading5Char"/>
          <w:rFonts w:ascii="Times New Roman" w:eastAsia="SimSun" w:hAnsi="Times New Roman"/>
          <w:bCs w:val="0"/>
          <w:iCs w:val="0"/>
          <w:color w:val="auto"/>
          <w:szCs w:val="28"/>
        </w:rPr>
        <w:t xml:space="preserve">guild </w:t>
      </w:r>
      <w:r w:rsidR="00C13CCF" w:rsidRPr="00AD0CC1">
        <w:rPr>
          <w:rStyle w:val="Heading5Char"/>
          <w:rFonts w:ascii="Times New Roman" w:eastAsia="SimSun" w:hAnsi="Times New Roman"/>
          <w:bCs w:val="0"/>
          <w:iCs w:val="0"/>
          <w:color w:val="auto"/>
          <w:szCs w:val="28"/>
        </w:rPr>
        <w:t xml:space="preserve">and </w:t>
      </w:r>
      <w:r w:rsidRPr="00AD0CC1">
        <w:rPr>
          <w:rStyle w:val="Heading5Char"/>
          <w:rFonts w:ascii="Times New Roman" w:eastAsia="SimSun" w:hAnsi="Times New Roman"/>
          <w:bCs w:val="0"/>
          <w:iCs w:val="0"/>
          <w:color w:val="auto"/>
          <w:szCs w:val="28"/>
        </w:rPr>
        <w:t>CRB</w:t>
      </w:r>
    </w:p>
    <w:p w14:paraId="6B7EAC20" w14:textId="2425A741" w:rsidR="00737858" w:rsidRPr="00AD0CC1" w:rsidRDefault="006F0E98" w:rsidP="00EF07F2">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Trophic </w:t>
      </w:r>
      <w:r w:rsidR="00A825FF" w:rsidRPr="00AD0CC1">
        <w:rPr>
          <w:rFonts w:ascii="Times New Roman" w:eastAsia="Times New Roman" w:hAnsi="Times New Roman" w:cs="Times New Roman"/>
          <w:sz w:val="24"/>
          <w:szCs w:val="24"/>
        </w:rPr>
        <w:t xml:space="preserve">guild is </w:t>
      </w:r>
      <w:r w:rsidRPr="00AD0CC1">
        <w:rPr>
          <w:rFonts w:ascii="Times New Roman" w:eastAsia="Times New Roman" w:hAnsi="Times New Roman" w:cs="Times New Roman"/>
          <w:sz w:val="24"/>
          <w:szCs w:val="24"/>
        </w:rPr>
        <w:t xml:space="preserve">inherently tightly related to foraging strategies. </w:t>
      </w:r>
      <w:r w:rsidR="00737858" w:rsidRPr="00AD0CC1">
        <w:rPr>
          <w:rFonts w:ascii="Times New Roman" w:eastAsia="Times New Roman" w:hAnsi="Times New Roman" w:cs="Times New Roman"/>
          <w:sz w:val="24"/>
          <w:szCs w:val="24"/>
        </w:rPr>
        <w:t>All of the trophic guilds, carnivores are notorious actively hunting their prey. Because they feed on organisms that are in higher levels of the food chain as compared to herbivores, more energy is lost to the environment as entropy in the process</w:t>
      </w:r>
      <w:r w:rsidR="005826A6" w:rsidRPr="00AD0CC1">
        <w:rPr>
          <w:rFonts w:ascii="Times New Roman" w:eastAsia="Times New Roman" w:hAnsi="Times New Roman" w:cs="Times New Roman"/>
          <w:sz w:val="24"/>
          <w:szCs w:val="24"/>
        </w:rPr>
        <w:t xml:space="preserve"> </w:t>
      </w:r>
      <w:r w:rsidR="005826A6"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{"citationID":"ixwmyQgf","properties":{"formattedCitation":"(Golley, 1960)","plainCitation":"(Golley, 1960)","noteIndex":0},"citationItems":[{"id":845,"uris":["http://zotero.org/users/6254983/items/C9EJYILM"],"itemData":{"id":845,"type":"article-journal","container-title":"Ecological Monographs","DOI":"10.2307/1948551","ISSN":"0012-9615, 1557-7015","issue":"2","journalAbbreviation":"Ecological Monographs","language":"en","license":"http://onlinelibrary.wiley.com/termsAndConditions#vor","page":"187-206","source":"DOI.org (Crossref)","title":"Energy Dynamics of a Food Chain of an Old‐Field Community","volume":"30","author":[{"family":"Golley","given":"Frank B."}],"issued":{"date-parts":[["1960",4]]}}}],"schema":"https://github.com/citation-style-language/schema/raw/master/csl-citation.json"} </w:instrText>
      </w:r>
      <w:r w:rsidR="005826A6"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(Golley, 1960)</w:t>
      </w:r>
      <w:r w:rsidR="005826A6" w:rsidRPr="00AD0CC1">
        <w:rPr>
          <w:rFonts w:ascii="Times New Roman" w:eastAsia="Times New Roman" w:hAnsi="Times New Roman" w:cs="Times New Roman"/>
          <w:sz w:val="24"/>
          <w:szCs w:val="24"/>
        </w:rPr>
        <w:fldChar w:fldCharType="end"/>
      </w:r>
      <w:r w:rsidR="00737858" w:rsidRPr="00AD0CC1">
        <w:rPr>
          <w:rFonts w:ascii="Times New Roman" w:eastAsia="Times New Roman" w:hAnsi="Times New Roman" w:cs="Times New Roman"/>
          <w:sz w:val="24"/>
          <w:szCs w:val="24"/>
        </w:rPr>
        <w:t xml:space="preserve">, which means they need more food supply constantly. For this </w:t>
      </w:r>
      <w:r w:rsidR="005826A6" w:rsidRPr="00AD0CC1">
        <w:rPr>
          <w:rFonts w:ascii="Times New Roman" w:eastAsia="Times New Roman" w:hAnsi="Times New Roman" w:cs="Times New Roman"/>
          <w:sz w:val="24"/>
          <w:szCs w:val="24"/>
        </w:rPr>
        <w:t>reason,</w:t>
      </w:r>
      <w:r w:rsidR="00737858" w:rsidRPr="00AD0CC1">
        <w:rPr>
          <w:rFonts w:ascii="Times New Roman" w:eastAsia="Times New Roman" w:hAnsi="Times New Roman" w:cs="Times New Roman"/>
          <w:sz w:val="24"/>
          <w:szCs w:val="24"/>
        </w:rPr>
        <w:t xml:space="preserve"> they are usually highly territorial. Scavengers, on the contrary, do not hunt for food, and instead they feed on carrion. This characteristic makes it hard for them to defend a territory, as the regeneration of the resource is hard to predict. Scavengers can be further divided into facultative and obligate scavengers</w:t>
      </w:r>
      <w:r w:rsidR="00B028BA" w:rsidRPr="00AD0CC1">
        <w:rPr>
          <w:rFonts w:ascii="Times New Roman" w:eastAsia="Times New Roman" w:hAnsi="Times New Roman" w:cs="Times New Roman"/>
          <w:sz w:val="24"/>
          <w:szCs w:val="24"/>
        </w:rPr>
        <w:t xml:space="preserve"> </w:t>
      </w:r>
      <w:r w:rsidR="00B028BA" w:rsidRPr="00AD0CC1">
        <w:rPr>
          <w:rFonts w:ascii="Times New Roman" w:eastAsia="Times New Roman" w:hAnsi="Times New Roman" w:cs="Times New Roman"/>
          <w:sz w:val="24"/>
          <w:szCs w:val="24"/>
        </w:rPr>
        <w:fldChar w:fldCharType="begin"/>
      </w:r>
      <w:r w:rsidR="00B028BA" w:rsidRPr="00AD0CC1">
        <w:rPr>
          <w:rFonts w:ascii="Times New Roman" w:eastAsia="Times New Roman" w:hAnsi="Times New Roman" w:cs="Times New Roman"/>
          <w:sz w:val="24"/>
          <w:szCs w:val="24"/>
        </w:rPr>
        <w:instrText xml:space="preserve"> ADDIN ZOTERO_ITEM CSL_CITATION {"citationID":"xGViaq6p","properties":{"formattedCitation":"(Aguilera-Alcal\\uc0\\u225{} et al., 2020)","plainCitation":"(Aguilera-Alcalá et al., 2020)","noteIndex":0},"citationItems":[{"id":846,"uris":["http://zotero.org/users/6254983/items/EYDA3DV3"],"itemData":{"id":846,"type":"article-journal","container-title":"Ecological Indicators","DOI":"10.1016/j.ecolind.2020.106643","ISSN":"1470160X","journalAbbreviation":"Ecological Indicators","language":"en","page":"106643","source":"DOI.org (Crossref)","title":"Role of scavengers in providing non-material contributions to people","volume":"117","author":[{"family":"Aguilera-Alcalá","given":"Natividad"},{"family":"Morales-Reyes","given":"Zebensui"},{"family":"Martín-López","given":"Berta"},{"family":"Moleón","given":"Marcos"},{"family":"Sánchez-Zapata","given":"José Antonio"}],"issued":{"date-parts":[["2020",10]]}}}],"schema":"https://github.com/citation-style-language/schema/raw/master/csl-citation.json"} </w:instrText>
      </w:r>
      <w:r w:rsidR="00B028BA"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(Aguilera-Alcalá et al., 2020)</w:t>
      </w:r>
      <w:r w:rsidR="00B028BA" w:rsidRPr="00AD0CC1">
        <w:rPr>
          <w:rFonts w:ascii="Times New Roman" w:eastAsia="Times New Roman" w:hAnsi="Times New Roman" w:cs="Times New Roman"/>
          <w:sz w:val="24"/>
          <w:szCs w:val="24"/>
        </w:rPr>
        <w:fldChar w:fldCharType="end"/>
      </w:r>
      <w:r w:rsidR="00371458" w:rsidRPr="00AD0CC1">
        <w:rPr>
          <w:rFonts w:ascii="Times New Roman" w:eastAsia="Times New Roman" w:hAnsi="Times New Roman" w:cs="Times New Roman"/>
          <w:sz w:val="24"/>
          <w:szCs w:val="24"/>
        </w:rPr>
        <w:t>, with the latter feeding exclusively on dead carrion (less foraging plasticity).</w:t>
      </w:r>
    </w:p>
    <w:p w14:paraId="79AC76FA" w14:textId="0C2C1D02" w:rsidR="00245B5E" w:rsidRPr="00AD0CC1" w:rsidDel="005E58E6" w:rsidRDefault="007C75B8" w:rsidP="00B028BA">
      <w:pPr>
        <w:spacing w:line="360" w:lineRule="auto"/>
        <w:ind w:firstLine="720"/>
        <w:jc w:val="both"/>
        <w:rPr>
          <w:del w:id="39" w:author="sandra cuadros" w:date="2025-06-30T15:02:00Z" w16du:dateUtc="2025-06-30T22:02:00Z"/>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Although CRB has been widely documented in a vast array of species, it is interesting to note that the vast majority of scavengers exhibit this behaviour (e.g. ravens, crows, several vultures), whereas the behavior is less predominant in carnivores. </w:t>
      </w:r>
      <w:r w:rsidR="00C13CCF" w:rsidRPr="00AD0CC1">
        <w:rPr>
          <w:rFonts w:ascii="Times New Roman" w:eastAsia="Times New Roman" w:hAnsi="Times New Roman" w:cs="Times New Roman"/>
          <w:sz w:val="24"/>
          <w:szCs w:val="24"/>
        </w:rPr>
        <w:t xml:space="preserve">Because communal roosting has been found to increase foraging efficiency, it is reasonable to suggest that species that rely on ephemeral and unpredictable spatial-temporal food sources are particularly prone to take advantage of communal roosting </w:t>
      </w:r>
      <w:r w:rsidR="00C13CCF" w:rsidRPr="00AD0CC1">
        <w:rPr>
          <w:rFonts w:ascii="Times New Roman" w:eastAsia="Times New Roman" w:hAnsi="Times New Roman" w:cs="Times New Roman"/>
          <w:sz w:val="24"/>
          <w:szCs w:val="24"/>
        </w:rPr>
        <w:fldChar w:fldCharType="begin"/>
      </w:r>
      <w:r w:rsidR="00C13CCF" w:rsidRPr="00AD0CC1">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00C13CC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00C13CCF" w:rsidRPr="00AD0CC1">
        <w:rPr>
          <w:rFonts w:ascii="Times New Roman" w:eastAsia="Times New Roman" w:hAnsi="Times New Roman" w:cs="Times New Roman"/>
          <w:sz w:val="24"/>
          <w:szCs w:val="24"/>
        </w:rPr>
        <w:fldChar w:fldCharType="end"/>
      </w:r>
      <w:r w:rsidR="00C13CCF" w:rsidRPr="00AD0CC1">
        <w:rPr>
          <w:rFonts w:ascii="Times New Roman" w:eastAsia="Times New Roman" w:hAnsi="Times New Roman" w:cs="Times New Roman"/>
          <w:sz w:val="24"/>
          <w:szCs w:val="24"/>
        </w:rPr>
        <w:t xml:space="preserve">. </w:t>
      </w:r>
      <w:r w:rsidR="007458D9" w:rsidRPr="00AD0CC1">
        <w:rPr>
          <w:rFonts w:ascii="Times New Roman" w:eastAsia="Times New Roman" w:hAnsi="Times New Roman" w:cs="Times New Roman"/>
          <w:sz w:val="24"/>
          <w:szCs w:val="24"/>
        </w:rPr>
        <w:t>Indeed, most studies done on CRB and the ICH focus on scavengers</w:t>
      </w:r>
      <w:r w:rsidR="00737858" w:rsidRPr="00AD0CC1">
        <w:rPr>
          <w:rFonts w:ascii="Times New Roman" w:eastAsia="Times New Roman" w:hAnsi="Times New Roman" w:cs="Times New Roman"/>
          <w:sz w:val="24"/>
          <w:szCs w:val="24"/>
        </w:rPr>
        <w:t>.</w:t>
      </w:r>
      <w:r w:rsidR="00371458" w:rsidRPr="00AD0CC1">
        <w:rPr>
          <w:rFonts w:ascii="Times New Roman" w:eastAsia="Times New Roman" w:hAnsi="Times New Roman" w:cs="Times New Roman"/>
          <w:sz w:val="24"/>
          <w:szCs w:val="24"/>
        </w:rPr>
        <w:t xml:space="preserve"> Obligate scavengers are of particular interest in the study of communal roosting, as they are the guild that would most evidently benefit the most from this behaviour. Although this thesis will not focus the efforts on this guild solely, further research may want to focus on this group to further disentangle the drivers and intricacies of this behaviour.</w:t>
      </w:r>
    </w:p>
    <w:p w14:paraId="68AAF320" w14:textId="77777777" w:rsidR="00D624C2" w:rsidRPr="00AD0CC1" w:rsidRDefault="00D624C2" w:rsidP="005E58E6">
      <w:pPr>
        <w:spacing w:line="360" w:lineRule="auto"/>
        <w:ind w:firstLine="720"/>
        <w:jc w:val="both"/>
        <w:rPr>
          <w:rFonts w:ascii="Times New Roman" w:hAnsi="Times New Roman" w:cs="Times New Roman"/>
          <w:i/>
          <w:iCs/>
          <w:sz w:val="24"/>
          <w:szCs w:val="24"/>
        </w:rPr>
      </w:pPr>
    </w:p>
    <w:p w14:paraId="013DF53C" w14:textId="38D4E87F" w:rsidR="00D624C2" w:rsidRPr="00AD0CC1" w:rsidRDefault="00D624C2" w:rsidP="00D624C2">
      <w:pPr>
        <w:pStyle w:val="Heading2"/>
        <w:spacing w:line="360" w:lineRule="auto"/>
        <w:jc w:val="both"/>
        <w:rPr>
          <w:rFonts w:ascii="Times New Roman" w:hAnsi="Times New Roman" w:cs="Times New Roman"/>
          <w:b/>
          <w:bCs/>
          <w:color w:val="auto"/>
          <w:sz w:val="24"/>
          <w:szCs w:val="24"/>
        </w:rPr>
      </w:pPr>
      <w:r w:rsidRPr="00AD0CC1">
        <w:rPr>
          <w:rFonts w:ascii="Times New Roman" w:hAnsi="Times New Roman" w:cs="Times New Roman"/>
          <w:b/>
          <w:bCs/>
          <w:color w:val="auto"/>
          <w:sz w:val="24"/>
          <w:szCs w:val="24"/>
        </w:rPr>
        <w:lastRenderedPageBreak/>
        <w:t xml:space="preserve">1.7 </w:t>
      </w:r>
      <w:r w:rsidR="00AC04C7" w:rsidRPr="00AD0CC1">
        <w:rPr>
          <w:rFonts w:ascii="Times New Roman" w:hAnsi="Times New Roman" w:cs="Times New Roman"/>
          <w:b/>
          <w:bCs/>
          <w:color w:val="auto"/>
          <w:sz w:val="24"/>
          <w:szCs w:val="24"/>
        </w:rPr>
        <w:t>CRB</w:t>
      </w:r>
      <w:r w:rsidRPr="00AD0CC1">
        <w:rPr>
          <w:rFonts w:ascii="Times New Roman" w:hAnsi="Times New Roman" w:cs="Times New Roman"/>
          <w:b/>
          <w:bCs/>
          <w:color w:val="auto"/>
          <w:sz w:val="24"/>
          <w:szCs w:val="24"/>
        </w:rPr>
        <w:t xml:space="preserve"> and conservation implications</w:t>
      </w:r>
    </w:p>
    <w:p w14:paraId="2402243E" w14:textId="77777777" w:rsidR="007458D9" w:rsidRPr="00AD0CC1" w:rsidRDefault="00D624C2" w:rsidP="00D624C2">
      <w:pPr>
        <w:spacing w:after="0" w:line="360" w:lineRule="auto"/>
        <w:jc w:val="both"/>
        <w:rPr>
          <w:rFonts w:ascii="Times New Roman" w:hAnsi="Times New Roman" w:cs="Times New Roman"/>
          <w:sz w:val="24"/>
          <w:szCs w:val="24"/>
        </w:rPr>
      </w:pPr>
      <w:r w:rsidRPr="00AD0CC1">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AD0CC1">
        <w:rPr>
          <w:rFonts w:ascii="Times New Roman" w:hAnsi="Times New Roman" w:cs="Times New Roman"/>
          <w:sz w:val="24"/>
          <w:szCs w:val="24"/>
        </w:rPr>
        <w:t>This can then be transformed into management strategies to reduce predation that would otherwise lead to human-wildlife conflict (Allen &amp; Singh 2016).</w:t>
      </w:r>
    </w:p>
    <w:p w14:paraId="42A696A7" w14:textId="77777777" w:rsidR="0068717E" w:rsidRDefault="0068717E" w:rsidP="00EF07F2">
      <w:pPr>
        <w:spacing w:after="0" w:line="360" w:lineRule="auto"/>
        <w:ind w:firstLine="720"/>
        <w:jc w:val="both"/>
        <w:rPr>
          <w:rFonts w:ascii="Times New Roman" w:hAnsi="Times New Roman" w:cs="Times New Roman"/>
          <w:sz w:val="24"/>
          <w:szCs w:val="24"/>
        </w:rPr>
      </w:pPr>
    </w:p>
    <w:p w14:paraId="40F5B3C5" w14:textId="33C8347B" w:rsidR="00D624C2" w:rsidRPr="00AD0CC1" w:rsidRDefault="00D624C2" w:rsidP="00EF07F2">
      <w:pPr>
        <w:spacing w:after="0"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Other scenarios where foraging behaviour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behaviour is critical to exchange information on both food availability and threats in the area, such that protecting these roosting areas might be key to long-term survival of different populations. Noteworthy, these communal roost sites are relevant not only as habitat </w:t>
      </w:r>
      <w:r w:rsidRPr="00AD0CC1">
        <w:rPr>
          <w:rFonts w:ascii="Times New Roman" w:hAnsi="Times New Roman" w:cs="Times New Roman"/>
          <w:i/>
          <w:iCs/>
          <w:sz w:val="24"/>
          <w:szCs w:val="24"/>
        </w:rPr>
        <w:t>per se</w:t>
      </w:r>
      <w:r w:rsidRPr="00AD0CC1">
        <w:rPr>
          <w:rFonts w:ascii="Times New Roman" w:hAnsi="Times New Roman" w:cs="Times New Roman"/>
          <w:sz w:val="24"/>
          <w:szCs w:val="24"/>
        </w:rPr>
        <w:t>, but also as social-hubs that might be crucial for decision-making of the population. This is especially true for highly social species</w:t>
      </w:r>
      <w:r w:rsidR="00D96559" w:rsidRPr="00AD0CC1">
        <w:rPr>
          <w:rFonts w:ascii="Times New Roman" w:hAnsi="Times New Roman" w:cs="Times New Roman"/>
          <w:sz w:val="24"/>
          <w:szCs w:val="24"/>
        </w:rPr>
        <w:t xml:space="preserve"> that have evolved this behaviour over evolutionary timescales</w:t>
      </w:r>
      <w:r w:rsidR="00FD28E5">
        <w:rPr>
          <w:rFonts w:ascii="Times New Roman" w:hAnsi="Times New Roman" w:cs="Times New Roman"/>
          <w:sz w:val="24"/>
          <w:szCs w:val="24"/>
        </w:rPr>
        <w:t xml:space="preserve"> and who, as outlined</w:t>
      </w:r>
      <w:r w:rsidR="007F37AD">
        <w:rPr>
          <w:rFonts w:ascii="Times New Roman" w:hAnsi="Times New Roman" w:cs="Times New Roman"/>
          <w:sz w:val="24"/>
          <w:szCs w:val="24"/>
        </w:rPr>
        <w:t xml:space="preserve"> by</w:t>
      </w:r>
      <w:r w:rsidR="00A601BD">
        <w:rPr>
          <w:rFonts w:ascii="Times New Roman" w:hAnsi="Times New Roman" w:cs="Times New Roman"/>
          <w:sz w:val="24"/>
          <w:szCs w:val="24"/>
        </w:rPr>
        <w:t xml:space="preserve"> </w:t>
      </w:r>
      <w:r w:rsidR="000136F8">
        <w:rPr>
          <w:rFonts w:ascii="Times New Roman" w:hAnsi="Times New Roman" w:cs="Times New Roman"/>
          <w:sz w:val="24"/>
          <w:szCs w:val="24"/>
        </w:rPr>
        <w:fldChar w:fldCharType="begin"/>
      </w:r>
      <w:r w:rsidR="000136F8">
        <w:rPr>
          <w:rFonts w:ascii="Times New Roman" w:hAnsi="Times New Roman" w:cs="Times New Roman"/>
          <w:sz w:val="24"/>
          <w:szCs w:val="24"/>
        </w:rPr>
        <w:instrText xml:space="preserve"> ADDIN ZOTERO_ITEM CSL_CITATION {"citationID":"SEyZLYzP","properties":{"formattedCitation":"(Monier, 2024)","plainCitation":"(Monier, 2024)","noteIndex":0},"citationItems":[{"id":839,"uris":["http://zotero.org/users/6254983/items/7KJGE9H3"],"itemData":{"id":839,"type":"article-journal","abstract":"ABSTRACT\n            \n              What do seabirds perceive about the world? How do they do so? And how do they use the information available to them to make foraging decisions? Social cues provide seabirds with information about the location of prey. This can, of course, be passive and not involve higher‐order cognitive processes (e.g. simple conspecific or heterospecific attraction). However, seabirds display many behaviours that promote learning and the transmission of information between individuals: the vast majority of seabirds are colonial living, have an extended juvenile phase that affords them time to learn, routinely form intra‐ and interspecific associations, and can flexibly deploy a combination of foraging tactics. It is worth evaluating their foraging interactions in light of this. This review describes how seabirds use social information both at the colony and at sea to forage, and discusses the variation that exists both across species and amongst individuals. It is clear that social interactions are a critical and beneficial component of seabird foraging, with most of the variation concerning the way and extent to which social information is used, rather than whether it is used. While it may seem counterintuitive that large groups of potential competitors congregating at a patch can result in foraging gains, such aggregations can alter species dynamics in ways that promote coexistence. This review explores how competitive interference at a patch can be mitigated by behavioural modifications and niche segregation. Utilising others for foraging success (e.g.\n              via\n              social cues and facilitation at a patch) is likely to make population declines particularly damaging to seabirds if the quantity or quality of their social foraging interactions is reduced. Environmental changes have the potential to disrupt their social networks and thus, how these species obtain food and transfer information.","container-title":"Biological Reviews","DOI":"10.1111/brv.13089","ISSN":"1464-7931, 1469-185X","issue":"5","journalAbbreviation":"Biological Reviews","language":"en","page":"1717-1735","source":"DOI.org (Crossref)","title":"Social interactions and information use by foraging seabirds","volume":"99","author":[{"family":"Monier","given":"Samantha Anne"}],"issued":{"date-parts":[["2024",10]]}}}],"schema":"https://github.com/citation-style-language/schema/raw/master/csl-citation.json"} </w:instrText>
      </w:r>
      <w:r w:rsidR="000136F8">
        <w:rPr>
          <w:rFonts w:ascii="Times New Roman" w:hAnsi="Times New Roman" w:cs="Times New Roman"/>
          <w:sz w:val="24"/>
          <w:szCs w:val="24"/>
        </w:rPr>
        <w:fldChar w:fldCharType="separate"/>
      </w:r>
      <w:r w:rsidR="000136F8" w:rsidRPr="000136F8">
        <w:rPr>
          <w:rFonts w:ascii="Times New Roman" w:hAnsi="Times New Roman" w:cs="Times New Roman"/>
          <w:sz w:val="24"/>
        </w:rPr>
        <w:t>Monier</w:t>
      </w:r>
      <w:r w:rsidR="00A601BD">
        <w:rPr>
          <w:rFonts w:ascii="Times New Roman" w:hAnsi="Times New Roman" w:cs="Times New Roman"/>
          <w:sz w:val="24"/>
        </w:rPr>
        <w:t xml:space="preserve"> (</w:t>
      </w:r>
      <w:r w:rsidR="000136F8" w:rsidRPr="000136F8">
        <w:rPr>
          <w:rFonts w:ascii="Times New Roman" w:hAnsi="Times New Roman" w:cs="Times New Roman"/>
          <w:sz w:val="24"/>
        </w:rPr>
        <w:t>2024)</w:t>
      </w:r>
      <w:r w:rsidR="000136F8">
        <w:rPr>
          <w:rFonts w:ascii="Times New Roman" w:hAnsi="Times New Roman" w:cs="Times New Roman"/>
          <w:sz w:val="24"/>
          <w:szCs w:val="24"/>
        </w:rPr>
        <w:fldChar w:fldCharType="end"/>
      </w:r>
      <w:r w:rsidR="007F37AD">
        <w:rPr>
          <w:rFonts w:ascii="Times New Roman" w:hAnsi="Times New Roman" w:cs="Times New Roman"/>
          <w:sz w:val="24"/>
          <w:szCs w:val="24"/>
        </w:rPr>
        <w:t xml:space="preserve">, </w:t>
      </w:r>
      <w:r w:rsidR="00286964">
        <w:rPr>
          <w:rFonts w:ascii="Times New Roman" w:hAnsi="Times New Roman" w:cs="Times New Roman"/>
          <w:sz w:val="24"/>
          <w:szCs w:val="24"/>
        </w:rPr>
        <w:t xml:space="preserve"> are disproportionately at risk to declines given their social nature</w:t>
      </w:r>
      <w:r w:rsidRPr="00AD0CC1">
        <w:rPr>
          <w:rFonts w:ascii="Times New Roman" w:hAnsi="Times New Roman" w:cs="Times New Roman"/>
          <w:sz w:val="24"/>
          <w:szCs w:val="24"/>
        </w:rPr>
        <w:t>.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6BF96E49" w14:textId="77777777" w:rsidR="00046C1B" w:rsidRPr="00AD0CC1" w:rsidRDefault="00046C1B" w:rsidP="00294ABB"/>
    <w:p w14:paraId="16AFE0A9" w14:textId="571D06AC" w:rsidR="00951585" w:rsidRPr="00AD0CC1" w:rsidRDefault="000B36B6" w:rsidP="00E047A5">
      <w:pPr>
        <w:pStyle w:val="Heading2"/>
        <w:spacing w:line="360" w:lineRule="auto"/>
        <w:jc w:val="both"/>
        <w:rPr>
          <w:rFonts w:ascii="Times New Roman" w:hAnsi="Times New Roman" w:cs="Times New Roman"/>
          <w:b/>
          <w:bCs/>
          <w:color w:val="auto"/>
          <w:sz w:val="24"/>
          <w:szCs w:val="24"/>
        </w:rPr>
      </w:pPr>
      <w:bookmarkStart w:id="40" w:name="_Toc199480623"/>
      <w:bookmarkEnd w:id="15"/>
      <w:r w:rsidRPr="00AD0CC1">
        <w:rPr>
          <w:rFonts w:ascii="Times New Roman" w:hAnsi="Times New Roman" w:cs="Times New Roman"/>
          <w:b/>
          <w:bCs/>
          <w:color w:val="auto"/>
          <w:sz w:val="24"/>
          <w:szCs w:val="24"/>
        </w:rPr>
        <w:lastRenderedPageBreak/>
        <w:t xml:space="preserve">1.8 </w:t>
      </w:r>
      <w:r w:rsidR="00951585" w:rsidRPr="00AD0CC1">
        <w:rPr>
          <w:rFonts w:ascii="Times New Roman" w:hAnsi="Times New Roman" w:cs="Times New Roman"/>
          <w:b/>
          <w:bCs/>
          <w:color w:val="auto"/>
          <w:sz w:val="24"/>
          <w:szCs w:val="24"/>
        </w:rPr>
        <w:t>Knowledge gaps and future directions</w:t>
      </w:r>
      <w:bookmarkEnd w:id="40"/>
    </w:p>
    <w:p w14:paraId="2695733E" w14:textId="312D31DE" w:rsidR="00C90F50" w:rsidRPr="00AD0CC1" w:rsidRDefault="00951585" w:rsidP="00294ABB">
      <w:pPr>
        <w:spacing w:after="0" w:line="360" w:lineRule="auto"/>
        <w:jc w:val="both"/>
        <w:rPr>
          <w:rFonts w:ascii="Times New Roman" w:hAnsi="Times New Roman" w:cs="Times New Roman"/>
          <w:sz w:val="24"/>
          <w:szCs w:val="24"/>
        </w:rPr>
      </w:pPr>
      <w:commentRangeStart w:id="41"/>
      <w:r w:rsidRPr="00AD0CC1">
        <w:rPr>
          <w:rFonts w:ascii="Times New Roman" w:hAnsi="Times New Roman" w:cs="Times New Roman"/>
          <w:sz w:val="24"/>
          <w:szCs w:val="24"/>
        </w:rPr>
        <w:t xml:space="preserve">It is </w:t>
      </w:r>
      <w:r w:rsidR="00EF07F2" w:rsidRPr="00AD0CC1">
        <w:rPr>
          <w:rFonts w:ascii="Times New Roman" w:hAnsi="Times New Roman" w:cs="Times New Roman"/>
          <w:sz w:val="24"/>
          <w:szCs w:val="24"/>
        </w:rPr>
        <w:t xml:space="preserve">well-documented in the scientific literature </w:t>
      </w:r>
      <w:r w:rsidRPr="00AD0CC1">
        <w:rPr>
          <w:rFonts w:ascii="Times New Roman" w:hAnsi="Times New Roman" w:cs="Times New Roman"/>
          <w:sz w:val="24"/>
          <w:szCs w:val="24"/>
        </w:rPr>
        <w:t xml:space="preserve">that </w:t>
      </w:r>
      <w:r w:rsidR="00ED6D8F" w:rsidRPr="00AD0CC1">
        <w:rPr>
          <w:rFonts w:ascii="Times New Roman" w:hAnsi="Times New Roman" w:cs="Times New Roman"/>
          <w:sz w:val="24"/>
          <w:szCs w:val="24"/>
        </w:rPr>
        <w:t xml:space="preserve">birds </w:t>
      </w:r>
      <w:r w:rsidR="00DE73ED" w:rsidRPr="00AD0CC1">
        <w:rPr>
          <w:rFonts w:ascii="Times New Roman" w:hAnsi="Times New Roman" w:cs="Times New Roman"/>
          <w:sz w:val="24"/>
          <w:szCs w:val="24"/>
        </w:rPr>
        <w:t>have been widely studied under the foraging ecology lens</w:t>
      </w:r>
      <w:r w:rsidR="00ED6D8F" w:rsidRPr="00AD0CC1">
        <w:rPr>
          <w:rFonts w:ascii="Times New Roman" w:hAnsi="Times New Roman" w:cs="Times New Roman"/>
          <w:sz w:val="24"/>
          <w:szCs w:val="24"/>
        </w:rPr>
        <w:t xml:space="preserve">. </w:t>
      </w:r>
      <w:commentRangeEnd w:id="41"/>
      <w:r w:rsidR="006614CD" w:rsidRPr="00AD0CC1">
        <w:rPr>
          <w:rStyle w:val="CommentReference"/>
        </w:rPr>
        <w:commentReference w:id="41"/>
      </w:r>
      <w:r w:rsidR="00DE73ED" w:rsidRPr="00AD0CC1">
        <w:rPr>
          <w:rFonts w:ascii="Times New Roman" w:hAnsi="Times New Roman" w:cs="Times New Roman"/>
          <w:sz w:val="24"/>
          <w:szCs w:val="24"/>
        </w:rPr>
        <w:t>Some recent studies have looked into the relationship of communal roosting behaviour and foraging ecology. In spite of this progress in our understanding of the role of sociality in ecological foraging, assessing these relationships at a global scale remains unaddressed.</w:t>
      </w:r>
      <w:r w:rsidR="00AC04C7" w:rsidRPr="00AD0CC1">
        <w:rPr>
          <w:rFonts w:ascii="Times New Roman" w:hAnsi="Times New Roman" w:cs="Times New Roman"/>
          <w:sz w:val="24"/>
          <w:szCs w:val="24"/>
        </w:rPr>
        <w:t xml:space="preserve"> </w:t>
      </w:r>
      <w:r w:rsidR="00DE73ED" w:rsidRPr="00AD0CC1">
        <w:rPr>
          <w:rFonts w:ascii="Times New Roman" w:hAnsi="Times New Roman" w:cs="Times New Roman"/>
          <w:sz w:val="24"/>
          <w:szCs w:val="24"/>
        </w:rPr>
        <w:t xml:space="preserve">While I will build on Beauchamp’s work, this thesis aims to greatly extend the scope of the work by increasing the dataset and the predictor variables, as well as </w:t>
      </w:r>
      <w:r w:rsidR="00AC04C7" w:rsidRPr="00AD0CC1">
        <w:rPr>
          <w:rFonts w:ascii="Times New Roman" w:hAnsi="Times New Roman" w:cs="Times New Roman"/>
          <w:sz w:val="24"/>
          <w:szCs w:val="24"/>
        </w:rPr>
        <w:t>updating</w:t>
      </w:r>
      <w:r w:rsidR="00DE73ED" w:rsidRPr="00AD0CC1">
        <w:rPr>
          <w:rFonts w:ascii="Times New Roman" w:hAnsi="Times New Roman" w:cs="Times New Roman"/>
          <w:sz w:val="24"/>
          <w:szCs w:val="24"/>
        </w:rPr>
        <w:t xml:space="preserve"> the knowledge on CRB</w:t>
      </w:r>
      <w:r w:rsidR="00AC04C7" w:rsidRPr="00AD0CC1">
        <w:rPr>
          <w:rFonts w:ascii="Times New Roman" w:hAnsi="Times New Roman" w:cs="Times New Roman"/>
          <w:sz w:val="24"/>
          <w:szCs w:val="24"/>
        </w:rPr>
        <w:t xml:space="preserve">. </w:t>
      </w:r>
      <w:commentRangeStart w:id="42"/>
      <w:r w:rsidRPr="00AD0CC1">
        <w:rPr>
          <w:rFonts w:ascii="Times New Roman" w:hAnsi="Times New Roman" w:cs="Times New Roman"/>
          <w:sz w:val="24"/>
          <w:szCs w:val="24"/>
        </w:rPr>
        <w:t xml:space="preserve">Hence, this thesis </w:t>
      </w:r>
      <w:r w:rsidR="00AC04C7" w:rsidRPr="00AD0CC1">
        <w:rPr>
          <w:rFonts w:ascii="Times New Roman" w:hAnsi="Times New Roman" w:cs="Times New Roman"/>
          <w:sz w:val="24"/>
          <w:szCs w:val="24"/>
        </w:rPr>
        <w:t>breaks new ground by</w:t>
      </w:r>
      <w:r w:rsidRPr="00AD0CC1">
        <w:rPr>
          <w:rFonts w:ascii="Times New Roman" w:hAnsi="Times New Roman" w:cs="Times New Roman"/>
          <w:sz w:val="24"/>
          <w:szCs w:val="24"/>
        </w:rPr>
        <w:t xml:space="preserve"> answering </w:t>
      </w:r>
      <w:r w:rsidR="00AC04C7" w:rsidRPr="00AD0CC1">
        <w:rPr>
          <w:rFonts w:ascii="Times New Roman" w:hAnsi="Times New Roman" w:cs="Times New Roman"/>
          <w:sz w:val="24"/>
          <w:szCs w:val="24"/>
        </w:rPr>
        <w:t>this</w:t>
      </w:r>
      <w:r w:rsidRPr="00AD0CC1">
        <w:rPr>
          <w:rFonts w:ascii="Times New Roman" w:hAnsi="Times New Roman" w:cs="Times New Roman"/>
          <w:sz w:val="24"/>
          <w:szCs w:val="24"/>
        </w:rPr>
        <w:t xml:space="preserve"> overarching question. </w:t>
      </w:r>
      <w:commentRangeEnd w:id="42"/>
      <w:r w:rsidR="006614CD" w:rsidRPr="00AD0CC1">
        <w:rPr>
          <w:rStyle w:val="CommentReference"/>
        </w:rPr>
        <w:commentReference w:id="42"/>
      </w:r>
    </w:p>
    <w:p w14:paraId="073EE501" w14:textId="77777777" w:rsidR="0068717E" w:rsidRDefault="0068717E" w:rsidP="00D70E63">
      <w:pPr>
        <w:spacing w:line="360" w:lineRule="auto"/>
        <w:ind w:firstLine="720"/>
        <w:jc w:val="both"/>
        <w:rPr>
          <w:rFonts w:ascii="Times New Roman" w:hAnsi="Times New Roman" w:cs="Times New Roman"/>
          <w:sz w:val="24"/>
          <w:szCs w:val="24"/>
        </w:rPr>
      </w:pPr>
    </w:p>
    <w:p w14:paraId="6EBE55C7" w14:textId="41557A3A" w:rsidR="00951585" w:rsidRPr="00AD0CC1" w:rsidRDefault="00951585" w:rsidP="00D70E6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Here, I will compile </w:t>
      </w:r>
      <w:commentRangeStart w:id="43"/>
      <w:r w:rsidRPr="00AD0CC1">
        <w:rPr>
          <w:rFonts w:ascii="Times New Roman" w:hAnsi="Times New Roman" w:cs="Times New Roman"/>
          <w:sz w:val="24"/>
          <w:szCs w:val="24"/>
        </w:rPr>
        <w:t xml:space="preserve">biological variables </w:t>
      </w:r>
      <w:commentRangeEnd w:id="43"/>
      <w:r w:rsidR="006614CD" w:rsidRPr="00AD0CC1">
        <w:rPr>
          <w:rStyle w:val="CommentReference"/>
        </w:rPr>
        <w:commentReference w:id="43"/>
      </w:r>
      <w:r w:rsidR="008D0279" w:rsidRPr="00AD0CC1">
        <w:rPr>
          <w:rFonts w:ascii="Times New Roman" w:hAnsi="Times New Roman" w:cs="Times New Roman"/>
          <w:sz w:val="24"/>
          <w:szCs w:val="24"/>
        </w:rPr>
        <w:t xml:space="preserve">(HWI, mass, trophic guild and brain size) </w:t>
      </w:r>
      <w:r w:rsidRPr="00AD0CC1">
        <w:rPr>
          <w:rFonts w:ascii="Times New Roman" w:hAnsi="Times New Roman" w:cs="Times New Roman"/>
          <w:sz w:val="24"/>
          <w:szCs w:val="24"/>
        </w:rPr>
        <w:t xml:space="preserve">and test the relationship between these and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While I will not be able to prove causation, the research will provide a starting point for future studies to build on, </w:t>
      </w:r>
      <w:r w:rsidR="00ED6D8F" w:rsidRPr="00AD0CC1">
        <w:rPr>
          <w:rFonts w:ascii="Times New Roman" w:hAnsi="Times New Roman" w:cs="Times New Roman"/>
          <w:sz w:val="24"/>
          <w:szCs w:val="24"/>
        </w:rPr>
        <w:t xml:space="preserve">where causation can be explored. This database will also provide the grounds for future studies to test how Communal Roosting </w:t>
      </w:r>
      <w:r w:rsidR="00193919" w:rsidRPr="00AD0CC1">
        <w:rPr>
          <w:rFonts w:ascii="Times New Roman" w:hAnsi="Times New Roman" w:cs="Times New Roman"/>
          <w:sz w:val="24"/>
          <w:szCs w:val="24"/>
        </w:rPr>
        <w:t>Behaviour</w:t>
      </w:r>
      <w:r w:rsidR="008D0279" w:rsidRPr="00AD0CC1">
        <w:rPr>
          <w:rFonts w:ascii="Times New Roman" w:hAnsi="Times New Roman" w:cs="Times New Roman"/>
          <w:sz w:val="24"/>
          <w:szCs w:val="24"/>
        </w:rPr>
        <w:t xml:space="preserve"> (CRB)</w:t>
      </w:r>
      <w:r w:rsidR="00ED6D8F" w:rsidRPr="00AD0CC1">
        <w:rPr>
          <w:rFonts w:ascii="Times New Roman" w:hAnsi="Times New Roman" w:cs="Times New Roman"/>
          <w:sz w:val="24"/>
          <w:szCs w:val="24"/>
        </w:rPr>
        <w:t xml:space="preserve"> impacts foraging efficiency</w:t>
      </w:r>
      <w:r w:rsidRPr="00AD0CC1">
        <w:rPr>
          <w:rFonts w:ascii="Times New Roman" w:hAnsi="Times New Roman" w:cs="Times New Roman"/>
          <w:sz w:val="24"/>
          <w:szCs w:val="24"/>
        </w:rPr>
        <w:t xml:space="preserve"> </w:t>
      </w:r>
      <w:r w:rsidR="00ED6D8F" w:rsidRPr="00AD0CC1">
        <w:rPr>
          <w:rFonts w:ascii="Times New Roman" w:hAnsi="Times New Roman" w:cs="Times New Roman"/>
          <w:sz w:val="24"/>
          <w:szCs w:val="24"/>
        </w:rPr>
        <w:t xml:space="preserve">with the aid of tracking data. In addition, it could also be explored if the prevalence of </w:t>
      </w:r>
      <w:commentRangeStart w:id="44"/>
      <w:r w:rsidR="00ED6D8F" w:rsidRPr="00AD0CC1">
        <w:rPr>
          <w:rFonts w:ascii="Times New Roman" w:hAnsi="Times New Roman" w:cs="Times New Roman"/>
          <w:sz w:val="24"/>
          <w:szCs w:val="24"/>
        </w:rPr>
        <w:t xml:space="preserve">CRB </w:t>
      </w:r>
      <w:commentRangeEnd w:id="44"/>
      <w:r w:rsidR="00DE18EC" w:rsidRPr="00AD0CC1">
        <w:rPr>
          <w:rStyle w:val="CommentReference"/>
        </w:rPr>
        <w:commentReference w:id="44"/>
      </w:r>
      <w:r w:rsidR="00ED6D8F" w:rsidRPr="00AD0CC1">
        <w:rPr>
          <w:rFonts w:ascii="Times New Roman" w:hAnsi="Times New Roman" w:cs="Times New Roman"/>
          <w:sz w:val="24"/>
          <w:szCs w:val="24"/>
        </w:rPr>
        <w:t>is also related to possible weather variables</w:t>
      </w:r>
      <w:r w:rsidR="008D0279" w:rsidRPr="00AD0CC1">
        <w:rPr>
          <w:rFonts w:ascii="Times New Roman" w:hAnsi="Times New Roman" w:cs="Times New Roman"/>
          <w:sz w:val="24"/>
          <w:szCs w:val="24"/>
        </w:rPr>
        <w:t xml:space="preserve"> to tease apart the competing hypotheses.</w:t>
      </w:r>
    </w:p>
    <w:p w14:paraId="427ED4A0" w14:textId="77777777" w:rsidR="00951585" w:rsidRPr="00AD0CC1"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AD0CC1" w:rsidRDefault="000D7051" w:rsidP="00E047A5">
      <w:pPr>
        <w:pStyle w:val="Heading2"/>
        <w:spacing w:line="360" w:lineRule="auto"/>
        <w:jc w:val="both"/>
        <w:rPr>
          <w:rFonts w:ascii="Times New Roman" w:hAnsi="Times New Roman" w:cs="Times New Roman"/>
          <w:b/>
          <w:bCs/>
          <w:color w:val="auto"/>
          <w:sz w:val="24"/>
          <w:szCs w:val="24"/>
        </w:rPr>
      </w:pPr>
      <w:bookmarkStart w:id="45" w:name="_Toc199480624"/>
      <w:r w:rsidRPr="00AD0CC1">
        <w:rPr>
          <w:rFonts w:ascii="Times New Roman" w:hAnsi="Times New Roman" w:cs="Times New Roman"/>
          <w:b/>
          <w:bCs/>
          <w:color w:val="auto"/>
          <w:sz w:val="24"/>
          <w:szCs w:val="24"/>
        </w:rPr>
        <w:t xml:space="preserve">1.9 </w:t>
      </w:r>
      <w:r w:rsidR="003C6516" w:rsidRPr="00AD0CC1">
        <w:rPr>
          <w:rFonts w:ascii="Times New Roman" w:hAnsi="Times New Roman" w:cs="Times New Roman"/>
          <w:b/>
          <w:bCs/>
          <w:color w:val="auto"/>
          <w:sz w:val="24"/>
          <w:szCs w:val="24"/>
        </w:rPr>
        <w:t>Thesis aims and structure</w:t>
      </w:r>
      <w:bookmarkEnd w:id="45"/>
    </w:p>
    <w:p w14:paraId="1F6AC389" w14:textId="7012009A" w:rsidR="00C410CC" w:rsidRPr="00AD0CC1" w:rsidRDefault="00887278" w:rsidP="00C410CC">
      <w:pPr>
        <w:spacing w:line="360" w:lineRule="auto"/>
        <w:jc w:val="both"/>
        <w:rPr>
          <w:rFonts w:ascii="Times New Roman" w:hAnsi="Times New Roman"/>
          <w:sz w:val="24"/>
        </w:rPr>
      </w:pPr>
      <w:commentRangeStart w:id="46"/>
      <w:r w:rsidRPr="00AD0CC1">
        <w:rPr>
          <w:rFonts w:ascii="Times New Roman" w:hAnsi="Times New Roman" w:cs="Times New Roman"/>
          <w:sz w:val="24"/>
          <w:szCs w:val="24"/>
        </w:rPr>
        <w:t xml:space="preserve">The overall aim of my thesis is to </w:t>
      </w:r>
      <w:r w:rsidR="004D0C0C" w:rsidRPr="00AD0CC1">
        <w:rPr>
          <w:rFonts w:ascii="Times New Roman" w:hAnsi="Times New Roman" w:cs="Times New Roman"/>
          <w:sz w:val="24"/>
          <w:szCs w:val="24"/>
        </w:rPr>
        <w:t xml:space="preserve">discuss drivers of </w:t>
      </w:r>
      <w:r w:rsidR="006148D7" w:rsidRPr="00AD0CC1">
        <w:rPr>
          <w:rFonts w:ascii="Times New Roman" w:hAnsi="Times New Roman" w:cs="Times New Roman"/>
          <w:sz w:val="24"/>
          <w:szCs w:val="24"/>
        </w:rPr>
        <w:t xml:space="preserve">communal roosting </w:t>
      </w:r>
      <w:r w:rsidR="00193919" w:rsidRPr="00AD0CC1">
        <w:rPr>
          <w:rFonts w:ascii="Times New Roman" w:hAnsi="Times New Roman" w:cs="Times New Roman"/>
          <w:sz w:val="24"/>
          <w:szCs w:val="24"/>
        </w:rPr>
        <w:t>behaviour</w:t>
      </w:r>
      <w:r w:rsidR="006148D7" w:rsidRPr="00AD0CC1">
        <w:rPr>
          <w:rFonts w:ascii="Times New Roman" w:hAnsi="Times New Roman" w:cs="Times New Roman"/>
          <w:sz w:val="24"/>
          <w:szCs w:val="24"/>
        </w:rPr>
        <w:t xml:space="preserve"> </w:t>
      </w:r>
      <w:r w:rsidR="004D0C0C" w:rsidRPr="00AD0CC1">
        <w:rPr>
          <w:rFonts w:ascii="Times New Roman" w:hAnsi="Times New Roman" w:cs="Times New Roman"/>
          <w:sz w:val="24"/>
          <w:szCs w:val="24"/>
        </w:rPr>
        <w:t>and the potential implications on</w:t>
      </w:r>
      <w:r w:rsidRPr="00AD0CC1">
        <w:rPr>
          <w:rFonts w:ascii="Times New Roman" w:hAnsi="Times New Roman" w:cs="Times New Roman"/>
          <w:sz w:val="24"/>
          <w:szCs w:val="24"/>
        </w:rPr>
        <w:t xml:space="preserve"> foraging efficiency in land birds</w:t>
      </w:r>
      <w:r w:rsidR="00B274B2" w:rsidRPr="00AD0CC1">
        <w:rPr>
          <w:rFonts w:ascii="Times New Roman" w:hAnsi="Times New Roman" w:cs="Times New Roman"/>
          <w:sz w:val="24"/>
          <w:szCs w:val="24"/>
        </w:rPr>
        <w:t>.</w:t>
      </w:r>
      <w:commentRangeEnd w:id="46"/>
      <w:r w:rsidR="00DE18EC" w:rsidRPr="00AD0CC1">
        <w:rPr>
          <w:rStyle w:val="CommentReference"/>
        </w:rPr>
        <w:commentReference w:id="46"/>
      </w:r>
      <w:r w:rsidR="00C410CC" w:rsidRPr="00AD0CC1">
        <w:rPr>
          <w:rFonts w:ascii="Times New Roman" w:hAnsi="Times New Roman" w:cs="Times New Roman"/>
          <w:sz w:val="24"/>
          <w:szCs w:val="24"/>
        </w:rPr>
        <w:t xml:space="preserve"> </w:t>
      </w:r>
      <w:r w:rsidR="00C410CC" w:rsidRPr="00AD0CC1">
        <w:rPr>
          <w:rFonts w:ascii="Times New Roman" w:hAnsi="Times New Roman"/>
          <w:sz w:val="24"/>
        </w:rPr>
        <w:t>The present section (</w:t>
      </w:r>
      <w:r w:rsidR="00EF07F2" w:rsidRPr="00AD0CC1">
        <w:rPr>
          <w:rFonts w:ascii="Times New Roman" w:hAnsi="Times New Roman"/>
          <w:sz w:val="24"/>
        </w:rPr>
        <w:t>C</w:t>
      </w:r>
      <w:r w:rsidR="00C410CC" w:rsidRPr="00AD0CC1">
        <w:rPr>
          <w:rFonts w:ascii="Times New Roman" w:hAnsi="Times New Roman"/>
          <w:sz w:val="24"/>
        </w:rPr>
        <w:t>hapter 1) provides the general framework for this thesis. Each chapter is designed to function independently</w:t>
      </w:r>
      <w:r w:rsidR="00EF07F2" w:rsidRPr="00AD0CC1">
        <w:rPr>
          <w:rFonts w:ascii="Times New Roman" w:hAnsi="Times New Roman"/>
          <w:sz w:val="24"/>
        </w:rPr>
        <w:t xml:space="preserve"> while responding to the overarching research question. </w:t>
      </w:r>
      <w:r w:rsidR="00C410CC" w:rsidRPr="00AD0CC1">
        <w:rPr>
          <w:rFonts w:ascii="Times New Roman" w:hAnsi="Times New Roman"/>
          <w:sz w:val="24"/>
        </w:rPr>
        <w:t>Consequently, repetitive elements will appear throughout this thesis as a result of the stand-alone nature of each chapte</w:t>
      </w:r>
      <w:r w:rsidR="00EF07F2" w:rsidRPr="00AD0CC1">
        <w:rPr>
          <w:rFonts w:ascii="Times New Roman" w:hAnsi="Times New Roman"/>
          <w:sz w:val="24"/>
        </w:rPr>
        <w:t>r for later publication</w:t>
      </w:r>
      <w:r w:rsidR="00C410CC" w:rsidRPr="00AD0CC1">
        <w:rPr>
          <w:rFonts w:ascii="Times New Roman" w:hAnsi="Times New Roman"/>
          <w:sz w:val="24"/>
        </w:rPr>
        <w:t>. For example, the introduction sections of Chapter 2</w:t>
      </w:r>
      <w:r w:rsidR="00EF07F2" w:rsidRPr="00AD0CC1">
        <w:rPr>
          <w:rFonts w:ascii="Times New Roman" w:hAnsi="Times New Roman"/>
          <w:sz w:val="24"/>
        </w:rPr>
        <w:t xml:space="preserve"> and </w:t>
      </w:r>
      <w:r w:rsidR="00C410CC" w:rsidRPr="00AD0CC1">
        <w:rPr>
          <w:rFonts w:ascii="Times New Roman" w:hAnsi="Times New Roman"/>
          <w:sz w:val="24"/>
        </w:rPr>
        <w:t xml:space="preserve">Chapter 3, contain elements from </w:t>
      </w:r>
      <w:r w:rsidR="00EF07F2" w:rsidRPr="00AD0CC1">
        <w:rPr>
          <w:rFonts w:ascii="Times New Roman" w:hAnsi="Times New Roman"/>
          <w:sz w:val="24"/>
        </w:rPr>
        <w:t xml:space="preserve">Chapter 1 as an introductory chapter. </w:t>
      </w:r>
    </w:p>
    <w:p w14:paraId="20B499AD" w14:textId="37DCDA9E" w:rsidR="006148D7" w:rsidRPr="00AD0CC1" w:rsidDel="005E58E6" w:rsidRDefault="00396001" w:rsidP="00A601BD">
      <w:pPr>
        <w:spacing w:line="360" w:lineRule="auto"/>
        <w:ind w:firstLine="720"/>
        <w:jc w:val="both"/>
        <w:rPr>
          <w:del w:id="47" w:author="sandra cuadros" w:date="2025-06-30T15:02:00Z" w16du:dateUtc="2025-06-30T22:02:00Z"/>
          <w:rFonts w:ascii="Times New Roman" w:hAnsi="Times New Roman" w:cs="Times New Roman"/>
          <w:sz w:val="24"/>
          <w:szCs w:val="24"/>
        </w:rPr>
      </w:pPr>
      <w:commentRangeStart w:id="48"/>
      <w:r w:rsidRPr="00AD0CC1">
        <w:rPr>
          <w:rFonts w:ascii="Times New Roman" w:hAnsi="Times New Roman" w:cs="Times New Roman"/>
          <w:i/>
          <w:iCs/>
          <w:sz w:val="24"/>
          <w:szCs w:val="24"/>
          <w:u w:val="single"/>
        </w:rPr>
        <w:t>Chapter 1</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includes</w:t>
      </w:r>
      <w:r w:rsidRPr="00AD0CC1">
        <w:rPr>
          <w:rFonts w:ascii="Times New Roman" w:hAnsi="Times New Roman" w:cs="Times New Roman"/>
          <w:sz w:val="24"/>
          <w:szCs w:val="24"/>
        </w:rPr>
        <w:t xml:space="preserve"> a literature review on movement ecology of wildlife, with particular focus on bird foraging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w:t>
      </w:r>
      <w:r w:rsidR="00EA18AD" w:rsidRPr="00AD0CC1">
        <w:rPr>
          <w:rFonts w:ascii="Times New Roman" w:hAnsi="Times New Roman" w:cs="Times New Roman"/>
          <w:sz w:val="24"/>
          <w:szCs w:val="24"/>
        </w:rPr>
        <w:t xml:space="preserve"> </w:t>
      </w:r>
      <w:r w:rsidRPr="00AD0CC1">
        <w:rPr>
          <w:rFonts w:ascii="Times New Roman" w:hAnsi="Times New Roman" w:cs="Times New Roman"/>
          <w:i/>
          <w:iCs/>
          <w:sz w:val="24"/>
          <w:szCs w:val="24"/>
          <w:u w:val="single"/>
        </w:rPr>
        <w:t>Chapter 2</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is</w:t>
      </w:r>
      <w:r w:rsidRPr="00AD0CC1">
        <w:rPr>
          <w:rFonts w:ascii="Times New Roman" w:hAnsi="Times New Roman" w:cs="Times New Roman"/>
          <w:sz w:val="24"/>
          <w:szCs w:val="24"/>
        </w:rPr>
        <w:t xml:space="preserve"> focused on understanding variables that affect the </w:t>
      </w:r>
      <w:r w:rsidR="002C4534" w:rsidRPr="00AD0CC1">
        <w:rPr>
          <w:rFonts w:ascii="Times New Roman" w:hAnsi="Times New Roman" w:cs="Times New Roman"/>
          <w:sz w:val="24"/>
          <w:szCs w:val="24"/>
        </w:rPr>
        <w:t xml:space="preserve">prevalence </w:t>
      </w:r>
      <w:r w:rsidRPr="00AD0CC1">
        <w:rPr>
          <w:rFonts w:ascii="Times New Roman" w:hAnsi="Times New Roman" w:cs="Times New Roman"/>
          <w:sz w:val="24"/>
          <w:szCs w:val="24"/>
        </w:rPr>
        <w:t xml:space="preserve">of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t>
      </w:r>
      <w:r w:rsidR="002D76F9" w:rsidRPr="00AD0CC1">
        <w:rPr>
          <w:rFonts w:ascii="Times New Roman" w:hAnsi="Times New Roman" w:cs="Times New Roman"/>
          <w:sz w:val="24"/>
          <w:szCs w:val="24"/>
        </w:rPr>
        <w:t xml:space="preserve">(CRB) </w:t>
      </w:r>
      <w:r w:rsidRPr="00AD0CC1">
        <w:rPr>
          <w:rFonts w:ascii="Times New Roman" w:hAnsi="Times New Roman" w:cs="Times New Roman"/>
          <w:sz w:val="24"/>
          <w:szCs w:val="24"/>
        </w:rPr>
        <w:t xml:space="preserve">in birds. </w:t>
      </w:r>
      <w:commentRangeEnd w:id="48"/>
      <w:r w:rsidR="00DE18EC" w:rsidRPr="00AD0CC1">
        <w:rPr>
          <w:rStyle w:val="CommentReference"/>
        </w:rPr>
        <w:commentReference w:id="48"/>
      </w:r>
      <w:r w:rsidRPr="00AD0CC1">
        <w:rPr>
          <w:rFonts w:ascii="Times New Roman" w:hAnsi="Times New Roman" w:cs="Times New Roman"/>
          <w:i/>
          <w:iCs/>
          <w:sz w:val="24"/>
          <w:szCs w:val="24"/>
          <w:u w:val="single"/>
        </w:rPr>
        <w:t>Chapter 3</w:t>
      </w:r>
      <w:r w:rsidRPr="00AD0CC1">
        <w:rPr>
          <w:rFonts w:ascii="Times New Roman" w:hAnsi="Times New Roman" w:cs="Times New Roman"/>
          <w:sz w:val="24"/>
          <w:szCs w:val="24"/>
        </w:rPr>
        <w:t xml:space="preserve"> </w:t>
      </w:r>
      <w:r w:rsidR="008D0279" w:rsidRPr="00AD0CC1">
        <w:rPr>
          <w:rFonts w:ascii="Times New Roman" w:hAnsi="Times New Roman" w:cs="Times New Roman"/>
          <w:sz w:val="24"/>
          <w:szCs w:val="24"/>
        </w:rPr>
        <w:t>uses</w:t>
      </w:r>
      <w:r w:rsidR="006148D7" w:rsidRPr="00AD0CC1">
        <w:rPr>
          <w:rFonts w:ascii="Times New Roman" w:hAnsi="Times New Roman" w:cs="Times New Roman"/>
          <w:sz w:val="24"/>
          <w:szCs w:val="24"/>
        </w:rPr>
        <w:t xml:space="preserve"> the previous chapters to highlight the value of sociality for foraging efficiency through the lens of Andean Condor (</w:t>
      </w:r>
      <w:r w:rsidR="006148D7" w:rsidRPr="00AD0CC1">
        <w:rPr>
          <w:rFonts w:ascii="Times New Roman" w:hAnsi="Times New Roman" w:cs="Times New Roman"/>
          <w:i/>
          <w:sz w:val="24"/>
          <w:szCs w:val="24"/>
        </w:rPr>
        <w:t xml:space="preserve">Vultur </w:t>
      </w:r>
      <w:proofErr w:type="spellStart"/>
      <w:r w:rsidR="006148D7" w:rsidRPr="00AD0CC1">
        <w:rPr>
          <w:rFonts w:ascii="Times New Roman" w:hAnsi="Times New Roman" w:cs="Times New Roman"/>
          <w:i/>
          <w:sz w:val="24"/>
          <w:szCs w:val="24"/>
        </w:rPr>
        <w:t>gryphus</w:t>
      </w:r>
      <w:proofErr w:type="spellEnd"/>
      <w:r w:rsidR="006148D7" w:rsidRPr="00AD0CC1">
        <w:rPr>
          <w:rFonts w:ascii="Times New Roman" w:hAnsi="Times New Roman" w:cs="Times New Roman"/>
          <w:sz w:val="24"/>
          <w:szCs w:val="24"/>
        </w:rPr>
        <w:t xml:space="preserve">) conservation. </w:t>
      </w:r>
    </w:p>
    <w:p w14:paraId="2F10AB1F" w14:textId="01C968C0" w:rsidR="006148D7" w:rsidRPr="00AD0CC1" w:rsidDel="005E58E6" w:rsidRDefault="006148D7" w:rsidP="00D70E63">
      <w:pPr>
        <w:spacing w:line="360" w:lineRule="auto"/>
        <w:jc w:val="both"/>
        <w:rPr>
          <w:del w:id="49" w:author="sandra cuadros" w:date="2025-06-30T15:02:00Z" w16du:dateUtc="2025-06-30T22:02:00Z"/>
          <w:rFonts w:ascii="Times New Roman" w:hAnsi="Times New Roman" w:cs="Times New Roman"/>
          <w:sz w:val="24"/>
          <w:szCs w:val="24"/>
        </w:rPr>
      </w:pPr>
    </w:p>
    <w:p w14:paraId="7BA3741D" w14:textId="26C44B6B" w:rsidR="00294ABB" w:rsidRPr="00AD0CC1" w:rsidDel="005E58E6" w:rsidRDefault="00294ABB" w:rsidP="00D70E63">
      <w:pPr>
        <w:spacing w:line="360" w:lineRule="auto"/>
        <w:jc w:val="both"/>
        <w:rPr>
          <w:del w:id="50" w:author="sandra cuadros" w:date="2025-06-30T15:02:00Z" w16du:dateUtc="2025-06-30T22:02:00Z"/>
          <w:rFonts w:ascii="Times New Roman" w:hAnsi="Times New Roman" w:cs="Times New Roman"/>
          <w:sz w:val="24"/>
          <w:szCs w:val="24"/>
        </w:rPr>
      </w:pPr>
    </w:p>
    <w:p w14:paraId="2E84575D" w14:textId="538E0E28" w:rsidR="00294ABB" w:rsidRPr="00AD0CC1" w:rsidDel="005E58E6" w:rsidRDefault="00294ABB" w:rsidP="00D70E63">
      <w:pPr>
        <w:spacing w:line="360" w:lineRule="auto"/>
        <w:jc w:val="both"/>
        <w:rPr>
          <w:del w:id="51" w:author="sandra cuadros" w:date="2025-06-30T15:02:00Z" w16du:dateUtc="2025-06-30T22:02:00Z"/>
          <w:rFonts w:ascii="Times New Roman" w:hAnsi="Times New Roman" w:cs="Times New Roman"/>
          <w:sz w:val="24"/>
          <w:szCs w:val="24"/>
        </w:rPr>
      </w:pPr>
    </w:p>
    <w:p w14:paraId="109422E7" w14:textId="0BC1ED8D" w:rsidR="00294ABB" w:rsidRPr="00AD0CC1" w:rsidDel="005E58E6" w:rsidRDefault="00294ABB" w:rsidP="00D70E63">
      <w:pPr>
        <w:spacing w:line="360" w:lineRule="auto"/>
        <w:jc w:val="both"/>
        <w:rPr>
          <w:del w:id="52" w:author="sandra cuadros" w:date="2025-06-30T15:02:00Z" w16du:dateUtc="2025-06-30T22:02:00Z"/>
          <w:rFonts w:ascii="Times New Roman" w:hAnsi="Times New Roman" w:cs="Times New Roman"/>
          <w:sz w:val="24"/>
          <w:szCs w:val="24"/>
        </w:rPr>
      </w:pPr>
    </w:p>
    <w:p w14:paraId="43FCADDC" w14:textId="29C2E59C" w:rsidR="00294ABB" w:rsidRPr="00AD0CC1" w:rsidDel="005E58E6" w:rsidRDefault="00294ABB" w:rsidP="00D70E63">
      <w:pPr>
        <w:spacing w:line="360" w:lineRule="auto"/>
        <w:jc w:val="both"/>
        <w:rPr>
          <w:del w:id="53" w:author="sandra cuadros" w:date="2025-06-30T15:02:00Z" w16du:dateUtc="2025-06-30T22:02:00Z"/>
          <w:rFonts w:ascii="Times New Roman" w:hAnsi="Times New Roman" w:cs="Times New Roman"/>
          <w:sz w:val="24"/>
          <w:szCs w:val="24"/>
        </w:rPr>
      </w:pPr>
    </w:p>
    <w:p w14:paraId="47005760" w14:textId="77777777" w:rsidR="00294ABB" w:rsidRPr="00AD0CC1" w:rsidDel="005E58E6" w:rsidRDefault="00294ABB" w:rsidP="00D70E63">
      <w:pPr>
        <w:spacing w:line="360" w:lineRule="auto"/>
        <w:jc w:val="both"/>
        <w:rPr>
          <w:del w:id="54" w:author="sandra cuadros" w:date="2025-06-30T15:02:00Z" w16du:dateUtc="2025-06-30T22:02:00Z"/>
          <w:rFonts w:ascii="Times New Roman" w:hAnsi="Times New Roman" w:cs="Times New Roman"/>
          <w:sz w:val="24"/>
          <w:szCs w:val="24"/>
        </w:rPr>
      </w:pPr>
    </w:p>
    <w:p w14:paraId="67859860" w14:textId="433AF83C" w:rsidR="00294ABB" w:rsidRPr="00AD0CC1" w:rsidDel="005E58E6" w:rsidRDefault="00294ABB" w:rsidP="00D70E63">
      <w:pPr>
        <w:spacing w:line="360" w:lineRule="auto"/>
        <w:jc w:val="both"/>
        <w:rPr>
          <w:del w:id="55" w:author="sandra cuadros" w:date="2025-06-30T15:02:00Z" w16du:dateUtc="2025-06-30T22:02:00Z"/>
          <w:rFonts w:ascii="Times New Roman" w:hAnsi="Times New Roman" w:cs="Times New Roman"/>
          <w:sz w:val="24"/>
          <w:szCs w:val="24"/>
        </w:rPr>
      </w:pPr>
    </w:p>
    <w:p w14:paraId="520B4B64" w14:textId="4851E7B1" w:rsidR="00294ABB" w:rsidRPr="00AD0CC1" w:rsidDel="005E58E6" w:rsidRDefault="00294ABB" w:rsidP="00D70E63">
      <w:pPr>
        <w:spacing w:line="360" w:lineRule="auto"/>
        <w:jc w:val="both"/>
        <w:rPr>
          <w:del w:id="56" w:author="sandra cuadros" w:date="2025-06-30T15:02:00Z" w16du:dateUtc="2025-06-30T22:02:00Z"/>
          <w:rFonts w:ascii="Times New Roman" w:hAnsi="Times New Roman" w:cs="Times New Roman"/>
          <w:sz w:val="24"/>
          <w:szCs w:val="24"/>
        </w:rPr>
      </w:pPr>
    </w:p>
    <w:p w14:paraId="4CA99EDC" w14:textId="09325F99" w:rsidR="00294ABB" w:rsidRPr="00AD0CC1" w:rsidDel="005E58E6" w:rsidRDefault="00294ABB" w:rsidP="00D70E63">
      <w:pPr>
        <w:spacing w:line="360" w:lineRule="auto"/>
        <w:jc w:val="both"/>
        <w:rPr>
          <w:del w:id="57" w:author="sandra cuadros" w:date="2025-06-30T15:02:00Z" w16du:dateUtc="2025-06-30T22:02:00Z"/>
          <w:rFonts w:ascii="Times New Roman" w:hAnsi="Times New Roman" w:cs="Times New Roman"/>
          <w:sz w:val="24"/>
          <w:szCs w:val="24"/>
        </w:rPr>
      </w:pPr>
    </w:p>
    <w:p w14:paraId="176565F5" w14:textId="6C8A3271" w:rsidR="00294ABB" w:rsidRPr="00AD0CC1" w:rsidDel="005E58E6" w:rsidRDefault="00294ABB" w:rsidP="00D70E63">
      <w:pPr>
        <w:spacing w:line="360" w:lineRule="auto"/>
        <w:jc w:val="both"/>
        <w:rPr>
          <w:del w:id="58" w:author="sandra cuadros" w:date="2025-06-30T15:02:00Z" w16du:dateUtc="2025-06-30T22:02:00Z"/>
          <w:rFonts w:ascii="Times New Roman" w:hAnsi="Times New Roman" w:cs="Times New Roman"/>
          <w:sz w:val="24"/>
          <w:szCs w:val="24"/>
        </w:rPr>
      </w:pPr>
    </w:p>
    <w:p w14:paraId="039CCD60" w14:textId="0CBE0C4B" w:rsidR="00245B5E" w:rsidRPr="00AD0CC1" w:rsidDel="005E58E6" w:rsidRDefault="00245B5E" w:rsidP="00D70E63">
      <w:pPr>
        <w:spacing w:line="360" w:lineRule="auto"/>
        <w:jc w:val="both"/>
        <w:rPr>
          <w:del w:id="59" w:author="sandra cuadros" w:date="2025-06-30T15:02:00Z" w16du:dateUtc="2025-06-30T22:02:00Z"/>
          <w:rFonts w:ascii="Times New Roman" w:hAnsi="Times New Roman" w:cs="Times New Roman"/>
          <w:sz w:val="24"/>
          <w:szCs w:val="24"/>
        </w:rPr>
      </w:pPr>
    </w:p>
    <w:p w14:paraId="51CCC0A8" w14:textId="71EA5ACE" w:rsidR="00245B5E" w:rsidRPr="00AD0CC1" w:rsidDel="005E58E6" w:rsidRDefault="00245B5E" w:rsidP="00D70E63">
      <w:pPr>
        <w:spacing w:line="360" w:lineRule="auto"/>
        <w:jc w:val="both"/>
        <w:rPr>
          <w:del w:id="60" w:author="sandra cuadros" w:date="2025-06-30T15:02:00Z" w16du:dateUtc="2025-06-30T22:02:00Z"/>
          <w:rFonts w:ascii="Times New Roman" w:hAnsi="Times New Roman" w:cs="Times New Roman"/>
          <w:sz w:val="24"/>
          <w:szCs w:val="24"/>
        </w:rPr>
      </w:pPr>
    </w:p>
    <w:p w14:paraId="74B311BA" w14:textId="77777777" w:rsidR="00294ABB" w:rsidRPr="00AD0CC1" w:rsidDel="005E58E6" w:rsidRDefault="00294ABB" w:rsidP="005E58E6">
      <w:pPr>
        <w:spacing w:line="360" w:lineRule="auto"/>
        <w:ind w:firstLine="720"/>
        <w:jc w:val="both"/>
        <w:rPr>
          <w:del w:id="61" w:author="sandra cuadros" w:date="2025-06-30T15:02:00Z" w16du:dateUtc="2025-06-30T22:02:00Z"/>
          <w:rFonts w:ascii="Times New Roman" w:hAnsi="Times New Roman" w:cs="Times New Roman"/>
          <w:sz w:val="24"/>
          <w:szCs w:val="24"/>
        </w:rPr>
        <w:pPrChange w:id="62" w:author="sandra cuadros" w:date="2025-06-30T15:02:00Z" w16du:dateUtc="2025-06-30T22:02:00Z">
          <w:pPr>
            <w:spacing w:line="360" w:lineRule="auto"/>
            <w:jc w:val="both"/>
          </w:pPr>
        </w:pPrChange>
      </w:pPr>
    </w:p>
    <w:p w14:paraId="7868F85A" w14:textId="77777777" w:rsidR="00294ABB" w:rsidRPr="00AD0CC1" w:rsidRDefault="00294ABB" w:rsidP="00D70E63">
      <w:pPr>
        <w:spacing w:line="360" w:lineRule="auto"/>
        <w:jc w:val="both"/>
        <w:rPr>
          <w:rFonts w:ascii="Times New Roman" w:hAnsi="Times New Roman" w:cs="Times New Roman"/>
          <w:sz w:val="24"/>
          <w:szCs w:val="24"/>
        </w:rPr>
      </w:pPr>
    </w:p>
    <w:p w14:paraId="25219D09" w14:textId="7B94774C" w:rsidR="00F7140F" w:rsidRPr="00AD0CC1" w:rsidRDefault="00F7140F" w:rsidP="000D7051">
      <w:pPr>
        <w:pStyle w:val="Heading1"/>
        <w:spacing w:line="360" w:lineRule="auto"/>
        <w:jc w:val="center"/>
        <w:rPr>
          <w:rFonts w:ascii="Times New Roman" w:hAnsi="Times New Roman" w:cs="Times New Roman"/>
          <w:b/>
          <w:bCs/>
          <w:color w:val="auto"/>
          <w:sz w:val="28"/>
          <w:szCs w:val="28"/>
        </w:rPr>
      </w:pPr>
      <w:bookmarkStart w:id="63" w:name="_Toc149126632"/>
      <w:bookmarkStart w:id="64" w:name="_Toc199480625"/>
      <w:r w:rsidRPr="00AD0CC1">
        <w:rPr>
          <w:rFonts w:ascii="Times New Roman" w:hAnsi="Times New Roman" w:cs="Times New Roman"/>
          <w:b/>
          <w:bCs/>
          <w:color w:val="auto"/>
          <w:sz w:val="28"/>
          <w:szCs w:val="28"/>
        </w:rPr>
        <w:lastRenderedPageBreak/>
        <w:t>Chapter 2: Sharing is caring - The evolution of communal roosting behaviour in birds</w:t>
      </w:r>
      <w:bookmarkEnd w:id="63"/>
      <w:bookmarkEnd w:id="64"/>
    </w:p>
    <w:p w14:paraId="1592264F" w14:textId="77777777" w:rsidR="00F7140F" w:rsidRPr="00AD0CC1" w:rsidRDefault="00F7140F" w:rsidP="00E047A5">
      <w:pPr>
        <w:spacing w:line="360" w:lineRule="auto"/>
        <w:jc w:val="both"/>
        <w:rPr>
          <w:rFonts w:ascii="Times New Roman" w:hAnsi="Times New Roman" w:cs="Times New Roman"/>
        </w:rPr>
      </w:pPr>
    </w:p>
    <w:p w14:paraId="22D4557B" w14:textId="2652AE3C" w:rsidR="00F7140F" w:rsidRPr="00AD0CC1" w:rsidRDefault="007F7937" w:rsidP="00E047A5">
      <w:pPr>
        <w:pStyle w:val="Heading2"/>
        <w:spacing w:line="360" w:lineRule="auto"/>
        <w:jc w:val="both"/>
        <w:rPr>
          <w:rFonts w:ascii="Times New Roman" w:hAnsi="Times New Roman" w:cs="Times New Roman"/>
          <w:b/>
          <w:bCs/>
          <w:color w:val="auto"/>
          <w:sz w:val="24"/>
          <w:szCs w:val="24"/>
        </w:rPr>
      </w:pPr>
      <w:bookmarkStart w:id="65" w:name="_Toc199480626"/>
      <w:r w:rsidRPr="00AD0CC1">
        <w:rPr>
          <w:rFonts w:ascii="Times New Roman" w:hAnsi="Times New Roman" w:cs="Times New Roman"/>
          <w:b/>
          <w:bCs/>
          <w:color w:val="auto"/>
          <w:sz w:val="24"/>
          <w:szCs w:val="24"/>
        </w:rPr>
        <w:t xml:space="preserve">2.1 </w:t>
      </w:r>
      <w:commentRangeStart w:id="66"/>
      <w:r w:rsidR="00F7140F" w:rsidRPr="00AD0CC1">
        <w:rPr>
          <w:rFonts w:ascii="Times New Roman" w:hAnsi="Times New Roman" w:cs="Times New Roman"/>
          <w:b/>
          <w:bCs/>
          <w:color w:val="auto"/>
          <w:sz w:val="24"/>
          <w:szCs w:val="24"/>
        </w:rPr>
        <w:t>Introduction</w:t>
      </w:r>
      <w:commentRangeEnd w:id="66"/>
      <w:r w:rsidR="00F7140F" w:rsidRPr="00AD0CC1">
        <w:rPr>
          <w:b/>
          <w:bCs/>
          <w:sz w:val="24"/>
          <w:szCs w:val="24"/>
        </w:rPr>
        <w:commentReference w:id="66"/>
      </w:r>
      <w:bookmarkEnd w:id="65"/>
    </w:p>
    <w:p w14:paraId="1C531D25" w14:textId="14A9918B" w:rsidR="00F7140F" w:rsidRPr="00AD0CC1" w:rsidRDefault="00F7140F" w:rsidP="00D70E63">
      <w:pPr>
        <w:spacing w:line="360" w:lineRule="auto"/>
        <w:jc w:val="both"/>
        <w:rPr>
          <w:rFonts w:ascii="Times New Roman" w:eastAsia="Times New Roman" w:hAnsi="Times New Roman" w:cs="Times New Roman"/>
          <w:sz w:val="24"/>
          <w:szCs w:val="24"/>
        </w:rPr>
      </w:pPr>
      <w:commentRangeStart w:id="67"/>
      <w:r w:rsidRPr="00AD0CC1">
        <w:rPr>
          <w:rFonts w:ascii="Times New Roman" w:eastAsia="Times New Roman" w:hAnsi="Times New Roman" w:cs="Times New Roman"/>
          <w:sz w:val="24"/>
          <w:szCs w:val="24"/>
        </w:rPr>
        <w:t>Understanding why species differ in their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has fascinated biologists for years (</w:t>
      </w:r>
      <w:r w:rsidRPr="00AD0CC1">
        <w:rPr>
          <w:rFonts w:ascii="Times New Roman" w:hAnsi="Times New Roman" w:cs="Times New Roman"/>
          <w:sz w:val="24"/>
          <w:szCs w:val="24"/>
        </w:rPr>
        <w:t>Wrangham &amp; Rubenstein, 2014)</w:t>
      </w:r>
      <w:r w:rsidRPr="00AD0CC1">
        <w:rPr>
          <w:rFonts w:ascii="Times New Roman" w:eastAsia="Times New Roman" w:hAnsi="Times New Roman" w:cs="Times New Roman"/>
          <w:sz w:val="24"/>
          <w:szCs w:val="24"/>
        </w:rPr>
        <w:t xml:space="preserve">. From mating to foraging, there are diverse examples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taxa encompassing fish, mammals, and birds. </w:t>
      </w:r>
      <w:commentRangeStart w:id="68"/>
      <w:r w:rsidRPr="00AD0CC1">
        <w:rPr>
          <w:rFonts w:ascii="Times New Roman" w:eastAsia="Times New Roman" w:hAnsi="Times New Roman" w:cs="Times New Roman"/>
          <w:strike/>
          <w:sz w:val="24"/>
          <w:szCs w:val="24"/>
        </w:rPr>
        <w:t xml:space="preserve">Several hypotheses have been proposed to explain the origins of sociality in animals. </w:t>
      </w:r>
      <w:commentRangeEnd w:id="68"/>
      <w:r w:rsidR="000464D5" w:rsidRPr="00AD0CC1">
        <w:rPr>
          <w:rStyle w:val="CommentReference"/>
        </w:rPr>
        <w:commentReference w:id="68"/>
      </w:r>
      <w:r w:rsidRPr="00AD0CC1">
        <w:rPr>
          <w:rFonts w:ascii="Times New Roman" w:eastAsia="Times New Roman" w:hAnsi="Times New Roman" w:cs="Times New Roman"/>
          <w:sz w:val="24"/>
          <w:szCs w:val="24"/>
        </w:rPr>
        <w:t>Yet, regardless of its specific origins, t</w:t>
      </w:r>
      <w:commentRangeStart w:id="69"/>
      <w:r w:rsidRPr="00AD0CC1">
        <w:rPr>
          <w:rFonts w:ascii="Times New Roman" w:eastAsia="Times New Roman" w:hAnsi="Times New Roman" w:cs="Times New Roman"/>
          <w:sz w:val="24"/>
          <w:szCs w:val="24"/>
        </w:rPr>
        <w:t>here</w:t>
      </w:r>
      <w:r w:rsidR="00193919" w:rsidRPr="00AD0CC1">
        <w:rPr>
          <w:rFonts w:ascii="Times New Roman" w:eastAsia="Times New Roman" w:hAnsi="Times New Roman" w:cs="Times New Roman"/>
          <w:sz w:val="24"/>
          <w:szCs w:val="24"/>
        </w:rPr>
        <w:t xml:space="preserve"> i</w:t>
      </w:r>
      <w:r w:rsidRPr="00AD0CC1">
        <w:rPr>
          <w:rFonts w:ascii="Times New Roman" w:eastAsia="Times New Roman" w:hAnsi="Times New Roman" w:cs="Times New Roman"/>
          <w:sz w:val="24"/>
          <w:szCs w:val="24"/>
        </w:rPr>
        <w:t>s</w:t>
      </w:r>
      <w:commentRangeEnd w:id="69"/>
      <w:r w:rsidR="000464D5" w:rsidRPr="00AD0CC1">
        <w:rPr>
          <w:rStyle w:val="CommentReference"/>
        </w:rPr>
        <w:commentReference w:id="69"/>
      </w:r>
      <w:r w:rsidRPr="00AD0CC1">
        <w:rPr>
          <w:rFonts w:ascii="Times New Roman" w:eastAsia="Times New Roman" w:hAnsi="Times New Roman" w:cs="Times New Roman"/>
          <w:sz w:val="24"/>
          <w:szCs w:val="24"/>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{"citationID":"rO3LSxvz","properties":{"formattedCitation":"(Aplin,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(Aplin,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 with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s that may persist several hundreds of years (e.g. evidence of stone tool use in chimpanzees, </w:t>
      </w:r>
      <w:r w:rsidRPr="00AD0CC1">
        <w:rPr>
          <w:rFonts w:ascii="Times New Roman" w:eastAsia="Times New Roman" w:hAnsi="Times New Roman" w:cs="Times New Roman"/>
          <w:i/>
          <w:iCs/>
          <w:sz w:val="24"/>
          <w:szCs w:val="24"/>
        </w:rPr>
        <w:t>Pan troglodytes</w:t>
      </w:r>
      <w:r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{"citationID":"tVFM3hxN","properties":{"formattedCitation":"(Haslam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(Haslam et al., 2009; Luncz et al., 2015; Mercader et al., 2007)</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67"/>
      <w:r w:rsidR="000464D5" w:rsidRPr="00AD0CC1">
        <w:rPr>
          <w:rStyle w:val="CommentReference"/>
        </w:rPr>
        <w:commentReference w:id="67"/>
      </w:r>
    </w:p>
    <w:p w14:paraId="64AC1D26" w14:textId="62B10A0D" w:rsidR="00F7140F" w:rsidRPr="00AD0CC1" w:rsidRDefault="00F7140F" w:rsidP="000464D5">
      <w:pPr>
        <w:spacing w:line="360" w:lineRule="auto"/>
        <w:ind w:firstLine="720"/>
        <w:jc w:val="both"/>
        <w:rPr>
          <w:rFonts w:ascii="Times New Roman" w:hAnsi="Times New Roman" w:cs="Times New Roman"/>
          <w:sz w:val="24"/>
          <w:szCs w:val="24"/>
        </w:rPr>
      </w:pPr>
      <w:commentRangeStart w:id="70"/>
      <w:r w:rsidRPr="00AD0CC1">
        <w:rPr>
          <w:rFonts w:ascii="Times New Roman" w:eastAsia="Times New Roman" w:hAnsi="Times New Roman" w:cs="Times New Roman"/>
          <w:sz w:val="24"/>
          <w:szCs w:val="24"/>
        </w:rPr>
        <w:t xml:space="preserve">One interesting form of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many animals is that of communal roosting (hereon CR). Communal roosting is seen in species across many taxa, including fish </w:t>
      </w:r>
      <w:r w:rsidRPr="00AD0CC1">
        <w:rPr>
          <w:rFonts w:ascii="Times New Roman" w:hAnsi="Times New Roman" w:cs="Times New Roman"/>
          <w:sz w:val="24"/>
          <w:szCs w:val="24"/>
        </w:rPr>
        <w:t>(Clough and Ladle 1997),</w:t>
      </w:r>
      <w:r w:rsidRPr="00AD0CC1">
        <w:rPr>
          <w:rFonts w:ascii="Times New Roman" w:eastAsia="Times New Roman" w:hAnsi="Times New Roman" w:cs="Times New Roman"/>
          <w:sz w:val="24"/>
          <w:szCs w:val="24"/>
        </w:rPr>
        <w:t xml:space="preserve"> mammals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{"citationID":"ZoaIGGh5","properties":{"unsorted":true,"formattedCitation":"(Kunz,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(Kunz, 1982)</w:t>
      </w:r>
      <w:r w:rsidRPr="00AD0CC1">
        <w:rPr>
          <w:rFonts w:ascii="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birds </w:t>
      </w:r>
      <w:r w:rsidRPr="00AD0CC1">
        <w:rPr>
          <w:rFonts w:ascii="Times New Roman" w:hAnsi="Times New Roman" w:cs="Times New Roman"/>
          <w:sz w:val="24"/>
          <w:szCs w:val="24"/>
        </w:rPr>
        <w:t>(</w:t>
      </w:r>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1984). In birds,</w:t>
      </w:r>
      <w:r w:rsidRPr="00AD0CC1">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w:t>
      </w:r>
      <w:r w:rsidR="005265AB" w:rsidRPr="00AD0CC1">
        <w:rPr>
          <w:rFonts w:ascii="Times New Roman" w:eastAsia="Times New Roman" w:hAnsi="Times New Roman" w:cs="Times New Roman"/>
          <w:sz w:val="24"/>
          <w:szCs w:val="24"/>
        </w:rPr>
        <w:t xml:space="preserve"> </w:t>
      </w:r>
      <w:commentRangeStart w:id="71"/>
      <w:r w:rsidRPr="00AD0CC1">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71"/>
      <w:r w:rsidRPr="00AD0CC1">
        <w:rPr>
          <w:rStyle w:val="CommentReference"/>
          <w:rFonts w:ascii="Times New Roman" w:hAnsi="Times New Roman" w:cs="Times New Roman"/>
        </w:rPr>
        <w:commentReference w:id="71"/>
      </w:r>
      <w:r w:rsidRPr="00AD0CC1">
        <w:rPr>
          <w:rFonts w:ascii="Times New Roman" w:eastAsia="Times New Roman" w:hAnsi="Times New Roman" w:cs="Times New Roman"/>
          <w:sz w:val="24"/>
          <w:szCs w:val="24"/>
        </w:rPr>
        <w:t xml:space="preserve"> Despite this,</w:t>
      </w:r>
      <w:r w:rsidRPr="00AD0CC1">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this seemingly paradoxical </w:t>
      </w:r>
      <w:commentRangeStart w:id="72"/>
      <w:r w:rsidRPr="00AD0CC1">
        <w:rPr>
          <w:rFonts w:ascii="Times New Roman" w:hAnsi="Times New Roman" w:cs="Times New Roman"/>
          <w:sz w:val="24"/>
          <w:szCs w:val="24"/>
        </w:rPr>
        <w:t xml:space="preserve">behaviour. </w:t>
      </w:r>
      <w:commentRangeEnd w:id="72"/>
      <w:r w:rsidRPr="00AD0CC1">
        <w:rPr>
          <w:rStyle w:val="CommentReference"/>
          <w:rFonts w:ascii="Times New Roman" w:hAnsi="Times New Roman" w:cs="Times New Roman"/>
        </w:rPr>
        <w:commentReference w:id="72"/>
      </w:r>
      <w:commentRangeEnd w:id="70"/>
      <w:r w:rsidR="007312AF" w:rsidRPr="00AD0CC1">
        <w:rPr>
          <w:rStyle w:val="CommentReference"/>
        </w:rPr>
        <w:commentReference w:id="70"/>
      </w:r>
    </w:p>
    <w:p w14:paraId="2D90E001" w14:textId="743CE471" w:rsidR="00F7140F" w:rsidRPr="00AD0CC1" w:rsidRDefault="00F7140F" w:rsidP="00AC4FD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Several hypotheses have been proposed to explain the origins of communal roosting. </w:t>
      </w:r>
      <w:r w:rsidR="00AC4FD6" w:rsidRPr="00AD0CC1">
        <w:rPr>
          <w:rFonts w:ascii="Times New Roman" w:hAnsi="Times New Roman" w:cs="Times New Roman"/>
          <w:sz w:val="24"/>
          <w:szCs w:val="24"/>
        </w:rPr>
        <w:t>First, i</w:t>
      </w:r>
      <w:r w:rsidRPr="00AD0CC1">
        <w:rPr>
          <w:rFonts w:ascii="Times New Roman" w:hAnsi="Times New Roman" w:cs="Times New Roman"/>
          <w:sz w:val="24"/>
          <w:szCs w:val="24"/>
        </w:rPr>
        <w:t>t</w:t>
      </w:r>
      <w:r w:rsidR="00AC4FD6" w:rsidRPr="00AD0CC1">
        <w:rPr>
          <w:rFonts w:ascii="Times New Roman" w:hAnsi="Times New Roman" w:cs="Times New Roman"/>
          <w:sz w:val="24"/>
          <w:szCs w:val="24"/>
        </w:rPr>
        <w:t xml:space="preserve"> has</w:t>
      </w:r>
      <w:r w:rsidRPr="00AD0CC1">
        <w:rPr>
          <w:rFonts w:ascii="Times New Roman" w:hAnsi="Times New Roman" w:cs="Times New Roman"/>
          <w:sz w:val="24"/>
          <w:szCs w:val="24"/>
        </w:rPr>
        <w:t xml:space="preserve"> been suggested that several species use communal roosts to huddle together as a way to find protection from extreme environmental temperatures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{"citationID":"eif4tbj0","properties":{"formattedCitation":"(Farquhar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(Farquhar et al., 2018; Gilbert et al., 2010, Chaplin, 1982)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I</w:t>
      </w:r>
      <w:r w:rsidRPr="00AD0CC1">
        <w:rPr>
          <w:rFonts w:ascii="Times New Roman" w:hAnsi="Times New Roman" w:cs="Times New Roman"/>
          <w:sz w:val="24"/>
          <w:szCs w:val="24"/>
        </w:rPr>
        <w:t xml:space="preserve">f </w:t>
      </w:r>
      <w:r w:rsidR="00AC4FD6" w:rsidRPr="00AD0CC1">
        <w:rPr>
          <w:rFonts w:ascii="Times New Roman" w:hAnsi="Times New Roman" w:cs="Times New Roman"/>
          <w:sz w:val="24"/>
          <w:szCs w:val="24"/>
        </w:rPr>
        <w:t>thermoregulation was the primary benefit of CR</w:t>
      </w:r>
      <w:r w:rsidR="00F60226" w:rsidRPr="00AD0CC1">
        <w:rPr>
          <w:rFonts w:ascii="Times New Roman" w:hAnsi="Times New Roman" w:cs="Times New Roman"/>
          <w:sz w:val="24"/>
          <w:szCs w:val="24"/>
        </w:rPr>
        <w:t>B</w:t>
      </w:r>
      <w:r w:rsidR="00AC4FD6" w:rsidRPr="00AD0CC1">
        <w:rPr>
          <w:rFonts w:ascii="Times New Roman" w:hAnsi="Times New Roman" w:cs="Times New Roman"/>
          <w:sz w:val="24"/>
          <w:szCs w:val="24"/>
        </w:rPr>
        <w:t xml:space="preserve">, one would expect it to </w:t>
      </w:r>
      <w:proofErr w:type="gramStart"/>
      <w:r w:rsidR="00AC4FD6" w:rsidRPr="00AD0CC1">
        <w:rPr>
          <w:rFonts w:ascii="Times New Roman" w:hAnsi="Times New Roman" w:cs="Times New Roman"/>
          <w:sz w:val="24"/>
          <w:szCs w:val="24"/>
        </w:rPr>
        <w:t xml:space="preserve">occur </w:t>
      </w:r>
      <w:r w:rsidRPr="00AD0CC1">
        <w:rPr>
          <w:rFonts w:ascii="Times New Roman" w:hAnsi="Times New Roman" w:cs="Times New Roman"/>
          <w:sz w:val="24"/>
          <w:szCs w:val="24"/>
        </w:rPr>
        <w:t xml:space="preserve"> more</w:t>
      </w:r>
      <w:proofErr w:type="gramEnd"/>
      <w:r w:rsidRPr="00AD0CC1">
        <w:rPr>
          <w:rFonts w:ascii="Times New Roman" w:hAnsi="Times New Roman" w:cs="Times New Roman"/>
          <w:sz w:val="24"/>
          <w:szCs w:val="24"/>
        </w:rPr>
        <w:t xml:space="preserve"> </w:t>
      </w:r>
      <w:r w:rsidR="00AC4FD6" w:rsidRPr="00AD0CC1">
        <w:rPr>
          <w:rFonts w:ascii="Times New Roman" w:hAnsi="Times New Roman" w:cs="Times New Roman"/>
          <w:sz w:val="24"/>
          <w:szCs w:val="24"/>
        </w:rPr>
        <w:t xml:space="preserve">frequently </w:t>
      </w:r>
      <w:r w:rsidRPr="00AD0CC1">
        <w:rPr>
          <w:rFonts w:ascii="Times New Roman" w:hAnsi="Times New Roman" w:cs="Times New Roman"/>
          <w:sz w:val="24"/>
          <w:szCs w:val="24"/>
        </w:rPr>
        <w:t>in areas with extreme cold weather such like higher latitudes</w:t>
      </w:r>
      <w:r w:rsidR="00AC4FD6" w:rsidRPr="00AD0CC1">
        <w:rPr>
          <w:rFonts w:ascii="Times New Roman" w:hAnsi="Times New Roman" w:cs="Times New Roman"/>
          <w:sz w:val="24"/>
          <w:szCs w:val="24"/>
        </w:rPr>
        <w:t xml:space="preserve">. Yet, </w:t>
      </w:r>
      <w:r w:rsidRPr="00AD0CC1">
        <w:rPr>
          <w:rFonts w:ascii="Times New Roman" w:hAnsi="Times New Roman" w:cs="Times New Roman"/>
          <w:sz w:val="24"/>
          <w:szCs w:val="24"/>
        </w:rPr>
        <w:t xml:space="preserve">this is not what </w:t>
      </w:r>
      <w:r w:rsidR="00AC4FD6" w:rsidRPr="00AD0CC1">
        <w:rPr>
          <w:rFonts w:ascii="Times New Roman" w:hAnsi="Times New Roman" w:cs="Times New Roman"/>
          <w:sz w:val="24"/>
          <w:szCs w:val="24"/>
        </w:rPr>
        <w:t xml:space="preserve">is </w:t>
      </w:r>
      <w:r w:rsidRPr="00AD0CC1">
        <w:rPr>
          <w:rFonts w:ascii="Times New Roman" w:hAnsi="Times New Roman" w:cs="Times New Roman"/>
          <w:sz w:val="24"/>
          <w:szCs w:val="24"/>
        </w:rPr>
        <w:t>observed</w:t>
      </w:r>
      <w:r w:rsidR="00AC4FD6" w:rsidRPr="00AD0CC1">
        <w:rPr>
          <w:rFonts w:ascii="Times New Roman" w:hAnsi="Times New Roman" w:cs="Times New Roman"/>
          <w:sz w:val="24"/>
          <w:szCs w:val="24"/>
        </w:rPr>
        <w:t xml:space="preserve">, with </w:t>
      </w:r>
      <w:commentRangeStart w:id="73"/>
      <w:r w:rsidR="00AC4FD6" w:rsidRPr="00AD0CC1">
        <w:rPr>
          <w:rFonts w:ascii="Times New Roman" w:hAnsi="Times New Roman" w:cs="Times New Roman"/>
          <w:sz w:val="24"/>
          <w:szCs w:val="24"/>
        </w:rPr>
        <w:t>XXXXX</w:t>
      </w:r>
      <w:commentRangeEnd w:id="73"/>
      <w:r w:rsidR="00AC4FD6" w:rsidRPr="00AD0CC1">
        <w:rPr>
          <w:rStyle w:val="CommentReference"/>
        </w:rPr>
        <w:commentReference w:id="73"/>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{"citationID":"HdE4SL4F","properties":{"formattedCitation":"(Beauchamp,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(Beauchamp, 1999; Gyllin et al., 1977)</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Another </w:t>
      </w:r>
      <w:r w:rsidR="00AC4FD6" w:rsidRPr="00AD0CC1">
        <w:rPr>
          <w:rFonts w:ascii="Times New Roman" w:hAnsi="Times New Roman" w:cs="Times New Roman"/>
          <w:sz w:val="24"/>
          <w:szCs w:val="24"/>
        </w:rPr>
        <w:t>hypothesis</w:t>
      </w:r>
      <w:r w:rsidRPr="00AD0CC1">
        <w:rPr>
          <w:rFonts w:ascii="Times New Roman" w:hAnsi="Times New Roman" w:cs="Times New Roman"/>
          <w:sz w:val="24"/>
          <w:szCs w:val="24"/>
        </w:rPr>
        <w:t xml:space="preserve"> is that </w:t>
      </w:r>
      <w:commentRangeStart w:id="74"/>
      <w:r w:rsidR="00193919" w:rsidRPr="00AD0CC1">
        <w:rPr>
          <w:rFonts w:ascii="Times New Roman" w:hAnsi="Times New Roman" w:cs="Times New Roman"/>
          <w:sz w:val="24"/>
          <w:szCs w:val="24"/>
        </w:rPr>
        <w:t>CRB</w:t>
      </w:r>
      <w:r w:rsidRPr="00AD0CC1">
        <w:rPr>
          <w:rFonts w:ascii="Times New Roman" w:hAnsi="Times New Roman" w:cs="Times New Roman"/>
          <w:sz w:val="24"/>
          <w:szCs w:val="24"/>
        </w:rPr>
        <w:t xml:space="preserve"> </w:t>
      </w:r>
      <w:commentRangeEnd w:id="74"/>
      <w:r w:rsidR="00AC4FD6" w:rsidRPr="00AD0CC1">
        <w:rPr>
          <w:rStyle w:val="CommentReference"/>
        </w:rPr>
        <w:commentReference w:id="74"/>
      </w:r>
      <w:r w:rsidRPr="00AD0CC1">
        <w:rPr>
          <w:rFonts w:ascii="Times New Roman" w:hAnsi="Times New Roman" w:cs="Times New Roman"/>
          <w:sz w:val="24"/>
          <w:szCs w:val="24"/>
        </w:rPr>
        <w:t xml:space="preserve">acts as a mechanism for predator avoidance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{"citationID":"sA9dIgI8","properties":{"formattedCitation":"(Weatherhead,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(Weatherhead,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Although this idea is reasonably documented for some species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{"citationID":"qcjUkzAQ","properties":{"formattedCitation":"(McGowan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(McGowan et al., 2006; J. B. Williams, 1994)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it has </w:t>
      </w:r>
      <w:r w:rsidRPr="00AD0CC1">
        <w:rPr>
          <w:rFonts w:ascii="Times New Roman" w:hAnsi="Times New Roman" w:cs="Times New Roman"/>
          <w:sz w:val="24"/>
          <w:szCs w:val="24"/>
        </w:rPr>
        <w:lastRenderedPageBreak/>
        <w:t xml:space="preserve">contradicting evidence in the case of species that do not have ecological predators like large birds or raptors (Coleman and Fraser, 1986), thus it cannot fully support the evolution of this behaviour in all the taxa in which it is observed. A third explanation for the evolution of communal roosting behaviour is related to foraging efficiency. </w:t>
      </w:r>
      <w:commentRangeStart w:id="75"/>
      <w:r w:rsidRPr="00AD0CC1">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75"/>
      <w:r w:rsidRPr="00AD0CC1">
        <w:rPr>
          <w:rStyle w:val="CommentReference"/>
          <w:rFonts w:ascii="Times New Roman" w:hAnsi="Times New Roman" w:cs="Times New Roman"/>
        </w:rPr>
        <w:commentReference w:id="75"/>
      </w:r>
      <w:r w:rsidRPr="00AD0CC1">
        <w:rPr>
          <w:rFonts w:ascii="Times New Roman" w:hAnsi="Times New Roman" w:cs="Times New Roman"/>
          <w:sz w:val="24"/>
          <w:szCs w:val="24"/>
        </w:rPr>
        <w:t xml:space="preserve">This concept </w:t>
      </w:r>
      <w:r w:rsidR="0016238E" w:rsidRPr="00AD0CC1">
        <w:rPr>
          <w:rFonts w:ascii="Times New Roman" w:hAnsi="Times New Roman" w:cs="Times New Roman"/>
          <w:sz w:val="24"/>
          <w:szCs w:val="24"/>
        </w:rPr>
        <w:t>wa</w:t>
      </w:r>
      <w:r w:rsidRPr="00AD0CC1">
        <w:rPr>
          <w:rFonts w:ascii="Times New Roman" w:hAnsi="Times New Roman" w:cs="Times New Roman"/>
          <w:sz w:val="24"/>
          <w:szCs w:val="24"/>
        </w:rPr>
        <w:t>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AD0CC1">
        <w:rPr>
          <w:rFonts w:ascii="Times New Roman" w:eastAsia="Times New Roman" w:hAnsi="Times New Roman" w:cs="Times New Roman"/>
          <w:sz w:val="24"/>
          <w:szCs w:val="24"/>
        </w:rPr>
        <w:t>Mock 1988)</w:t>
      </w:r>
      <w:r w:rsidRPr="00AD0CC1">
        <w:rPr>
          <w:rFonts w:ascii="Times New Roman" w:hAnsi="Times New Roman" w:cs="Times New Roman"/>
          <w:sz w:val="24"/>
          <w:szCs w:val="24"/>
        </w:rPr>
        <w:t xml:space="preserve">. </w:t>
      </w:r>
    </w:p>
    <w:p w14:paraId="37F087F2" w14:textId="07B3CE8D" w:rsidR="00F7140F" w:rsidRPr="00AD0CC1" w:rsidRDefault="00F7140F" w:rsidP="000464D5">
      <w:pPr>
        <w:spacing w:line="360" w:lineRule="auto"/>
        <w:ind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If the ICH holds true,</w:t>
      </w:r>
      <w:r w:rsidRPr="00AD0CC1">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w:t>
      </w:r>
      <w:proofErr w:type="spellStart"/>
      <w:r w:rsidRPr="00AD0CC1">
        <w:rPr>
          <w:rFonts w:ascii="Times New Roman" w:eastAsia="Times New Roman" w:hAnsi="Times New Roman" w:cs="Times New Roman"/>
          <w:sz w:val="24"/>
          <w:szCs w:val="24"/>
        </w:rPr>
        <w:t>Overveld</w:t>
      </w:r>
      <w:proofErr w:type="spellEnd"/>
      <w:r w:rsidRPr="00AD0CC1">
        <w:rPr>
          <w:rFonts w:ascii="Times New Roman" w:eastAsia="Times New Roman" w:hAnsi="Times New Roman" w:cs="Times New Roman"/>
          <w:sz w:val="24"/>
          <w:szCs w:val="24"/>
        </w:rPr>
        <w:t xml:space="preserve"> et al. 2022).</w:t>
      </w:r>
      <w:commentRangeStart w:id="76"/>
      <w:commentRangeEnd w:id="76"/>
      <w:r w:rsidRPr="00AD0CC1">
        <w:rPr>
          <w:rStyle w:val="CommentReference"/>
          <w:rFonts w:ascii="Times New Roman" w:hAnsi="Times New Roman" w:cs="Times New Roman"/>
        </w:rPr>
        <w:commentReference w:id="76"/>
      </w:r>
      <w:r w:rsidRPr="00AD0CC1">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therefore pass on this information at a roost (G Hern</w:t>
      </w:r>
      <w:r w:rsidRPr="00AD0CC1">
        <w:rPr>
          <w:rFonts w:ascii="Times New Roman" w:hAnsi="Times New Roman" w:cs="Times New Roman"/>
          <w:sz w:val="24"/>
          <w:szCs w:val="24"/>
        </w:rPr>
        <w:t>á</w:t>
      </w:r>
      <w:r w:rsidRPr="00AD0CC1">
        <w:rPr>
          <w:rFonts w:ascii="Times New Roman" w:eastAsia="Times New Roman" w:hAnsi="Times New Roman" w:cs="Times New Roman"/>
          <w:sz w:val="24"/>
          <w:szCs w:val="24"/>
        </w:rPr>
        <w:t xml:space="preserve">ndez-Montero et al. 2020). Perhaps less evident would be the influence of mass. Larger species usually have a longer lifespan and bigger </w:t>
      </w:r>
      <w:r w:rsidRPr="00AD0CC1">
        <w:rPr>
          <w:rFonts w:ascii="Times New Roman" w:eastAsia="Times New Roman" w:hAnsi="Times New Roman" w:cs="Times New Roman"/>
          <w:sz w:val="24"/>
          <w:szCs w:val="24"/>
        </w:rPr>
        <w:lastRenderedPageBreak/>
        <w:t>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However, all the aforementioned variables combined could be acting together to promote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 question arises, then: Can the evolution of communal roosting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in landbirds be explained from </w:t>
      </w:r>
      <w:commentRangeStart w:id="77"/>
      <w:r w:rsidRPr="00AD0CC1">
        <w:rPr>
          <w:rFonts w:ascii="Times New Roman" w:eastAsia="Times New Roman" w:hAnsi="Times New Roman" w:cs="Times New Roman"/>
          <w:sz w:val="24"/>
          <w:szCs w:val="24"/>
        </w:rPr>
        <w:t>these specific biological variables?</w:t>
      </w:r>
      <w:commentRangeEnd w:id="77"/>
      <w:r w:rsidR="0016238E" w:rsidRPr="00AD0CC1">
        <w:rPr>
          <w:rStyle w:val="CommentReference"/>
        </w:rPr>
        <w:commentReference w:id="77"/>
      </w:r>
    </w:p>
    <w:p w14:paraId="7B9E2AC5" w14:textId="56CA5ADE" w:rsidR="00F7140F" w:rsidRPr="00AD0CC1" w:rsidRDefault="00F7140F" w:rsidP="000464D5">
      <w:pPr>
        <w:spacing w:line="360" w:lineRule="auto"/>
        <w:ind w:firstLine="720"/>
        <w:jc w:val="both"/>
        <w:rPr>
          <w:rFonts w:ascii="Times New Roman" w:eastAsia="Times New Roman" w:hAnsi="Times New Roman" w:cs="Times New Roman"/>
          <w:sz w:val="24"/>
          <w:szCs w:val="24"/>
        </w:rPr>
      </w:pPr>
      <w:commentRangeStart w:id="78"/>
      <w:r w:rsidRPr="00AD0CC1">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{"citationID":"7TXP39j5","properties":{"formattedCitation":"(Curk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00EB5434" w:rsidRPr="000E4017">
        <w:rPr>
          <w:rFonts w:ascii="Times New Roman" w:eastAsia="Times New Roman" w:hAnsi="Times New Roman" w:cs="Times New Roman"/>
          <w:sz w:val="24"/>
          <w:szCs w:val="24"/>
          <w:lang w:val="fr-FR"/>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0E4017">
        <w:rPr>
          <w:rFonts w:ascii="Times New Roman" w:hAnsi="Times New Roman" w:cs="Times New Roman"/>
          <w:sz w:val="24"/>
          <w:lang w:val="fr-FR"/>
        </w:rPr>
        <w:t xml:space="preserve">Curk et al., 2025; </w:t>
      </w:r>
      <w:r w:rsidRPr="000E4017">
        <w:rPr>
          <w:rFonts w:ascii="Times New Roman" w:eastAsia="Times New Roman" w:hAnsi="Times New Roman" w:cs="Times New Roman"/>
          <w:sz w:val="24"/>
          <w:szCs w:val="24"/>
          <w:lang w:val="fr-FR"/>
        </w:rPr>
        <w:t xml:space="preserve">Dermody et al. 2011, </w:t>
      </w:r>
      <w:r w:rsidRPr="000E4017">
        <w:rPr>
          <w:rFonts w:ascii="Times New Roman" w:hAnsi="Times New Roman" w:cs="Times New Roman"/>
          <w:sz w:val="24"/>
          <w:lang w:val="fr-FR"/>
        </w:rPr>
        <w:t>Harel et al., 2017; Sassi et al., 2024)</w:t>
      </w:r>
      <w:r w:rsidRPr="00AD0CC1">
        <w:rPr>
          <w:rFonts w:ascii="Times New Roman" w:eastAsia="Times New Roman" w:hAnsi="Times New Roman" w:cs="Times New Roman"/>
          <w:sz w:val="24"/>
          <w:szCs w:val="24"/>
        </w:rPr>
        <w:fldChar w:fldCharType="end"/>
      </w:r>
      <w:r w:rsidRPr="000E4017">
        <w:rPr>
          <w:rFonts w:ascii="Times New Roman" w:eastAsia="Times New Roman" w:hAnsi="Times New Roman" w:cs="Times New Roman"/>
          <w:sz w:val="24"/>
          <w:szCs w:val="24"/>
          <w:lang w:val="fr-FR"/>
        </w:rPr>
        <w:t xml:space="preserve">. </w:t>
      </w:r>
      <w:r w:rsidRPr="00AD0CC1">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waterbirds’ feeding ecology differ in nature than those of terrestrial birds (e.g.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{"citationID":"2oJRNBNl","properties":{"formattedCitation":"(Twining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Twining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{"citationID":"cGS3z4b0","properties":{"formattedCitation":"(Liem,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(Liem, 1990; Nowlin et al., 2008)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79"/>
      <w:r w:rsidRPr="00AD0CC1">
        <w:rPr>
          <w:rFonts w:ascii="Times New Roman" w:eastAsia="Times New Roman" w:hAnsi="Times New Roman" w:cs="Times New Roman"/>
          <w:strike/>
          <w:sz w:val="24"/>
          <w:szCs w:val="24"/>
        </w:rPr>
        <w:t xml:space="preserve">Thus, this group should be studied separately to prevent the patterns from being obscured. </w:t>
      </w:r>
      <w:commentRangeEnd w:id="79"/>
      <w:r w:rsidR="00AB3390" w:rsidRPr="00AD0CC1">
        <w:rPr>
          <w:rStyle w:val="CommentReference"/>
        </w:rPr>
        <w:commentReference w:id="79"/>
      </w:r>
      <w:r w:rsidRPr="00AD0CC1">
        <w:rPr>
          <w:rFonts w:ascii="Times New Roman" w:eastAsia="Times New Roman" w:hAnsi="Times New Roman" w:cs="Times New Roman"/>
          <w:sz w:val="24"/>
          <w:szCs w:val="24"/>
        </w:rPr>
        <w:t xml:space="preserve">Noteworthy, at the time of Beauchamp’s study, information on feeding guild, social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and phylogeny were still limited. Access to new information offers the possibility to answer a similar yet more extensive research question to understand the evolutionary origins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across different phylogenies.</w:t>
      </w:r>
    </w:p>
    <w:p w14:paraId="7DDBBCAD" w14:textId="2194DDCC" w:rsidR="00F7140F" w:rsidRPr="00AD0CC1" w:rsidRDefault="00F7140F" w:rsidP="00D70E6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Even after Beauchamp’s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for the fitness of a species. Despite the seemingly importance of understanding the evolution of CRB, to the date, this question has not </w:t>
      </w:r>
      <w:r w:rsidRPr="00AD0CC1">
        <w:rPr>
          <w:rFonts w:ascii="Times New Roman" w:eastAsia="Times New Roman" w:hAnsi="Times New Roman" w:cs="Times New Roman"/>
          <w:sz w:val="24"/>
          <w:szCs w:val="24"/>
        </w:rPr>
        <w:lastRenderedPageBreak/>
        <w:t xml:space="preserve">been tested yet on a broader taxonomic scale after Beauchamp’s study. These remaining unknowns open a new avenue for research, which are the aim of the present thesis. </w:t>
      </w:r>
      <w:commentRangeStart w:id="80"/>
      <w:r w:rsidRPr="00AD0CC1">
        <w:rPr>
          <w:rFonts w:ascii="Times New Roman" w:eastAsia="Times New Roman" w:hAnsi="Times New Roman" w:cs="Times New Roman"/>
          <w:sz w:val="24"/>
          <w:szCs w:val="24"/>
        </w:rPr>
        <w:t xml:space="preserve">Using the comparative method, </w:t>
      </w:r>
      <w:commentRangeEnd w:id="80"/>
      <w:r w:rsidRPr="00AD0CC1">
        <w:rPr>
          <w:rStyle w:val="CommentReference"/>
          <w:rFonts w:ascii="Times New Roman" w:hAnsi="Times New Roman" w:cs="Times New Roman"/>
        </w:rPr>
        <w:commentReference w:id="80"/>
      </w:r>
      <w:r w:rsidRPr="00AD0CC1">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81"/>
      <w:commentRangeEnd w:id="81"/>
      <w:r w:rsidRPr="00AD0CC1">
        <w:rPr>
          <w:rStyle w:val="CommentReference"/>
          <w:rFonts w:ascii="Times New Roman" w:hAnsi="Times New Roman" w:cs="Times New Roman"/>
        </w:rPr>
        <w:commentReference w:id="81"/>
      </w:r>
      <w:commentRangeEnd w:id="78"/>
      <w:r w:rsidR="00A00D1E" w:rsidRPr="00AD0CC1">
        <w:rPr>
          <w:rStyle w:val="CommentReference"/>
        </w:rPr>
        <w:commentReference w:id="78"/>
      </w:r>
    </w:p>
    <w:p w14:paraId="71E23573" w14:textId="670D9135" w:rsidR="00F7140F" w:rsidRPr="00AD0CC1" w:rsidRDefault="00F7140F" w:rsidP="00294ABB">
      <w:pPr>
        <w:spacing w:line="360" w:lineRule="auto"/>
        <w:jc w:val="both"/>
        <w:rPr>
          <w:rFonts w:ascii="Times New Roman" w:eastAsia="Times New Roman" w:hAnsi="Times New Roman" w:cs="Times New Roman"/>
          <w:sz w:val="24"/>
          <w:szCs w:val="24"/>
        </w:rPr>
      </w:pPr>
    </w:p>
    <w:p w14:paraId="50D32AF8" w14:textId="4C818313" w:rsidR="00086C33" w:rsidRPr="00AD0CC1" w:rsidRDefault="007F7937" w:rsidP="00086C33">
      <w:bookmarkStart w:id="82" w:name="_Toc199480627"/>
      <w:r w:rsidRPr="00AD0CC1">
        <w:rPr>
          <w:rFonts w:ascii="Times New Roman" w:hAnsi="Times New Roman" w:cs="Times New Roman"/>
          <w:b/>
          <w:bCs/>
          <w:sz w:val="24"/>
          <w:szCs w:val="24"/>
        </w:rPr>
        <w:t>2.</w:t>
      </w:r>
      <w:r w:rsidR="0017764A" w:rsidRPr="00AD0CC1">
        <w:rPr>
          <w:rFonts w:ascii="Times New Roman" w:hAnsi="Times New Roman" w:cs="Times New Roman"/>
          <w:b/>
          <w:bCs/>
          <w:sz w:val="24"/>
          <w:szCs w:val="24"/>
        </w:rPr>
        <w:t xml:space="preserve">2 </w:t>
      </w:r>
      <w:commentRangeStart w:id="83"/>
      <w:r w:rsidR="00F7140F" w:rsidRPr="00AD0CC1">
        <w:rPr>
          <w:rFonts w:ascii="Times New Roman" w:hAnsi="Times New Roman" w:cs="Times New Roman"/>
          <w:b/>
          <w:bCs/>
          <w:sz w:val="24"/>
          <w:szCs w:val="24"/>
        </w:rPr>
        <w:t>Methods</w:t>
      </w:r>
      <w:commentRangeEnd w:id="83"/>
      <w:r w:rsidR="00F7140F" w:rsidRPr="00AD0CC1">
        <w:rPr>
          <w:b/>
          <w:bCs/>
          <w:sz w:val="24"/>
          <w:szCs w:val="24"/>
        </w:rPr>
        <w:commentReference w:id="83"/>
      </w:r>
      <w:bookmarkEnd w:id="82"/>
    </w:p>
    <w:p w14:paraId="7445CE4D" w14:textId="77A94256"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2.2.1 </w:t>
      </w:r>
      <w:commentRangeStart w:id="84"/>
      <w:r w:rsidRPr="00AD0CC1">
        <w:rPr>
          <w:rStyle w:val="Heading5Char"/>
          <w:rFonts w:ascii="Times New Roman" w:eastAsia="SimSun" w:hAnsi="Times New Roman"/>
          <w:bCs w:val="0"/>
          <w:iCs w:val="0"/>
          <w:color w:val="auto"/>
          <w:szCs w:val="28"/>
        </w:rPr>
        <w:t xml:space="preserve">Communal roosting </w:t>
      </w:r>
      <w:commentRangeEnd w:id="84"/>
      <w:r w:rsidRPr="00AD0CC1">
        <w:rPr>
          <w:rStyle w:val="Heading5Char"/>
          <w:rFonts w:ascii="Times New Roman" w:eastAsia="SimSun" w:hAnsi="Times New Roman"/>
          <w:bCs w:val="0"/>
          <w:iCs w:val="0"/>
          <w:color w:val="auto"/>
          <w:szCs w:val="28"/>
        </w:rPr>
        <w:t>behaviour</w:t>
      </w:r>
      <w:r w:rsidRPr="00AD0CC1">
        <w:rPr>
          <w:rStyle w:val="Heading5Char"/>
          <w:rFonts w:ascii="Times New Roman" w:eastAsia="SimSun" w:hAnsi="Times New Roman"/>
          <w:bCs w:val="0"/>
          <w:iCs w:val="0"/>
          <w:color w:val="auto"/>
          <w:szCs w:val="28"/>
        </w:rPr>
        <w:commentReference w:id="84"/>
      </w:r>
      <w:commentRangeStart w:id="85"/>
      <w:commentRangeEnd w:id="85"/>
      <w:r w:rsidRPr="00AD0CC1">
        <w:rPr>
          <w:rStyle w:val="CommentReference"/>
          <w:rFonts w:asciiTheme="minorHAnsi" w:eastAsiaTheme="minorHAnsi" w:hAnsiTheme="minorHAnsi" w:cstheme="minorBidi"/>
          <w:color w:val="auto"/>
        </w:rPr>
        <w:commentReference w:id="85"/>
      </w:r>
    </w:p>
    <w:p w14:paraId="35084A4C"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02AE6102" w14:textId="7A55EEC4" w:rsidR="00086C33" w:rsidRPr="00AD0CC1" w:rsidRDefault="00086C33" w:rsidP="00294ABB">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Because this data is not centralized in one database, I proposed a process t</w:t>
      </w:r>
      <w:commentRangeStart w:id="86"/>
      <w:r w:rsidRPr="00AD0CC1">
        <w:rPr>
          <w:rFonts w:ascii="Times New Roman" w:eastAsia="Times New Roman" w:hAnsi="Times New Roman" w:cs="Times New Roman"/>
          <w:sz w:val="24"/>
          <w:szCs w:val="24"/>
        </w:rPr>
        <w:t xml:space="preserve">o increase the efficiency of the search given the large volume of data. To do so, I used Python's </w:t>
      </w:r>
      <w:proofErr w:type="spellStart"/>
      <w:r w:rsidRPr="00AD0CC1">
        <w:rPr>
          <w:rFonts w:ascii="Times New Roman" w:eastAsia="Times New Roman" w:hAnsi="Times New Roman" w:cs="Times New Roman"/>
          <w:sz w:val="24"/>
          <w:szCs w:val="24"/>
        </w:rPr>
        <w:t>BeautifulSoup</w:t>
      </w:r>
      <w:proofErr w:type="spellEnd"/>
      <w:r w:rsidRPr="00AD0CC1">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behaviour from Wikipedia, </w:t>
      </w:r>
      <w:proofErr w:type="spellStart"/>
      <w:r w:rsidRPr="00AD0CC1">
        <w:rPr>
          <w:rFonts w:ascii="Times New Roman" w:eastAsia="Times New Roman" w:hAnsi="Times New Roman" w:cs="Times New Roman"/>
          <w:sz w:val="24"/>
          <w:szCs w:val="24"/>
        </w:rPr>
        <w:t>OpenAlex</w:t>
      </w:r>
      <w:proofErr w:type="spellEnd"/>
      <w:r w:rsidRPr="00AD0CC1">
        <w:rPr>
          <w:rFonts w:ascii="Times New Roman" w:eastAsia="Times New Roman" w:hAnsi="Times New Roman" w:cs="Times New Roman"/>
          <w:sz w:val="24"/>
          <w:szCs w:val="24"/>
        </w:rPr>
        <w:t xml:space="preserve">, and Scopus. The references in the output were then used to streamline the information search on communal roosting behaviour for these species. </w:t>
      </w:r>
      <w:commentRangeEnd w:id="86"/>
      <w:r w:rsidRPr="00AD0CC1">
        <w:rPr>
          <w:rStyle w:val="CommentReference"/>
        </w:rPr>
        <w:commentReference w:id="86"/>
      </w:r>
      <w:r w:rsidRPr="00AD0CC1">
        <w:rPr>
          <w:rFonts w:ascii="Times New Roman" w:eastAsia="Times New Roman" w:hAnsi="Times New Roman" w:cs="Times New Roman"/>
          <w:sz w:val="24"/>
          <w:szCs w:val="24"/>
        </w:rPr>
        <w:t>This step also accelerated the search by dismissing species for which the number of references is negligible (cluster 1).</w:t>
      </w:r>
    </w:p>
    <w:p w14:paraId="76CC3329" w14:textId="77777777" w:rsidR="00086C33" w:rsidRPr="00AD0CC1" w:rsidRDefault="00086C33" w:rsidP="00086C3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For clusters 2 and 3 (and above), I gathered information on each species profile in Birds of the World, as it is the most comprehensive centralized database for birds’ natural history. I especially thoroughly read information on social behaviour, foraging, and non-breeding sections. When the information was not available for a given species in this database, I used online databases and research papers using the following keywords in Google Scholar: ‘</w:t>
      </w:r>
      <w:r w:rsidRPr="00AD0CC1">
        <w:rPr>
          <w:rFonts w:ascii="Times New Roman" w:eastAsia="Times New Roman" w:hAnsi="Times New Roman" w:cs="Times New Roman"/>
          <w:i/>
          <w:iCs/>
          <w:sz w:val="24"/>
          <w:szCs w:val="24"/>
        </w:rPr>
        <w:t>species name AND communal roosting</w:t>
      </w:r>
      <w:r w:rsidRPr="00AD0CC1">
        <w:rPr>
          <w:rFonts w:ascii="Times New Roman" w:eastAsia="Times New Roman" w:hAnsi="Times New Roman" w:cs="Times New Roman"/>
          <w:sz w:val="24"/>
          <w:szCs w:val="24"/>
        </w:rPr>
        <w:t>’, ‘</w:t>
      </w:r>
      <w:r w:rsidRPr="00AD0CC1">
        <w:rPr>
          <w:rFonts w:ascii="Times New Roman" w:eastAsia="Times New Roman" w:hAnsi="Times New Roman" w:cs="Times New Roman"/>
          <w:i/>
          <w:iCs/>
          <w:sz w:val="24"/>
          <w:szCs w:val="24"/>
        </w:rPr>
        <w:t>species name AND social roosting</w:t>
      </w:r>
      <w:r w:rsidRPr="00AD0CC1">
        <w:rPr>
          <w:rFonts w:ascii="Times New Roman" w:eastAsia="Times New Roman" w:hAnsi="Times New Roman" w:cs="Times New Roman"/>
          <w:sz w:val="24"/>
          <w:szCs w:val="24"/>
        </w:rPr>
        <w:t>’, and ‘</w:t>
      </w:r>
      <w:r w:rsidRPr="00AD0CC1">
        <w:rPr>
          <w:rFonts w:ascii="Times New Roman" w:eastAsia="Times New Roman" w:hAnsi="Times New Roman" w:cs="Times New Roman"/>
          <w:i/>
          <w:iCs/>
          <w:sz w:val="24"/>
          <w:szCs w:val="24"/>
        </w:rPr>
        <w:t xml:space="preserve">species name and social </w:t>
      </w:r>
      <w:commentRangeStart w:id="87"/>
      <w:r w:rsidRPr="00AD0CC1">
        <w:rPr>
          <w:rFonts w:ascii="Times New Roman" w:eastAsia="Times New Roman" w:hAnsi="Times New Roman" w:cs="Times New Roman"/>
          <w:i/>
          <w:iCs/>
          <w:sz w:val="24"/>
          <w:szCs w:val="24"/>
        </w:rPr>
        <w:t>behaviour</w:t>
      </w:r>
      <w:r w:rsidRPr="00AD0CC1">
        <w:rPr>
          <w:rFonts w:ascii="Times New Roman" w:eastAsia="Times New Roman" w:hAnsi="Times New Roman" w:cs="Times New Roman"/>
          <w:sz w:val="24"/>
          <w:szCs w:val="24"/>
        </w:rPr>
        <w:t>’</w:t>
      </w:r>
      <w:commentRangeEnd w:id="87"/>
      <w:r w:rsidRPr="00AD0CC1">
        <w:rPr>
          <w:rStyle w:val="CommentReference"/>
          <w:rFonts w:ascii="Times New Roman" w:hAnsi="Times New Roman" w:cs="Times New Roman"/>
        </w:rPr>
        <w:commentReference w:id="87"/>
      </w:r>
      <w:r w:rsidRPr="00AD0CC1">
        <w:rPr>
          <w:rFonts w:ascii="Times New Roman" w:eastAsia="Times New Roman" w:hAnsi="Times New Roman" w:cs="Times New Roman"/>
          <w:sz w:val="24"/>
          <w:szCs w:val="24"/>
        </w:rPr>
        <w:t xml:space="preserve">. I then used the first five pages in the Google scholar search for each of the combinations to look for publications on the topic and the selected species in combination with </w:t>
      </w:r>
      <w:r w:rsidRPr="00AD0CC1">
        <w:rPr>
          <w:rFonts w:ascii="Times New Roman" w:eastAsia="Times New Roman" w:hAnsi="Times New Roman" w:cs="Times New Roman"/>
          <w:sz w:val="24"/>
          <w:szCs w:val="24"/>
        </w:rPr>
        <w:lastRenderedPageBreak/>
        <w:t xml:space="preserve">the outputs of the web-scraping search. The publications were then accessed and read to extract the information. </w:t>
      </w:r>
    </w:p>
    <w:p w14:paraId="6913F646" w14:textId="7E332E66" w:rsidR="00F7140F" w:rsidRPr="00AD0CC1" w:rsidRDefault="00086C33" w:rsidP="00332C0A">
      <w:pPr>
        <w:spacing w:line="360" w:lineRule="auto"/>
        <w:ind w:firstLine="720"/>
        <w:jc w:val="both"/>
      </w:pPr>
      <w:commentRangeStart w:id="88"/>
      <w:r w:rsidRPr="00AD0CC1">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88"/>
      <w:r w:rsidRPr="00AD0CC1">
        <w:rPr>
          <w:rStyle w:val="CommentReference"/>
          <w:rFonts w:ascii="Times New Roman" w:hAnsi="Times New Roman" w:cs="Times New Roman"/>
        </w:rPr>
        <w:commentReference w:id="88"/>
      </w:r>
      <w:r w:rsidRPr="00AD0CC1">
        <w:rPr>
          <w:rFonts w:ascii="Times New Roman" w:eastAsia="Times New Roman" w:hAnsi="Times New Roman" w:cs="Times New Roman"/>
          <w:sz w:val="24"/>
          <w:szCs w:val="24"/>
        </w:rPr>
        <w:t xml:space="preserve">For some species, the behaviour has been widely studied and documented, in which case I assigned it as 1. For other species, the behaviour has not been properly studied, but there is scattered evidence of individuals being observed roosting together in a given population. This was classified as a 1 for CRB as well. For other species, it is clearly stated that they do not exhibit the behaviour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 using a conservative approach, and were therefore </w:t>
      </w:r>
      <w:commentRangeStart w:id="89"/>
      <w:r w:rsidRPr="00AD0CC1">
        <w:rPr>
          <w:rFonts w:ascii="Times New Roman" w:eastAsia="Times New Roman" w:hAnsi="Times New Roman" w:cs="Times New Roman"/>
          <w:sz w:val="24"/>
          <w:szCs w:val="24"/>
        </w:rPr>
        <w:t xml:space="preserve">excluded from the analysis. </w:t>
      </w:r>
      <w:commentRangeEnd w:id="89"/>
      <w:r w:rsidRPr="00AD0CC1">
        <w:rPr>
          <w:rStyle w:val="CommentReference"/>
          <w:rFonts w:ascii="Times New Roman" w:hAnsi="Times New Roman" w:cs="Times New Roman"/>
        </w:rPr>
        <w:commentReference w:id="89"/>
      </w:r>
      <w:r w:rsidRPr="00AD0CC1">
        <w:rPr>
          <w:rFonts w:ascii="Times New Roman" w:eastAsia="Times New Roman" w:hAnsi="Times New Roman" w:cs="Times New Roman"/>
          <w:sz w:val="24"/>
          <w:szCs w:val="24"/>
        </w:rPr>
        <w:t>After curating the information, the dataset comprised of 946 species that were used for subsequent analyses.</w:t>
      </w:r>
    </w:p>
    <w:p w14:paraId="3DDBC0E2" w14:textId="1F8E43C0" w:rsidR="00F7140F" w:rsidRPr="00AD0CC1" w:rsidRDefault="0017764A" w:rsidP="00DE0C17">
      <w:pPr>
        <w:pStyle w:val="Heading3"/>
        <w:spacing w:line="360" w:lineRule="auto"/>
        <w:rPr>
          <w:rStyle w:val="Heading5Char"/>
          <w:rFonts w:ascii="Times New Roman" w:eastAsia="SimSun" w:hAnsi="Times New Roman"/>
          <w:bCs w:val="0"/>
          <w:iCs w:val="0"/>
          <w:color w:val="auto"/>
          <w:szCs w:val="28"/>
        </w:rPr>
      </w:pPr>
      <w:bookmarkStart w:id="90" w:name="_Toc199480628"/>
      <w:r w:rsidRPr="00AD0CC1">
        <w:rPr>
          <w:rStyle w:val="Heading5Char"/>
          <w:rFonts w:ascii="Times New Roman" w:eastAsia="SimSun" w:hAnsi="Times New Roman"/>
          <w:bCs w:val="0"/>
          <w:iCs w:val="0"/>
          <w:color w:val="auto"/>
          <w:szCs w:val="28"/>
        </w:rPr>
        <w:t>2.2.</w:t>
      </w:r>
      <w:r w:rsidR="00086C33" w:rsidRPr="00AD0CC1">
        <w:rPr>
          <w:rStyle w:val="Heading5Char"/>
          <w:rFonts w:ascii="Times New Roman" w:eastAsia="SimSun" w:hAnsi="Times New Roman"/>
          <w:bCs w:val="0"/>
          <w:iCs w:val="0"/>
          <w:color w:val="auto"/>
          <w:szCs w:val="28"/>
        </w:rPr>
        <w:t>2</w:t>
      </w:r>
      <w:r w:rsidRPr="00AD0CC1">
        <w:rPr>
          <w:rStyle w:val="Heading5Char"/>
          <w:rFonts w:ascii="Times New Roman" w:eastAsia="SimSun" w:hAnsi="Times New Roman"/>
          <w:bCs w:val="0"/>
          <w:iCs w:val="0"/>
          <w:color w:val="auto"/>
          <w:szCs w:val="28"/>
        </w:rPr>
        <w:t xml:space="preserve"> </w:t>
      </w:r>
      <w:r w:rsidR="00F7140F" w:rsidRPr="00AD0CC1">
        <w:rPr>
          <w:rStyle w:val="Heading5Char"/>
          <w:rFonts w:ascii="Times New Roman" w:eastAsia="SimSun" w:hAnsi="Times New Roman"/>
          <w:bCs w:val="0"/>
          <w:iCs w:val="0"/>
          <w:color w:val="auto"/>
          <w:szCs w:val="28"/>
        </w:rPr>
        <w:t>Biological variables</w:t>
      </w:r>
      <w:bookmarkEnd w:id="90"/>
    </w:p>
    <w:p w14:paraId="60740F28" w14:textId="443C54A8" w:rsidR="00A22473"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(Arango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AD0CC1">
        <w:rPr>
          <w:rFonts w:ascii="Times New Roman" w:eastAsia="Times New Roman" w:hAnsi="Times New Roman" w:cs="Times New Roman"/>
          <w:sz w:val="24"/>
          <w:szCs w:val="24"/>
        </w:rPr>
        <w:t>Overbeld</w:t>
      </w:r>
      <w:proofErr w:type="spellEnd"/>
      <w:r w:rsidRPr="00AD0CC1">
        <w:rPr>
          <w:rFonts w:ascii="Times New Roman" w:eastAsia="Times New Roman" w:hAnsi="Times New Roman" w:cs="Times New Roman"/>
          <w:sz w:val="24"/>
          <w:szCs w:val="24"/>
        </w:rPr>
        <w:t xml:space="preserve"> et al. 2022).</w:t>
      </w:r>
      <w:r w:rsidR="00A821BD" w:rsidRPr="00AD0CC1">
        <w:rPr>
          <w:rFonts w:ascii="Times New Roman" w:eastAsia="Times New Roman" w:hAnsi="Times New Roman" w:cs="Times New Roman"/>
          <w:sz w:val="24"/>
          <w:szCs w:val="24"/>
        </w:rPr>
        <w:t xml:space="preserve"> </w:t>
      </w:r>
    </w:p>
    <w:p w14:paraId="7846EE19" w14:textId="4DEFAFBF" w:rsidR="00F7140F" w:rsidRPr="00AD0CC1"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Franklin et al., 2014; Guay &amp; Iwaniuk, 2008, Supplementary material</w:t>
      </w:r>
      <w:r w:rsidR="00156DF2" w:rsidRPr="00AD0CC1">
        <w:rPr>
          <w:rFonts w:ascii="Times New Roman" w:hAnsi="Times New Roman" w:cs="Times New Roman"/>
          <w:sz w:val="24"/>
        </w:rPr>
        <w:t xml:space="preserve"> S1</w:t>
      </w:r>
      <w:r w:rsidRPr="00AD0CC1">
        <w:rPr>
          <w:rFonts w:ascii="Times New Roman" w:hAnsi="Times New Roman" w:cs="Times New Roman"/>
          <w:sz w:val="24"/>
        </w:rPr>
        <w:t>)</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5C241958" w14:textId="77777777" w:rsidR="00086C33" w:rsidRPr="00AD0CC1" w:rsidRDefault="00086C33" w:rsidP="00CC0C76">
      <w:pPr>
        <w:spacing w:line="360" w:lineRule="auto"/>
        <w:ind w:firstLine="720"/>
        <w:jc w:val="both"/>
        <w:rPr>
          <w:rFonts w:ascii="Times New Roman" w:eastAsia="Times New Roman" w:hAnsi="Times New Roman" w:cs="Times New Roman"/>
          <w:sz w:val="24"/>
          <w:szCs w:val="24"/>
        </w:rPr>
      </w:pPr>
    </w:p>
    <w:p w14:paraId="74170F89" w14:textId="77777777" w:rsidR="00086C33" w:rsidRPr="00AD0CC1" w:rsidRDefault="00086C33" w:rsidP="00086C33">
      <w:pPr>
        <w:pStyle w:val="Heading3"/>
        <w:spacing w:line="360" w:lineRule="auto"/>
        <w:rPr>
          <w:rStyle w:val="Heading5Char"/>
          <w:rFonts w:ascii="Times New Roman" w:eastAsia="SimSun" w:hAnsi="Times New Roman"/>
          <w:bCs w:val="0"/>
          <w:iCs w:val="0"/>
          <w:color w:val="auto"/>
          <w:szCs w:val="28"/>
        </w:rPr>
      </w:pPr>
      <w:r w:rsidRPr="00AD0CC1">
        <w:rPr>
          <w:rStyle w:val="Heading5Char"/>
          <w:rFonts w:ascii="Times New Roman" w:eastAsia="SimSun" w:hAnsi="Times New Roman"/>
          <w:bCs w:val="0"/>
          <w:iCs w:val="0"/>
          <w:color w:val="auto"/>
          <w:szCs w:val="28"/>
        </w:rPr>
        <w:t xml:space="preserve">2.2.3 </w:t>
      </w:r>
      <w:commentRangeStart w:id="91"/>
      <w:r w:rsidRPr="00AD0CC1">
        <w:rPr>
          <w:rStyle w:val="Heading5Char"/>
          <w:rFonts w:ascii="Times New Roman" w:eastAsia="SimSun" w:hAnsi="Times New Roman"/>
          <w:bCs w:val="0"/>
          <w:iCs w:val="0"/>
          <w:color w:val="auto"/>
          <w:szCs w:val="28"/>
        </w:rPr>
        <w:t>Phylogenetic data</w:t>
      </w:r>
      <w:commentRangeEnd w:id="91"/>
      <w:r w:rsidRPr="00AD0CC1">
        <w:rPr>
          <w:rStyle w:val="Heading5Char"/>
          <w:rFonts w:ascii="Times New Roman" w:eastAsia="SimSun" w:hAnsi="Times New Roman"/>
          <w:bCs w:val="0"/>
          <w:iCs w:val="0"/>
          <w:color w:val="auto"/>
          <w:szCs w:val="28"/>
        </w:rPr>
        <w:commentReference w:id="91"/>
      </w:r>
    </w:p>
    <w:p w14:paraId="33BBEF6F" w14:textId="77777777" w:rsidR="00086C33" w:rsidRPr="00AD0CC1" w:rsidRDefault="00086C33" w:rsidP="00086C3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account for the effect of phylogenetic relatedness, I used the comparative method (</w:t>
      </w:r>
      <w:r w:rsidRPr="00AD0CC1">
        <w:rPr>
          <w:rFonts w:ascii="Times New Roman" w:eastAsia="Times New Roman" w:hAnsi="Times New Roman" w:cs="Times New Roman"/>
          <w:i/>
          <w:iCs/>
          <w:sz w:val="24"/>
          <w:szCs w:val="24"/>
        </w:rPr>
        <w:t>sensu</w:t>
      </w:r>
      <w:r w:rsidRPr="00AD0CC1">
        <w:rPr>
          <w:rFonts w:ascii="Times New Roman" w:eastAsia="Times New Roman" w:hAnsi="Times New Roman" w:cs="Times New Roman"/>
          <w:sz w:val="24"/>
          <w:szCs w:val="24"/>
        </w:rPr>
        <w:t xml:space="preserve"> Felsenstein 1985) to explore the evolutionary relationship between physiological and biological traits and the communal roosting behaviour in landbirds </w:t>
      </w:r>
      <w:commentRangeStart w:id="92"/>
      <w:r w:rsidRPr="00AD0CC1">
        <w:rPr>
          <w:rFonts w:ascii="Times New Roman" w:eastAsia="Times New Roman" w:hAnsi="Times New Roman" w:cs="Times New Roman"/>
          <w:sz w:val="24"/>
          <w:szCs w:val="24"/>
        </w:rPr>
        <w:t xml:space="preserve">comprising roughly 9076 species. The </w:t>
      </w:r>
      <w:r w:rsidRPr="00AD0CC1">
        <w:rPr>
          <w:rFonts w:ascii="Times New Roman" w:eastAsia="Times New Roman" w:hAnsi="Times New Roman" w:cs="Times New Roman"/>
          <w:sz w:val="24"/>
          <w:szCs w:val="24"/>
        </w:rPr>
        <w:lastRenderedPageBreak/>
        <w:t xml:space="preserve">comparative method provides a framework to use evolutionary branches instead of species as the datapoints to leverage autocorrelation. </w:t>
      </w:r>
    </w:p>
    <w:p w14:paraId="250350BA" w14:textId="7794BE28" w:rsidR="00C76281" w:rsidRPr="00AD0CC1" w:rsidRDefault="00086C33" w:rsidP="00891A17">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w:t>
      </w:r>
      <w:commentRangeEnd w:id="92"/>
      <w:r w:rsidRPr="00AD0CC1">
        <w:rPr>
          <w:rStyle w:val="CommentReference"/>
          <w:rFonts w:ascii="Times New Roman" w:hAnsi="Times New Roman" w:cs="Times New Roman"/>
          <w:sz w:val="24"/>
          <w:szCs w:val="24"/>
        </w:rPr>
        <w:commentReference w:id="92"/>
      </w:r>
      <w:r w:rsidRPr="00AD0CC1">
        <w:rPr>
          <w:rFonts w:ascii="Times New Roman" w:eastAsia="Times New Roman" w:hAnsi="Times New Roman" w:cs="Times New Roman"/>
          <w:sz w:val="24"/>
          <w:szCs w:val="24"/>
        </w:rPr>
        <w:t xml:space="preserve">To incorporate phylogenetic relationships between species in the regression models, I obtained 100 </w:t>
      </w:r>
      <w:commentRangeStart w:id="93"/>
      <w:r w:rsidRPr="00AD0CC1">
        <w:rPr>
          <w:rFonts w:ascii="Times New Roman" w:eastAsia="Times New Roman" w:hAnsi="Times New Roman" w:cs="Times New Roman"/>
          <w:sz w:val="24"/>
          <w:szCs w:val="24"/>
        </w:rPr>
        <w:t xml:space="preserve">phylogenies from </w:t>
      </w:r>
      <w:proofErr w:type="spellStart"/>
      <w:r w:rsidRPr="00AD0CC1">
        <w:rPr>
          <w:rFonts w:ascii="Times New Roman" w:hAnsi="Times New Roman" w:cs="Times New Roman"/>
          <w:sz w:val="24"/>
          <w:szCs w:val="24"/>
        </w:rPr>
        <w:t>VertLife</w:t>
      </w:r>
      <w:proofErr w:type="spellEnd"/>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w:t>
      </w:r>
      <w:proofErr w:type="spellStart"/>
      <w:r w:rsidR="00DF6B32" w:rsidRPr="00AD0CC1">
        <w:rPr>
          <w:rFonts w:ascii="Times New Roman" w:hAnsi="Times New Roman" w:cs="Times New Roman"/>
          <w:sz w:val="24"/>
        </w:rPr>
        <w:t>Jetz</w:t>
      </w:r>
      <w:proofErr w:type="spellEnd"/>
      <w:r w:rsidR="00DF6B32" w:rsidRPr="00AD0CC1">
        <w:rPr>
          <w:rFonts w:ascii="Times New Roman" w:hAnsi="Times New Roman" w:cs="Times New Roman"/>
          <w:sz w:val="24"/>
        </w:rPr>
        <w:t xml:space="preserve"> et al., 2012)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Pr="00AD0CC1">
        <w:rPr>
          <w:rFonts w:ascii="Times New Roman" w:eastAsia="Times New Roman" w:hAnsi="Times New Roman" w:cs="Times New Roman"/>
          <w:sz w:val="24"/>
          <w:szCs w:val="24"/>
        </w:rPr>
        <w:t xml:space="preserve"> </w:t>
      </w:r>
      <w:commentRangeEnd w:id="93"/>
      <w:r w:rsidRPr="00AD0CC1">
        <w:rPr>
          <w:rStyle w:val="CommentReference"/>
          <w:rFonts w:ascii="Times New Roman" w:hAnsi="Times New Roman" w:cs="Times New Roman"/>
          <w:sz w:val="24"/>
          <w:szCs w:val="24"/>
        </w:rPr>
        <w:commentReference w:id="93"/>
      </w:r>
      <w:r w:rsidRPr="00AD0CC1">
        <w:rPr>
          <w:rFonts w:ascii="Times New Roman" w:eastAsia="Times New Roman" w:hAnsi="Times New Roman" w:cs="Times New Roman"/>
          <w:sz w:val="24"/>
          <w:szCs w:val="24"/>
        </w:rPr>
        <w:t xml:space="preserve">From these 100 trees, I then constructed a </w:t>
      </w:r>
      <w:commentRangeStart w:id="94"/>
      <w:r w:rsidRPr="00AD0CC1">
        <w:rPr>
          <w:rFonts w:ascii="Times New Roman" w:eastAsia="Times New Roman" w:hAnsi="Times New Roman" w:cs="Times New Roman"/>
          <w:sz w:val="24"/>
          <w:szCs w:val="24"/>
        </w:rPr>
        <w:t xml:space="preserve">consensus </w:t>
      </w:r>
      <w:commentRangeEnd w:id="94"/>
      <w:r w:rsidRPr="00AD0CC1">
        <w:rPr>
          <w:rFonts w:ascii="Times New Roman" w:eastAsia="Times New Roman" w:hAnsi="Times New Roman" w:cs="Times New Roman"/>
          <w:sz w:val="24"/>
          <w:szCs w:val="24"/>
        </w:rPr>
        <w:t xml:space="preserve">tree </w:t>
      </w:r>
      <w:r w:rsidRPr="00AD0CC1">
        <w:rPr>
          <w:rStyle w:val="CommentReference"/>
          <w:rFonts w:ascii="Times New Roman" w:hAnsi="Times New Roman" w:cs="Times New Roman"/>
        </w:rPr>
        <w:commentReference w:id="94"/>
      </w:r>
      <w:commentRangeStart w:id="95"/>
      <w:r w:rsidRPr="00AD0CC1">
        <w:rPr>
          <w:rFonts w:ascii="Times New Roman" w:eastAsia="Times New Roman" w:hAnsi="Times New Roman" w:cs="Times New Roman"/>
          <w:sz w:val="24"/>
          <w:szCs w:val="24"/>
        </w:rPr>
        <w:t xml:space="preserve">via least squares using the function </w:t>
      </w:r>
      <w:r w:rsidRPr="00AD0CC1">
        <w:rPr>
          <w:rFonts w:ascii="Times New Roman" w:eastAsia="Times New Roman" w:hAnsi="Times New Roman" w:cs="Times New Roman"/>
        </w:rPr>
        <w:t xml:space="preserve">ls.consensus </w:t>
      </w:r>
      <w:r w:rsidR="008F298C" w:rsidRPr="00AD0CC1">
        <w:rPr>
          <w:rFonts w:ascii="Times New Roman" w:eastAsia="Times New Roman" w:hAnsi="Times New Roman" w:cs="Times New Roman"/>
        </w:rPr>
        <w:fldChar w:fldCharType="begin"/>
      </w:r>
      <w:r w:rsidR="008F298C" w:rsidRPr="00AD0CC1">
        <w:rPr>
          <w:rFonts w:ascii="Times New Roman" w:eastAsia="Times New Roman" w:hAnsi="Times New Roman" w:cs="Times New Roman"/>
        </w:rPr>
        <w:instrText xml:space="preserve"> ADDIN ZOTERO_ITEM CSL_CITATION {"citationID":"OjLArUqY","properties":{"formattedCitation":"(Lapointe &amp; Cucumel, 1997)","plainCitation":"(Lapointe &amp; Cucumel, 1997)","noteIndex":0},"citationItems":[{"id":836,"uris":["http://zotero.org/users/6254983/items/HG6VR4MP"],"itemData":{"id":836,"type":"article-journal","container-title":"Systematic Biology","DOI":"10.1093/sysbio/46.2.306","ISSN":"1076-836X, 1063-5157","issue":"2","language":"en","page":"306-312","source":"DOI.org (Crossref)","title":"The Average Consensus Procedure: Combination of Weighted Trees Containing Identical or Overlapping Sets of Taxa","title-short":"The Average Consensus Procedure","volume":"46","author":[{"family":"Lapointe","given":"François-Joseph"},{"family":"Cucumel","given":"Guy"}],"editor":[{"family":"Baum","given":"David"}],"issued":{"date-parts":[["1997",6,1]]}}}],"schema":"https://github.com/citation-style-language/schema/raw/master/csl-citation.json"} </w:instrText>
      </w:r>
      <w:r w:rsidR="008F298C" w:rsidRPr="00AD0CC1">
        <w:rPr>
          <w:rFonts w:ascii="Times New Roman" w:eastAsia="Times New Roman" w:hAnsi="Times New Roman" w:cs="Times New Roman"/>
        </w:rPr>
        <w:fldChar w:fldCharType="separate"/>
      </w:r>
      <w:r w:rsidR="00DF6B32" w:rsidRPr="00AD0CC1">
        <w:rPr>
          <w:rFonts w:ascii="Times New Roman" w:hAnsi="Times New Roman" w:cs="Times New Roman"/>
        </w:rPr>
        <w:t>(Lapointe &amp; Cucumel, 1997)</w:t>
      </w:r>
      <w:r w:rsidR="008F298C" w:rsidRPr="00AD0CC1">
        <w:rPr>
          <w:rFonts w:ascii="Times New Roman" w:eastAsia="Times New Roman" w:hAnsi="Times New Roman" w:cs="Times New Roman"/>
        </w:rPr>
        <w:fldChar w:fldCharType="end"/>
      </w:r>
      <w:r w:rsidR="00C410CC" w:rsidRPr="00AD0CC1">
        <w:rPr>
          <w:rFonts w:ascii="Times New Roman" w:eastAsia="Times New Roman" w:hAnsi="Times New Roman" w:cs="Times New Roman"/>
        </w:rPr>
        <w:t xml:space="preserve"> </w:t>
      </w:r>
      <w:r w:rsidRPr="00AD0CC1">
        <w:rPr>
          <w:rFonts w:ascii="Times New Roman" w:eastAsia="Times New Roman" w:hAnsi="Times New Roman" w:cs="Times New Roman"/>
          <w:sz w:val="24"/>
          <w:szCs w:val="24"/>
        </w:rPr>
        <w:t xml:space="preserve">from the </w:t>
      </w:r>
      <w:proofErr w:type="spellStart"/>
      <w:r w:rsidRPr="00AD0CC1">
        <w:rPr>
          <w:rFonts w:ascii="Times New Roman" w:eastAsia="Times New Roman" w:hAnsi="Times New Roman" w:cs="Times New Roman"/>
          <w:sz w:val="24"/>
          <w:szCs w:val="24"/>
        </w:rPr>
        <w:t>phytools</w:t>
      </w:r>
      <w:proofErr w:type="spellEnd"/>
      <w:r w:rsidRPr="00AD0CC1">
        <w:rPr>
          <w:rFonts w:ascii="Times New Roman" w:eastAsia="Times New Roman" w:hAnsi="Times New Roman" w:cs="Times New Roman"/>
          <w:sz w:val="24"/>
          <w:szCs w:val="24"/>
        </w:rPr>
        <w:t xml:space="preserve"> package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{"citationID":"Kl95sMnD","properties":{"formattedCitation":"(Revell, 2012)","plainCitation":"(Revell, 2012)","noteIndex":0},"citationItems":[{"id":834,"uris":["http://zotero.org/users/6254983/items/CE6J6YWV"],"itemData":{"id":834,"type":"article-journal","abstract":"Summary\n            \n              1.\n               Here, I present a new, multifunctional phylogenetics package, phytools, for the R statistical computing environment.\n            \n            \n              2.\n               The focus of the package is on methods for phylogenetic comparative biology; however, it also includes tools for tree inference, phylogeny input/output, plotting, manipulation and several other tasks.\n            \n            \n              3.\n               I describe and tabulate the major methods implemented in phytools, and in addition provide some demonstration of its use in the form of two illustrative examples.\n            \n            \n              4.\n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 2041-210X","issue":"2","journalAbbreviation":"Methods Ecol Evol","language":"en","license":"http://onlinelibrary.wiley.com/termsAndConditions#vor","page":"217-223","source":"DOI.org (Crossref)","title":"phytools: an R package for phylogenetic comparative biology (and other things)","title-short":"phytools","volume":"3","author":[{"family":"Revell","given":"Liam J."}],"issued":{"date-parts":[["2012",4]]}}}],"schema":"https://github.com/citation-style-language/schema/raw/master/csl-citation.json"}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(Revell,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commentRangeEnd w:id="95"/>
      <w:r w:rsidRPr="00AD0CC1">
        <w:rPr>
          <w:rStyle w:val="CommentReference"/>
        </w:rPr>
        <w:commentReference w:id="95"/>
      </w:r>
      <w:r w:rsidR="000051D4"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To estimate the phylogenetic signal (Pagel’s λ )</w:t>
      </w:r>
      <w:r w:rsidR="00C410CC" w:rsidRPr="00AD0CC1">
        <w:rPr>
          <w:rFonts w:ascii="Times New Roman" w:eastAsia="Times New Roman" w:hAnsi="Times New Roman" w:cs="Times New Roman"/>
          <w:sz w:val="24"/>
          <w:szCs w:val="24"/>
        </w:rPr>
        <w:t xml:space="preserve"> </w:t>
      </w:r>
      <w:r w:rsidR="00C76281" w:rsidRPr="00AD0CC1">
        <w:rPr>
          <w:rFonts w:ascii="Times New Roman" w:eastAsia="Times New Roman" w:hAnsi="Times New Roman" w:cs="Times New Roman"/>
          <w:sz w:val="24"/>
          <w:szCs w:val="24"/>
        </w:rPr>
        <w:t xml:space="preserve">of the trait data in the phylogenetic tree, I used the </w:t>
      </w:r>
      <w:proofErr w:type="spellStart"/>
      <w:r w:rsidR="00C76281" w:rsidRPr="00AD0CC1">
        <w:rPr>
          <w:rFonts w:ascii="Times New Roman" w:eastAsia="Times New Roman" w:hAnsi="Times New Roman" w:cs="Times New Roman"/>
          <w:sz w:val="24"/>
          <w:szCs w:val="24"/>
        </w:rPr>
        <w:t>phylosig</w:t>
      </w:r>
      <w:proofErr w:type="spellEnd"/>
      <w:r w:rsidR="00C76281" w:rsidRPr="00AD0CC1">
        <w:rPr>
          <w:rFonts w:ascii="Times New Roman" w:eastAsia="Times New Roman" w:hAnsi="Times New Roman" w:cs="Times New Roman"/>
          <w:sz w:val="24"/>
          <w:szCs w:val="24"/>
        </w:rPr>
        <w:t xml:space="preserve"> function from the </w:t>
      </w:r>
      <w:proofErr w:type="spellStart"/>
      <w:r w:rsidR="00C76281" w:rsidRPr="00AD0CC1">
        <w:rPr>
          <w:rFonts w:ascii="Times New Roman" w:eastAsia="Times New Roman" w:hAnsi="Times New Roman" w:cs="Times New Roman"/>
          <w:sz w:val="24"/>
          <w:szCs w:val="24"/>
        </w:rPr>
        <w:t>phytools</w:t>
      </w:r>
      <w:proofErr w:type="spellEnd"/>
      <w:r w:rsidR="00C76281" w:rsidRPr="00AD0CC1">
        <w:rPr>
          <w:rFonts w:ascii="Times New Roman" w:eastAsia="Times New Roman" w:hAnsi="Times New Roman" w:cs="Times New Roman"/>
          <w:sz w:val="24"/>
          <w:szCs w:val="24"/>
        </w:rPr>
        <w:t xml:space="preserve"> package. This value was then used to rescale the variance-covariance matrix constructed using the function </w:t>
      </w:r>
      <w:proofErr w:type="spellStart"/>
      <w:proofErr w:type="gramStart"/>
      <w:r w:rsidR="00C76281" w:rsidRPr="00AD0CC1">
        <w:rPr>
          <w:rFonts w:ascii="Times New Roman" w:eastAsia="Times New Roman" w:hAnsi="Times New Roman" w:cs="Times New Roman"/>
          <w:sz w:val="24"/>
          <w:szCs w:val="24"/>
        </w:rPr>
        <w:t>vcv.phylo</w:t>
      </w:r>
      <w:proofErr w:type="spellEnd"/>
      <w:proofErr w:type="gramEnd"/>
      <w:r w:rsidR="00C76281" w:rsidRPr="00AD0CC1">
        <w:rPr>
          <w:rFonts w:ascii="Times New Roman" w:eastAsia="Times New Roman" w:hAnsi="Times New Roman" w:cs="Times New Roman"/>
          <w:sz w:val="24"/>
          <w:szCs w:val="24"/>
        </w:rPr>
        <w:t xml:space="preserve">. The rescaled matrix </w:t>
      </w:r>
      <w:r w:rsidR="00C410CC" w:rsidRPr="00AD0CC1">
        <w:rPr>
          <w:rFonts w:ascii="Times New Roman" w:eastAsia="Times New Roman" w:hAnsi="Times New Roman" w:cs="Times New Roman"/>
          <w:sz w:val="24"/>
          <w:szCs w:val="24"/>
        </w:rPr>
        <w:t>wa</w:t>
      </w:r>
      <w:r w:rsidR="00C76281" w:rsidRPr="00AD0CC1">
        <w:rPr>
          <w:rFonts w:ascii="Times New Roman" w:eastAsia="Times New Roman" w:hAnsi="Times New Roman" w:cs="Times New Roman"/>
          <w:sz w:val="24"/>
          <w:szCs w:val="24"/>
        </w:rPr>
        <w:t>s then used for posterior modeling.</w:t>
      </w:r>
    </w:p>
    <w:p w14:paraId="644C5A2F" w14:textId="79C1EEBA" w:rsidR="00086C33" w:rsidRPr="00AD0CC1" w:rsidRDefault="00FA30DE"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tip labels associated to the phylogenetic data from the computed trees was compared against my dataset from AVONET and I only kept the species for which there was phylogenetic data available. When names didn’t match but </w:t>
      </w:r>
      <w:r w:rsidR="00CB611D" w:rsidRPr="00AD0CC1">
        <w:rPr>
          <w:rFonts w:ascii="Times New Roman" w:eastAsia="Times New Roman" w:hAnsi="Times New Roman" w:cs="Times New Roman"/>
          <w:sz w:val="24"/>
          <w:szCs w:val="24"/>
        </w:rPr>
        <w:t>referred</w:t>
      </w:r>
      <w:r w:rsidRPr="00AD0CC1">
        <w:rPr>
          <w:rFonts w:ascii="Times New Roman" w:eastAsia="Times New Roman" w:hAnsi="Times New Roman" w:cs="Times New Roman"/>
          <w:sz w:val="24"/>
          <w:szCs w:val="24"/>
        </w:rPr>
        <w:t xml:space="preserve"> to the same species, I manually reviewed the names in </w:t>
      </w:r>
      <w:proofErr w:type="spellStart"/>
      <w:r w:rsidRPr="00AD0CC1">
        <w:rPr>
          <w:rFonts w:ascii="Times New Roman" w:eastAsia="Times New Roman" w:hAnsi="Times New Roman" w:cs="Times New Roman"/>
          <w:sz w:val="24"/>
          <w:szCs w:val="24"/>
        </w:rPr>
        <w:t>AviBase</w:t>
      </w:r>
      <w:proofErr w:type="spellEnd"/>
      <w:r w:rsidR="00CB611D" w:rsidRPr="00AD0CC1">
        <w:rPr>
          <w:rFonts w:ascii="Times New Roman" w:eastAsia="Times New Roman" w:hAnsi="Times New Roman" w:cs="Times New Roman"/>
          <w:sz w:val="24"/>
          <w:szCs w:val="24"/>
        </w:rPr>
        <w:t xml:space="preserve"> </w:t>
      </w:r>
      <w:r w:rsidR="00CB611D" w:rsidRPr="00AD0CC1">
        <w:rPr>
          <w:rFonts w:ascii="Times New Roman" w:eastAsia="Times New Roman" w:hAnsi="Times New Roman" w:cs="Times New Roman"/>
          <w:sz w:val="24"/>
          <w:szCs w:val="24"/>
        </w:rPr>
        <w:fldChar w:fldCharType="begin"/>
      </w:r>
      <w:r w:rsidR="00CB611D" w:rsidRPr="00AD0CC1">
        <w:rPr>
          <w:rFonts w:ascii="Times New Roman" w:eastAsia="Times New Roman" w:hAnsi="Times New Roman" w:cs="Times New Roman"/>
          <w:sz w:val="24"/>
          <w:szCs w:val="24"/>
        </w:rPr>
        <w:instrText xml:space="preserve"> ADDIN ZOTERO_ITEM CSL_CITATION {"citationID":"ftS33cyf","properties":{"formattedCitation":"(Lepage et al., 2014)","plainCitation":"(Lepage et al., 2014)","noteIndex":0},"citationItems":[{"id":837,"uris":["http://zotero.org/users/6254983/items/LBPKHPWZ"],"itemData":{"id":837,"type":"article-journal","container-title":"ZooKeys","DOI":"10.3897/zookeys.420.7089","ISSN":"1313-2970, 1313-2989","journalAbbreviation":"ZK","license":"http://creativecommons.org/licenses/by/4.0/","page":"117-135","source":"DOI.org (Crossref)","title":"Avibase – a database system for managing and organizing taxonomic concepts","volume":"420","author":[{"family":"Lepage","given":"Denis"},{"family":"Vaidya","given":"Gaurav"},{"family":"Guralnick","given":"Robert"}],"issued":{"date-parts":[["2014",6,25]]}}}],"schema":"https://github.com/citation-style-language/schema/raw/master/csl-citation.json"} </w:instrText>
      </w:r>
      <w:r w:rsidR="00CB611D"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(Lepage et al., 2014)</w:t>
      </w:r>
      <w:r w:rsidR="00CB611D"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to </w:t>
      </w:r>
      <w:r w:rsidR="00CB611D" w:rsidRPr="00AD0CC1">
        <w:rPr>
          <w:rFonts w:ascii="Times New Roman" w:eastAsia="Times New Roman" w:hAnsi="Times New Roman" w:cs="Times New Roman"/>
          <w:sz w:val="24"/>
          <w:szCs w:val="24"/>
        </w:rPr>
        <w:t>review for changes in the nomenclature and changed them accordingly to match the phylogenetic dataset. The remaining species (8354) were used for posterior analysis.</w:t>
      </w:r>
    </w:p>
    <w:p w14:paraId="6DD70537" w14:textId="77777777" w:rsidR="00D444DE" w:rsidRPr="00AD0CC1" w:rsidRDefault="00D444DE" w:rsidP="00294ABB">
      <w:pPr>
        <w:spacing w:line="360" w:lineRule="auto"/>
        <w:jc w:val="both"/>
        <w:rPr>
          <w:rFonts w:ascii="Times New Roman" w:eastAsia="Times New Roman" w:hAnsi="Times New Roman" w:cs="Times New Roman"/>
          <w:sz w:val="24"/>
          <w:szCs w:val="24"/>
        </w:rPr>
      </w:pPr>
    </w:p>
    <w:p w14:paraId="3062C454" w14:textId="3B4E1AAD" w:rsidR="00F7140F" w:rsidRPr="00AD0CC1" w:rsidRDefault="00C600CC" w:rsidP="00443FA4">
      <w:pPr>
        <w:pStyle w:val="Heading3"/>
        <w:spacing w:line="360" w:lineRule="auto"/>
        <w:rPr>
          <w:rStyle w:val="Heading5Char"/>
          <w:rFonts w:ascii="Times New Roman" w:eastAsiaTheme="majorEastAsia" w:hAnsi="Times New Roman"/>
          <w:iCs w:val="0"/>
          <w:color w:val="auto"/>
          <w:szCs w:val="24"/>
        </w:rPr>
      </w:pPr>
      <w:bookmarkStart w:id="96" w:name="_Toc199480631"/>
      <w:r w:rsidRPr="00AD0CC1">
        <w:rPr>
          <w:rStyle w:val="Heading5Char"/>
          <w:rFonts w:ascii="Times New Roman" w:eastAsiaTheme="majorEastAsia" w:hAnsi="Times New Roman"/>
          <w:iCs w:val="0"/>
          <w:color w:val="auto"/>
          <w:szCs w:val="24"/>
        </w:rPr>
        <w:t xml:space="preserve">2.2.4 </w:t>
      </w:r>
      <w:r w:rsidR="00F7140F" w:rsidRPr="00AD0CC1">
        <w:rPr>
          <w:rStyle w:val="Heading5Char"/>
          <w:rFonts w:ascii="Times New Roman" w:eastAsiaTheme="majorEastAsia" w:hAnsi="Times New Roman"/>
          <w:iCs w:val="0"/>
          <w:color w:val="auto"/>
          <w:szCs w:val="24"/>
        </w:rPr>
        <w:t>Statistical analyses</w:t>
      </w:r>
      <w:bookmarkEnd w:id="96"/>
    </w:p>
    <w:p w14:paraId="581285DC" w14:textId="77777777" w:rsidR="00F7140F" w:rsidRPr="00AD0CC1" w:rsidRDefault="00F7140F"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evolutionary relationship between communal roosting behaviour (CRB) and was modelled using </w:t>
      </w:r>
      <w:commentRangeStart w:id="97"/>
      <w:r w:rsidRPr="00AD0CC1">
        <w:rPr>
          <w:rFonts w:ascii="Times New Roman" w:eastAsia="Times New Roman" w:hAnsi="Times New Roman" w:cs="Times New Roman"/>
          <w:sz w:val="24"/>
          <w:szCs w:val="24"/>
        </w:rPr>
        <w:t>Equation 1.</w:t>
      </w:r>
      <w:commentRangeEnd w:id="97"/>
      <w:r w:rsidRPr="00AD0CC1">
        <w:rPr>
          <w:rStyle w:val="CommentReference"/>
          <w:rFonts w:ascii="Times New Roman" w:hAnsi="Times New Roman" w:cs="Times New Roman"/>
        </w:rPr>
        <w:commentReference w:id="97"/>
      </w:r>
    </w:p>
    <w:p w14:paraId="59A61D5D" w14:textId="77777777" w:rsidR="00F7140F" w:rsidRPr="00AD0CC1" w:rsidRDefault="00F7140F" w:rsidP="00D70E63">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Eq. 1</w:t>
      </w:r>
    </w:p>
    <w:p w14:paraId="54C16DD2" w14:textId="77777777" w:rsidR="00F7140F" w:rsidRPr="00AD0CC1"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50F7D87B" w14:textId="0AF2385E" w:rsidR="00C76281" w:rsidRPr="00AD0CC1"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AD0CC1">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w:t>
      </w:r>
      <w:r w:rsidR="00193919" w:rsidRPr="00AD0CC1">
        <w:rPr>
          <w:rFonts w:ascii="Times New Roman" w:eastAsia="Times New Roman" w:hAnsi="Times New Roman" w:cs="Times New Roman"/>
          <w:sz w:val="24"/>
          <w:szCs w:val="24"/>
        </w:rPr>
        <w:t>behaviour</w:t>
      </w:r>
      <w:r w:rsidRPr="00AD0CC1">
        <w:rPr>
          <w:rFonts w:ascii="Times New Roman" w:eastAsia="Times New Roman" w:hAnsi="Times New Roman" w:cs="Times New Roman"/>
          <w:sz w:val="24"/>
          <w:szCs w:val="24"/>
        </w:rPr>
        <w:t xml:space="preserve"> may have evolved differently in each guild. </w:t>
      </w:r>
      <w:r w:rsidR="00C76281" w:rsidRPr="00AD0CC1">
        <w:rPr>
          <w:rFonts w:ascii="Times New Roman" w:eastAsia="Times New Roman" w:hAnsi="Times New Roman" w:cs="Times New Roman"/>
          <w:sz w:val="24"/>
          <w:szCs w:val="24"/>
        </w:rPr>
        <w:t>To calculate the phylogenetic signal of the trait in the evolutionary tree, I first calculated the variance-covariance</w:t>
      </w:r>
    </w:p>
    <w:p w14:paraId="2E2097AF" w14:textId="0019BB82" w:rsidR="00517616" w:rsidRDefault="00F7140F" w:rsidP="00D444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model was fitted in R using the </w:t>
      </w:r>
      <w:r w:rsidRPr="00AD0CC1">
        <w:rPr>
          <w:rFonts w:ascii="Times New Roman" w:eastAsia="Times New Roman" w:hAnsi="Times New Roman" w:cs="Times New Roman"/>
          <w:i/>
          <w:iCs/>
          <w:sz w:val="24"/>
          <w:szCs w:val="24"/>
        </w:rPr>
        <w:t>brms</w:t>
      </w:r>
      <w:r w:rsidRPr="00AD0CC1">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98"/>
      <w:r w:rsidRPr="00AD0CC1">
        <w:rPr>
          <w:rFonts w:ascii="Times New Roman" w:eastAsia="Times New Roman" w:hAnsi="Times New Roman" w:cs="Times New Roman"/>
          <w:i/>
          <w:iCs/>
          <w:sz w:val="24"/>
          <w:szCs w:val="24"/>
        </w:rPr>
        <w:t>logit link</w:t>
      </w:r>
      <w:r w:rsidRPr="00AD0CC1">
        <w:rPr>
          <w:rFonts w:ascii="Times New Roman" w:eastAsia="Times New Roman" w:hAnsi="Times New Roman" w:cs="Times New Roman"/>
          <w:sz w:val="24"/>
          <w:szCs w:val="24"/>
        </w:rPr>
        <w:t xml:space="preserve"> </w:t>
      </w:r>
      <w:commentRangeEnd w:id="98"/>
      <w:r w:rsidRPr="00AD0CC1">
        <w:rPr>
          <w:rStyle w:val="CommentReference"/>
          <w:rFonts w:ascii="Times New Roman" w:hAnsi="Times New Roman" w:cs="Times New Roman"/>
        </w:rPr>
        <w:commentReference w:id="98"/>
      </w:r>
      <w:r w:rsidRPr="00AD0CC1">
        <w:rPr>
          <w:rFonts w:ascii="Times New Roman" w:eastAsia="Times New Roman" w:hAnsi="Times New Roman" w:cs="Times New Roman"/>
          <w:sz w:val="24"/>
          <w:szCs w:val="24"/>
        </w:rPr>
        <w:t xml:space="preserve">function for the response variable as the probability of CRB should saturate at 1 </w:t>
      </w:r>
      <w:r w:rsidRPr="00AD0CC1">
        <w:rPr>
          <w:rFonts w:ascii="Times New Roman" w:eastAsia="Times New Roman" w:hAnsi="Times New Roman" w:cs="Times New Roman"/>
          <w:sz w:val="24"/>
          <w:szCs w:val="24"/>
        </w:rPr>
        <w:lastRenderedPageBreak/>
        <w:t xml:space="preserve">despite increases in the predictors. The model was run with </w:t>
      </w:r>
      <w:commentRangeStart w:id="99"/>
      <w:r w:rsidR="00390D66">
        <w:rPr>
          <w:rFonts w:ascii="Times New Roman" w:eastAsia="Times New Roman" w:hAnsi="Times New Roman" w:cs="Times New Roman"/>
          <w:sz w:val="24"/>
          <w:szCs w:val="24"/>
        </w:rPr>
        <w:t>forty</w:t>
      </w:r>
      <w:r w:rsidR="00390D66"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chains and 10</w:t>
      </w:r>
      <w:r w:rsidR="006C14AC">
        <w:rPr>
          <w:rFonts w:ascii="Times New Roman" w:eastAsia="Times New Roman" w:hAnsi="Times New Roman" w:cs="Times New Roman"/>
          <w:sz w:val="24"/>
          <w:szCs w:val="24"/>
        </w:rPr>
        <w:t>00</w:t>
      </w:r>
      <w:r w:rsidR="00390D66">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 xml:space="preserve">000 iterations. </w:t>
      </w:r>
      <w:commentRangeEnd w:id="99"/>
      <w:r w:rsidRPr="00AD0CC1">
        <w:rPr>
          <w:rStyle w:val="CommentReference"/>
          <w:rFonts w:ascii="Times New Roman" w:hAnsi="Times New Roman" w:cs="Times New Roman"/>
        </w:rPr>
        <w:commentReference w:id="99"/>
      </w:r>
      <w:r w:rsidR="00BB36FD">
        <w:rPr>
          <w:rFonts w:ascii="Times New Roman" w:eastAsia="Times New Roman" w:hAnsi="Times New Roman" w:cs="Times New Roman"/>
          <w:sz w:val="24"/>
          <w:szCs w:val="24"/>
        </w:rPr>
        <w:t xml:space="preserve">Because of the large sample size of my data (946), I used </w:t>
      </w:r>
      <w:r w:rsidR="00DF7215">
        <w:rPr>
          <w:rFonts w:ascii="Times New Roman" w:eastAsia="Times New Roman" w:hAnsi="Times New Roman" w:cs="Times New Roman"/>
          <w:sz w:val="24"/>
          <w:szCs w:val="24"/>
        </w:rPr>
        <w:t xml:space="preserve">priors to help </w:t>
      </w:r>
      <w:r w:rsidR="006B3078">
        <w:rPr>
          <w:rFonts w:ascii="Times New Roman" w:eastAsia="Times New Roman" w:hAnsi="Times New Roman" w:cs="Times New Roman"/>
          <w:sz w:val="24"/>
          <w:szCs w:val="24"/>
        </w:rPr>
        <w:t>initial</w:t>
      </w:r>
      <w:r w:rsidR="00DF7215">
        <w:rPr>
          <w:rFonts w:ascii="Times New Roman" w:eastAsia="Times New Roman" w:hAnsi="Times New Roman" w:cs="Times New Roman"/>
          <w:sz w:val="24"/>
          <w:szCs w:val="24"/>
        </w:rPr>
        <w:t xml:space="preserve"> guesses of the model. I used the coefficient estimates of the model without phylogenetic as a random effect. The mean values obtained where then used as priors in the final model.</w:t>
      </w:r>
      <w:r w:rsidR="006B3078">
        <w:rPr>
          <w:rFonts w:ascii="Times New Roman" w:eastAsia="Times New Roman" w:hAnsi="Times New Roman" w:cs="Times New Roman"/>
          <w:sz w:val="24"/>
          <w:szCs w:val="24"/>
        </w:rPr>
        <w:t xml:space="preserve"> I used Cauchy distribution for the parameters probability as it </w:t>
      </w:r>
      <w:r w:rsidR="003C6D96">
        <w:rPr>
          <w:rFonts w:ascii="Times New Roman" w:eastAsia="Times New Roman" w:hAnsi="Times New Roman" w:cs="Times New Roman"/>
          <w:sz w:val="24"/>
          <w:szCs w:val="24"/>
        </w:rPr>
        <w:t xml:space="preserve">has heavier tails thereby </w:t>
      </w:r>
      <w:r w:rsidR="006B3078">
        <w:rPr>
          <w:rFonts w:ascii="Times New Roman" w:eastAsia="Times New Roman" w:hAnsi="Times New Roman" w:cs="Times New Roman"/>
          <w:sz w:val="24"/>
          <w:szCs w:val="24"/>
        </w:rPr>
        <w:t>relax</w:t>
      </w:r>
      <w:r w:rsidR="003C6D96">
        <w:rPr>
          <w:rFonts w:ascii="Times New Roman" w:eastAsia="Times New Roman" w:hAnsi="Times New Roman" w:cs="Times New Roman"/>
          <w:sz w:val="24"/>
          <w:szCs w:val="24"/>
        </w:rPr>
        <w:t>ing</w:t>
      </w:r>
      <w:r w:rsidR="006B3078">
        <w:rPr>
          <w:rFonts w:ascii="Times New Roman" w:eastAsia="Times New Roman" w:hAnsi="Times New Roman" w:cs="Times New Roman"/>
          <w:sz w:val="24"/>
          <w:szCs w:val="24"/>
        </w:rPr>
        <w:t xml:space="preserve"> the</w:t>
      </w:r>
      <w:r w:rsidR="003C6D96">
        <w:rPr>
          <w:rFonts w:ascii="Times New Roman" w:eastAsia="Times New Roman" w:hAnsi="Times New Roman" w:cs="Times New Roman"/>
          <w:sz w:val="24"/>
          <w:szCs w:val="24"/>
        </w:rPr>
        <w:t xml:space="preserve"> assumption and weight of the priors.</w:t>
      </w:r>
    </w:p>
    <w:p w14:paraId="23719D63" w14:textId="77777777" w:rsidR="00FA30DE" w:rsidRPr="00AD0CC1" w:rsidRDefault="00FA30DE" w:rsidP="00A601BD">
      <w:pPr>
        <w:spacing w:line="360" w:lineRule="auto"/>
        <w:jc w:val="both"/>
        <w:rPr>
          <w:rFonts w:ascii="Times New Roman" w:eastAsia="Times New Roman" w:hAnsi="Times New Roman" w:cs="Times New Roman"/>
          <w:sz w:val="24"/>
          <w:szCs w:val="24"/>
        </w:rPr>
      </w:pPr>
    </w:p>
    <w:p w14:paraId="58AFABC4" w14:textId="1668EF91"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commentRangeStart w:id="100"/>
      <w:r w:rsidRPr="00AD0CC1">
        <w:rPr>
          <w:rStyle w:val="Heading5Char"/>
          <w:rFonts w:ascii="Times New Roman" w:eastAsia="SimSun" w:hAnsi="Times New Roman"/>
          <w:b/>
          <w:bCs/>
          <w:szCs w:val="28"/>
          <w:lang w:val="en-CA"/>
        </w:rPr>
        <w:t>2.2.4.1 Global model</w:t>
      </w:r>
      <w:commentRangeEnd w:id="100"/>
      <w:r w:rsidRPr="00AD0CC1">
        <w:rPr>
          <w:rStyle w:val="CommentReference"/>
          <w:rFonts w:asciiTheme="minorHAnsi" w:eastAsiaTheme="minorHAnsi" w:hAnsiTheme="minorHAnsi" w:cstheme="minorBidi"/>
          <w:b w:val="0"/>
          <w:bCs w:val="0"/>
          <w:lang w:val="en-CA"/>
        </w:rPr>
        <w:commentReference w:id="100"/>
      </w:r>
    </w:p>
    <w:p w14:paraId="665D5F02" w14:textId="77777777" w:rsidR="00FA30DE" w:rsidRPr="00AD0CC1" w:rsidRDefault="00FA30DE" w:rsidP="00294ABB">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101"/>
      <w:r w:rsidRPr="00AD0CC1">
        <w:rPr>
          <w:rFonts w:ascii="Times New Roman" w:eastAsia="Times New Roman" w:hAnsi="Times New Roman" w:cs="Times New Roman"/>
          <w:sz w:val="24"/>
          <w:szCs w:val="24"/>
        </w:rPr>
        <w:t xml:space="preserve">946 species), </w:t>
      </w:r>
      <w:commentRangeEnd w:id="101"/>
      <w:r w:rsidRPr="00AD0CC1">
        <w:rPr>
          <w:rStyle w:val="CommentReference"/>
          <w:rFonts w:ascii="Times New Roman" w:hAnsi="Times New Roman" w:cs="Times New Roman"/>
        </w:rPr>
        <w:commentReference w:id="101"/>
      </w:r>
      <w:r w:rsidRPr="00AD0CC1">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2712C3A4"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15E84458" w14:textId="12A9C3E5" w:rsidR="00FA30DE" w:rsidRPr="00AD0CC1" w:rsidRDefault="00FA30DE" w:rsidP="00FA30DE">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AD0CC1">
        <w:rPr>
          <w:rStyle w:val="Heading5Char"/>
          <w:rFonts w:ascii="Times New Roman" w:eastAsia="SimSun" w:hAnsi="Times New Roman"/>
          <w:b/>
          <w:bCs/>
          <w:szCs w:val="28"/>
          <w:lang w:val="en-CA"/>
        </w:rPr>
        <w:t>2.2.4.2 Subset models</w:t>
      </w:r>
    </w:p>
    <w:p w14:paraId="0A92AEAD" w14:textId="5FE024F5" w:rsidR="00FA30DE" w:rsidRPr="00AD0CC1" w:rsidRDefault="00FA30DE" w:rsidP="00FA30DE">
      <w:pPr>
        <w:spacing w:line="360" w:lineRule="auto"/>
        <w:jc w:val="both"/>
        <w:rPr>
          <w:rFonts w:ascii="Times New Roman" w:eastAsia="Times New Roman" w:hAnsi="Times New Roman" w:cs="Times New Roman"/>
          <w:sz w:val="24"/>
          <w:szCs w:val="24"/>
        </w:rPr>
      </w:pPr>
      <w:commentRangeStart w:id="102"/>
      <w:r w:rsidRPr="00AD0CC1">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AD0CC1">
        <w:rPr>
          <w:rFonts w:ascii="Times New Roman" w:eastAsia="Times New Roman" w:hAnsi="Times New Roman" w:cs="Times New Roman"/>
          <w:sz w:val="24"/>
          <w:szCs w:val="24"/>
          <w:vertAlign w:val="superscript"/>
        </w:rPr>
        <w:t>3</w:t>
      </w:r>
      <w:r w:rsidRPr="00AD0CC1">
        <w:rPr>
          <w:rFonts w:ascii="Times New Roman" w:eastAsia="Times New Roman" w:hAnsi="Times New Roman" w:cs="Times New Roman"/>
          <w:sz w:val="24"/>
          <w:szCs w:val="24"/>
        </w:rPr>
        <w:t>) and mass (kg) from different sources (Supplementary S2).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AD0CC1">
        <w:rPr>
          <w:rFonts w:ascii="Times New Roman" w:eastAsia="Times New Roman" w:hAnsi="Times New Roman" w:cs="Times New Roman"/>
          <w:sz w:val="24"/>
          <w:szCs w:val="24"/>
        </w:rPr>
        <w:t>lm</w:t>
      </w:r>
      <w:proofErr w:type="spellEnd"/>
      <w:r w:rsidRPr="00AD0CC1">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102"/>
      <w:r w:rsidRPr="00AD0CC1">
        <w:rPr>
          <w:rStyle w:val="CommentReference"/>
          <w:rFonts w:ascii="Times New Roman" w:hAnsi="Times New Roman" w:cs="Times New Roman"/>
        </w:rPr>
        <w:commentReference w:id="102"/>
      </w:r>
      <w:r w:rsidRPr="00AD0CC1">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(Van Overveld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w:t>
      </w:r>
      <w:commentRangeStart w:id="103"/>
      <w:r w:rsidRPr="00AD0CC1">
        <w:rPr>
          <w:rFonts w:ascii="Times New Roman" w:eastAsia="Times New Roman" w:hAnsi="Times New Roman" w:cs="Times New Roman"/>
          <w:sz w:val="24"/>
          <w:szCs w:val="24"/>
        </w:rPr>
        <w:t xml:space="preserve">The first model was the same model than before but only on a smaller sample size. </w:t>
      </w:r>
      <w:commentRangeEnd w:id="103"/>
      <w:r w:rsidRPr="00AD0CC1">
        <w:rPr>
          <w:rStyle w:val="CommentReference"/>
        </w:rPr>
        <w:commentReference w:id="103"/>
      </w:r>
      <w:r w:rsidRPr="00AD0CC1">
        <w:rPr>
          <w:rFonts w:ascii="Times New Roman" w:eastAsia="Times New Roman" w:hAnsi="Times New Roman" w:cs="Times New Roman"/>
          <w:sz w:val="24"/>
          <w:szCs w:val="24"/>
        </w:rPr>
        <w:t>This was done to make test this model against one including brain size as a predictor using the same data.</w:t>
      </w:r>
    </w:p>
    <w:p w14:paraId="3843D9FF" w14:textId="77777777" w:rsidR="00FA30DE" w:rsidRPr="00AD0CC1" w:rsidRDefault="00FA30DE" w:rsidP="00A601BD">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second model was fitted adding the residuals of brain mass against body mass as a predictor variable. A third model was ran using an additional interaction term between brain mass and body mass instead of the residuals. Models were compared using DIC. </w:t>
      </w:r>
      <w:commentRangeStart w:id="104"/>
      <w:r w:rsidRPr="00AD0CC1">
        <w:rPr>
          <w:rFonts w:ascii="Times New Roman" w:eastAsia="Times New Roman" w:hAnsi="Times New Roman" w:cs="Times New Roman"/>
          <w:sz w:val="24"/>
          <w:szCs w:val="24"/>
        </w:rPr>
        <w:t>(Table 1).</w:t>
      </w:r>
      <w:commentRangeEnd w:id="104"/>
      <w:r w:rsidRPr="00AD0CC1">
        <w:rPr>
          <w:rStyle w:val="CommentReference"/>
        </w:rPr>
        <w:commentReference w:id="104"/>
      </w:r>
    </w:p>
    <w:p w14:paraId="1E0ED97D" w14:textId="77777777" w:rsidR="00FA30DE" w:rsidRPr="00AD0CC1" w:rsidRDefault="00FA30DE" w:rsidP="00FA30DE">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Table 1. Predictor variables included in each model tested and size of data used for each model</w:t>
      </w:r>
    </w:p>
    <w:tbl>
      <w:tblPr>
        <w:tblStyle w:val="TableGrid"/>
        <w:tblW w:w="10485" w:type="dxa"/>
        <w:tblLayout w:type="fixed"/>
        <w:tblLook w:val="04A0" w:firstRow="1" w:lastRow="0" w:firstColumn="1" w:lastColumn="0" w:noHBand="0" w:noVBand="1"/>
      </w:tblPr>
      <w:tblGrid>
        <w:gridCol w:w="1838"/>
        <w:gridCol w:w="7371"/>
        <w:gridCol w:w="1276"/>
      </w:tblGrid>
      <w:tr w:rsidR="00FA30DE" w:rsidRPr="00AD0CC1" w14:paraId="608B2242" w14:textId="77777777" w:rsidTr="00A601BD">
        <w:trPr>
          <w:trHeight w:val="403"/>
        </w:trPr>
        <w:tc>
          <w:tcPr>
            <w:tcW w:w="1838" w:type="dxa"/>
          </w:tcPr>
          <w:p w14:paraId="3ABA5FAF"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Model name</w:t>
            </w:r>
          </w:p>
        </w:tc>
        <w:tc>
          <w:tcPr>
            <w:tcW w:w="7371" w:type="dxa"/>
          </w:tcPr>
          <w:p w14:paraId="1AF59D2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Predictor variables included</w:t>
            </w:r>
          </w:p>
        </w:tc>
        <w:tc>
          <w:tcPr>
            <w:tcW w:w="1276" w:type="dxa"/>
          </w:tcPr>
          <w:p w14:paraId="5B9AE68A"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Number of species</w:t>
            </w:r>
          </w:p>
        </w:tc>
      </w:tr>
      <w:tr w:rsidR="00FA30DE" w:rsidRPr="00AD0CC1" w14:paraId="3A626680" w14:textId="77777777" w:rsidTr="00A601BD">
        <w:trPr>
          <w:trHeight w:val="397"/>
        </w:trPr>
        <w:tc>
          <w:tcPr>
            <w:tcW w:w="1838" w:type="dxa"/>
          </w:tcPr>
          <w:p w14:paraId="54AE2DEB" w14:textId="77777777" w:rsidR="00FA30DE" w:rsidRPr="00AD0CC1" w:rsidRDefault="00FA30DE" w:rsidP="009F08AF">
            <w:pPr>
              <w:spacing w:line="360" w:lineRule="auto"/>
              <w:jc w:val="both"/>
              <w:rPr>
                <w:rFonts w:ascii="Times New Roman" w:eastAsia="Times New Roman" w:hAnsi="Times New Roman" w:cs="Times New Roman"/>
                <w:sz w:val="24"/>
                <w:szCs w:val="24"/>
              </w:rPr>
            </w:pPr>
            <w:proofErr w:type="spellStart"/>
            <w:r w:rsidRPr="00AD0CC1">
              <w:rPr>
                <w:rFonts w:ascii="Times New Roman" w:eastAsia="Times New Roman" w:hAnsi="Times New Roman" w:cs="Times New Roman"/>
                <w:sz w:val="24"/>
                <w:szCs w:val="24"/>
              </w:rPr>
              <w:t>Null_model</w:t>
            </w:r>
            <w:proofErr w:type="spellEnd"/>
          </w:p>
        </w:tc>
        <w:tc>
          <w:tcPr>
            <w:tcW w:w="7371" w:type="dxa"/>
          </w:tcPr>
          <w:p w14:paraId="39247872"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phylogeny</w:t>
            </w:r>
          </w:p>
        </w:tc>
        <w:tc>
          <w:tcPr>
            <w:tcW w:w="1276" w:type="dxa"/>
          </w:tcPr>
          <w:p w14:paraId="472D92B8"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624C4BC" w14:textId="77777777" w:rsidTr="00A601BD">
        <w:trPr>
          <w:trHeight w:val="426"/>
        </w:trPr>
        <w:tc>
          <w:tcPr>
            <w:tcW w:w="1838" w:type="dxa"/>
          </w:tcPr>
          <w:p w14:paraId="6C03052E" w14:textId="7A3DC47E" w:rsidR="00FA30DE" w:rsidRPr="00AD0CC1" w:rsidRDefault="00843290" w:rsidP="009F08A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Global model</w:t>
            </w:r>
          </w:p>
        </w:tc>
        <w:tc>
          <w:tcPr>
            <w:tcW w:w="7371" w:type="dxa"/>
          </w:tcPr>
          <w:p w14:paraId="4AEA96E5"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24AB994C"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946</w:t>
            </w:r>
          </w:p>
        </w:tc>
      </w:tr>
      <w:tr w:rsidR="00FA30DE" w:rsidRPr="00AD0CC1" w14:paraId="67F66F0E" w14:textId="77777777" w:rsidTr="00A601BD">
        <w:trPr>
          <w:trHeight w:val="397"/>
        </w:trPr>
        <w:tc>
          <w:tcPr>
            <w:tcW w:w="1838" w:type="dxa"/>
          </w:tcPr>
          <w:p w14:paraId="2B9C4F1E" w14:textId="2EA80D6F" w:rsidR="00FA30DE" w:rsidRPr="00AD0CC1" w:rsidRDefault="00871ED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Subset_global_model</w:t>
            </w:r>
            <w:proofErr w:type="spellEnd"/>
          </w:p>
        </w:tc>
        <w:tc>
          <w:tcPr>
            <w:tcW w:w="7371" w:type="dxa"/>
          </w:tcPr>
          <w:p w14:paraId="2693FE2D"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HWI, body mass, trophic guild, phylogeny</w:t>
            </w:r>
          </w:p>
        </w:tc>
        <w:tc>
          <w:tcPr>
            <w:tcW w:w="1276" w:type="dxa"/>
          </w:tcPr>
          <w:p w14:paraId="168ADABE"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695CA17C" w14:textId="77777777" w:rsidTr="00A601BD">
        <w:trPr>
          <w:trHeight w:val="403"/>
        </w:trPr>
        <w:tc>
          <w:tcPr>
            <w:tcW w:w="1838" w:type="dxa"/>
          </w:tcPr>
          <w:p w14:paraId="740F6997" w14:textId="00183851" w:rsidR="00FA30DE" w:rsidRPr="00AD0CC1" w:rsidRDefault="00FB3323" w:rsidP="009F08AF">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Subset_global_model_brainsize</w:t>
            </w:r>
            <w:proofErr w:type="spellEnd"/>
          </w:p>
        </w:tc>
        <w:tc>
          <w:tcPr>
            <w:tcW w:w="7371" w:type="dxa"/>
          </w:tcPr>
          <w:p w14:paraId="0E52A93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residuals </w:t>
            </w:r>
            <w:proofErr w:type="spellStart"/>
            <w:r w:rsidRPr="00AD0CC1">
              <w:rPr>
                <w:rFonts w:ascii="Times New Roman" w:eastAsia="Times New Roman" w:hAnsi="Times New Roman" w:cs="Times New Roman"/>
                <w:sz w:val="24"/>
                <w:szCs w:val="24"/>
              </w:rPr>
              <w:t>brainmass</w:t>
            </w:r>
            <w:proofErr w:type="spellEnd"/>
            <w:r w:rsidRPr="00AD0CC1">
              <w:rPr>
                <w:rFonts w:ascii="Times New Roman" w:eastAsia="Times New Roman" w:hAnsi="Times New Roman" w:cs="Times New Roman"/>
                <w:sz w:val="24"/>
                <w:szCs w:val="24"/>
              </w:rPr>
              <w:t>/</w:t>
            </w:r>
            <w:proofErr w:type="spellStart"/>
            <w:r w:rsidRPr="00AD0CC1">
              <w:rPr>
                <w:rFonts w:ascii="Times New Roman" w:eastAsia="Times New Roman" w:hAnsi="Times New Roman" w:cs="Times New Roman"/>
                <w:sz w:val="24"/>
                <w:szCs w:val="24"/>
              </w:rPr>
              <w:t>bodymass</w:t>
            </w:r>
            <w:proofErr w:type="spellEnd"/>
          </w:p>
        </w:tc>
        <w:tc>
          <w:tcPr>
            <w:tcW w:w="1276" w:type="dxa"/>
          </w:tcPr>
          <w:p w14:paraId="14325110"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r w:rsidR="00FA30DE" w:rsidRPr="00AD0CC1" w14:paraId="23371A0F" w14:textId="77777777" w:rsidTr="00A601BD">
        <w:trPr>
          <w:trHeight w:val="403"/>
        </w:trPr>
        <w:tc>
          <w:tcPr>
            <w:tcW w:w="1838" w:type="dxa"/>
          </w:tcPr>
          <w:p w14:paraId="21AC079D" w14:textId="77777777" w:rsidR="00FA30DE" w:rsidRPr="00AD0CC1" w:rsidRDefault="00FA30DE" w:rsidP="009F08AF">
            <w:pPr>
              <w:spacing w:line="360" w:lineRule="auto"/>
              <w:jc w:val="both"/>
              <w:rPr>
                <w:rFonts w:ascii="Times New Roman" w:eastAsia="Times New Roman" w:hAnsi="Times New Roman" w:cs="Times New Roman"/>
                <w:sz w:val="24"/>
                <w:szCs w:val="24"/>
              </w:rPr>
            </w:pPr>
            <w:commentRangeStart w:id="105"/>
            <w:r w:rsidRPr="00AD0CC1">
              <w:rPr>
                <w:rFonts w:ascii="Times New Roman" w:eastAsia="Times New Roman" w:hAnsi="Times New Roman" w:cs="Times New Roman"/>
                <w:sz w:val="24"/>
                <w:szCs w:val="24"/>
              </w:rPr>
              <w:t>Model_4</w:t>
            </w:r>
            <w:commentRangeEnd w:id="105"/>
            <w:r w:rsidRPr="00AD0CC1">
              <w:rPr>
                <w:rStyle w:val="CommentReference"/>
                <w:rFonts w:ascii="Times New Roman" w:hAnsi="Times New Roman" w:cs="Times New Roman"/>
              </w:rPr>
              <w:commentReference w:id="105"/>
            </w:r>
          </w:p>
        </w:tc>
        <w:tc>
          <w:tcPr>
            <w:tcW w:w="7371" w:type="dxa"/>
          </w:tcPr>
          <w:p w14:paraId="5FACC549"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HWI, body mass, trophic guild, phylogeny, brain mass, </w:t>
            </w:r>
            <w:proofErr w:type="spellStart"/>
            <w:proofErr w:type="gramStart"/>
            <w:r w:rsidRPr="00AD0CC1">
              <w:rPr>
                <w:rFonts w:ascii="Times New Roman" w:eastAsia="Times New Roman" w:hAnsi="Times New Roman" w:cs="Times New Roman"/>
                <w:sz w:val="24"/>
                <w:szCs w:val="24"/>
              </w:rPr>
              <w:t>brainmass:bodymass</w:t>
            </w:r>
            <w:proofErr w:type="spellEnd"/>
            <w:proofErr w:type="gramEnd"/>
          </w:p>
        </w:tc>
        <w:tc>
          <w:tcPr>
            <w:tcW w:w="1276" w:type="dxa"/>
          </w:tcPr>
          <w:p w14:paraId="021964A7" w14:textId="77777777" w:rsidR="00FA30DE" w:rsidRPr="00AD0CC1" w:rsidRDefault="00FA30DE" w:rsidP="009F08AF">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300</w:t>
            </w:r>
          </w:p>
        </w:tc>
      </w:tr>
    </w:tbl>
    <w:p w14:paraId="13EF7E8E" w14:textId="77777777" w:rsidR="00FA30DE" w:rsidRPr="00AD0CC1" w:rsidRDefault="00FA30DE" w:rsidP="00FA30DE">
      <w:pPr>
        <w:spacing w:line="360" w:lineRule="auto"/>
        <w:jc w:val="both"/>
        <w:rPr>
          <w:rFonts w:ascii="Times New Roman" w:eastAsia="Times New Roman" w:hAnsi="Times New Roman" w:cs="Times New Roman"/>
          <w:sz w:val="24"/>
          <w:szCs w:val="24"/>
        </w:rPr>
      </w:pPr>
    </w:p>
    <w:p w14:paraId="65D6D48B" w14:textId="77777777" w:rsidR="00FA30DE" w:rsidRPr="00AD0CC1" w:rsidRDefault="00FA30DE" w:rsidP="00FA30DE">
      <w:pPr>
        <w:spacing w:line="360" w:lineRule="auto"/>
        <w:jc w:val="both"/>
        <w:rPr>
          <w:rFonts w:ascii="Times New Roman" w:eastAsia="Times New Roman" w:hAnsi="Times New Roman" w:cs="Times New Roman"/>
          <w:b/>
          <w:bCs/>
          <w:sz w:val="24"/>
          <w:szCs w:val="24"/>
        </w:rPr>
      </w:pPr>
    </w:p>
    <w:p w14:paraId="2C1E1D8E" w14:textId="2EB5DD8F" w:rsidR="009438B4" w:rsidRPr="00AD0CC1" w:rsidRDefault="009438B4" w:rsidP="00FA30DE">
      <w:pPr>
        <w:spacing w:line="360" w:lineRule="auto"/>
        <w:jc w:val="both"/>
        <w:rPr>
          <w:rFonts w:ascii="Times New Roman" w:eastAsia="Times New Roman" w:hAnsi="Times New Roman" w:cs="Times New Roman"/>
          <w:b/>
          <w:bCs/>
          <w:color w:val="FF0000"/>
          <w:sz w:val="24"/>
          <w:szCs w:val="24"/>
        </w:rPr>
      </w:pPr>
      <w:r w:rsidRPr="00AD0CC1">
        <w:rPr>
          <w:rFonts w:ascii="Times New Roman" w:eastAsia="Times New Roman" w:hAnsi="Times New Roman" w:cs="Times New Roman"/>
          <w:b/>
          <w:bCs/>
          <w:color w:val="FF0000"/>
          <w:sz w:val="24"/>
          <w:szCs w:val="24"/>
        </w:rPr>
        <w:t xml:space="preserve">2.2.5 Ancestry Analysis </w:t>
      </w:r>
    </w:p>
    <w:p w14:paraId="36D08BF0" w14:textId="77777777" w:rsidR="0033707B" w:rsidRPr="00AD0CC1" w:rsidRDefault="0033707B" w:rsidP="00D70E63">
      <w:pPr>
        <w:spacing w:line="360" w:lineRule="auto"/>
        <w:jc w:val="both"/>
        <w:rPr>
          <w:rFonts w:ascii="Times New Roman" w:eastAsia="Times New Roman" w:hAnsi="Times New Roman" w:cs="Times New Roman"/>
          <w:sz w:val="24"/>
          <w:szCs w:val="24"/>
        </w:rPr>
      </w:pPr>
    </w:p>
    <w:p w14:paraId="0FA637E6" w14:textId="40480038" w:rsidR="00F7140F" w:rsidRPr="00AD0CC1" w:rsidRDefault="00F36110" w:rsidP="00E047A5">
      <w:pPr>
        <w:pStyle w:val="Heading2"/>
        <w:spacing w:line="360" w:lineRule="auto"/>
        <w:jc w:val="both"/>
        <w:rPr>
          <w:rFonts w:ascii="Times New Roman" w:hAnsi="Times New Roman" w:cs="Times New Roman"/>
          <w:b/>
          <w:bCs/>
          <w:color w:val="auto"/>
          <w:sz w:val="24"/>
          <w:szCs w:val="24"/>
        </w:rPr>
      </w:pPr>
      <w:bookmarkStart w:id="106" w:name="_Toc199480632"/>
      <w:r w:rsidRPr="00AD0CC1">
        <w:rPr>
          <w:rFonts w:ascii="Times New Roman" w:hAnsi="Times New Roman" w:cs="Times New Roman"/>
          <w:b/>
          <w:bCs/>
          <w:color w:val="auto"/>
          <w:sz w:val="24"/>
          <w:szCs w:val="24"/>
        </w:rPr>
        <w:t xml:space="preserve">2.3 </w:t>
      </w:r>
      <w:commentRangeStart w:id="107"/>
      <w:r w:rsidR="00F7140F" w:rsidRPr="00AD0CC1">
        <w:rPr>
          <w:rFonts w:ascii="Times New Roman" w:hAnsi="Times New Roman" w:cs="Times New Roman"/>
          <w:b/>
          <w:bCs/>
          <w:color w:val="auto"/>
          <w:sz w:val="24"/>
          <w:szCs w:val="24"/>
        </w:rPr>
        <w:t>Results</w:t>
      </w:r>
      <w:commentRangeEnd w:id="107"/>
      <w:r w:rsidR="00F7140F" w:rsidRPr="00AD0CC1">
        <w:rPr>
          <w:rFonts w:ascii="Times New Roman" w:hAnsi="Times New Roman" w:cs="Times New Roman"/>
          <w:b/>
          <w:bCs/>
          <w:color w:val="auto"/>
          <w:sz w:val="24"/>
          <w:szCs w:val="24"/>
        </w:rPr>
        <w:commentReference w:id="107"/>
      </w:r>
      <w:bookmarkEnd w:id="106"/>
    </w:p>
    <w:p w14:paraId="044E5002" w14:textId="28354927" w:rsidR="00F7140F" w:rsidRPr="00AD0CC1" w:rsidRDefault="008C2F6F" w:rsidP="00DE0C17">
      <w:pPr>
        <w:pStyle w:val="Heading3"/>
        <w:spacing w:line="360" w:lineRule="auto"/>
        <w:rPr>
          <w:rStyle w:val="Heading5Char"/>
          <w:rFonts w:ascii="Times New Roman" w:eastAsia="SimSun" w:hAnsi="Times New Roman"/>
          <w:bCs w:val="0"/>
          <w:iCs w:val="0"/>
          <w:color w:val="auto"/>
          <w:szCs w:val="28"/>
        </w:rPr>
      </w:pPr>
      <w:bookmarkStart w:id="108" w:name="_Toc199480633"/>
      <w:r w:rsidRPr="00AD0CC1">
        <w:rPr>
          <w:rStyle w:val="Heading5Char"/>
          <w:rFonts w:ascii="Times New Roman" w:eastAsia="SimSun" w:hAnsi="Times New Roman"/>
          <w:bCs w:val="0"/>
          <w:iCs w:val="0"/>
          <w:color w:val="auto"/>
          <w:szCs w:val="28"/>
        </w:rPr>
        <w:t>2.3.</w:t>
      </w:r>
      <w:r w:rsidR="005A02F2" w:rsidRPr="00AD0CC1">
        <w:rPr>
          <w:rStyle w:val="Heading5Char"/>
          <w:rFonts w:ascii="Times New Roman" w:eastAsia="SimSun" w:hAnsi="Times New Roman"/>
          <w:bCs w:val="0"/>
          <w:iCs w:val="0"/>
          <w:color w:val="auto"/>
          <w:szCs w:val="28"/>
        </w:rPr>
        <w:t xml:space="preserve">1 </w:t>
      </w:r>
      <w:r w:rsidR="00F7140F" w:rsidRPr="00AD0CC1">
        <w:rPr>
          <w:rStyle w:val="Heading5Char"/>
          <w:rFonts w:ascii="Times New Roman" w:eastAsia="SimSun" w:hAnsi="Times New Roman"/>
          <w:bCs w:val="0"/>
          <w:iCs w:val="0"/>
          <w:color w:val="auto"/>
          <w:szCs w:val="28"/>
        </w:rPr>
        <w:t>The distribution of Communal Roosting</w:t>
      </w:r>
      <w:bookmarkEnd w:id="108"/>
    </w:p>
    <w:p w14:paraId="567CD4A0" w14:textId="664AA22C" w:rsidR="008E4AFD" w:rsidRDefault="000F2DAB" w:rsidP="00294ABB">
      <w:pPr>
        <w:spacing w:line="360" w:lineRule="auto"/>
        <w:jc w:val="both"/>
        <w:rPr>
          <w:rFonts w:ascii="Times New Roman" w:eastAsia="Times New Roman" w:hAnsi="Times New Roman" w:cs="Times New Roman"/>
          <w:iCs/>
          <w:sz w:val="24"/>
          <w:szCs w:val="24"/>
        </w:rPr>
      </w:pPr>
      <w:r w:rsidRPr="00AD0CC1">
        <w:rPr>
          <w:rFonts w:ascii="Times New Roman" w:eastAsia="Times New Roman" w:hAnsi="Times New Roman" w:cs="Times New Roman"/>
          <w:sz w:val="24"/>
          <w:szCs w:val="24"/>
        </w:rPr>
        <w:t>Of the</w:t>
      </w:r>
      <w:r w:rsidR="00F7140F" w:rsidRPr="00AD0CC1">
        <w:rPr>
          <w:rFonts w:ascii="Times New Roman" w:eastAsia="Times New Roman" w:hAnsi="Times New Roman" w:cs="Times New Roman"/>
          <w:sz w:val="24"/>
          <w:szCs w:val="24"/>
        </w:rPr>
        <w:t xml:space="preserve"> 946 species </w:t>
      </w:r>
      <w:r w:rsidR="00F7140F" w:rsidRPr="00AD0CC1">
        <w:rPr>
          <w:rFonts w:ascii="Times New Roman" w:eastAsia="Times New Roman" w:hAnsi="Times New Roman" w:cs="Times New Roman"/>
          <w:iCs/>
          <w:sz w:val="24"/>
          <w:szCs w:val="24"/>
        </w:rPr>
        <w:t xml:space="preserve">for which Communal Roosting Behaviour was classified, 42.1% showed </w:t>
      </w:r>
      <w:commentRangeStart w:id="109"/>
      <w:r w:rsidR="00EE2AEB" w:rsidRPr="00AD0CC1">
        <w:rPr>
          <w:rFonts w:ascii="Times New Roman" w:eastAsia="Times New Roman" w:hAnsi="Times New Roman" w:cs="Times New Roman"/>
          <w:iCs/>
          <w:sz w:val="24"/>
          <w:szCs w:val="24"/>
        </w:rPr>
        <w:t xml:space="preserve">absence of CRB </w:t>
      </w:r>
      <w:r w:rsidR="00F7140F" w:rsidRPr="00AD0CC1">
        <w:rPr>
          <w:rFonts w:ascii="Times New Roman" w:eastAsia="Times New Roman" w:hAnsi="Times New Roman" w:cs="Times New Roman"/>
          <w:iCs/>
          <w:sz w:val="24"/>
          <w:szCs w:val="24"/>
        </w:rPr>
        <w:t xml:space="preserve">and 57.9% showed </w:t>
      </w:r>
      <w:r w:rsidR="00EE2AEB" w:rsidRPr="00AD0CC1">
        <w:rPr>
          <w:rFonts w:ascii="Times New Roman" w:eastAsia="Times New Roman" w:hAnsi="Times New Roman" w:cs="Times New Roman"/>
          <w:iCs/>
          <w:sz w:val="24"/>
          <w:szCs w:val="24"/>
        </w:rPr>
        <w:t xml:space="preserve">presence of CRB </w:t>
      </w:r>
      <w:r w:rsidR="00F7140F" w:rsidRPr="00AD0CC1">
        <w:rPr>
          <w:rFonts w:ascii="Times New Roman" w:eastAsia="Times New Roman" w:hAnsi="Times New Roman" w:cs="Times New Roman"/>
          <w:iCs/>
          <w:sz w:val="24"/>
          <w:szCs w:val="24"/>
        </w:rPr>
        <w:t xml:space="preserve">which means my sample was evenly distributed. </w:t>
      </w:r>
      <w:commentRangeEnd w:id="109"/>
      <w:r w:rsidR="00F7140F" w:rsidRPr="00AD0CC1">
        <w:rPr>
          <w:rStyle w:val="CommentReference"/>
          <w:rFonts w:ascii="Times New Roman" w:hAnsi="Times New Roman" w:cs="Times New Roman"/>
        </w:rPr>
        <w:commentReference w:id="109"/>
      </w:r>
      <w:r w:rsidR="00F7140F" w:rsidRPr="00AD0CC1">
        <w:rPr>
          <w:rFonts w:ascii="Times New Roman" w:eastAsia="Times New Roman" w:hAnsi="Times New Roman" w:cs="Times New Roman"/>
          <w:iCs/>
          <w:sz w:val="24"/>
          <w:szCs w:val="24"/>
        </w:rPr>
        <w:t xml:space="preserve">Communal roosting was predominant in families </w:t>
      </w:r>
      <w:r w:rsidR="00ED21F9" w:rsidRPr="00AD0CC1">
        <w:rPr>
          <w:rFonts w:ascii="Times New Roman" w:eastAsia="Times New Roman" w:hAnsi="Times New Roman" w:cs="Times New Roman"/>
          <w:iCs/>
          <w:sz w:val="24"/>
          <w:szCs w:val="24"/>
        </w:rPr>
        <w:t xml:space="preserve">Sturnidae, </w:t>
      </w:r>
      <w:r w:rsidR="00F7140F" w:rsidRPr="00AD0CC1">
        <w:rPr>
          <w:rFonts w:ascii="Times New Roman" w:eastAsia="Times New Roman" w:hAnsi="Times New Roman" w:cs="Times New Roman"/>
          <w:iCs/>
          <w:sz w:val="24"/>
          <w:szCs w:val="24"/>
        </w:rPr>
        <w:t>Psittacidae, Accipitridae and Corvidae</w:t>
      </w:r>
      <w:r w:rsidR="00A879F6" w:rsidRPr="00AD0CC1">
        <w:rPr>
          <w:rFonts w:ascii="Times New Roman" w:eastAsia="Times New Roman" w:hAnsi="Times New Roman" w:cs="Times New Roman"/>
          <w:iCs/>
          <w:sz w:val="24"/>
          <w:szCs w:val="24"/>
        </w:rPr>
        <w:t xml:space="preserve"> (Figure 2.1)</w:t>
      </w:r>
      <w:commentRangeStart w:id="110"/>
      <w:r w:rsidR="00F7140F" w:rsidRPr="00AD0CC1">
        <w:rPr>
          <w:rFonts w:ascii="Times New Roman" w:eastAsia="Times New Roman" w:hAnsi="Times New Roman" w:cs="Times New Roman"/>
          <w:iCs/>
          <w:sz w:val="24"/>
          <w:szCs w:val="24"/>
        </w:rPr>
        <w:t>.</w:t>
      </w:r>
      <w:commentRangeEnd w:id="110"/>
      <w:r w:rsidR="00F7140F" w:rsidRPr="00AD0CC1">
        <w:rPr>
          <w:rStyle w:val="CommentReference"/>
          <w:rFonts w:ascii="Times New Roman" w:hAnsi="Times New Roman" w:cs="Times New Roman"/>
        </w:rPr>
        <w:commentReference w:id="110"/>
      </w:r>
      <w:r w:rsidR="00F7140F" w:rsidRPr="00AD0CC1">
        <w:rPr>
          <w:rFonts w:ascii="Times New Roman" w:eastAsia="Times New Roman" w:hAnsi="Times New Roman" w:cs="Times New Roman"/>
          <w:iCs/>
          <w:sz w:val="24"/>
          <w:szCs w:val="24"/>
        </w:rPr>
        <w:t xml:space="preserve"> Figure 2.2 shows the evolution of CRB in different taxonomic groups. </w:t>
      </w:r>
      <w:r w:rsidR="002504DC">
        <w:rPr>
          <w:rFonts w:ascii="Times New Roman" w:eastAsia="Times New Roman" w:hAnsi="Times New Roman" w:cs="Times New Roman"/>
          <w:iCs/>
          <w:sz w:val="24"/>
          <w:szCs w:val="24"/>
        </w:rPr>
        <w:t>Pagel’s lam</w:t>
      </w:r>
      <w:r w:rsidR="00091AD5">
        <w:rPr>
          <w:rFonts w:ascii="Times New Roman" w:eastAsia="Times New Roman" w:hAnsi="Times New Roman" w:cs="Times New Roman"/>
          <w:iCs/>
          <w:sz w:val="24"/>
          <w:szCs w:val="24"/>
        </w:rPr>
        <w:t>bda (</w:t>
      </w:r>
      <w:r w:rsidR="008E4AFD" w:rsidRPr="008E4AFD">
        <w:rPr>
          <w:rFonts w:ascii="Times New Roman" w:eastAsia="Times New Roman" w:hAnsi="Times New Roman" w:cs="Times New Roman"/>
          <w:iCs/>
          <w:sz w:val="24"/>
          <w:szCs w:val="24"/>
        </w:rPr>
        <w:t>λ</w:t>
      </w:r>
      <w:r w:rsidR="00091AD5">
        <w:rPr>
          <w:rFonts w:ascii="Times New Roman" w:eastAsia="Times New Roman" w:hAnsi="Times New Roman" w:cs="Times New Roman"/>
          <w:iCs/>
          <w:sz w:val="24"/>
          <w:szCs w:val="24"/>
        </w:rPr>
        <w:t>)</w:t>
      </w:r>
      <w:r w:rsidR="00831104">
        <w:rPr>
          <w:rFonts w:ascii="Times New Roman" w:eastAsia="Times New Roman" w:hAnsi="Times New Roman" w:cs="Times New Roman"/>
          <w:iCs/>
          <w:sz w:val="24"/>
          <w:szCs w:val="24"/>
        </w:rPr>
        <w:t xml:space="preserve"> was estimated as 0.78, which suggests </w:t>
      </w:r>
      <w:r w:rsidR="008E4AFD">
        <w:rPr>
          <w:rFonts w:ascii="Times New Roman" w:eastAsia="Times New Roman" w:hAnsi="Times New Roman" w:cs="Times New Roman"/>
          <w:iCs/>
          <w:sz w:val="24"/>
          <w:szCs w:val="24"/>
        </w:rPr>
        <w:t xml:space="preserve">a strong phylogenetic </w:t>
      </w:r>
      <w:r w:rsidR="00525D95">
        <w:rPr>
          <w:rFonts w:ascii="Times New Roman" w:eastAsia="Times New Roman" w:hAnsi="Times New Roman" w:cs="Times New Roman"/>
          <w:iCs/>
          <w:sz w:val="24"/>
          <w:szCs w:val="24"/>
        </w:rPr>
        <w:t xml:space="preserve">signal in the </w:t>
      </w:r>
      <w:r w:rsidR="00065BF6">
        <w:rPr>
          <w:rFonts w:ascii="Times New Roman" w:eastAsia="Times New Roman" w:hAnsi="Times New Roman" w:cs="Times New Roman"/>
          <w:iCs/>
          <w:sz w:val="24"/>
          <w:szCs w:val="24"/>
        </w:rPr>
        <w:t>distribution of CRB.</w:t>
      </w:r>
    </w:p>
    <w:p w14:paraId="5C1F5A32" w14:textId="77777777" w:rsidR="0007551B" w:rsidRPr="00AD0CC1"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AD0CC1"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2D003179" w:rsidR="0007551B" w:rsidRPr="00AD0CC1" w:rsidRDefault="000F45C4" w:rsidP="00CC0C76">
      <w:pPr>
        <w:spacing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62D4AD23" wp14:editId="251C7942">
            <wp:extent cx="6118178" cy="4895850"/>
            <wp:effectExtent l="0" t="0" r="0" b="0"/>
            <wp:docPr id="129664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2744" cy="4899504"/>
                    </a:xfrm>
                    <a:prstGeom prst="rect">
                      <a:avLst/>
                    </a:prstGeom>
                    <a:noFill/>
                    <a:ln>
                      <a:noFill/>
                    </a:ln>
                  </pic:spPr>
                </pic:pic>
              </a:graphicData>
            </a:graphic>
          </wp:inline>
        </w:drawing>
      </w:r>
    </w:p>
    <w:p w14:paraId="195BFD85" w14:textId="5B1D8752" w:rsidR="00E01131" w:rsidRPr="00AD0CC1" w:rsidRDefault="00E01131" w:rsidP="00E01131">
      <w:pPr>
        <w:pStyle w:val="Caption"/>
        <w:rPr>
          <w:i/>
          <w:iCs w:val="0"/>
          <w:sz w:val="22"/>
          <w:szCs w:val="20"/>
        </w:rPr>
      </w:pPr>
      <w:r w:rsidRPr="00AD0CC1">
        <w:rPr>
          <w:b/>
          <w:bCs/>
          <w:i/>
          <w:iCs w:val="0"/>
          <w:sz w:val="22"/>
          <w:szCs w:val="20"/>
        </w:rPr>
        <w:t>Figure 2.1</w:t>
      </w:r>
      <w:r w:rsidRPr="00AD0CC1">
        <w:rPr>
          <w:i/>
          <w:iCs w:val="0"/>
          <w:sz w:val="22"/>
          <w:szCs w:val="20"/>
        </w:rPr>
        <w:t xml:space="preserve"> Prevalence of Communal Roosting Behaviour in Families with greater </w:t>
      </w:r>
      <w:r w:rsidR="00463D4C" w:rsidRPr="00AD0CC1">
        <w:rPr>
          <w:i/>
          <w:iCs w:val="0"/>
          <w:sz w:val="22"/>
          <w:szCs w:val="20"/>
        </w:rPr>
        <w:t>representation</w:t>
      </w:r>
      <w:r w:rsidRPr="00AD0CC1">
        <w:rPr>
          <w:i/>
          <w:iCs w:val="0"/>
          <w:sz w:val="22"/>
          <w:szCs w:val="20"/>
        </w:rPr>
        <w:t xml:space="preserve"> (</w:t>
      </w:r>
      <w:r w:rsidR="00463D4C" w:rsidRPr="00AD0CC1">
        <w:rPr>
          <w:i/>
          <w:iCs w:val="0"/>
          <w:sz w:val="22"/>
          <w:szCs w:val="20"/>
        </w:rPr>
        <w:t>25&gt; species).</w:t>
      </w:r>
    </w:p>
    <w:p w14:paraId="6504EFFF" w14:textId="77777777" w:rsidR="00E01131" w:rsidRPr="00AD0CC1"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AD0CC1" w:rsidRDefault="00753F3D" w:rsidP="00D70E63">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w:drawing>
          <wp:inline distT="0" distB="0" distL="0" distR="0" wp14:anchorId="2F7A621F" wp14:editId="34B26D85">
            <wp:extent cx="6972300" cy="5577840"/>
            <wp:effectExtent l="0" t="0" r="0" b="381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72300" cy="5577840"/>
                    </a:xfrm>
                    <a:prstGeom prst="rect">
                      <a:avLst/>
                    </a:prstGeom>
                  </pic:spPr>
                </pic:pic>
              </a:graphicData>
            </a:graphic>
          </wp:inline>
        </w:drawing>
      </w:r>
    </w:p>
    <w:p w14:paraId="0971DD9E" w14:textId="30543742" w:rsidR="00781C39" w:rsidRPr="00AD0CC1" w:rsidRDefault="00AF19F5" w:rsidP="00AF19F5">
      <w:pPr>
        <w:pStyle w:val="Caption"/>
        <w:rPr>
          <w:i/>
          <w:iCs w:val="0"/>
          <w:sz w:val="22"/>
          <w:szCs w:val="20"/>
        </w:rPr>
      </w:pPr>
      <w:bookmarkStart w:id="111" w:name="_Toc199250239"/>
      <w:r w:rsidRPr="00AD0CC1">
        <w:rPr>
          <w:b/>
          <w:bCs/>
          <w:i/>
          <w:iCs w:val="0"/>
          <w:sz w:val="22"/>
          <w:szCs w:val="20"/>
        </w:rPr>
        <w:t>Figure 2.</w:t>
      </w:r>
      <w:r w:rsidR="00A879F6" w:rsidRPr="00AD0CC1">
        <w:rPr>
          <w:b/>
          <w:bCs/>
          <w:i/>
          <w:iCs w:val="0"/>
          <w:sz w:val="22"/>
          <w:szCs w:val="20"/>
        </w:rPr>
        <w:t>2</w:t>
      </w:r>
      <w:r w:rsidRPr="00AD0CC1">
        <w:rPr>
          <w:i/>
          <w:iCs w:val="0"/>
          <w:sz w:val="22"/>
          <w:szCs w:val="20"/>
        </w:rPr>
        <w:t xml:space="preserve"> Evolution of Communal Roosting Behaviour in Core Land Birds across different taxa. Data show the convergence evolution of this </w:t>
      </w:r>
      <w:r w:rsidR="00193919" w:rsidRPr="00AD0CC1">
        <w:rPr>
          <w:i/>
          <w:iCs w:val="0"/>
          <w:sz w:val="22"/>
          <w:szCs w:val="20"/>
        </w:rPr>
        <w:t>behaviour</w:t>
      </w:r>
      <w:r w:rsidRPr="00AD0CC1">
        <w:rPr>
          <w:i/>
          <w:iCs w:val="0"/>
          <w:sz w:val="22"/>
          <w:szCs w:val="20"/>
        </w:rPr>
        <w:t xml:space="preserve">. Data </w:t>
      </w:r>
      <w:r w:rsidR="002D6A75" w:rsidRPr="00AD0CC1">
        <w:rPr>
          <w:i/>
          <w:iCs w:val="0"/>
          <w:sz w:val="22"/>
          <w:szCs w:val="20"/>
        </w:rPr>
        <w:t xml:space="preserve">were </w:t>
      </w:r>
      <w:r w:rsidRPr="00AD0CC1">
        <w:rPr>
          <w:i/>
          <w:iCs w:val="0"/>
          <w:sz w:val="22"/>
          <w:szCs w:val="20"/>
        </w:rPr>
        <w:t>collected through Birds of the World and a Google scholar search.</w:t>
      </w:r>
      <w:bookmarkEnd w:id="111"/>
    </w:p>
    <w:p w14:paraId="4AF0DA69" w14:textId="77777777" w:rsidR="00841809" w:rsidRPr="00AD0CC1" w:rsidRDefault="00841809" w:rsidP="00DE0C17">
      <w:pPr>
        <w:rPr>
          <w:lang w:eastAsia="en-CA"/>
        </w:rPr>
      </w:pPr>
    </w:p>
    <w:p w14:paraId="6EAC38D2" w14:textId="2351A0B4" w:rsidR="00F7140F" w:rsidRPr="00AD0CC1" w:rsidRDefault="008C2F6F" w:rsidP="00DE0C17">
      <w:pPr>
        <w:pStyle w:val="Heading3"/>
        <w:rPr>
          <w:rStyle w:val="Heading5Char"/>
          <w:rFonts w:ascii="Times New Roman" w:eastAsia="SimSun" w:hAnsi="Times New Roman"/>
          <w:bCs w:val="0"/>
          <w:iCs w:val="0"/>
          <w:color w:val="auto"/>
          <w:szCs w:val="28"/>
        </w:rPr>
      </w:pPr>
      <w:bookmarkStart w:id="112" w:name="_Toc199480634"/>
      <w:r w:rsidRPr="00AD0CC1">
        <w:rPr>
          <w:rStyle w:val="Heading5Char"/>
          <w:rFonts w:ascii="Times New Roman" w:eastAsia="SimSun" w:hAnsi="Times New Roman"/>
          <w:bCs w:val="0"/>
          <w:iCs w:val="0"/>
          <w:color w:val="auto"/>
          <w:szCs w:val="28"/>
        </w:rPr>
        <w:t xml:space="preserve">2.3.3 </w:t>
      </w:r>
      <w:r w:rsidR="00F7140F" w:rsidRPr="00AD0CC1">
        <w:rPr>
          <w:rStyle w:val="Heading5Char"/>
          <w:rFonts w:ascii="Times New Roman" w:eastAsia="SimSun" w:hAnsi="Times New Roman"/>
          <w:bCs w:val="0"/>
          <w:iCs w:val="0"/>
          <w:color w:val="auto"/>
          <w:szCs w:val="28"/>
        </w:rPr>
        <w:t>Biological variables and CRB</w:t>
      </w:r>
      <w:bookmarkEnd w:id="112"/>
    </w:p>
    <w:p w14:paraId="2DE6D83F" w14:textId="77777777" w:rsidR="00E767D3" w:rsidRPr="00AD0CC1" w:rsidRDefault="00E767D3" w:rsidP="000C1FCD">
      <w:pPr>
        <w:spacing w:line="360" w:lineRule="auto"/>
        <w:jc w:val="both"/>
        <w:rPr>
          <w:rFonts w:ascii="Times New Roman" w:eastAsia="Times New Roman" w:hAnsi="Times New Roman" w:cs="Times New Roman"/>
          <w:sz w:val="24"/>
          <w:szCs w:val="24"/>
        </w:rPr>
        <w:pPrChange w:id="113" w:author="sandra cuadros" w:date="2025-06-30T15:03:00Z" w16du:dateUtc="2025-06-30T22:03:00Z">
          <w:pPr>
            <w:spacing w:line="360" w:lineRule="auto"/>
            <w:ind w:firstLine="720"/>
            <w:jc w:val="both"/>
          </w:pPr>
        </w:pPrChange>
      </w:pPr>
    </w:p>
    <w:p w14:paraId="18693062" w14:textId="6C46C687" w:rsidR="00E767D3" w:rsidRPr="00AD0CC1" w:rsidRDefault="001D021E" w:rsidP="00A601BD">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Overall, </w:t>
      </w:r>
      <w:r w:rsidR="00E767D3" w:rsidRPr="00AD0CC1">
        <w:rPr>
          <w:rFonts w:ascii="Times New Roman" w:eastAsia="Times New Roman" w:hAnsi="Times New Roman" w:cs="Times New Roman"/>
          <w:sz w:val="24"/>
          <w:szCs w:val="24"/>
        </w:rPr>
        <w:t>Handwi</w:t>
      </w:r>
      <w:r w:rsidR="00184A3D" w:rsidRPr="00AD0CC1">
        <w:rPr>
          <w:rFonts w:ascii="Times New Roman" w:eastAsia="Times New Roman" w:hAnsi="Times New Roman" w:cs="Times New Roman"/>
          <w:sz w:val="24"/>
          <w:szCs w:val="24"/>
        </w:rPr>
        <w:t>ng</w:t>
      </w:r>
      <w:r w:rsidR="00E767D3" w:rsidRPr="00AD0CC1">
        <w:rPr>
          <w:rFonts w:ascii="Times New Roman" w:eastAsia="Times New Roman" w:hAnsi="Times New Roman" w:cs="Times New Roman"/>
          <w:sz w:val="24"/>
          <w:szCs w:val="24"/>
        </w:rPr>
        <w:t xml:space="preserve"> Index and Mass</w:t>
      </w:r>
      <w:r w:rsidRPr="00AD0CC1">
        <w:rPr>
          <w:rFonts w:ascii="Times New Roman" w:eastAsia="Times New Roman" w:hAnsi="Times New Roman" w:cs="Times New Roman"/>
          <w:sz w:val="24"/>
          <w:szCs w:val="24"/>
        </w:rPr>
        <w:t xml:space="preserve"> showed a positive trend with CRB</w:t>
      </w:r>
      <w:r w:rsidR="00255B52" w:rsidRPr="00AD0CC1">
        <w:rPr>
          <w:rFonts w:ascii="Times New Roman" w:eastAsia="Times New Roman" w:hAnsi="Times New Roman" w:cs="Times New Roman"/>
          <w:sz w:val="24"/>
          <w:szCs w:val="24"/>
        </w:rPr>
        <w:t>, with prevalence of CRB increasing as how HWI and Mass increased</w:t>
      </w:r>
      <w:r w:rsidR="00E31B74" w:rsidRPr="00AD0CC1">
        <w:rPr>
          <w:rFonts w:ascii="Times New Roman" w:eastAsia="Times New Roman" w:hAnsi="Times New Roman" w:cs="Times New Roman"/>
          <w:sz w:val="24"/>
          <w:szCs w:val="24"/>
        </w:rPr>
        <w:t xml:space="preserve">, and </w:t>
      </w:r>
      <w:r w:rsidR="00030DB5" w:rsidRPr="00AD0CC1">
        <w:rPr>
          <w:rFonts w:ascii="Times New Roman" w:eastAsia="Times New Roman" w:hAnsi="Times New Roman" w:cs="Times New Roman"/>
          <w:sz w:val="24"/>
          <w:szCs w:val="24"/>
        </w:rPr>
        <w:t xml:space="preserve">a greater </w:t>
      </w:r>
      <w:r w:rsidR="00184A3D" w:rsidRPr="00AD0CC1">
        <w:rPr>
          <w:rFonts w:ascii="Times New Roman" w:eastAsia="Times New Roman" w:hAnsi="Times New Roman" w:cs="Times New Roman"/>
          <w:sz w:val="24"/>
          <w:szCs w:val="24"/>
        </w:rPr>
        <w:t xml:space="preserve">prevalence of CRB in scavengers as compared to other trophic </w:t>
      </w:r>
      <w:r w:rsidR="00184A3D" w:rsidRPr="00576EE4">
        <w:rPr>
          <w:rFonts w:ascii="Times New Roman" w:eastAsia="Times New Roman" w:hAnsi="Times New Roman" w:cs="Times New Roman"/>
          <w:sz w:val="24"/>
          <w:szCs w:val="24"/>
        </w:rPr>
        <w:t xml:space="preserve">guilds </w:t>
      </w:r>
      <w:r w:rsidR="00255B52" w:rsidRPr="00576EE4">
        <w:rPr>
          <w:rFonts w:ascii="Times New Roman" w:eastAsia="Times New Roman" w:hAnsi="Times New Roman" w:cs="Times New Roman"/>
          <w:sz w:val="24"/>
          <w:szCs w:val="24"/>
        </w:rPr>
        <w:t>(Figures 2.3-</w:t>
      </w:r>
      <w:r w:rsidR="00E31B74" w:rsidRPr="00576EE4">
        <w:rPr>
          <w:rFonts w:ascii="Times New Roman" w:eastAsia="Times New Roman" w:hAnsi="Times New Roman" w:cs="Times New Roman"/>
          <w:sz w:val="24"/>
          <w:szCs w:val="24"/>
        </w:rPr>
        <w:t>2.</w:t>
      </w:r>
      <w:r w:rsidR="00621D47" w:rsidRPr="00576EE4">
        <w:rPr>
          <w:rFonts w:ascii="Times New Roman" w:eastAsia="Times New Roman" w:hAnsi="Times New Roman" w:cs="Times New Roman"/>
          <w:sz w:val="24"/>
          <w:szCs w:val="24"/>
        </w:rPr>
        <w:t>5</w:t>
      </w:r>
      <w:r w:rsidR="000E02EC" w:rsidRPr="00576EE4">
        <w:rPr>
          <w:rFonts w:ascii="Times New Roman" w:eastAsia="Times New Roman" w:hAnsi="Times New Roman" w:cs="Times New Roman"/>
          <w:sz w:val="24"/>
          <w:szCs w:val="24"/>
        </w:rPr>
        <w:t>, Appendix</w:t>
      </w:r>
      <w:r w:rsidR="000E02EC" w:rsidRPr="00AD0CC1">
        <w:rPr>
          <w:rFonts w:ascii="Times New Roman" w:eastAsia="Times New Roman" w:hAnsi="Times New Roman" w:cs="Times New Roman"/>
          <w:sz w:val="24"/>
          <w:szCs w:val="24"/>
        </w:rPr>
        <w:t xml:space="preserve"> 1</w:t>
      </w:r>
      <w:r w:rsidR="00E31B74" w:rsidRPr="00AD0CC1">
        <w:rPr>
          <w:rFonts w:ascii="Times New Roman" w:eastAsia="Times New Roman" w:hAnsi="Times New Roman" w:cs="Times New Roman"/>
          <w:sz w:val="24"/>
          <w:szCs w:val="24"/>
        </w:rPr>
        <w:t>)</w:t>
      </w:r>
      <w:r w:rsidR="00184A3D" w:rsidRPr="00AD0CC1">
        <w:rPr>
          <w:rFonts w:ascii="Times New Roman" w:eastAsia="Times New Roman" w:hAnsi="Times New Roman" w:cs="Times New Roman"/>
          <w:sz w:val="24"/>
          <w:szCs w:val="24"/>
        </w:rPr>
        <w:t>.</w:t>
      </w:r>
    </w:p>
    <w:p w14:paraId="7A2ADFF1" w14:textId="0EA5ADE6" w:rsidR="00621D47" w:rsidRPr="00AD0CC1" w:rsidRDefault="00621D47" w:rsidP="000C1FCD">
      <w:pPr>
        <w:spacing w:line="360" w:lineRule="auto"/>
        <w:jc w:val="both"/>
        <w:rPr>
          <w:rFonts w:ascii="Times New Roman" w:eastAsia="Times New Roman" w:hAnsi="Times New Roman" w:cs="Times New Roman"/>
          <w:sz w:val="24"/>
          <w:szCs w:val="24"/>
        </w:rPr>
        <w:pPrChange w:id="114" w:author="sandra cuadros" w:date="2025-06-30T15:03:00Z" w16du:dateUtc="2025-06-30T22:03:00Z">
          <w:pPr>
            <w:spacing w:line="360" w:lineRule="auto"/>
            <w:ind w:firstLine="720"/>
            <w:jc w:val="both"/>
          </w:pPr>
        </w:pPrChange>
      </w:pPr>
    </w:p>
    <w:p w14:paraId="175454F8" w14:textId="38F3FA45" w:rsidR="0042645A" w:rsidRDefault="00F7140F" w:rsidP="00005DF9">
      <w:pPr>
        <w:spacing w:line="360" w:lineRule="auto"/>
        <w:ind w:firstLine="720"/>
        <w:jc w:val="both"/>
        <w:rPr>
          <w:ins w:id="115" w:author="sandra cuadros" w:date="2025-06-30T15:04:00Z" w16du:dateUtc="2025-06-30T22:04:00Z"/>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first set of models favored </w:t>
      </w:r>
      <w:del w:id="116" w:author="sandra cuadros" w:date="2025-06-30T15:05:00Z" w16du:dateUtc="2025-06-30T22:05:00Z">
        <w:r w:rsidRPr="00AD0CC1" w:rsidDel="00005DF9">
          <w:rPr>
            <w:rFonts w:ascii="Times New Roman" w:eastAsia="Times New Roman" w:hAnsi="Times New Roman" w:cs="Times New Roman"/>
            <w:sz w:val="24"/>
            <w:szCs w:val="24"/>
          </w:rPr>
          <w:delText xml:space="preserve">the model with biological variables over </w:delText>
        </w:r>
      </w:del>
      <w:r w:rsidRPr="00AD0CC1">
        <w:rPr>
          <w:rFonts w:ascii="Times New Roman" w:eastAsia="Times New Roman" w:hAnsi="Times New Roman" w:cs="Times New Roman"/>
          <w:sz w:val="24"/>
          <w:szCs w:val="24"/>
        </w:rPr>
        <w:t xml:space="preserve">the null model </w:t>
      </w:r>
      <w:ins w:id="117" w:author="sandra cuadros" w:date="2025-06-30T15:05:00Z" w16du:dateUtc="2025-06-30T22:05:00Z">
        <w:r w:rsidR="00005DF9">
          <w:rPr>
            <w:rFonts w:ascii="Times New Roman" w:eastAsia="Times New Roman" w:hAnsi="Times New Roman" w:cs="Times New Roman"/>
            <w:sz w:val="24"/>
            <w:szCs w:val="24"/>
          </w:rPr>
          <w:t>over the g</w:t>
        </w:r>
      </w:ins>
      <w:ins w:id="118" w:author="sandra cuadros" w:date="2025-06-30T15:06:00Z" w16du:dateUtc="2025-06-30T22:06:00Z">
        <w:r w:rsidR="00C325AB">
          <w:rPr>
            <w:rFonts w:ascii="Times New Roman" w:eastAsia="Times New Roman" w:hAnsi="Times New Roman" w:cs="Times New Roman"/>
            <w:sz w:val="24"/>
            <w:szCs w:val="24"/>
          </w:rPr>
          <w:t>l</w:t>
        </w:r>
      </w:ins>
      <w:ins w:id="119" w:author="sandra cuadros" w:date="2025-06-30T15:05:00Z" w16du:dateUtc="2025-06-30T22:05:00Z">
        <w:r w:rsidR="00005DF9">
          <w:rPr>
            <w:rFonts w:ascii="Times New Roman" w:eastAsia="Times New Roman" w:hAnsi="Times New Roman" w:cs="Times New Roman"/>
            <w:sz w:val="24"/>
            <w:szCs w:val="24"/>
          </w:rPr>
          <w:t xml:space="preserve">obal model </w:t>
        </w:r>
      </w:ins>
      <w:r w:rsidRPr="00AD0CC1">
        <w:rPr>
          <w:rFonts w:ascii="Times New Roman" w:eastAsia="Times New Roman" w:hAnsi="Times New Roman" w:cs="Times New Roman"/>
          <w:sz w:val="24"/>
          <w:szCs w:val="24"/>
        </w:rPr>
        <w:t>(</w:t>
      </w:r>
      <w:commentRangeStart w:id="120"/>
      <w:r w:rsidRPr="00005DF9">
        <w:rPr>
          <w:rFonts w:ascii="Times New Roman" w:eastAsia="Times New Roman" w:hAnsi="Times New Roman" w:cs="Times New Roman"/>
          <w:sz w:val="24"/>
          <w:szCs w:val="24"/>
          <w:highlight w:val="yellow"/>
          <w:rPrChange w:id="121" w:author="sandra cuadros" w:date="2025-06-30T15:05:00Z" w16du:dateUtc="2025-06-30T22:05:00Z">
            <w:rPr>
              <w:rFonts w:ascii="Times New Roman" w:eastAsia="Times New Roman" w:hAnsi="Times New Roman" w:cs="Times New Roman"/>
              <w:sz w:val="24"/>
              <w:szCs w:val="24"/>
            </w:rPr>
          </w:rPrChange>
        </w:rPr>
        <w:t xml:space="preserve">259.5 </w:t>
      </w:r>
      <w:commentRangeEnd w:id="120"/>
      <w:r w:rsidRPr="00005DF9">
        <w:rPr>
          <w:rStyle w:val="CommentReference"/>
          <w:rFonts w:ascii="Times New Roman" w:hAnsi="Times New Roman" w:cs="Times New Roman"/>
          <w:highlight w:val="yellow"/>
          <w:rPrChange w:id="122" w:author="sandra cuadros" w:date="2025-06-30T15:05:00Z" w16du:dateUtc="2025-06-30T22:05:00Z">
            <w:rPr>
              <w:rStyle w:val="CommentReference"/>
              <w:rFonts w:ascii="Times New Roman" w:hAnsi="Times New Roman" w:cs="Times New Roman"/>
            </w:rPr>
          </w:rPrChange>
        </w:rPr>
        <w:commentReference w:id="120"/>
      </w:r>
      <w:r w:rsidRPr="00005DF9">
        <w:rPr>
          <w:rFonts w:ascii="Times New Roman" w:eastAsia="Times New Roman" w:hAnsi="Times New Roman" w:cs="Times New Roman"/>
          <w:sz w:val="24"/>
          <w:szCs w:val="24"/>
          <w:highlight w:val="yellow"/>
          <w:rPrChange w:id="123" w:author="sandra cuadros" w:date="2025-06-30T15:05:00Z" w16du:dateUtc="2025-06-30T22:05:00Z">
            <w:rPr>
              <w:rFonts w:ascii="Times New Roman" w:eastAsia="Times New Roman" w:hAnsi="Times New Roman" w:cs="Times New Roman"/>
              <w:sz w:val="24"/>
              <w:szCs w:val="24"/>
            </w:rPr>
          </w:rPrChange>
        </w:rPr>
        <w:t>Model_1 over null model, Figure 2.</w:t>
      </w:r>
      <w:r w:rsidR="00576EE4" w:rsidRPr="00005DF9">
        <w:rPr>
          <w:rFonts w:ascii="Times New Roman" w:eastAsia="Times New Roman" w:hAnsi="Times New Roman" w:cs="Times New Roman"/>
          <w:sz w:val="24"/>
          <w:szCs w:val="24"/>
          <w:highlight w:val="yellow"/>
          <w:rPrChange w:id="124" w:author="sandra cuadros" w:date="2025-06-30T15:05:00Z" w16du:dateUtc="2025-06-30T22:05:00Z">
            <w:rPr>
              <w:rFonts w:ascii="Times New Roman" w:eastAsia="Times New Roman" w:hAnsi="Times New Roman" w:cs="Times New Roman"/>
              <w:sz w:val="24"/>
              <w:szCs w:val="24"/>
            </w:rPr>
          </w:rPrChange>
        </w:rPr>
        <w:t>6</w:t>
      </w:r>
      <w:r w:rsidRPr="00AD0CC1">
        <w:rPr>
          <w:rFonts w:ascii="Times New Roman" w:eastAsia="Times New Roman" w:hAnsi="Times New Roman" w:cs="Times New Roman"/>
          <w:sz w:val="24"/>
          <w:szCs w:val="24"/>
        </w:rPr>
        <w:t xml:space="preserve">). These </w:t>
      </w:r>
      <w:ins w:id="125" w:author="sandra cuadros" w:date="2025-06-30T15:05:00Z" w16du:dateUtc="2025-06-30T22:05:00Z">
        <w:r w:rsidR="00005DF9">
          <w:rPr>
            <w:rFonts w:ascii="Times New Roman" w:eastAsia="Times New Roman" w:hAnsi="Times New Roman" w:cs="Times New Roman"/>
            <w:sz w:val="24"/>
            <w:szCs w:val="24"/>
          </w:rPr>
          <w:t xml:space="preserve">results </w:t>
        </w:r>
      </w:ins>
      <w:r w:rsidRPr="00AD0CC1">
        <w:rPr>
          <w:rFonts w:ascii="Times New Roman" w:eastAsia="Times New Roman" w:hAnsi="Times New Roman" w:cs="Times New Roman"/>
          <w:sz w:val="24"/>
          <w:szCs w:val="24"/>
        </w:rPr>
        <w:t>suggest</w:t>
      </w:r>
      <w:del w:id="126" w:author="sandra cuadros" w:date="2025-06-30T15:05:00Z" w16du:dateUtc="2025-06-30T22:05:00Z">
        <w:r w:rsidRPr="00AD0CC1" w:rsidDel="00005DF9">
          <w:rPr>
            <w:rFonts w:ascii="Times New Roman" w:eastAsia="Times New Roman" w:hAnsi="Times New Roman" w:cs="Times New Roman"/>
            <w:sz w:val="24"/>
            <w:szCs w:val="24"/>
          </w:rPr>
          <w:delText>s</w:delText>
        </w:r>
      </w:del>
      <w:r w:rsidRPr="00AD0CC1">
        <w:rPr>
          <w:rFonts w:ascii="Times New Roman" w:eastAsia="Times New Roman" w:hAnsi="Times New Roman" w:cs="Times New Roman"/>
          <w:sz w:val="24"/>
          <w:szCs w:val="24"/>
        </w:rPr>
        <w:t xml:space="preserve"> that overall, phylogeny</w:t>
      </w:r>
      <w:ins w:id="127" w:author="sandra cuadros" w:date="2025-06-30T15:05:00Z" w16du:dateUtc="2025-06-30T22:05:00Z">
        <w:r w:rsidR="00005DF9">
          <w:rPr>
            <w:rFonts w:ascii="Times New Roman" w:eastAsia="Times New Roman" w:hAnsi="Times New Roman" w:cs="Times New Roman"/>
            <w:sz w:val="24"/>
            <w:szCs w:val="24"/>
          </w:rPr>
          <w:t xml:space="preserve"> can </w:t>
        </w:r>
      </w:ins>
      <w:ins w:id="128" w:author="sandra cuadros" w:date="2025-06-30T15:06:00Z" w16du:dateUtc="2025-06-30T22:06:00Z">
        <w:r w:rsidR="00005DF9">
          <w:rPr>
            <w:rFonts w:ascii="Times New Roman" w:eastAsia="Times New Roman" w:hAnsi="Times New Roman" w:cs="Times New Roman"/>
            <w:sz w:val="24"/>
            <w:szCs w:val="24"/>
          </w:rPr>
          <w:t xml:space="preserve">explain a large percentage of the evolution of CRB. However, </w:t>
        </w:r>
      </w:ins>
      <w:ins w:id="129" w:author="sandra cuadros" w:date="2025-06-30T15:07:00Z" w16du:dateUtc="2025-06-30T22:07:00Z">
        <w:r w:rsidR="00C325AB">
          <w:rPr>
            <w:rFonts w:ascii="Times New Roman" w:eastAsia="Times New Roman" w:hAnsi="Times New Roman" w:cs="Times New Roman"/>
            <w:sz w:val="24"/>
            <w:szCs w:val="24"/>
          </w:rPr>
          <w:t xml:space="preserve">we also found support for </w:t>
        </w:r>
        <w:r w:rsidR="001F794C">
          <w:rPr>
            <w:rFonts w:ascii="Times New Roman" w:eastAsia="Times New Roman" w:hAnsi="Times New Roman" w:cs="Times New Roman"/>
            <w:sz w:val="24"/>
            <w:szCs w:val="24"/>
          </w:rPr>
          <w:t xml:space="preserve">some biological variables on CRB. In our model, </w:t>
        </w:r>
      </w:ins>
      <w:ins w:id="130" w:author="sandra cuadros" w:date="2025-06-30T15:08:00Z" w16du:dateUtc="2025-06-30T22:08:00Z">
        <w:r w:rsidR="0055180A">
          <w:rPr>
            <w:rFonts w:ascii="Times New Roman" w:eastAsia="Times New Roman" w:hAnsi="Times New Roman" w:cs="Times New Roman"/>
            <w:sz w:val="24"/>
            <w:szCs w:val="24"/>
          </w:rPr>
          <w:t>mass was not a strong predictor of CRB (</w:t>
        </w:r>
        <w:r w:rsidR="0055180A" w:rsidRPr="00486001">
          <w:rPr>
            <w:rFonts w:ascii="Times New Roman" w:eastAsia="Times New Roman" w:hAnsi="Times New Roman" w:cs="Times New Roman"/>
            <w:sz w:val="24"/>
            <w:szCs w:val="24"/>
            <w:highlight w:val="yellow"/>
            <w:rPrChange w:id="131" w:author="sandra cuadros" w:date="2025-06-30T15:08:00Z" w16du:dateUtc="2025-06-30T22:08:00Z">
              <w:rPr>
                <w:rFonts w:ascii="Times New Roman" w:eastAsia="Times New Roman" w:hAnsi="Times New Roman" w:cs="Times New Roman"/>
                <w:sz w:val="24"/>
                <w:szCs w:val="24"/>
              </w:rPr>
            </w:rPrChange>
          </w:rPr>
          <w:t>VALUES</w:t>
        </w:r>
        <w:r w:rsidR="0055180A">
          <w:rPr>
            <w:rFonts w:ascii="Times New Roman" w:eastAsia="Times New Roman" w:hAnsi="Times New Roman" w:cs="Times New Roman"/>
            <w:sz w:val="24"/>
            <w:szCs w:val="24"/>
          </w:rPr>
          <w:t xml:space="preserve">), whereas </w:t>
        </w:r>
        <w:r w:rsidR="00486001">
          <w:rPr>
            <w:rFonts w:ascii="Times New Roman" w:eastAsia="Times New Roman" w:hAnsi="Times New Roman" w:cs="Times New Roman"/>
            <w:sz w:val="24"/>
            <w:szCs w:val="24"/>
          </w:rPr>
          <w:t>HWI showed a strong positive effect (</w:t>
        </w:r>
        <w:r w:rsidR="00486001" w:rsidRPr="00486001">
          <w:rPr>
            <w:rFonts w:ascii="Times New Roman" w:eastAsia="Times New Roman" w:hAnsi="Times New Roman" w:cs="Times New Roman"/>
            <w:sz w:val="24"/>
            <w:szCs w:val="24"/>
            <w:highlight w:val="yellow"/>
            <w:rPrChange w:id="132" w:author="sandra cuadros" w:date="2025-06-30T15:08:00Z" w16du:dateUtc="2025-06-30T22:08:00Z">
              <w:rPr>
                <w:rFonts w:ascii="Times New Roman" w:eastAsia="Times New Roman" w:hAnsi="Times New Roman" w:cs="Times New Roman"/>
                <w:sz w:val="24"/>
                <w:szCs w:val="24"/>
              </w:rPr>
            </w:rPrChange>
          </w:rPr>
          <w:t>VALUES, FIGURE</w:t>
        </w:r>
        <w:r w:rsidR="00486001">
          <w:rPr>
            <w:rFonts w:ascii="Times New Roman" w:eastAsia="Times New Roman" w:hAnsi="Times New Roman" w:cs="Times New Roman"/>
            <w:sz w:val="24"/>
            <w:szCs w:val="24"/>
          </w:rPr>
          <w:t xml:space="preserve">). </w:t>
        </w:r>
      </w:ins>
      <w:ins w:id="133" w:author="sandra cuadros" w:date="2025-06-30T15:26:00Z" w16du:dateUtc="2025-06-30T22:26:00Z">
        <w:r w:rsidR="008614A9">
          <w:rPr>
            <w:rFonts w:ascii="Times New Roman" w:eastAsia="Times New Roman" w:hAnsi="Times New Roman" w:cs="Times New Roman"/>
            <w:sz w:val="24"/>
            <w:szCs w:val="24"/>
          </w:rPr>
          <w:t xml:space="preserve">Despite Trophic Level </w:t>
        </w:r>
        <w:r w:rsidR="005B3AC7">
          <w:rPr>
            <w:rFonts w:ascii="Times New Roman" w:eastAsia="Times New Roman" w:hAnsi="Times New Roman" w:cs="Times New Roman"/>
            <w:sz w:val="24"/>
            <w:szCs w:val="24"/>
          </w:rPr>
          <w:t>showing an interesting trend</w:t>
        </w:r>
      </w:ins>
    </w:p>
    <w:p w14:paraId="2F290647" w14:textId="77777777" w:rsidR="0042645A" w:rsidRDefault="0042645A" w:rsidP="00CC0C76">
      <w:pPr>
        <w:spacing w:line="360" w:lineRule="auto"/>
        <w:ind w:firstLine="720"/>
        <w:jc w:val="both"/>
        <w:rPr>
          <w:ins w:id="134" w:author="sandra cuadros" w:date="2025-06-30T15:04:00Z" w16du:dateUtc="2025-06-30T22:04:00Z"/>
          <w:rFonts w:ascii="Times New Roman" w:eastAsia="Times New Roman" w:hAnsi="Times New Roman" w:cs="Times New Roman"/>
          <w:sz w:val="24"/>
          <w:szCs w:val="24"/>
        </w:rPr>
      </w:pPr>
    </w:p>
    <w:p w14:paraId="653C22A1" w14:textId="0D527396" w:rsidR="001A40B5" w:rsidRDefault="00F7140F" w:rsidP="00CC0C76">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 alone cannot explain the evolution of this behaviour. </w:t>
      </w:r>
      <w:r w:rsidR="001A40B5">
        <w:rPr>
          <w:rFonts w:ascii="Times New Roman" w:eastAsia="Times New Roman" w:hAnsi="Times New Roman" w:cs="Times New Roman"/>
          <w:sz w:val="24"/>
          <w:szCs w:val="24"/>
        </w:rPr>
        <w:t xml:space="preserve">After the use of informed priors, the model </w:t>
      </w:r>
      <w:r w:rsidR="000436B2">
        <w:rPr>
          <w:rFonts w:ascii="Times New Roman" w:eastAsia="Times New Roman" w:hAnsi="Times New Roman" w:cs="Times New Roman"/>
          <w:sz w:val="24"/>
          <w:szCs w:val="24"/>
        </w:rPr>
        <w:t>converged</w:t>
      </w:r>
      <w:r w:rsidR="00501B07">
        <w:rPr>
          <w:rFonts w:ascii="Times New Roman" w:eastAsia="Times New Roman" w:hAnsi="Times New Roman" w:cs="Times New Roman"/>
          <w:sz w:val="24"/>
          <w:szCs w:val="24"/>
        </w:rPr>
        <w:t xml:space="preserve"> </w:t>
      </w:r>
      <w:r w:rsidR="00C129D2">
        <w:rPr>
          <w:rFonts w:ascii="Times New Roman" w:eastAsia="Times New Roman" w:hAnsi="Times New Roman" w:cs="Times New Roman"/>
          <w:sz w:val="24"/>
          <w:szCs w:val="24"/>
        </w:rPr>
        <w:t>(</w:t>
      </w:r>
      <w:proofErr w:type="spellStart"/>
      <w:r w:rsidR="00C129D2">
        <w:rPr>
          <w:rFonts w:ascii="Times New Roman" w:eastAsia="Times New Roman" w:hAnsi="Times New Roman" w:cs="Times New Roman"/>
          <w:sz w:val="24"/>
          <w:szCs w:val="24"/>
        </w:rPr>
        <w:t>Rhat</w:t>
      </w:r>
      <w:proofErr w:type="spellEnd"/>
      <w:r w:rsidR="00C129D2">
        <w:rPr>
          <w:rFonts w:ascii="Times New Roman" w:eastAsia="Times New Roman" w:hAnsi="Times New Roman" w:cs="Times New Roman"/>
          <w:sz w:val="24"/>
          <w:szCs w:val="24"/>
        </w:rPr>
        <w:t xml:space="preserve"> =1</w:t>
      </w:r>
      <w:r w:rsidR="0031052F">
        <w:rPr>
          <w:rFonts w:ascii="Times New Roman" w:eastAsia="Times New Roman" w:hAnsi="Times New Roman" w:cs="Times New Roman"/>
          <w:sz w:val="24"/>
          <w:szCs w:val="24"/>
        </w:rPr>
        <w:t>, Figure 2.</w:t>
      </w:r>
      <w:r w:rsidR="00576EE4">
        <w:rPr>
          <w:rFonts w:ascii="Times New Roman" w:eastAsia="Times New Roman" w:hAnsi="Times New Roman" w:cs="Times New Roman"/>
          <w:sz w:val="24"/>
          <w:szCs w:val="24"/>
        </w:rPr>
        <w:t>7</w:t>
      </w:r>
      <w:r w:rsidR="00C129D2">
        <w:rPr>
          <w:rFonts w:ascii="Times New Roman" w:eastAsia="Times New Roman" w:hAnsi="Times New Roman" w:cs="Times New Roman"/>
          <w:sz w:val="24"/>
          <w:szCs w:val="24"/>
        </w:rPr>
        <w:t>), allowing for more accurate model interpretation</w:t>
      </w:r>
      <w:r w:rsidR="00291812">
        <w:rPr>
          <w:rFonts w:ascii="Times New Roman" w:eastAsia="Times New Roman" w:hAnsi="Times New Roman" w:cs="Times New Roman"/>
          <w:sz w:val="24"/>
          <w:szCs w:val="24"/>
        </w:rPr>
        <w:t xml:space="preserve"> (Figures</w:t>
      </w:r>
      <w:r w:rsidR="00E02013">
        <w:rPr>
          <w:rFonts w:ascii="Times New Roman" w:eastAsia="Times New Roman" w:hAnsi="Times New Roman" w:cs="Times New Roman"/>
          <w:sz w:val="24"/>
          <w:szCs w:val="24"/>
        </w:rPr>
        <w:t xml:space="preserve"> 2.8 &amp; 2.9, Appendix 1)</w:t>
      </w:r>
    </w:p>
    <w:p w14:paraId="16C8734B" w14:textId="77777777" w:rsidR="009C4294" w:rsidRPr="00AD0CC1" w:rsidRDefault="009C4294" w:rsidP="00D70E63">
      <w:pPr>
        <w:spacing w:line="360" w:lineRule="auto"/>
        <w:jc w:val="both"/>
        <w:rPr>
          <w:rFonts w:ascii="Times New Roman" w:eastAsia="Times New Roman" w:hAnsi="Times New Roman" w:cs="Times New Roman"/>
          <w:sz w:val="24"/>
          <w:szCs w:val="24"/>
        </w:rPr>
      </w:pPr>
    </w:p>
    <w:p w14:paraId="3A90D451" w14:textId="45C7E4D8" w:rsidR="00F7140F" w:rsidRPr="00AD0CC1" w:rsidRDefault="00F7140F" w:rsidP="00D70E63">
      <w:pPr>
        <w:spacing w:line="360" w:lineRule="auto"/>
        <w:jc w:val="both"/>
        <w:rPr>
          <w:rFonts w:ascii="Times New Roman" w:eastAsia="Times New Roman" w:hAnsi="Times New Roman" w:cs="Times New Roman"/>
          <w:sz w:val="24"/>
          <w:szCs w:val="24"/>
        </w:rPr>
      </w:pPr>
      <w:commentRangeStart w:id="135"/>
      <w:r w:rsidRPr="00AD0CC1">
        <w:rPr>
          <w:rFonts w:ascii="Times New Roman" w:eastAsia="Times New Roman" w:hAnsi="Times New Roman" w:cs="Times New Roman"/>
          <w:sz w:val="24"/>
          <w:szCs w:val="24"/>
        </w:rPr>
        <w:t>Figure 2.</w:t>
      </w:r>
      <w:r w:rsidR="00576EE4">
        <w:rPr>
          <w:rFonts w:ascii="Times New Roman" w:eastAsia="Times New Roman" w:hAnsi="Times New Roman" w:cs="Times New Roman"/>
          <w:sz w:val="24"/>
          <w:szCs w:val="24"/>
        </w:rPr>
        <w:t>6</w:t>
      </w:r>
      <w:r w:rsidRPr="00AD0CC1">
        <w:rPr>
          <w:rFonts w:ascii="Times New Roman" w:eastAsia="Times New Roman" w:hAnsi="Times New Roman" w:cs="Times New Roman"/>
          <w:sz w:val="24"/>
          <w:szCs w:val="24"/>
        </w:rPr>
        <w:t xml:space="preserve"> Model comparison between global (all data model) and null model. </w:t>
      </w:r>
      <w:commentRangeEnd w:id="135"/>
      <w:r w:rsidRPr="00AD0CC1">
        <w:rPr>
          <w:rStyle w:val="CommentReference"/>
          <w:rFonts w:ascii="Times New Roman" w:hAnsi="Times New Roman" w:cs="Times New Roman"/>
        </w:rPr>
        <w:commentReference w:id="135"/>
      </w:r>
    </w:p>
    <w:p w14:paraId="02998230" w14:textId="77777777" w:rsidR="00E13E13" w:rsidRPr="00AD0CC1" w:rsidRDefault="00E13E13"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3BB16DDC" w14:textId="33C47154" w:rsidR="00F7140F" w:rsidRPr="00AD0CC1" w:rsidRDefault="00F7140F" w:rsidP="00D70E63">
      <w:pPr>
        <w:spacing w:line="360" w:lineRule="auto"/>
        <w:jc w:val="both"/>
        <w:rPr>
          <w:rFonts w:ascii="Times New Roman" w:eastAsia="Times New Roman" w:hAnsi="Times New Roman" w:cs="Times New Roman"/>
          <w:sz w:val="24"/>
          <w:szCs w:val="24"/>
        </w:rPr>
      </w:pPr>
    </w:p>
    <w:p w14:paraId="20D06B83" w14:textId="28EE31F4" w:rsidR="00F7140F" w:rsidRPr="00AD0CC1" w:rsidRDefault="00F7140F" w:rsidP="00D70E63">
      <w:pPr>
        <w:spacing w:line="360" w:lineRule="auto"/>
        <w:jc w:val="both"/>
        <w:rPr>
          <w:rFonts w:ascii="Times New Roman" w:eastAsia="Times New Roman" w:hAnsi="Times New Roman" w:cs="Times New Roman"/>
          <w:sz w:val="24"/>
          <w:szCs w:val="24"/>
        </w:rPr>
      </w:pPr>
      <w:commentRangeStart w:id="136"/>
      <w:r w:rsidRPr="00AD0CC1">
        <w:rPr>
          <w:rFonts w:ascii="Times New Roman" w:eastAsia="Times New Roman" w:hAnsi="Times New Roman" w:cs="Times New Roman"/>
          <w:sz w:val="24"/>
          <w:szCs w:val="24"/>
        </w:rPr>
        <w:t>Figure 2.</w:t>
      </w:r>
      <w:r w:rsidR="00E02013">
        <w:rPr>
          <w:rFonts w:ascii="Times New Roman" w:eastAsia="Times New Roman" w:hAnsi="Times New Roman" w:cs="Times New Roman"/>
          <w:sz w:val="24"/>
          <w:szCs w:val="24"/>
        </w:rPr>
        <w:t>7</w:t>
      </w:r>
      <w:r w:rsidRPr="00AD0CC1">
        <w:rPr>
          <w:rFonts w:ascii="Times New Roman" w:eastAsia="Times New Roman" w:hAnsi="Times New Roman" w:cs="Times New Roman"/>
          <w:sz w:val="24"/>
          <w:szCs w:val="24"/>
        </w:rPr>
        <w:t xml:space="preserve"> Summary of global model</w:t>
      </w:r>
      <w:r w:rsidR="00380A1B">
        <w:rPr>
          <w:rFonts w:ascii="Times New Roman" w:eastAsia="Times New Roman" w:hAnsi="Times New Roman" w:cs="Times New Roman"/>
          <w:sz w:val="24"/>
          <w:szCs w:val="24"/>
        </w:rPr>
        <w:t xml:space="preserve"> and the coefficients</w:t>
      </w:r>
      <w:r w:rsidRPr="00AD0CC1">
        <w:rPr>
          <w:rFonts w:ascii="Times New Roman" w:eastAsia="Times New Roman" w:hAnsi="Times New Roman" w:cs="Times New Roman"/>
          <w:sz w:val="24"/>
          <w:szCs w:val="24"/>
        </w:rPr>
        <w:t>.</w:t>
      </w:r>
      <w:commentRangeEnd w:id="136"/>
      <w:r w:rsidRPr="00AD0CC1">
        <w:rPr>
          <w:rStyle w:val="CommentReference"/>
          <w:rFonts w:ascii="Times New Roman" w:hAnsi="Times New Roman" w:cs="Times New Roman"/>
        </w:rPr>
        <w:commentReference w:id="136"/>
      </w:r>
      <w:r w:rsidR="00380A1B">
        <w:rPr>
          <w:rFonts w:ascii="Times New Roman" w:eastAsia="Times New Roman" w:hAnsi="Times New Roman" w:cs="Times New Roman"/>
          <w:sz w:val="24"/>
          <w:szCs w:val="24"/>
        </w:rPr>
        <w:t xml:space="preserve"> </w:t>
      </w:r>
    </w:p>
    <w:p w14:paraId="3D8779E3" w14:textId="6154E956" w:rsidR="00F7140F" w:rsidRPr="00AD0CC1" w:rsidRDefault="00DD0D6C" w:rsidP="00D70E63">
      <w:pPr>
        <w:spacing w:line="360" w:lineRule="auto"/>
        <w:jc w:val="both"/>
        <w:rPr>
          <w:rFonts w:ascii="Times New Roman" w:eastAsia="Times New Roman" w:hAnsi="Times New Roman" w:cs="Times New Roman"/>
          <w:sz w:val="24"/>
          <w:szCs w:val="24"/>
        </w:rPr>
      </w:pPr>
      <w:r w:rsidRPr="00DD0D6C">
        <w:rPr>
          <w:rFonts w:ascii="Times New Roman" w:eastAsia="Times New Roman" w:hAnsi="Times New Roman" w:cs="Times New Roman"/>
          <w:i/>
          <w:iCs/>
          <w:noProof/>
          <w:color w:val="FF0000"/>
          <w:sz w:val="24"/>
          <w:szCs w:val="24"/>
        </w:rPr>
        <w:drawing>
          <wp:inline distT="0" distB="0" distL="0" distR="0" wp14:anchorId="1142DD46" wp14:editId="337F000F">
            <wp:extent cx="5880100" cy="2037080"/>
            <wp:effectExtent l="0" t="0" r="6350" b="1270"/>
            <wp:docPr id="84683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6562" name=""/>
                    <pic:cNvPicPr/>
                  </pic:nvPicPr>
                  <pic:blipFill rotWithShape="1">
                    <a:blip r:embed="rId16"/>
                    <a:srcRect l="1068"/>
                    <a:stretch>
                      <a:fillRect/>
                    </a:stretch>
                  </pic:blipFill>
                  <pic:spPr bwMode="auto">
                    <a:xfrm>
                      <a:off x="0" y="0"/>
                      <a:ext cx="5880100" cy="2037080"/>
                    </a:xfrm>
                    <a:prstGeom prst="rect">
                      <a:avLst/>
                    </a:prstGeom>
                    <a:ln>
                      <a:noFill/>
                    </a:ln>
                    <a:extLst>
                      <a:ext uri="{53640926-AAD7-44D8-BBD7-CCE9431645EC}">
                        <a14:shadowObscured xmlns:a14="http://schemas.microsoft.com/office/drawing/2010/main"/>
                      </a:ext>
                    </a:extLst>
                  </pic:spPr>
                </pic:pic>
              </a:graphicData>
            </a:graphic>
          </wp:inline>
        </w:drawing>
      </w:r>
    </w:p>
    <w:p w14:paraId="2446FF65"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45F5DECA"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6F0105E6"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63AA0839" w14:textId="77777777" w:rsidR="00E67F9E" w:rsidRDefault="00E67F9E"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p>
    <w:p w14:paraId="115BCB84" w14:textId="5DAA2714" w:rsidR="00F7140F" w:rsidRPr="00AD0CC1"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AD0CC1">
        <w:rPr>
          <w:rStyle w:val="Heading5Char"/>
          <w:rFonts w:ascii="Times New Roman" w:eastAsia="SimSun" w:hAnsi="Times New Roman"/>
          <w:b/>
          <w:bCs w:val="0"/>
          <w:szCs w:val="28"/>
          <w:lang w:val="en-CA"/>
        </w:rPr>
        <w:t xml:space="preserve">2.3.4 </w:t>
      </w:r>
      <w:r w:rsidR="00F7140F" w:rsidRPr="00AD0CC1">
        <w:rPr>
          <w:rStyle w:val="Heading5Char"/>
          <w:rFonts w:ascii="Times New Roman" w:eastAsia="SimSun" w:hAnsi="Times New Roman"/>
          <w:b/>
          <w:bCs w:val="0"/>
          <w:szCs w:val="28"/>
          <w:lang w:val="en-CA"/>
        </w:rPr>
        <w:t>Transition to CRB - Section on ancestry of the behaviour</w:t>
      </w:r>
    </w:p>
    <w:p w14:paraId="3201F14A" w14:textId="62900D90" w:rsidR="00F7140F" w:rsidRPr="00AD0CC1" w:rsidRDefault="00B957BE" w:rsidP="00D70E6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color w:val="FF0000"/>
          <w:sz w:val="24"/>
          <w:szCs w:val="24"/>
        </w:rPr>
        <w:t>Waiting for models</w:t>
      </w:r>
    </w:p>
    <w:p w14:paraId="328EE732" w14:textId="77777777" w:rsidR="00F7140F" w:rsidRPr="00AD0CC1"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Default="004F798C" w:rsidP="00E047A5">
      <w:pPr>
        <w:pStyle w:val="Heading2"/>
        <w:spacing w:line="360" w:lineRule="auto"/>
        <w:jc w:val="both"/>
        <w:rPr>
          <w:rFonts w:ascii="Times New Roman" w:hAnsi="Times New Roman" w:cs="Times New Roman"/>
          <w:b/>
          <w:bCs/>
          <w:color w:val="auto"/>
          <w:sz w:val="24"/>
          <w:szCs w:val="24"/>
        </w:rPr>
      </w:pPr>
      <w:bookmarkStart w:id="137" w:name="_Toc199480635"/>
      <w:r w:rsidRPr="00AD0CC1">
        <w:rPr>
          <w:rFonts w:ascii="Times New Roman" w:hAnsi="Times New Roman" w:cs="Times New Roman"/>
          <w:b/>
          <w:bCs/>
          <w:color w:val="auto"/>
          <w:sz w:val="24"/>
          <w:szCs w:val="24"/>
        </w:rPr>
        <w:t xml:space="preserve">2.4 </w:t>
      </w:r>
      <w:commentRangeStart w:id="138"/>
      <w:r w:rsidR="00F7140F" w:rsidRPr="00AD0CC1">
        <w:rPr>
          <w:rFonts w:ascii="Times New Roman" w:hAnsi="Times New Roman" w:cs="Times New Roman"/>
          <w:b/>
          <w:bCs/>
          <w:color w:val="auto"/>
          <w:sz w:val="24"/>
          <w:szCs w:val="24"/>
        </w:rPr>
        <w:t xml:space="preserve">Discussion </w:t>
      </w:r>
      <w:commentRangeEnd w:id="138"/>
      <w:r w:rsidR="00F7140F" w:rsidRPr="00AD0CC1">
        <w:rPr>
          <w:b/>
          <w:bCs/>
          <w:sz w:val="24"/>
          <w:szCs w:val="24"/>
        </w:rPr>
        <w:commentReference w:id="138"/>
      </w:r>
      <w:bookmarkEnd w:id="137"/>
    </w:p>
    <w:p w14:paraId="10291353" w14:textId="252DE3E4" w:rsidR="00023731" w:rsidRDefault="00023731" w:rsidP="00023731">
      <w:hyperlink r:id="rId17" w:history="1">
        <w:r w:rsidRPr="00BB5E28">
          <w:rPr>
            <w:rStyle w:val="Hyperlink"/>
          </w:rPr>
          <w:t>https://www.frontiersin.org/journals/ecology-and-evolution/articles/10.3389/fevo.2016.00074/full#h3</w:t>
        </w:r>
      </w:hyperlink>
    </w:p>
    <w:p w14:paraId="68CD3A12" w14:textId="1ECDDDCF" w:rsidR="00023731" w:rsidRDefault="00023731" w:rsidP="00023731">
      <w:r>
        <w:t>FOR TERRITORIAL DATA</w:t>
      </w:r>
    </w:p>
    <w:p w14:paraId="1FC0A2B7" w14:textId="77777777" w:rsidR="00023731" w:rsidRPr="00C77D21" w:rsidRDefault="00023731" w:rsidP="00C77D21"/>
    <w:p w14:paraId="007EE337" w14:textId="45A20CA8" w:rsidR="00F7140F" w:rsidRPr="00AD0CC1" w:rsidRDefault="00F7140F" w:rsidP="00D444DE">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Communal Roosting Behaviour has been widely documented in different taxa with several explanations for this behaviour. </w:t>
      </w:r>
      <w:r w:rsidR="00DE0C17" w:rsidRPr="00AD0CC1">
        <w:rPr>
          <w:rFonts w:ascii="Times New Roman" w:eastAsia="Times New Roman" w:hAnsi="Times New Roman" w:cs="Times New Roman"/>
          <w:sz w:val="24"/>
          <w:szCs w:val="24"/>
        </w:rPr>
        <w:t xml:space="preserve">The </w:t>
      </w:r>
      <w:r w:rsidRPr="00AD0CC1">
        <w:rPr>
          <w:rFonts w:ascii="Times New Roman" w:eastAsia="Times New Roman" w:hAnsi="Times New Roman" w:cs="Times New Roman"/>
          <w:sz w:val="24"/>
          <w:szCs w:val="24"/>
        </w:rPr>
        <w:t xml:space="preserve">results suggest that </w:t>
      </w:r>
      <w:r w:rsidR="009450D8" w:rsidRPr="00AD0CC1">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139"/>
      <w:commentRangeEnd w:id="139"/>
      <w:r w:rsidR="009450D8" w:rsidRPr="00AD0CC1">
        <w:rPr>
          <w:rStyle w:val="CommentReference"/>
          <w:rFonts w:ascii="Times New Roman" w:hAnsi="Times New Roman" w:cs="Times New Roman"/>
        </w:rPr>
        <w:commentReference w:id="139"/>
      </w:r>
      <w:r w:rsidR="009562FA" w:rsidRPr="00AD0CC1">
        <w:rPr>
          <w:rFonts w:ascii="Times New Roman" w:eastAsia="Times New Roman" w:hAnsi="Times New Roman" w:cs="Times New Roman"/>
          <w:iCs/>
          <w:sz w:val="24"/>
          <w:szCs w:val="24"/>
        </w:rPr>
        <w:t xml:space="preserve"> Additionally, our findings suggest that</w:t>
      </w:r>
      <w:r w:rsidR="005F4297" w:rsidRPr="00AD0CC1">
        <w:rPr>
          <w:rFonts w:ascii="Times New Roman" w:eastAsia="Times New Roman" w:hAnsi="Times New Roman" w:cs="Times New Roman"/>
          <w:iCs/>
          <w:sz w:val="24"/>
          <w:szCs w:val="24"/>
        </w:rPr>
        <w:t xml:space="preserve"> </w:t>
      </w:r>
      <w:r w:rsidRPr="00AD0CC1">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Preston, 2005; Saldanha et al., 2019)</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r w:rsidR="005265AB" w:rsidRPr="00AD0CC1">
        <w:rPr>
          <w:rFonts w:ascii="Times New Roman" w:eastAsia="Times New Roman" w:hAnsi="Times New Roman" w:cs="Times New Roman"/>
          <w:sz w:val="24"/>
          <w:szCs w:val="24"/>
        </w:rPr>
        <w:t xml:space="preserve"> </w:t>
      </w:r>
      <w:r w:rsidRPr="00AD0CC1">
        <w:rPr>
          <w:rFonts w:ascii="Times New Roman" w:eastAsia="Times New Roman" w:hAnsi="Times New Roman" w:cs="Times New Roman"/>
          <w:sz w:val="24"/>
          <w:szCs w:val="24"/>
        </w:rPr>
        <w:tab/>
        <w:t xml:space="preserve"> </w:t>
      </w:r>
    </w:p>
    <w:p w14:paraId="64779E16" w14:textId="0B133775" w:rsidR="00077CBF" w:rsidRPr="00ED21DA" w:rsidRDefault="00077CBF"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YOU WILL HAVE TO CITE AND REFUTE THIS PAPER:</w:t>
      </w:r>
    </w:p>
    <w:p w14:paraId="61D7BFE0" w14:textId="7D086A6E" w:rsidR="00077CBF" w:rsidRPr="00AD0CC1" w:rsidRDefault="00BE7AB3" w:rsidP="00D444DE">
      <w:pPr>
        <w:spacing w:line="360" w:lineRule="auto"/>
        <w:ind w:firstLine="720"/>
        <w:jc w:val="both"/>
        <w:rPr>
          <w:rFonts w:ascii="Times New Roman" w:eastAsia="Times New Roman" w:hAnsi="Times New Roman" w:cs="Times New Roman"/>
          <w:sz w:val="24"/>
          <w:szCs w:val="24"/>
        </w:rPr>
      </w:pPr>
      <w:hyperlink r:id="rId18" w:history="1">
        <w:r w:rsidRPr="00ED21DA">
          <w:rPr>
            <w:rStyle w:val="Hyperlink"/>
            <w:highlight w:val="yellow"/>
          </w:rPr>
          <w:t>https://meridian.allenpress.com/rapt/article/52/4/407/429769/Evolution-of-Communal-Roosting-A-Social-Refuge</w:t>
        </w:r>
      </w:hyperlink>
    </w:p>
    <w:p w14:paraId="4610BFD4" w14:textId="272765C0" w:rsidR="00BE7AB3" w:rsidRPr="00ED21DA" w:rsidRDefault="00BE7AB3" w:rsidP="00D444DE">
      <w:pPr>
        <w:spacing w:line="360" w:lineRule="auto"/>
        <w:ind w:firstLine="720"/>
        <w:jc w:val="both"/>
        <w:rPr>
          <w:rFonts w:ascii="Times New Roman" w:eastAsia="Times New Roman" w:hAnsi="Times New Roman" w:cs="Times New Roman"/>
          <w:sz w:val="24"/>
          <w:szCs w:val="24"/>
          <w:highlight w:val="yellow"/>
        </w:rPr>
      </w:pPr>
      <w:r w:rsidRPr="00ED21DA">
        <w:rPr>
          <w:rFonts w:ascii="Times New Roman" w:eastAsia="Times New Roman" w:hAnsi="Times New Roman" w:cs="Times New Roman"/>
          <w:sz w:val="24"/>
          <w:szCs w:val="24"/>
          <w:highlight w:val="yellow"/>
        </w:rPr>
        <w:t>ALSO REFUTE PATCH SITTING HYPOTHESIS</w:t>
      </w:r>
    </w:p>
    <w:p w14:paraId="682CEC71" w14:textId="18B80DAC" w:rsidR="00BE7AB3" w:rsidRPr="00AD0CC1" w:rsidRDefault="00BE7AB3" w:rsidP="00D444DE">
      <w:pPr>
        <w:spacing w:line="360" w:lineRule="auto"/>
        <w:ind w:firstLine="720"/>
        <w:jc w:val="both"/>
        <w:rPr>
          <w:rFonts w:ascii="Times New Roman" w:eastAsia="Times New Roman" w:hAnsi="Times New Roman" w:cs="Times New Roman"/>
          <w:sz w:val="24"/>
          <w:szCs w:val="24"/>
        </w:rPr>
      </w:pPr>
      <w:hyperlink r:id="rId19" w:anchor="aep-section-id9" w:history="1">
        <w:r w:rsidRPr="00ED21DA">
          <w:rPr>
            <w:rStyle w:val="Hyperlink"/>
            <w:rFonts w:ascii="Times New Roman" w:eastAsia="Times New Roman" w:hAnsi="Times New Roman" w:cs="Times New Roman"/>
            <w:sz w:val="24"/>
            <w:szCs w:val="24"/>
            <w:highlight w:val="yellow"/>
          </w:rPr>
          <w:t>https://www.sciencedirect.com/science/article/pii/S0169204604001288#aep-section-id9</w:t>
        </w:r>
      </w:hyperlink>
    </w:p>
    <w:p w14:paraId="116C66BC" w14:textId="77777777" w:rsidR="00BE7AB3" w:rsidRPr="00AD0CC1" w:rsidRDefault="00BE7AB3" w:rsidP="00D444DE">
      <w:pPr>
        <w:spacing w:line="360" w:lineRule="auto"/>
        <w:ind w:firstLine="720"/>
        <w:jc w:val="both"/>
        <w:rPr>
          <w:rFonts w:ascii="Times New Roman" w:eastAsia="Times New Roman" w:hAnsi="Times New Roman" w:cs="Times New Roman"/>
          <w:sz w:val="24"/>
          <w:szCs w:val="24"/>
        </w:rPr>
      </w:pPr>
    </w:p>
    <w:p w14:paraId="1EDF5EB8"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AD0CC1" w:rsidRDefault="004F798C" w:rsidP="00DE0C17">
      <w:pPr>
        <w:pStyle w:val="Heading3"/>
        <w:spacing w:line="360" w:lineRule="auto"/>
        <w:rPr>
          <w:rStyle w:val="Heading5Char"/>
          <w:rFonts w:ascii="Times New Roman" w:eastAsia="SimSun" w:hAnsi="Times New Roman"/>
          <w:bCs w:val="0"/>
          <w:iCs w:val="0"/>
          <w:color w:val="auto"/>
          <w:szCs w:val="28"/>
        </w:rPr>
      </w:pPr>
      <w:bookmarkStart w:id="140" w:name="_Toc199480636"/>
      <w:r w:rsidRPr="00AD0CC1">
        <w:rPr>
          <w:rStyle w:val="Heading5Char"/>
          <w:rFonts w:ascii="Times New Roman" w:eastAsia="SimSun" w:hAnsi="Times New Roman"/>
          <w:bCs w:val="0"/>
          <w:iCs w:val="0"/>
          <w:color w:val="auto"/>
          <w:szCs w:val="28"/>
        </w:rPr>
        <w:lastRenderedPageBreak/>
        <w:t xml:space="preserve">2.4.1 </w:t>
      </w:r>
      <w:r w:rsidR="00F7140F" w:rsidRPr="00AD0CC1">
        <w:rPr>
          <w:rStyle w:val="Heading5Char"/>
          <w:rFonts w:ascii="Times New Roman" w:eastAsia="SimSun" w:hAnsi="Times New Roman"/>
          <w:bCs w:val="0"/>
          <w:iCs w:val="0"/>
          <w:color w:val="auto"/>
          <w:szCs w:val="28"/>
        </w:rPr>
        <w:t>Hand Wing Index and Communal Roosting Behaviour</w:t>
      </w:r>
      <w:bookmarkEnd w:id="140"/>
      <w:r w:rsidR="00F7140F" w:rsidRPr="00AD0CC1" w:rsidDel="00395C03">
        <w:rPr>
          <w:rStyle w:val="Heading5Char"/>
          <w:rFonts w:ascii="Times New Roman" w:eastAsia="SimSun" w:hAnsi="Times New Roman"/>
          <w:bCs w:val="0"/>
          <w:iCs w:val="0"/>
          <w:color w:val="auto"/>
          <w:szCs w:val="28"/>
        </w:rPr>
        <w:t xml:space="preserve"> </w:t>
      </w:r>
    </w:p>
    <w:p w14:paraId="3BE53774" w14:textId="51B21C43" w:rsidR="00F7140F" w:rsidRPr="00AD0CC1" w:rsidRDefault="00DE0C17" w:rsidP="00927519">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The </w:t>
      </w:r>
      <w:r w:rsidR="00F7140F" w:rsidRPr="00AD0CC1">
        <w:rPr>
          <w:rFonts w:ascii="Times New Roman" w:eastAsia="Times New Roman" w:hAnsi="Times New Roman" w:cs="Times New Roman"/>
          <w:sz w:val="24"/>
          <w:szCs w:val="24"/>
        </w:rPr>
        <w:t xml:space="preserve">results supported the idea of a positive relationship between HWI and </w:t>
      </w:r>
      <w:proofErr w:type="spellStart"/>
      <w:r w:rsidR="00F7140F" w:rsidRPr="00AD0CC1">
        <w:rPr>
          <w:rFonts w:ascii="Times New Roman" w:eastAsia="Times New Roman" w:hAnsi="Times New Roman" w:cs="Times New Roman"/>
          <w:sz w:val="24"/>
          <w:szCs w:val="24"/>
        </w:rPr>
        <w:t>pCRB</w:t>
      </w:r>
      <w:proofErr w:type="spellEnd"/>
      <w:r w:rsidR="00F7140F" w:rsidRPr="00AD0CC1">
        <w:rPr>
          <w:rFonts w:ascii="Times New Roman" w:eastAsia="Times New Roman" w:hAnsi="Times New Roman" w:cs="Times New Roman"/>
          <w:sz w:val="24"/>
          <w:szCs w:val="24"/>
        </w:rPr>
        <w:t xml:space="preserve">. These findings support the hypothesis of dispersing ability to promote this form of behaviour, which has been discussed by other authors. For example, a study done by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{"citationID":"piuLDP8i","properties":{"formattedCitation":"(Caccamise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(Caccamise &amp; Morrison, 1986)</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suggests that European starlings (</w:t>
      </w:r>
      <w:r w:rsidR="00F7140F" w:rsidRPr="00AD0CC1">
        <w:rPr>
          <w:rFonts w:ascii="Times New Roman" w:eastAsia="Times New Roman" w:hAnsi="Times New Roman" w:cs="Times New Roman"/>
          <w:i/>
          <w:iCs/>
          <w:sz w:val="24"/>
          <w:szCs w:val="24"/>
        </w:rPr>
        <w:t>Sturnus vulgaris</w:t>
      </w:r>
      <w:r w:rsidR="00F7140F" w:rsidRPr="00AD0CC1">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Nevertheless, the benefits of roosting (regardless of which type of roost) are inherently the same (e.g., </w:t>
      </w:r>
      <w:r w:rsidR="00F7140F" w:rsidRPr="00AD0CC1">
        <w:rPr>
          <w:rFonts w:ascii="Times New Roman" w:eastAsia="Times New Roman" w:hAnsi="Times New Roman" w:cs="Times New Roman"/>
          <w:sz w:val="24"/>
          <w:szCs w:val="24"/>
        </w:rPr>
        <w:fldChar w:fldCharType="begin"/>
      </w:r>
      <w:r w:rsidR="00F7140F" w:rsidRPr="00AD0CC1">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Sonerud et al. 2002)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support this hypothesis. In a recent study, </w:t>
      </w:r>
      <w:r w:rsidR="00F7140F"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{"citationID":"domyZukd","properties":{"formattedCitation":"(Weeks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AD0CC1">
        <w:rPr>
          <w:rFonts w:ascii="Times New Roman" w:eastAsia="Times New Roman" w:hAnsi="Times New Roman" w:cs="Times New Roman"/>
          <w:sz w:val="24"/>
          <w:szCs w:val="24"/>
        </w:rPr>
        <w:fldChar w:fldCharType="separate"/>
      </w:r>
      <w:r w:rsidR="00F7140F" w:rsidRPr="00AD0CC1">
        <w:rPr>
          <w:rFonts w:ascii="Times New Roman" w:hAnsi="Times New Roman" w:cs="Times New Roman"/>
          <w:sz w:val="24"/>
        </w:rPr>
        <w:t>Weeks et al. (2022)</w:t>
      </w:r>
      <w:r w:rsidR="00F7140F" w:rsidRPr="00AD0CC1">
        <w:rPr>
          <w:rFonts w:ascii="Times New Roman" w:eastAsia="Times New Roman" w:hAnsi="Times New Roman" w:cs="Times New Roman"/>
          <w:sz w:val="24"/>
          <w:szCs w:val="24"/>
        </w:rPr>
        <w:fldChar w:fldCharType="end"/>
      </w:r>
      <w:r w:rsidR="00F7140F" w:rsidRPr="00AD0CC1">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Although they suggest that aerial lifestyle and efficient flight coevolve, here I propose that efficient flight mode is the driver of aerial lifestyle (e.g., Reliance on CRB) and not vice versa.</w:t>
      </w:r>
    </w:p>
    <w:p w14:paraId="638D2FC9"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41" w:name="_Toc199480637"/>
      <w:r w:rsidRPr="00AD0CC1">
        <w:rPr>
          <w:rStyle w:val="Heading5Char"/>
          <w:rFonts w:ascii="Times New Roman" w:eastAsia="SimSun" w:hAnsi="Times New Roman"/>
          <w:bCs w:val="0"/>
          <w:iCs w:val="0"/>
          <w:color w:val="auto"/>
          <w:szCs w:val="28"/>
        </w:rPr>
        <w:t xml:space="preserve">2.4.2 </w:t>
      </w:r>
      <w:r w:rsidR="00F7140F" w:rsidRPr="00AD0CC1">
        <w:rPr>
          <w:rStyle w:val="Heading5Char"/>
          <w:rFonts w:ascii="Times New Roman" w:eastAsia="SimSun" w:hAnsi="Times New Roman"/>
          <w:bCs w:val="0"/>
          <w:iCs w:val="0"/>
          <w:color w:val="auto"/>
          <w:szCs w:val="28"/>
        </w:rPr>
        <w:t>Mass and Communal Roosting Behaviour</w:t>
      </w:r>
      <w:bookmarkEnd w:id="141"/>
    </w:p>
    <w:p w14:paraId="53295172" w14:textId="4D1DD36F"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Body mass has long been recognized to affect lifespan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{"citationID":"YrNR8Qyv","properties":{"formattedCitation":"(Healy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and therefore metabolic rate (Kleiber 1932;</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{"citationID":"4TTAJUiD","properties":{"formattedCitation":"(Peters,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 xml:space="preserve"> Peters, 1983)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{"citationID":"eXaknwWd","properties":{"formattedCitation":"(Hudson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Hudson et al., 2013; Nagy et al.,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 comprehensive literature review done by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{"citationID":"5u7D9ptj","properties":{"formattedCitation":"(Hudson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(Hudson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{"citationID":"bLLGxhNh","properties":{"formattedCitation":"(Gillooly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(Gillooly et al., 2001)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For instance, high metabolic rates has been correlated to behaviours like torpor in hummingbirds, and food hoarding in several birds</w:t>
      </w:r>
      <w:r w:rsidR="005265AB" w:rsidRPr="00AD0CC1">
        <w:rPr>
          <w:rFonts w:ascii="Times New Roman" w:hAnsi="Times New Roman" w:cs="Times New Roman"/>
          <w:sz w:val="24"/>
          <w:szCs w:val="24"/>
        </w:rPr>
        <w:t xml:space="preserve"> </w:t>
      </w:r>
      <w:r w:rsidRPr="00AD0CC1">
        <w:rPr>
          <w:rFonts w:ascii="Times New Roman" w:hAnsi="Times New Roman" w:cs="Times New Roman"/>
          <w:sz w:val="24"/>
          <w:szCs w:val="24"/>
        </w:rPr>
        <w:t>and mammals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Day &amp; Bartness, 2003)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show that communal roosting </w:t>
      </w:r>
      <w:r w:rsidRPr="00AD0CC1">
        <w:rPr>
          <w:rFonts w:ascii="Times New Roman" w:hAnsi="Times New Roman" w:cs="Times New Roman"/>
          <w:sz w:val="24"/>
          <w:szCs w:val="24"/>
        </w:rPr>
        <w:lastRenderedPageBreak/>
        <w:t xml:space="preserve">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{"citationID":"wTPyU6Hv","properties":{"formattedCitation":"(Munshi-South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Likewise, longevity is positively related to body mass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{"citationID":"stXNh4mQ","properties":{"formattedCitation":"(Healy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(Healy et al., 2014)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metabolic rate </w:t>
      </w:r>
      <w:r w:rsidRPr="00AD0CC1">
        <w:rPr>
          <w:rFonts w:ascii="Times New Roman" w:hAnsi="Times New Roman" w:cs="Times New Roman"/>
          <w:sz w:val="24"/>
          <w:szCs w:val="24"/>
        </w:rPr>
        <w:fldChar w:fldCharType="begin"/>
      </w:r>
      <w:r w:rsidR="00EB5434" w:rsidRPr="00AD0CC1">
        <w:rPr>
          <w:rFonts w:ascii="Times New Roman" w:hAnsi="Times New Roman" w:cs="Times New Roman"/>
          <w:sz w:val="24"/>
          <w:szCs w:val="24"/>
        </w:rPr>
        <w:instrText xml:space="preserve"> ADDIN ZOTERO_ITEM CSL_CITATION {"citationID":"WhBlTPLo","properties":{"formattedCitation":"(Suarez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(Suarez &amp; Gass, 2002)</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AD0CC1" w:rsidRDefault="00F7140F" w:rsidP="00E047A5">
      <w:pPr>
        <w:spacing w:line="360" w:lineRule="auto"/>
        <w:jc w:val="both"/>
        <w:rPr>
          <w:rFonts w:ascii="Times New Roman" w:hAnsi="Times New Roman" w:cs="Times New Roman"/>
          <w:sz w:val="24"/>
          <w:szCs w:val="24"/>
        </w:rPr>
      </w:pPr>
    </w:p>
    <w:p w14:paraId="204C6B32" w14:textId="4CD26EBD" w:rsidR="00F7140F" w:rsidRPr="00AD0CC1" w:rsidRDefault="004F798C" w:rsidP="00443FA4">
      <w:pPr>
        <w:pStyle w:val="Heading3"/>
        <w:spacing w:line="360" w:lineRule="auto"/>
        <w:rPr>
          <w:rStyle w:val="Heading5Char"/>
          <w:rFonts w:ascii="Times New Roman" w:eastAsia="SimSun" w:hAnsi="Times New Roman"/>
          <w:bCs w:val="0"/>
          <w:iCs w:val="0"/>
          <w:color w:val="auto"/>
          <w:szCs w:val="28"/>
        </w:rPr>
      </w:pPr>
      <w:bookmarkStart w:id="142" w:name="_Toc199480638"/>
      <w:r w:rsidRPr="00AD0CC1">
        <w:rPr>
          <w:rStyle w:val="Heading5Char"/>
          <w:rFonts w:ascii="Times New Roman" w:eastAsia="SimSun" w:hAnsi="Times New Roman"/>
          <w:bCs w:val="0"/>
          <w:iCs w:val="0"/>
          <w:color w:val="auto"/>
          <w:szCs w:val="28"/>
        </w:rPr>
        <w:t xml:space="preserve">2.4.3 </w:t>
      </w:r>
      <w:r w:rsidR="00F7140F" w:rsidRPr="00AD0CC1">
        <w:rPr>
          <w:rStyle w:val="Heading5Char"/>
          <w:rFonts w:ascii="Times New Roman" w:eastAsia="SimSun" w:hAnsi="Times New Roman"/>
          <w:bCs w:val="0"/>
          <w:iCs w:val="0"/>
          <w:color w:val="auto"/>
          <w:szCs w:val="28"/>
        </w:rPr>
        <w:t>Trophic level and Communal Roosting Behaviour</w:t>
      </w:r>
      <w:bookmarkEnd w:id="142"/>
    </w:p>
    <w:p w14:paraId="2EB9186F" w14:textId="3274C38E" w:rsidR="00F7140F" w:rsidRPr="00AD0CC1" w:rsidRDefault="00F7140F" w:rsidP="00E13E13">
      <w:pPr>
        <w:spacing w:line="360" w:lineRule="auto"/>
        <w:ind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{"citationID":"zb87kcht","properties":{"formattedCitation":"(Kohles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(Kohles et al., 2022)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{"citationID":"o5zY80CB","properties":{"formattedCitation":"(Munshi-South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(Munshi-South &amp; Wilkinson, 2006)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This may be indeed to increase group-foraging efficiency, but additional benefits may arise from this behaviour. A study conducted on starlings (</w:t>
      </w:r>
      <w:r w:rsidRPr="00AD0CC1">
        <w:rPr>
          <w:rFonts w:ascii="Times New Roman" w:eastAsia="Times New Roman" w:hAnsi="Times New Roman" w:cs="Times New Roman"/>
          <w:i/>
          <w:iCs/>
          <w:sz w:val="24"/>
          <w:szCs w:val="24"/>
        </w:rPr>
        <w:t>Sturnus vulgaris</w:t>
      </w:r>
      <w:r w:rsidRPr="00AD0CC1">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AD0CC1">
        <w:rPr>
          <w:rFonts w:ascii="Times New Roman" w:eastAsia="Times New Roman" w:hAnsi="Times New Roman" w:cs="Times New Roman"/>
          <w:sz w:val="24"/>
          <w:szCs w:val="24"/>
        </w:rPr>
        <w:fldChar w:fldCharType="begin"/>
      </w:r>
      <w:r w:rsidR="00EB5434" w:rsidRPr="00AD0CC1">
        <w:rPr>
          <w:rFonts w:ascii="Times New Roman" w:eastAsia="Times New Roman" w:hAnsi="Times New Roman" w:cs="Times New Roman"/>
          <w:sz w:val="24"/>
          <w:szCs w:val="24"/>
        </w:rPr>
        <w:instrText xml:space="preserve"> ADDIN ZOTERO_ITEM CSL_CITATION {"citationID":"TLi2tuoY","properties":{"formattedCitation":"(Fern\\uc0\\u65533{}ndez-Juricic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(Fern�ndez-Juricic &amp; Kacelnik, 2004)</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w:t>
      </w:r>
    </w:p>
    <w:p w14:paraId="0DEB27CE" w14:textId="77777777" w:rsidR="00F7140F" w:rsidRPr="00AD0CC1" w:rsidRDefault="00F7140F" w:rsidP="00E13E13">
      <w:pPr>
        <w:spacing w:line="360" w:lineRule="auto"/>
        <w:jc w:val="both"/>
        <w:rPr>
          <w:rFonts w:ascii="Times New Roman" w:eastAsia="Times New Roman" w:hAnsi="Times New Roman" w:cs="Times New Roman"/>
          <w:i/>
          <w:iCs/>
          <w:sz w:val="24"/>
          <w:szCs w:val="24"/>
        </w:rPr>
      </w:pPr>
    </w:p>
    <w:p w14:paraId="23DEA3B4" w14:textId="089ACDA2" w:rsidR="007C75B8" w:rsidRPr="00AD0CC1" w:rsidRDefault="007C75B8" w:rsidP="00E13E13">
      <w:pPr>
        <w:spacing w:line="360" w:lineRule="auto"/>
        <w:jc w:val="both"/>
        <w:rPr>
          <w:rFonts w:ascii="Times New Roman" w:eastAsia="Times New Roman" w:hAnsi="Times New Roman" w:cs="Times New Roman"/>
          <w:i/>
          <w:iCs/>
          <w:sz w:val="24"/>
          <w:szCs w:val="24"/>
        </w:rPr>
      </w:pPr>
      <w:r w:rsidRPr="00AD0CC1">
        <w:rPr>
          <w:rFonts w:ascii="Times New Roman" w:eastAsia="Times New Roman" w:hAnsi="Times New Roman" w:cs="Times New Roman"/>
          <w:i/>
          <w:iCs/>
          <w:sz w:val="24"/>
          <w:szCs w:val="24"/>
          <w:highlight w:val="yellow"/>
        </w:rPr>
        <w:t>HERE mention that IN RAPTORS FOR INSTANCE, CRB IS MOSTLY DOCUMENTED IN JUVENILES., WHICH SUGGESTS FOR NAÏVE INDIVIDUALS THAT ARE LESS ABLE TO HUNT/DEFEND/DISPERSE CRB IS A GREAT OPTION. THIS LEVEL OF DETAIL IS OBVIOUSLY NOT IN THE DATA OF THE MODELS BUT WORTH DISCUSSING</w:t>
      </w:r>
    </w:p>
    <w:p w14:paraId="1162B646" w14:textId="523FAF9B"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43" w:name="_Toc199480639"/>
      <w:r w:rsidRPr="00AD0CC1">
        <w:rPr>
          <w:rStyle w:val="Heading5Char"/>
          <w:rFonts w:ascii="Times New Roman" w:eastAsia="SimSun" w:hAnsi="Times New Roman"/>
          <w:bCs w:val="0"/>
          <w:iCs w:val="0"/>
          <w:color w:val="auto"/>
          <w:szCs w:val="28"/>
        </w:rPr>
        <w:lastRenderedPageBreak/>
        <w:t xml:space="preserve">2.4.4. </w:t>
      </w:r>
      <w:r w:rsidR="00F7140F" w:rsidRPr="00AD0CC1">
        <w:rPr>
          <w:rStyle w:val="Heading5Char"/>
          <w:rFonts w:ascii="Times New Roman" w:eastAsia="SimSun" w:hAnsi="Times New Roman"/>
          <w:bCs w:val="0"/>
          <w:iCs w:val="0"/>
          <w:color w:val="auto"/>
          <w:szCs w:val="28"/>
        </w:rPr>
        <w:t>Brain size and Communal Roosting Behaviour</w:t>
      </w:r>
      <w:bookmarkEnd w:id="143"/>
    </w:p>
    <w:p w14:paraId="12F743E5" w14:textId="1F9319F6"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Social behaviours that rely on memory have been widely documented for birds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Boeckle &amp; Bugnyar, 2012; Penndorf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AD0CC1">
        <w:rPr>
          <w:rFonts w:ascii="Times New Roman" w:hAnsi="Times New Roman" w:cs="Times New Roman"/>
          <w:sz w:val="24"/>
          <w:szCs w:val="24"/>
        </w:rPr>
        <w:t>Dywer</w:t>
      </w:r>
      <w:proofErr w:type="spellEnd"/>
      <w:r w:rsidRPr="00AD0CC1">
        <w:rPr>
          <w:rFonts w:ascii="Times New Roman" w:hAnsi="Times New Roman" w:cs="Times New Roman"/>
          <w:sz w:val="24"/>
          <w:szCs w:val="24"/>
        </w:rPr>
        <w:t xml:space="preserve"> et al. 2018), as well as returning back to their communal roosts. A study conducted on bats showed that spatial memory together with social cues were key for individuals to track the resources efficiently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(Lourie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Other study in bats showed how they relied on spatial memory to find their communal roosts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(Hernández-Montero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Clearly, spatial memory has been well established as a mechanism for food finding in wildlife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(Brodbeck, 1994; Marzluff, 2010; McGREGOR &amp; Healy, 1999)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However, data on </w:t>
      </w:r>
      <w:r w:rsidRPr="00AD0CC1">
        <w:rPr>
          <w:rFonts w:ascii="Times New Roman" w:eastAsia="Times New Roman" w:hAnsi="Times New Roman" w:cs="Times New Roman"/>
          <w:sz w:val="24"/>
          <w:szCs w:val="24"/>
        </w:rPr>
        <w:t>hippocampus volume</w:t>
      </w:r>
      <w:r w:rsidRPr="00AD0CC1">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w:t>
      </w: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and Ens 2004). Collectively, these lines of evidence support the use of the brain mass to body mass residuals as a robust proxy for memory in birds.</w:t>
      </w:r>
    </w:p>
    <w:p w14:paraId="63EBFB1A" w14:textId="436A6019" w:rsidR="00F7140F" w:rsidRPr="00AD0CC1" w:rsidRDefault="00C64661" w:rsidP="00443FA4">
      <w:pPr>
        <w:pStyle w:val="Heading3"/>
        <w:spacing w:line="360" w:lineRule="auto"/>
        <w:rPr>
          <w:rStyle w:val="Heading5Char"/>
          <w:rFonts w:ascii="Times New Roman" w:eastAsia="SimSun" w:hAnsi="Times New Roman"/>
          <w:bCs w:val="0"/>
          <w:iCs w:val="0"/>
          <w:color w:val="auto"/>
          <w:szCs w:val="28"/>
        </w:rPr>
      </w:pPr>
      <w:bookmarkStart w:id="144" w:name="_Toc199480640"/>
      <w:r w:rsidRPr="00AD0CC1">
        <w:rPr>
          <w:rStyle w:val="Heading5Char"/>
          <w:rFonts w:ascii="Times New Roman" w:eastAsia="SimSun" w:hAnsi="Times New Roman"/>
          <w:bCs w:val="0"/>
          <w:iCs w:val="0"/>
          <w:color w:val="auto"/>
          <w:szCs w:val="28"/>
        </w:rPr>
        <w:t xml:space="preserve">2.4.5 </w:t>
      </w:r>
      <w:r w:rsidR="00F7140F" w:rsidRPr="00AD0CC1">
        <w:rPr>
          <w:rStyle w:val="Heading5Char"/>
          <w:rFonts w:ascii="Times New Roman" w:eastAsia="SimSun" w:hAnsi="Times New Roman"/>
          <w:bCs w:val="0"/>
          <w:iCs w:val="0"/>
          <w:color w:val="auto"/>
          <w:szCs w:val="28"/>
        </w:rPr>
        <w:t>Alternative predictors: Predictability of food sources and food abundance</w:t>
      </w:r>
      <w:bookmarkEnd w:id="144"/>
      <w:r w:rsidR="00F7140F" w:rsidRPr="00AD0CC1">
        <w:rPr>
          <w:rStyle w:val="Heading5Char"/>
          <w:rFonts w:ascii="Times New Roman" w:eastAsia="SimSun" w:hAnsi="Times New Roman"/>
          <w:bCs w:val="0"/>
          <w:iCs w:val="0"/>
          <w:color w:val="auto"/>
          <w:szCs w:val="28"/>
        </w:rPr>
        <w:t xml:space="preserve"> </w:t>
      </w:r>
    </w:p>
    <w:p w14:paraId="0782DA7A" w14:textId="77777777" w:rsidR="00F4077F" w:rsidRPr="00AD0CC1" w:rsidRDefault="00F4077F" w:rsidP="00F4077F">
      <w:pPr>
        <w:pStyle w:val="Heading2"/>
        <w:spacing w:line="360" w:lineRule="auto"/>
        <w:jc w:val="both"/>
        <w:rPr>
          <w:rFonts w:ascii="Times New Roman" w:hAnsi="Times New Roman" w:cs="Times New Roman"/>
          <w:b/>
          <w:bCs/>
          <w:color w:val="auto"/>
          <w:sz w:val="24"/>
          <w:szCs w:val="24"/>
          <w:highlight w:val="yellow"/>
        </w:rPr>
      </w:pPr>
      <w:commentRangeStart w:id="145"/>
      <w:commentRangeStart w:id="146"/>
      <w:r w:rsidRPr="00AD0CC1">
        <w:rPr>
          <w:rFonts w:ascii="Times New Roman" w:hAnsi="Times New Roman" w:cs="Times New Roman"/>
          <w:b/>
          <w:bCs/>
          <w:color w:val="auto"/>
          <w:sz w:val="24"/>
          <w:szCs w:val="24"/>
          <w:highlight w:val="yellow"/>
        </w:rPr>
        <w:t>1</w:t>
      </w:r>
      <w:commentRangeEnd w:id="145"/>
      <w:r w:rsidRPr="00AD0CC1">
        <w:rPr>
          <w:rStyle w:val="CommentReference"/>
          <w:rFonts w:asciiTheme="minorHAnsi" w:eastAsiaTheme="minorHAnsi" w:hAnsiTheme="minorHAnsi" w:cstheme="minorBidi"/>
          <w:color w:val="auto"/>
        </w:rPr>
        <w:commentReference w:id="145"/>
      </w:r>
      <w:r w:rsidRPr="00AD0CC1">
        <w:rPr>
          <w:rFonts w:ascii="Times New Roman" w:hAnsi="Times New Roman" w:cs="Times New Roman"/>
          <w:b/>
          <w:bCs/>
          <w:color w:val="auto"/>
          <w:sz w:val="24"/>
          <w:szCs w:val="24"/>
          <w:highlight w:val="yellow"/>
        </w:rPr>
        <w:t xml:space="preserve">.4 Predictability of resources and foraging </w:t>
      </w:r>
      <w:commentRangeEnd w:id="146"/>
      <w:r w:rsidRPr="00AD0CC1">
        <w:rPr>
          <w:rFonts w:ascii="Times New Roman" w:hAnsi="Times New Roman" w:cs="Times New Roman"/>
          <w:b/>
          <w:bCs/>
          <w:color w:val="auto"/>
          <w:sz w:val="24"/>
          <w:szCs w:val="24"/>
          <w:highlight w:val="yellow"/>
        </w:rPr>
        <w:t>behaviour</w:t>
      </w:r>
      <w:r w:rsidRPr="00AD0CC1">
        <w:rPr>
          <w:rStyle w:val="CommentReference"/>
          <w:rFonts w:asciiTheme="minorHAnsi" w:eastAsiaTheme="minorHAnsi" w:hAnsiTheme="minorHAnsi" w:cstheme="minorBidi"/>
          <w:color w:val="auto"/>
          <w:highlight w:val="yellow"/>
        </w:rPr>
        <w:commentReference w:id="146"/>
      </w:r>
    </w:p>
    <w:p w14:paraId="42042149" w14:textId="77777777" w:rsidR="00F4077F" w:rsidRPr="00AD0CC1" w:rsidRDefault="00F4077F" w:rsidP="00F4077F">
      <w:pPr>
        <w:spacing w:line="360" w:lineRule="auto"/>
        <w:jc w:val="both"/>
        <w:rPr>
          <w:rFonts w:ascii="Times New Roman" w:hAnsi="Times New Roman" w:cs="Times New Roman"/>
          <w:sz w:val="24"/>
          <w:szCs w:val="24"/>
        </w:rPr>
      </w:pPr>
      <w:commentRangeStart w:id="147"/>
      <w:r w:rsidRPr="00AD0CC1">
        <w:rPr>
          <w:rFonts w:ascii="Times New Roman" w:hAnsi="Times New Roman" w:cs="Times New Roman"/>
          <w:sz w:val="24"/>
          <w:szCs w:val="24"/>
          <w:highlight w:val="yellow"/>
        </w:rPr>
        <w:t xml:space="preserve">To defend a feeding territory implies that there are benefits of doing so, one of them being energetic rewards (Ord 2021). </w:t>
      </w:r>
      <w:commentRangeEnd w:id="147"/>
      <w:r w:rsidRPr="00AD0CC1">
        <w:rPr>
          <w:rStyle w:val="CommentReference"/>
          <w:highlight w:val="yellow"/>
        </w:rPr>
        <w:commentReference w:id="147"/>
      </w:r>
      <w:commentRangeStart w:id="148"/>
      <w:r w:rsidRPr="00AD0CC1">
        <w:rPr>
          <w:rFonts w:ascii="Times New Roman" w:hAnsi="Times New Roman" w:cs="Times New Roman"/>
          <w:sz w:val="24"/>
          <w:szCs w:val="24"/>
          <w:highlight w:val="yellow"/>
        </w:rPr>
        <w:t xml:space="preserve">Hence, it is expected that individuals with higher energetic demands (e.g., apex predators) will be more territorial than species in lower trophic guilds, all else being equal. </w:t>
      </w:r>
      <w:commentRangeEnd w:id="148"/>
      <w:r w:rsidRPr="00AD0CC1">
        <w:rPr>
          <w:rStyle w:val="CommentReference"/>
          <w:highlight w:val="yellow"/>
        </w:rPr>
        <w:commentReference w:id="148"/>
      </w:r>
      <w:commentRangeStart w:id="149"/>
      <w:r w:rsidRPr="00AD0CC1">
        <w:rPr>
          <w:rFonts w:ascii="Times New Roman" w:hAnsi="Times New Roman" w:cs="Times New Roman"/>
          <w:sz w:val="24"/>
          <w:szCs w:val="24"/>
          <w:highlight w:val="yellow"/>
        </w:rPr>
        <w:t xml:space="preserve">Species with very specific niches and scarce or scattered food availability will also be more prone </w:t>
      </w:r>
      <w:r w:rsidRPr="00AD0CC1">
        <w:rPr>
          <w:rFonts w:ascii="Times New Roman" w:hAnsi="Times New Roman" w:cs="Times New Roman"/>
          <w:sz w:val="24"/>
          <w:szCs w:val="24"/>
          <w:highlight w:val="yellow"/>
        </w:rPr>
        <w:lastRenderedPageBreak/>
        <w:t xml:space="preserve">to defend territories because competition for these resources is likely to be stronger. </w:t>
      </w:r>
      <w:commentRangeEnd w:id="149"/>
      <w:r w:rsidRPr="00AD0CC1">
        <w:rPr>
          <w:rStyle w:val="CommentReference"/>
          <w:highlight w:val="yellow"/>
        </w:rPr>
        <w:commentReference w:id="149"/>
      </w:r>
      <w:r w:rsidRPr="00AD0CC1">
        <w:rPr>
          <w:rFonts w:ascii="Times New Roman" w:hAnsi="Times New Roman" w:cs="Times New Roman"/>
          <w:sz w:val="24"/>
          <w:szCs w:val="24"/>
          <w:highlight w:val="yellow"/>
        </w:rPr>
        <w:t xml:space="preserve">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are less likely </w:t>
      </w:r>
      <w:commentRangeStart w:id="150"/>
      <w:r w:rsidRPr="00AD0CC1">
        <w:rPr>
          <w:rFonts w:ascii="Times New Roman" w:hAnsi="Times New Roman" w:cs="Times New Roman"/>
          <w:sz w:val="24"/>
          <w:szCs w:val="24"/>
          <w:highlight w:val="yellow"/>
        </w:rPr>
        <w:t xml:space="preserve">lead to territorial behaviour </w:t>
      </w:r>
      <w:commentRangeEnd w:id="150"/>
      <w:r w:rsidRPr="00AD0CC1">
        <w:rPr>
          <w:rStyle w:val="CommentReference"/>
          <w:highlight w:val="yellow"/>
        </w:rPr>
        <w:commentReference w:id="150"/>
      </w:r>
      <w:r w:rsidRPr="00AD0CC1">
        <w:rPr>
          <w:rFonts w:ascii="Times New Roman" w:hAnsi="Times New Roman" w:cs="Times New Roman"/>
          <w:sz w:val="24"/>
          <w:szCs w:val="24"/>
          <w:highlight w:val="yellow"/>
        </w:rPr>
        <w:t xml:space="preserve">(Grant 1993). </w:t>
      </w:r>
      <w:commentRangeStart w:id="151"/>
      <w:r w:rsidRPr="00AD0CC1">
        <w:rPr>
          <w:rFonts w:ascii="Times New Roman" w:hAnsi="Times New Roman" w:cs="Times New Roman"/>
          <w:sz w:val="24"/>
          <w:szCs w:val="24"/>
          <w:highlight w:val="yellow"/>
        </w:rPr>
        <w:t>Interestingly, many scavengers forage in groups, leading to wonder if there are any benefits to this social behaviour given the nature of their unpredictable food sources.</w:t>
      </w:r>
      <w:commentRangeEnd w:id="151"/>
      <w:r w:rsidRPr="00AD0CC1">
        <w:rPr>
          <w:rStyle w:val="CommentReference"/>
          <w:highlight w:val="yellow"/>
        </w:rPr>
        <w:commentReference w:id="151"/>
      </w:r>
    </w:p>
    <w:p w14:paraId="0F0217A1" w14:textId="77777777" w:rsidR="00F4077F" w:rsidRPr="00AD0CC1" w:rsidRDefault="00F4077F" w:rsidP="00294ABB"/>
    <w:p w14:paraId="6F0CF852" w14:textId="171ECA84" w:rsidR="00F7140F" w:rsidRPr="00AD0CC1" w:rsidRDefault="00F7140F" w:rsidP="00E13E13">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(Farquhar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showed that the increase in probability in communal roosting (huddling) of Chimney swifts (</w:t>
      </w:r>
      <w:r w:rsidRPr="00AD0CC1">
        <w:rPr>
          <w:rFonts w:ascii="Times New Roman" w:hAnsi="Times New Roman" w:cs="Times New Roman"/>
          <w:i/>
          <w:iCs/>
          <w:sz w:val="24"/>
        </w:rPr>
        <w:t xml:space="preserve">Chaetura </w:t>
      </w:r>
      <w:proofErr w:type="spellStart"/>
      <w:r w:rsidRPr="00AD0CC1">
        <w:rPr>
          <w:rFonts w:ascii="Times New Roman" w:hAnsi="Times New Roman" w:cs="Times New Roman"/>
          <w:i/>
          <w:iCs/>
          <w:sz w:val="24"/>
        </w:rPr>
        <w:t>pelagica</w:t>
      </w:r>
      <w:proofErr w:type="spellEnd"/>
      <w:r w:rsidRPr="00AD0CC1">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AD0CC1">
        <w:rPr>
          <w:rFonts w:ascii="Times New Roman" w:hAnsi="Times New Roman" w:cs="Times New Roman"/>
          <w:i/>
          <w:iCs/>
          <w:sz w:val="24"/>
        </w:rPr>
        <w:t>Petrochelidon</w:t>
      </w:r>
      <w:proofErr w:type="spellEnd"/>
      <w:r w:rsidRPr="00AD0CC1">
        <w:rPr>
          <w:rFonts w:ascii="Times New Roman" w:hAnsi="Times New Roman" w:cs="Times New Roman"/>
          <w:i/>
          <w:iCs/>
          <w:sz w:val="24"/>
        </w:rPr>
        <w:t xml:space="preserve"> </w:t>
      </w:r>
      <w:proofErr w:type="spellStart"/>
      <w:r w:rsidRPr="00AD0CC1">
        <w:rPr>
          <w:rFonts w:ascii="Times New Roman" w:hAnsi="Times New Roman" w:cs="Times New Roman"/>
          <w:i/>
          <w:iCs/>
          <w:sz w:val="24"/>
        </w:rPr>
        <w:t>pyrrhonota</w:t>
      </w:r>
      <w:proofErr w:type="spellEnd"/>
      <w:r w:rsidRPr="00AD0CC1">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0139F68B" w14:textId="265AD14A" w:rsidR="00F7140F" w:rsidRPr="00AD0CC1"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w:t>
      </w:r>
      <w:r w:rsidRPr="00AD0CC1">
        <w:rPr>
          <w:rFonts w:ascii="Times New Roman" w:hAnsi="Times New Roman" w:cs="Times New Roman"/>
          <w:sz w:val="24"/>
        </w:rPr>
        <w:lastRenderedPageBreak/>
        <w:t>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(Robinson &amp; Davis, 2014)</w:t>
      </w:r>
      <w:r w:rsidRPr="00AD0CC1">
        <w:rPr>
          <w:rFonts w:ascii="Times New Roman" w:hAnsi="Times New Roman" w:cs="Times New Roman"/>
          <w:sz w:val="24"/>
        </w:rPr>
        <w:fldChar w:fldCharType="end"/>
      </w:r>
      <w:r w:rsidRPr="00AD0CC1">
        <w:rPr>
          <w:rFonts w:ascii="Times New Roman" w:hAnsi="Times New Roman" w:cs="Times New Roman"/>
          <w:sz w:val="24"/>
        </w:rPr>
        <w:t>.</w:t>
      </w:r>
      <w:r w:rsidR="005265AB" w:rsidRPr="00AD0CC1">
        <w:rPr>
          <w:rFonts w:ascii="Times New Roman" w:hAnsi="Times New Roman" w:cs="Times New Roman"/>
          <w:sz w:val="24"/>
        </w:rPr>
        <w:t xml:space="preserve"> </w:t>
      </w:r>
      <w:r w:rsidRPr="00AD0CC1">
        <w:rPr>
          <w:rFonts w:ascii="Times New Roman" w:hAnsi="Times New Roman" w:cs="Times New Roman"/>
          <w:sz w:val="24"/>
        </w:rPr>
        <w:t xml:space="preserve">One could argue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Buckley, 1997)</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AD0CC1">
        <w:rPr>
          <w:rFonts w:ascii="Times New Roman" w:hAnsi="Times New Roman" w:cs="Times New Roman"/>
          <w:sz w:val="24"/>
        </w:rPr>
        <w:fldChar w:fldCharType="separate"/>
      </w:r>
      <w:r w:rsidRPr="00AD0CC1">
        <w:rPr>
          <w:rFonts w:ascii="Times New Roman" w:hAnsi="Times New Roman" w:cs="Times New Roman"/>
          <w:sz w:val="24"/>
        </w:rPr>
        <w:t>Kohles et al. (2022)</w:t>
      </w:r>
      <w:r w:rsidRPr="00AD0CC1">
        <w:rPr>
          <w:rFonts w:ascii="Times New Roman" w:hAnsi="Times New Roman" w:cs="Times New Roman"/>
          <w:sz w:val="24"/>
        </w:rPr>
        <w:fldChar w:fldCharType="end"/>
      </w:r>
      <w:r w:rsidRPr="00AD0CC1">
        <w:rPr>
          <w:rFonts w:ascii="Times New Roman" w:hAnsi="Times New Roman" w:cs="Times New Roman"/>
          <w:sz w:val="24"/>
        </w:rPr>
        <w:t xml:space="preserve"> and they propose a framework in which social information benefits can be tested as a function of the type or abundance and predictability of resource that was tested on bats. This framework may be useful to test birds’ sociality in the same fashion to complement my research.</w:t>
      </w:r>
    </w:p>
    <w:p w14:paraId="27B3E633" w14:textId="77777777" w:rsidR="00F7140F" w:rsidRPr="00AD0CC1" w:rsidRDefault="00F7140F" w:rsidP="00D70E63">
      <w:pPr>
        <w:spacing w:line="360" w:lineRule="auto"/>
        <w:jc w:val="both"/>
        <w:rPr>
          <w:rFonts w:ascii="Times New Roman" w:hAnsi="Times New Roman" w:cs="Times New Roman"/>
          <w:sz w:val="24"/>
        </w:rPr>
      </w:pPr>
    </w:p>
    <w:p w14:paraId="3B92F2BE" w14:textId="155C4EE8" w:rsidR="00F7140F" w:rsidRDefault="00F7140F" w:rsidP="00CC0C76">
      <w:pPr>
        <w:spacing w:line="360" w:lineRule="auto"/>
        <w:ind w:firstLine="720"/>
        <w:jc w:val="both"/>
        <w:rPr>
          <w:rFonts w:ascii="Times New Roman" w:hAnsi="Times New Roman" w:cs="Times New Roman"/>
          <w:sz w:val="24"/>
        </w:rPr>
      </w:pPr>
      <w:r w:rsidRPr="00AD0CC1">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(Lubbe et al., 2018)</w:t>
      </w:r>
      <w:r w:rsidRPr="00AD0CC1">
        <w:rPr>
          <w:rFonts w:ascii="Times New Roman" w:hAnsi="Times New Roman" w:cs="Times New Roman"/>
          <w:sz w:val="24"/>
        </w:rPr>
        <w:fldChar w:fldCharType="end"/>
      </w:r>
      <w:r w:rsidRPr="00AD0CC1">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AD0CC1">
        <w:rPr>
          <w:rFonts w:ascii="Times New Roman" w:hAnsi="Times New Roman" w:cs="Times New Roman"/>
          <w:sz w:val="24"/>
        </w:rPr>
        <w:fldChar w:fldCharType="begin"/>
      </w:r>
      <w:r w:rsidRPr="00AD0CC1">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AD0CC1">
        <w:rPr>
          <w:rFonts w:ascii="Times New Roman" w:hAnsi="Times New Roman" w:cs="Times New Roman"/>
          <w:sz w:val="24"/>
        </w:rPr>
        <w:fldChar w:fldCharType="separate"/>
      </w:r>
      <w:r w:rsidR="00DF6B32" w:rsidRPr="00AD0CC1">
        <w:rPr>
          <w:rFonts w:ascii="Times New Roman" w:hAnsi="Times New Roman" w:cs="Times New Roman"/>
          <w:sz w:val="24"/>
        </w:rPr>
        <w:t>(Alley &amp; Agustsdottir, 2005)</w:t>
      </w:r>
      <w:r w:rsidRPr="00AD0CC1">
        <w:rPr>
          <w:rFonts w:ascii="Times New Roman" w:hAnsi="Times New Roman" w:cs="Times New Roman"/>
          <w:sz w:val="24"/>
        </w:rPr>
        <w:fldChar w:fldCharType="end"/>
      </w:r>
      <w:r w:rsidRPr="00AD0CC1">
        <w:rPr>
          <w:rFonts w:ascii="Times New Roman" w:hAnsi="Times New Roman" w:cs="Times New Roman"/>
          <w:sz w:val="24"/>
        </w:rPr>
        <w:t>, so we cannot assume that current environmental conditions drove the evolution of CRB in species seen today.</w:t>
      </w:r>
    </w:p>
    <w:p w14:paraId="02319383" w14:textId="77777777" w:rsidR="00E0081C" w:rsidRPr="00374E41" w:rsidRDefault="00E0081C" w:rsidP="00E0081C">
      <w:pPr>
        <w:spacing w:line="360" w:lineRule="auto"/>
        <w:ind w:firstLine="720"/>
        <w:jc w:val="both"/>
        <w:rPr>
          <w:rFonts w:ascii="Times New Roman" w:hAnsi="Times New Roman" w:cs="Times New Roman"/>
          <w:sz w:val="24"/>
          <w:szCs w:val="24"/>
          <w:highlight w:val="yellow"/>
        </w:rPr>
      </w:pPr>
      <w:r w:rsidRPr="00374E41">
        <w:rPr>
          <w:rFonts w:ascii="Times New Roman" w:hAnsi="Times New Roman" w:cs="Times New Roman"/>
          <w:sz w:val="24"/>
          <w:szCs w:val="24"/>
          <w:highlight w:val="yellow"/>
        </w:rPr>
        <w:t xml:space="preserve">THIS STATEMENT IS HARD TO PROVE OR REFUTE BECAUSE ASSESSING THE OCCURRENCE BASED ON LATITUDE WOIULD BE TPOO CHALLENGING SINCE MANY SPECIES OCCUR IN A WIDE RANGE OF LATITUDES. </w:t>
      </w:r>
    </w:p>
    <w:p w14:paraId="42F4AAFB" w14:textId="77777777" w:rsidR="00E0081C" w:rsidRPr="00AD0CC1" w:rsidRDefault="00E0081C" w:rsidP="00E0081C">
      <w:pPr>
        <w:spacing w:line="360" w:lineRule="auto"/>
        <w:ind w:firstLine="720"/>
        <w:jc w:val="both"/>
        <w:rPr>
          <w:rFonts w:ascii="Times New Roman" w:hAnsi="Times New Roman" w:cs="Times New Roman"/>
          <w:sz w:val="24"/>
          <w:szCs w:val="24"/>
        </w:rPr>
      </w:pPr>
      <w:r w:rsidRPr="00374E41">
        <w:rPr>
          <w:rFonts w:ascii="Times New Roman" w:hAnsi="Times New Roman" w:cs="Times New Roman"/>
          <w:sz w:val="24"/>
          <w:szCs w:val="24"/>
          <w:highlight w:val="yellow"/>
        </w:rPr>
        <w:t xml:space="preserve"> ADD AND EXPAND ON THIS</w:t>
      </w:r>
      <w:r w:rsidRPr="00AD0CC1">
        <w:rPr>
          <w:rFonts w:ascii="Times New Roman" w:hAnsi="Times New Roman" w:cs="Times New Roman"/>
          <w:sz w:val="24"/>
          <w:szCs w:val="24"/>
        </w:rPr>
        <w:t xml:space="preserve"> </w:t>
      </w:r>
    </w:p>
    <w:p w14:paraId="267A9F7E" w14:textId="77777777" w:rsidR="00E0081C" w:rsidRPr="00AD0CC1" w:rsidRDefault="00E0081C" w:rsidP="00CC0C76">
      <w:pPr>
        <w:spacing w:line="360" w:lineRule="auto"/>
        <w:ind w:firstLine="720"/>
        <w:jc w:val="both"/>
        <w:rPr>
          <w:rFonts w:ascii="Times New Roman" w:hAnsi="Times New Roman" w:cs="Times New Roman"/>
          <w:sz w:val="24"/>
        </w:rPr>
      </w:pPr>
    </w:p>
    <w:p w14:paraId="0F773B8E" w14:textId="77777777" w:rsidR="00F7140F" w:rsidRPr="00AD0CC1" w:rsidRDefault="00F7140F" w:rsidP="00E047A5">
      <w:pPr>
        <w:pStyle w:val="ListParagraph"/>
        <w:spacing w:line="360" w:lineRule="auto"/>
        <w:ind w:left="0" w:firstLine="720"/>
        <w:jc w:val="both"/>
        <w:rPr>
          <w:rFonts w:ascii="Times New Roman" w:hAnsi="Times New Roman" w:cs="Times New Roman"/>
          <w:sz w:val="24"/>
        </w:rPr>
      </w:pPr>
    </w:p>
    <w:p w14:paraId="6C346E2E" w14:textId="7E889146"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rPr>
        <w:lastRenderedPageBreak/>
        <w:t>Finally, while communal roosting has most likely evolved to increase foraging efficiency in flock-living birds (</w:t>
      </w:r>
      <w:proofErr w:type="spellStart"/>
      <w:r w:rsidRPr="00AD0CC1">
        <w:rPr>
          <w:rFonts w:ascii="Times New Roman" w:hAnsi="Times New Roman" w:cs="Times New Roman"/>
          <w:sz w:val="24"/>
        </w:rPr>
        <w:t>Sonerud</w:t>
      </w:r>
      <w:proofErr w:type="spellEnd"/>
      <w:r w:rsidRPr="00AD0CC1">
        <w:rPr>
          <w:rFonts w:ascii="Times New Roman" w:hAnsi="Times New Roman" w:cs="Times New Roman"/>
          <w:sz w:val="24"/>
        </w:rPr>
        <w:t xml:space="preserve"> et al., 2002)</w:t>
      </w:r>
      <w:r w:rsidRPr="00AD0CC1">
        <w:rPr>
          <w:rFonts w:ascii="Times New Roman" w:eastAsia="Times New Roman" w:hAnsi="Times New Roman" w:cs="Times New Roman"/>
          <w:sz w:val="24"/>
          <w:szCs w:val="24"/>
        </w:rPr>
        <w:t xml:space="preserve">, we cannot discard that the behaviour has been maintained because it also may decrease predation risk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(Gilbert et al., 2010)</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thermal stress (e.g.,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Wojciechowski et al., 2011)</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AD0CC1" w:rsidRDefault="00462D8E" w:rsidP="00443FA4">
      <w:pPr>
        <w:pStyle w:val="Heading3"/>
        <w:spacing w:line="360" w:lineRule="auto"/>
        <w:rPr>
          <w:rStyle w:val="Heading5Char"/>
          <w:rFonts w:ascii="Times New Roman" w:eastAsia="SimSun" w:hAnsi="Times New Roman"/>
          <w:bCs w:val="0"/>
          <w:iCs w:val="0"/>
          <w:color w:val="auto"/>
          <w:szCs w:val="28"/>
        </w:rPr>
      </w:pPr>
      <w:bookmarkStart w:id="152" w:name="_Toc199480641"/>
      <w:r w:rsidRPr="00AD0CC1">
        <w:rPr>
          <w:rStyle w:val="Heading5Char"/>
          <w:rFonts w:ascii="Times New Roman" w:eastAsia="SimSun" w:hAnsi="Times New Roman"/>
          <w:bCs w:val="0"/>
          <w:iCs w:val="0"/>
          <w:color w:val="auto"/>
          <w:szCs w:val="28"/>
        </w:rPr>
        <w:t xml:space="preserve">2.4.6 </w:t>
      </w:r>
      <w:r w:rsidR="00F7140F" w:rsidRPr="00AD0CC1">
        <w:rPr>
          <w:rStyle w:val="Heading5Char"/>
          <w:rFonts w:ascii="Times New Roman" w:eastAsia="SimSun" w:hAnsi="Times New Roman"/>
          <w:bCs w:val="0"/>
          <w:iCs w:val="0"/>
          <w:color w:val="auto"/>
          <w:szCs w:val="28"/>
        </w:rPr>
        <w:t>Limitations</w:t>
      </w:r>
      <w:bookmarkEnd w:id="152"/>
      <w:r w:rsidR="00F7140F" w:rsidRPr="00AD0CC1">
        <w:rPr>
          <w:rStyle w:val="Heading5Char"/>
          <w:rFonts w:ascii="Times New Roman" w:eastAsia="SimSun" w:hAnsi="Times New Roman"/>
          <w:bCs w:val="0"/>
          <w:iCs w:val="0"/>
          <w:color w:val="auto"/>
          <w:szCs w:val="28"/>
        </w:rPr>
        <w:t xml:space="preserve"> </w:t>
      </w:r>
    </w:p>
    <w:p w14:paraId="46A7E8EF" w14:textId="77777777" w:rsidR="00F7140F" w:rsidRPr="00AD0CC1" w:rsidRDefault="00F7140F" w:rsidP="00E13E13">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this phenomenon to share information of potential predators. Similarly, </w:t>
      </w:r>
      <w:r w:rsidRPr="00AD0CC1">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AD0CC1">
        <w:rPr>
          <w:rFonts w:ascii="Times New Roman" w:eastAsia="Times New Roman" w:hAnsi="Times New Roman" w:cs="Times New Roman"/>
          <w:sz w:val="24"/>
          <w:szCs w:val="24"/>
        </w:rPr>
        <w:t xml:space="preserve">Van </w:t>
      </w:r>
      <w:proofErr w:type="spellStart"/>
      <w:r w:rsidRPr="00AD0CC1">
        <w:rPr>
          <w:rFonts w:ascii="Times New Roman" w:eastAsia="Times New Roman" w:hAnsi="Times New Roman" w:cs="Times New Roman"/>
          <w:sz w:val="24"/>
          <w:szCs w:val="24"/>
        </w:rPr>
        <w:t>Overveld</w:t>
      </w:r>
      <w:proofErr w:type="spellEnd"/>
      <w:r w:rsidRPr="00AD0CC1">
        <w:rPr>
          <w:rFonts w:ascii="Times New Roman" w:eastAsia="Times New Roman" w:hAnsi="Times New Roman" w:cs="Times New Roman"/>
          <w:sz w:val="24"/>
          <w:szCs w:val="24"/>
        </w:rPr>
        <w:t xml:space="preserve"> et al. 2022</w:t>
      </w:r>
      <w:r w:rsidRPr="00AD0CC1">
        <w:rPr>
          <w:rFonts w:ascii="Times New Roman" w:hAnsi="Times New Roman" w:cs="Times New Roman"/>
          <w:sz w:val="24"/>
          <w:szCs w:val="24"/>
        </w:rPr>
        <w:t>). Because all vultures and many corvids (e.g., ravens, crows, magpies) are also scavengers, the coincidence (or correlation) between trophic guild and cognitive abilities may hinder my capacity to link memory and communal roosting behaviour.</w:t>
      </w:r>
    </w:p>
    <w:p w14:paraId="32A004F2"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3FEA95E0" w14:textId="7E5B6EAC" w:rsidR="00F7140F" w:rsidRPr="00AD0CC1" w:rsidRDefault="00F7140F" w:rsidP="00CC0C76">
      <w:pPr>
        <w:pStyle w:val="ListParagraph"/>
        <w:spacing w:line="360" w:lineRule="auto"/>
        <w:ind w:left="0" w:firstLine="720"/>
        <w:jc w:val="both"/>
        <w:rPr>
          <w:rFonts w:ascii="Times New Roman" w:hAnsi="Times New Roman" w:cs="Times New Roman"/>
          <w:sz w:val="24"/>
          <w:szCs w:val="24"/>
        </w:rPr>
      </w:pPr>
      <w:r w:rsidRPr="00AD0CC1">
        <w:rPr>
          <w:rFonts w:ascii="Times New Roman" w:hAnsi="Times New Roman" w:cs="Times New Roman"/>
          <w:sz w:val="24"/>
          <w:szCs w:val="24"/>
        </w:rPr>
        <w:t>Another limiting factor is the use of</w:t>
      </w:r>
      <w:r w:rsidRPr="00AD0CC1">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AD0CC1">
        <w:rPr>
          <w:rFonts w:ascii="Times New Roman" w:hAnsi="Times New Roman" w:cs="Times New Roman"/>
          <w:sz w:val="24"/>
          <w:szCs w:val="24"/>
        </w:rPr>
        <w:t>Burns et al. 2008, Benson-Amram et al. 2016</w:t>
      </w:r>
      <w:r w:rsidRPr="00AD0CC1">
        <w:rPr>
          <w:rFonts w:ascii="Times New Roman" w:eastAsia="Times New Roman" w:hAnsi="Times New Roman" w:cs="Times New Roman"/>
          <w:sz w:val="24"/>
          <w:szCs w:val="24"/>
        </w:rPr>
        <w:t>), intelligence (Dickie &amp; Roth 2016) or other biological traits like life expectancy (</w:t>
      </w:r>
      <w:proofErr w:type="spellStart"/>
      <w:r w:rsidRPr="00AD0CC1">
        <w:rPr>
          <w:rFonts w:ascii="Times New Roman" w:eastAsia="Times New Roman" w:hAnsi="Times New Roman" w:cs="Times New Roman"/>
          <w:sz w:val="24"/>
          <w:szCs w:val="24"/>
        </w:rPr>
        <w:t>Smeele</w:t>
      </w:r>
      <w:proofErr w:type="spellEnd"/>
      <w:r w:rsidRPr="00AD0CC1">
        <w:rPr>
          <w:rFonts w:ascii="Times New Roman" w:eastAsia="Times New Roman" w:hAnsi="Times New Roman" w:cs="Times New Roman"/>
          <w:sz w:val="24"/>
          <w:szCs w:val="24"/>
        </w:rPr>
        <w:t xml:space="preserve"> et al. 2022). T</w:t>
      </w:r>
      <w:r w:rsidRPr="00AD0CC1">
        <w:rPr>
          <w:rFonts w:ascii="Times New Roman" w:hAnsi="Times New Roman" w:cs="Times New Roman"/>
          <w:sz w:val="24"/>
          <w:szCs w:val="24"/>
        </w:rPr>
        <w:t xml:space="preserve">hus, there is a risk that a relationship between </w:t>
      </w:r>
      <w:r w:rsidRPr="00AD0CC1">
        <w:rPr>
          <w:rFonts w:ascii="Times New Roman" w:eastAsia="Times New Roman" w:hAnsi="Times New Roman" w:cs="Times New Roman"/>
          <w:sz w:val="24"/>
          <w:szCs w:val="24"/>
        </w:rPr>
        <w:t xml:space="preserve">brain size residuals and roosting behaviour may be due to correlates with other variables other than memory </w:t>
      </w:r>
      <w:r w:rsidRPr="00AD0CC1">
        <w:rPr>
          <w:rFonts w:ascii="Times New Roman" w:eastAsia="Times New Roman" w:hAnsi="Times New Roman" w:cs="Times New Roman"/>
          <w:i/>
          <w:iCs/>
          <w:sz w:val="24"/>
          <w:szCs w:val="24"/>
        </w:rPr>
        <w:t>per se</w:t>
      </w:r>
      <w:r w:rsidRPr="00AD0CC1">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AD0CC1">
        <w:rPr>
          <w:rFonts w:ascii="Times New Roman" w:hAnsi="Times New Roman" w:cs="Times New Roman"/>
          <w:sz w:val="24"/>
          <w:szCs w:val="24"/>
        </w:rPr>
        <w:t>brain mass to body mass residuals, which would limit the use of the latter as a proxy. Albeit,</w:t>
      </w:r>
      <w:r w:rsidRPr="00AD0CC1">
        <w:rPr>
          <w:rFonts w:ascii="Times New Roman" w:eastAsia="Times New Roman" w:hAnsi="Times New Roman" w:cs="Times New Roman"/>
          <w:sz w:val="24"/>
          <w:szCs w:val="24"/>
        </w:rPr>
        <w:t xml:space="preserve"> </w:t>
      </w:r>
      <w:r w:rsidRPr="00AD0CC1">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w:t>
      </w:r>
      <w:r w:rsidRPr="00AD0CC1">
        <w:rPr>
          <w:rFonts w:ascii="Times New Roman" w:hAnsi="Times New Roman" w:cs="Times New Roman"/>
          <w:sz w:val="24"/>
          <w:szCs w:val="24"/>
        </w:rPr>
        <w:lastRenderedPageBreak/>
        <w:t xml:space="preserve">hoarding (Clayton &amp; Krebs 1995). Here, individuals do not rely on sociality to successfully access foraging sites, although they do rely on memory. Alternatively, memory (or intelligence) could increase the ability to rely on local enhancement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(Everding &amp; Jones, 2006)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p>
    <w:p w14:paraId="258483AD"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67BC3A65" w14:textId="0EDF9FBE" w:rsidR="00F7140F" w:rsidRPr="00AD0CC1"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Finally, there is a limitation in my ability to detect CRB. </w:t>
      </w:r>
      <w:r w:rsidRPr="00AD0CC1">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(Killen et al., 2016)</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communal roosting later in the season, foraging areas used on consecutive days were farther apart after robins roosted communally, and home ranges were bigger for robins that used the communal roost more,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AD0CC1">
        <w:rPr>
          <w:rFonts w:ascii="Times New Roman" w:eastAsia="Times New Roman" w:hAnsi="Times New Roman" w:cs="Times New Roman"/>
          <w:sz w:val="24"/>
          <w:szCs w:val="24"/>
        </w:rPr>
        <w:fldChar w:fldCharType="separate"/>
      </w:r>
      <w:r w:rsidRPr="00AD0CC1">
        <w:rPr>
          <w:rFonts w:ascii="Times New Roman" w:hAnsi="Times New Roman" w:cs="Times New Roman"/>
          <w:sz w:val="24"/>
        </w:rPr>
        <w:t>Benson et al., 2012)</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AD0CC1"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AD0CC1" w:rsidRDefault="00E5171E" w:rsidP="00443FA4">
      <w:pPr>
        <w:pStyle w:val="Heading3"/>
        <w:spacing w:line="360" w:lineRule="auto"/>
        <w:rPr>
          <w:rStyle w:val="Heading5Char"/>
          <w:rFonts w:ascii="Times New Roman" w:eastAsia="SimSun" w:hAnsi="Times New Roman"/>
          <w:bCs w:val="0"/>
          <w:iCs w:val="0"/>
          <w:color w:val="auto"/>
          <w:szCs w:val="28"/>
        </w:rPr>
      </w:pPr>
      <w:bookmarkStart w:id="153" w:name="_Toc199480642"/>
      <w:r w:rsidRPr="00AD0CC1">
        <w:rPr>
          <w:rStyle w:val="Heading5Char"/>
          <w:rFonts w:ascii="Times New Roman" w:eastAsia="SimSun" w:hAnsi="Times New Roman"/>
          <w:bCs w:val="0"/>
          <w:iCs w:val="0"/>
          <w:color w:val="auto"/>
          <w:szCs w:val="28"/>
        </w:rPr>
        <w:t xml:space="preserve">2.4.7 </w:t>
      </w:r>
      <w:r w:rsidR="00F7140F" w:rsidRPr="00AD0CC1">
        <w:rPr>
          <w:rStyle w:val="Heading5Char"/>
          <w:rFonts w:ascii="Times New Roman" w:eastAsia="SimSun" w:hAnsi="Times New Roman"/>
          <w:bCs w:val="0"/>
          <w:iCs w:val="0"/>
          <w:color w:val="auto"/>
          <w:szCs w:val="28"/>
        </w:rPr>
        <w:t>Future work</w:t>
      </w:r>
      <w:bookmarkEnd w:id="153"/>
    </w:p>
    <w:p w14:paraId="6CB50088" w14:textId="77777777" w:rsidR="00F7140F" w:rsidRPr="00AD0CC1" w:rsidRDefault="00F7140F" w:rsidP="00E13E13">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AD0CC1">
        <w:rPr>
          <w:rFonts w:ascii="Times New Roman" w:hAnsi="Times New Roman" w:cs="Times New Roman"/>
          <w:sz w:val="24"/>
          <w:szCs w:val="24"/>
        </w:rPr>
        <w:fldChar w:fldCharType="separate"/>
      </w:r>
      <w:r w:rsidRPr="00AD0CC1">
        <w:rPr>
          <w:rFonts w:ascii="Times New Roman" w:hAnsi="Times New Roman" w:cs="Times New Roman"/>
          <w:sz w:val="24"/>
        </w:rPr>
        <w:t>Cheng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but this approach is limited to where weather radars are available. </w:t>
      </w:r>
    </w:p>
    <w:p w14:paraId="76E25C96" w14:textId="77777777" w:rsidR="00F7140F" w:rsidRPr="00AD0CC1" w:rsidRDefault="00F7140F" w:rsidP="00D70E63">
      <w:pPr>
        <w:spacing w:line="360" w:lineRule="auto"/>
        <w:jc w:val="both"/>
        <w:rPr>
          <w:rFonts w:ascii="Times New Roman" w:hAnsi="Times New Roman" w:cs="Times New Roman"/>
          <w:sz w:val="24"/>
          <w:szCs w:val="24"/>
        </w:rPr>
      </w:pPr>
    </w:p>
    <w:p w14:paraId="6506D802"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AD0CC1" w:rsidRDefault="00F7140F" w:rsidP="00D70E63">
      <w:pPr>
        <w:spacing w:line="360" w:lineRule="auto"/>
        <w:jc w:val="both"/>
        <w:rPr>
          <w:rFonts w:ascii="Times New Roman" w:hAnsi="Times New Roman" w:cs="Times New Roman"/>
          <w:sz w:val="24"/>
          <w:szCs w:val="24"/>
        </w:rPr>
      </w:pPr>
    </w:p>
    <w:p w14:paraId="6B78E5EE"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for the current research since several species exist on a vast geographic range with contrasting productivities. For instance, Peregrine falcons (</w:t>
      </w:r>
      <w:r w:rsidRPr="00AD0CC1">
        <w:rPr>
          <w:rFonts w:ascii="Times New Roman" w:hAnsi="Times New Roman" w:cs="Times New Roman"/>
          <w:i/>
          <w:iCs/>
          <w:sz w:val="24"/>
        </w:rPr>
        <w:t>Falco peregrinus</w:t>
      </w:r>
      <w:r w:rsidRPr="00AD0CC1">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AD0CC1" w:rsidRDefault="00F7140F" w:rsidP="00CC0C76">
      <w:pPr>
        <w:pStyle w:val="ListParagraph"/>
        <w:spacing w:line="360" w:lineRule="auto"/>
        <w:ind w:left="0" w:firstLine="720"/>
        <w:jc w:val="both"/>
        <w:rPr>
          <w:rFonts w:ascii="Times New Roman" w:hAnsi="Times New Roman" w:cs="Times New Roman"/>
          <w:sz w:val="24"/>
        </w:rPr>
      </w:pPr>
      <w:r w:rsidRPr="00AD0CC1">
        <w:rPr>
          <w:rFonts w:ascii="Times New Roman" w:hAnsi="Times New Roman" w:cs="Times New Roman"/>
          <w:sz w:val="24"/>
        </w:rPr>
        <w:t xml:space="preserve">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w:t>
      </w:r>
      <w:r w:rsidRPr="00AD0CC1">
        <w:rPr>
          <w:rFonts w:ascii="Times New Roman" w:hAnsi="Times New Roman" w:cs="Times New Roman"/>
          <w:sz w:val="24"/>
        </w:rPr>
        <w:lastRenderedPageBreak/>
        <w:t>questions to consider, that is beyond the scope of the current research. From a conceptual and empirical point of view, this measurement is not feasible at a global scale.</w:t>
      </w:r>
    </w:p>
    <w:p w14:paraId="0D7EBD60" w14:textId="77777777" w:rsidR="00F7140F" w:rsidRPr="00AD0CC1"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AD0CC1" w:rsidRDefault="00F7140F"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AD0CC1"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AD0CC1"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AD0CC1"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AD0CC1" w:rsidRDefault="00084648" w:rsidP="00E047A5">
      <w:pPr>
        <w:pStyle w:val="Heading1"/>
        <w:spacing w:line="360" w:lineRule="auto"/>
        <w:jc w:val="center"/>
        <w:rPr>
          <w:rFonts w:ascii="Times New Roman" w:hAnsi="Times New Roman" w:cs="Times New Roman"/>
          <w:b/>
          <w:bCs/>
          <w:color w:val="auto"/>
          <w:sz w:val="28"/>
          <w:szCs w:val="28"/>
        </w:rPr>
      </w:pPr>
      <w:bookmarkStart w:id="154" w:name="_Toc199480643"/>
      <w:bookmarkStart w:id="155" w:name="_Toc149126634"/>
      <w:r w:rsidRPr="00AD0CC1">
        <w:rPr>
          <w:rFonts w:ascii="Times New Roman" w:hAnsi="Times New Roman" w:cs="Times New Roman"/>
          <w:b/>
          <w:bCs/>
          <w:color w:val="auto"/>
          <w:sz w:val="28"/>
          <w:szCs w:val="28"/>
        </w:rPr>
        <w:t>Chapter 3: The need for ecological studies in social species</w:t>
      </w:r>
      <w:bookmarkEnd w:id="154"/>
    </w:p>
    <w:bookmarkEnd w:id="155"/>
    <w:p w14:paraId="0D8C83B9" w14:textId="77777777" w:rsidR="00084648" w:rsidRPr="00AD0CC1" w:rsidRDefault="00084648" w:rsidP="00D70E63">
      <w:pPr>
        <w:spacing w:line="360" w:lineRule="auto"/>
        <w:jc w:val="both"/>
        <w:rPr>
          <w:rFonts w:ascii="Times New Roman" w:hAnsi="Times New Roman" w:cs="Times New Roman"/>
          <w:b/>
          <w:bCs/>
          <w:sz w:val="24"/>
          <w:szCs w:val="24"/>
        </w:rPr>
      </w:pPr>
    </w:p>
    <w:p w14:paraId="62A61643" w14:textId="157049D0"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56" w:name="_Toc199480644"/>
      <w:r w:rsidRPr="00AD0CC1">
        <w:rPr>
          <w:rFonts w:ascii="Times New Roman" w:hAnsi="Times New Roman" w:cs="Times New Roman"/>
          <w:b/>
          <w:bCs/>
          <w:color w:val="auto"/>
          <w:sz w:val="24"/>
          <w:szCs w:val="24"/>
        </w:rPr>
        <w:t xml:space="preserve">3.1 </w:t>
      </w:r>
      <w:r w:rsidR="00084648" w:rsidRPr="00AD0CC1">
        <w:rPr>
          <w:rFonts w:ascii="Times New Roman" w:hAnsi="Times New Roman" w:cs="Times New Roman"/>
          <w:b/>
          <w:bCs/>
          <w:color w:val="auto"/>
          <w:sz w:val="24"/>
          <w:szCs w:val="24"/>
        </w:rPr>
        <w:t>Introduction</w:t>
      </w:r>
      <w:bookmarkEnd w:id="156"/>
    </w:p>
    <w:p w14:paraId="18B1022D" w14:textId="2332255D"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Sociality is widely observed in the animal kingdom, and it has been documented that social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enhances learning </w:t>
      </w:r>
      <w:r w:rsidRPr="00AD0CC1">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(Kappeler, 2019; Massen,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AD0CC1">
        <w:rPr>
          <w:rFonts w:ascii="Times New Roman" w:eastAsia="Times New Roman" w:hAnsi="Times New Roman" w:cs="Times New Roman"/>
          <w:sz w:val="24"/>
          <w:szCs w:val="24"/>
        </w:rPr>
        <w:fldChar w:fldCharType="begin"/>
      </w:r>
      <w:r w:rsidRPr="00AD0CC1">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AD0CC1">
        <w:rPr>
          <w:rFonts w:ascii="Times New Roman" w:eastAsia="Times New Roman" w:hAnsi="Times New Roman" w:cs="Times New Roman"/>
          <w:sz w:val="24"/>
          <w:szCs w:val="24"/>
        </w:rPr>
        <w:fldChar w:fldCharType="separate"/>
      </w:r>
      <w:r w:rsidR="00DF6B32" w:rsidRPr="00AD0CC1">
        <w:rPr>
          <w:rFonts w:ascii="Times New Roman" w:hAnsi="Times New Roman" w:cs="Times New Roman"/>
          <w:sz w:val="24"/>
        </w:rPr>
        <w:t>(Marinero et al., 2018)</w:t>
      </w:r>
      <w:r w:rsidRPr="00AD0CC1">
        <w:rPr>
          <w:rFonts w:ascii="Times New Roman" w:eastAsia="Times New Roman" w:hAnsi="Times New Roman" w:cs="Times New Roman"/>
          <w:sz w:val="24"/>
          <w:szCs w:val="24"/>
        </w:rPr>
        <w:fldChar w:fldCharType="end"/>
      </w:r>
      <w:r w:rsidRPr="00AD0CC1">
        <w:rPr>
          <w:rFonts w:ascii="Times New Roman" w:eastAsia="Times New Roman" w:hAnsi="Times New Roman" w:cs="Times New Roman"/>
          <w:sz w:val="24"/>
          <w:szCs w:val="24"/>
        </w:rPr>
        <w:t xml:space="preserve">. These benefits may increase survival of individuals and overall fitness. </w:t>
      </w:r>
    </w:p>
    <w:p w14:paraId="59AD3929" w14:textId="698E7920"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(Emery et al., 2007; Emery &amp; Clayton, 2004)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Corvids establish strong social relationships and social hierarchies, and they show </w:t>
      </w:r>
      <w:r w:rsidRPr="00AD0CC1">
        <w:rPr>
          <w:rFonts w:ascii="Times New Roman" w:hAnsi="Times New Roman" w:cs="Times New Roman"/>
          <w:sz w:val="24"/>
          <w:szCs w:val="24"/>
        </w:rPr>
        <w:lastRenderedPageBreak/>
        <w:t>sophisticated reasoning and problem-solving abilities. These fascinating features, however, have not been studied in other bird species.</w:t>
      </w:r>
    </w:p>
    <w:p w14:paraId="6576B84D" w14:textId="77777777" w:rsidR="00084648" w:rsidRPr="00AD0CC1" w:rsidRDefault="00084648" w:rsidP="00D70E63">
      <w:pPr>
        <w:spacing w:line="360" w:lineRule="auto"/>
        <w:jc w:val="both"/>
        <w:rPr>
          <w:rFonts w:ascii="Times New Roman" w:hAnsi="Times New Roman" w:cs="Times New Roman"/>
          <w:sz w:val="24"/>
          <w:szCs w:val="24"/>
        </w:rPr>
      </w:pPr>
    </w:p>
    <w:p w14:paraId="16895D15" w14:textId="1946BFC9"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(Campbell, 2015; Van Overveld, Gangoso,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well as individuals gathering around carcasses when foraging. Beyond this example of sociality, there is also research done in despotic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within and across species. For instance, a study conducted in East Africa with seven types of scavenger species showed that there</w:t>
      </w:r>
      <w:r w:rsidR="00193919" w:rsidRPr="00AD0CC1">
        <w:rPr>
          <w:rFonts w:ascii="Times New Roman" w:hAnsi="Times New Roman" w:cs="Times New Roman"/>
          <w:sz w:val="24"/>
          <w:szCs w:val="24"/>
        </w:rPr>
        <w:t xml:space="preserve"> i</w:t>
      </w:r>
      <w:r w:rsidRPr="00AD0CC1">
        <w:rPr>
          <w:rFonts w:ascii="Times New Roman" w:hAnsi="Times New Roman" w:cs="Times New Roman"/>
          <w:sz w:val="24"/>
          <w:szCs w:val="24"/>
        </w:rPr>
        <w:t xml:space="preserve">s niche partitioning between the species in the study system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(Kendall,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In concrete, the author found that species that have greatest search efficiency or greater sociality (e.g. Bateleurs, </w:t>
      </w:r>
      <w:proofErr w:type="spellStart"/>
      <w:r w:rsidRPr="00AD0CC1">
        <w:rPr>
          <w:rFonts w:ascii="Times New Roman" w:hAnsi="Times New Roman" w:cs="Times New Roman"/>
          <w:sz w:val="24"/>
          <w:szCs w:val="24"/>
        </w:rPr>
        <w:t>Ruppell’s</w:t>
      </w:r>
      <w:proofErr w:type="spellEnd"/>
      <w:r w:rsidRPr="00AD0CC1">
        <w:rPr>
          <w:rFonts w:ascii="Times New Roman" w:hAnsi="Times New Roman" w:cs="Times New Roman"/>
          <w:sz w:val="24"/>
          <w:szCs w:val="24"/>
        </w:rPr>
        <w:t>, Lappet-faced, and White-backed vultures) had access to patches of better quality than their counterparts, hence establishing dominance. Likewise, a study done on Andean Condors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(Moreno-Opo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w:t>
      </w:r>
    </w:p>
    <w:p w14:paraId="2EC4B2D1" w14:textId="77777777" w:rsidR="00084648" w:rsidRPr="00AD0CC1" w:rsidRDefault="00084648" w:rsidP="00D70E63">
      <w:pPr>
        <w:spacing w:line="360" w:lineRule="auto"/>
        <w:jc w:val="both"/>
        <w:rPr>
          <w:rFonts w:ascii="Times New Roman" w:hAnsi="Times New Roman" w:cs="Times New Roman"/>
          <w:b/>
          <w:bCs/>
          <w:sz w:val="24"/>
          <w:szCs w:val="24"/>
        </w:rPr>
      </w:pPr>
    </w:p>
    <w:p w14:paraId="4B0CBAA4" w14:textId="57B92B62"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57" w:name="_Toc199480645"/>
      <w:r w:rsidRPr="00AD0CC1">
        <w:rPr>
          <w:rFonts w:ascii="Times New Roman" w:hAnsi="Times New Roman" w:cs="Times New Roman"/>
          <w:b/>
          <w:bCs/>
          <w:color w:val="auto"/>
          <w:sz w:val="24"/>
          <w:szCs w:val="24"/>
        </w:rPr>
        <w:t xml:space="preserve">3.2 </w:t>
      </w:r>
      <w:r w:rsidR="00084648" w:rsidRPr="00AD0CC1">
        <w:rPr>
          <w:rFonts w:ascii="Times New Roman" w:hAnsi="Times New Roman" w:cs="Times New Roman"/>
          <w:b/>
          <w:bCs/>
          <w:color w:val="auto"/>
          <w:sz w:val="24"/>
          <w:szCs w:val="24"/>
        </w:rPr>
        <w:t>Why vultures?</w:t>
      </w:r>
      <w:bookmarkEnd w:id="157"/>
    </w:p>
    <w:p w14:paraId="426100B1" w14:textId="060B63B9" w:rsidR="00084648" w:rsidRPr="00AD0CC1" w:rsidRDefault="00084648" w:rsidP="00294ABB">
      <w:pPr>
        <w:spacing w:line="360" w:lineRule="auto"/>
        <w:jc w:val="both"/>
        <w:rPr>
          <w:rFonts w:ascii="Times New Roman" w:eastAsia="Times New Roman" w:hAnsi="Times New Roman" w:cs="Times New Roman"/>
          <w:sz w:val="24"/>
          <w:szCs w:val="24"/>
        </w:rPr>
      </w:pPr>
      <w:r w:rsidRPr="00AD0CC1">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(Barton et al., 2013; DeVault et al., 2003; Ostfeld &amp; Keesing, 2000)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Because of its scattered and unpredictable nature, competition at these feeding sites is high with agonistic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and hierarchies established. Interestingly, this high competition has in turn led to the evolution of specific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reduce competition for resources such that the community finds balance. Such mechanisms include niche segregation among the different species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(Savolainen et al., 1988; Schuette et al., 2013)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w:t>
      </w:r>
      <w:r w:rsidRPr="00AD0CC1">
        <w:rPr>
          <w:rFonts w:ascii="Times New Roman" w:hAnsi="Times New Roman" w:cs="Times New Roman"/>
          <w:sz w:val="24"/>
          <w:szCs w:val="24"/>
        </w:rPr>
        <w:lastRenderedPageBreak/>
        <w:t xml:space="preserve">fitness. Second, if resource partitioning does not occur within a species or a guild and individuals are forced to gather around one resource, a significant portion of the population may be </w:t>
      </w:r>
      <w:r w:rsidRPr="00AD0CC1">
        <w:rPr>
          <w:rFonts w:ascii="Times New Roman" w:eastAsia="Times New Roman" w:hAnsi="Times New Roman" w:cs="Times New Roman"/>
          <w:sz w:val="24"/>
          <w:szCs w:val="24"/>
        </w:rPr>
        <w:t>prone to threats while feeding.</w:t>
      </w:r>
    </w:p>
    <w:p w14:paraId="1E645B59" w14:textId="77777777" w:rsidR="00084648" w:rsidRPr="00AD0CC1" w:rsidRDefault="00084648" w:rsidP="00D70E63">
      <w:pPr>
        <w:spacing w:line="360" w:lineRule="auto"/>
        <w:jc w:val="both"/>
        <w:rPr>
          <w:rFonts w:ascii="Times New Roman" w:hAnsi="Times New Roman" w:cs="Times New Roman"/>
          <w:b/>
          <w:bCs/>
          <w:sz w:val="24"/>
          <w:szCs w:val="24"/>
        </w:rPr>
      </w:pPr>
    </w:p>
    <w:p w14:paraId="2E886634" w14:textId="77777777" w:rsidR="00C13CCF" w:rsidRPr="00AD0CC1" w:rsidRDefault="00C13CCF" w:rsidP="00C13CCF">
      <w:pPr>
        <w:spacing w:line="360" w:lineRule="auto"/>
        <w:ind w:firstLine="720"/>
        <w:jc w:val="both"/>
        <w:rPr>
          <w:rFonts w:ascii="Times New Roman" w:eastAsia="Times New Roman" w:hAnsi="Times New Roman" w:cs="Times New Roman"/>
          <w:sz w:val="24"/>
          <w:szCs w:val="24"/>
        </w:rPr>
      </w:pPr>
      <w:commentRangeStart w:id="158"/>
      <w:r w:rsidRPr="00AD0CC1">
        <w:rPr>
          <w:rFonts w:ascii="Times New Roman" w:eastAsia="Times New Roman" w:hAnsi="Times New Roman" w:cs="Times New Roman"/>
          <w:sz w:val="24"/>
          <w:szCs w:val="24"/>
          <w:highlight w:val="yellow"/>
        </w:rPr>
        <w:t>Here, vultures are an interesting system for several reasons. First, their unique feeding habits, since they are the only terrestrial vertebrate that is an obligate carrion consumer (</w:t>
      </w:r>
      <w:r w:rsidRPr="00AD0CC1">
        <w:rPr>
          <w:rFonts w:ascii="Times New Roman" w:hAnsi="Times New Roman" w:cs="Times New Roman"/>
          <w:sz w:val="24"/>
          <w:szCs w:val="24"/>
          <w:highlight w:val="yellow"/>
        </w:rPr>
        <w:t xml:space="preserve">van </w:t>
      </w:r>
      <w:proofErr w:type="spellStart"/>
      <w:r w:rsidRPr="00AD0CC1">
        <w:rPr>
          <w:rFonts w:ascii="Times New Roman" w:hAnsi="Times New Roman" w:cs="Times New Roman"/>
          <w:sz w:val="24"/>
          <w:szCs w:val="24"/>
          <w:highlight w:val="yellow"/>
        </w:rPr>
        <w:t>Overveld</w:t>
      </w:r>
      <w:proofErr w:type="spellEnd"/>
      <w:r w:rsidRPr="00AD0CC1">
        <w:rPr>
          <w:rFonts w:ascii="Times New Roman" w:hAnsi="Times New Roman" w:cs="Times New Roman"/>
          <w:sz w:val="24"/>
          <w:szCs w:val="24"/>
          <w:highlight w:val="yellow"/>
        </w:rPr>
        <w:t xml:space="preserve"> et al. 2020)</w:t>
      </w:r>
      <w:r w:rsidRPr="00AD0CC1">
        <w:rPr>
          <w:rFonts w:ascii="Times New Roman" w:eastAsia="Times New Roman" w:hAnsi="Times New Roman" w:cs="Times New Roman"/>
          <w:sz w:val="24"/>
          <w:szCs w:val="24"/>
          <w:highlight w:val="yellow"/>
        </w:rPr>
        <w:t xml:space="preserve">, second, because both New World Vultures and </w:t>
      </w:r>
      <w:proofErr w:type="gramStart"/>
      <w:r w:rsidRPr="00AD0CC1">
        <w:rPr>
          <w:rFonts w:ascii="Times New Roman" w:eastAsia="Times New Roman" w:hAnsi="Times New Roman" w:cs="Times New Roman"/>
          <w:sz w:val="24"/>
          <w:szCs w:val="24"/>
          <w:highlight w:val="yellow"/>
        </w:rPr>
        <w:t>Old World</w:t>
      </w:r>
      <w:proofErr w:type="gramEnd"/>
      <w:r w:rsidRPr="00AD0CC1">
        <w:rPr>
          <w:rFonts w:ascii="Times New Roman" w:eastAsia="Times New Roman" w:hAnsi="Times New Roman" w:cs="Times New Roman"/>
          <w:sz w:val="24"/>
          <w:szCs w:val="24"/>
          <w:highlight w:val="yellow"/>
        </w:rPr>
        <w:t xml:space="preserve"> Vultures – two independent lineages- converged to similar foraging habits (Van </w:t>
      </w:r>
      <w:proofErr w:type="spellStart"/>
      <w:r w:rsidRPr="00AD0CC1">
        <w:rPr>
          <w:rFonts w:ascii="Times New Roman" w:eastAsia="Times New Roman" w:hAnsi="Times New Roman" w:cs="Times New Roman"/>
          <w:sz w:val="24"/>
          <w:szCs w:val="24"/>
          <w:highlight w:val="yellow"/>
        </w:rPr>
        <w:t>Overveld</w:t>
      </w:r>
      <w:proofErr w:type="spellEnd"/>
      <w:r w:rsidRPr="00AD0CC1">
        <w:rPr>
          <w:rFonts w:ascii="Times New Roman" w:eastAsia="Times New Roman" w:hAnsi="Times New Roman" w:cs="Times New Roman"/>
          <w:sz w:val="24"/>
          <w:szCs w:val="24"/>
          <w:highlight w:val="yellow"/>
        </w:rPr>
        <w:t xml:space="preserve"> et al. 2022), and third, most- if not all- vulture species present some degree of social behaviour with shared communal roosts among individuals.</w:t>
      </w:r>
      <w:r w:rsidRPr="00AD0CC1">
        <w:rPr>
          <w:rFonts w:ascii="Times New Roman" w:eastAsia="Times New Roman" w:hAnsi="Times New Roman" w:cs="Times New Roman"/>
          <w:sz w:val="24"/>
          <w:szCs w:val="24"/>
        </w:rPr>
        <w:t xml:space="preserve"> </w:t>
      </w:r>
      <w:commentRangeEnd w:id="158"/>
      <w:r w:rsidRPr="00AD0CC1">
        <w:rPr>
          <w:rStyle w:val="CommentReference"/>
        </w:rPr>
        <w:commentReference w:id="158"/>
      </w:r>
    </w:p>
    <w:p w14:paraId="6EB3F4F6" w14:textId="4BF759F3" w:rsidR="00C13CCF" w:rsidRPr="00AD0CC1" w:rsidRDefault="00EB5434" w:rsidP="00D70E63">
      <w:pPr>
        <w:spacing w:line="360" w:lineRule="auto"/>
        <w:jc w:val="both"/>
        <w:rPr>
          <w:rFonts w:ascii="Times New Roman" w:hAnsi="Times New Roman" w:cs="Times New Roman"/>
          <w:b/>
          <w:bCs/>
          <w:sz w:val="24"/>
          <w:szCs w:val="24"/>
          <w:highlight w:val="yellow"/>
        </w:rPr>
      </w:pPr>
      <w:r w:rsidRPr="00AD0CC1">
        <w:rPr>
          <w:rFonts w:ascii="Times New Roman" w:hAnsi="Times New Roman" w:cs="Times New Roman"/>
          <w:b/>
          <w:bCs/>
          <w:sz w:val="24"/>
          <w:szCs w:val="24"/>
          <w:highlight w:val="yellow"/>
        </w:rPr>
        <w:t>ALSO USE THIS PAPER:</w:t>
      </w:r>
    </w:p>
    <w:p w14:paraId="7634E0D7" w14:textId="7EF4D060" w:rsidR="00EB5434" w:rsidRPr="00AD0CC1" w:rsidRDefault="00EB5434" w:rsidP="00D70E63">
      <w:pPr>
        <w:spacing w:line="360" w:lineRule="auto"/>
        <w:jc w:val="both"/>
        <w:rPr>
          <w:rFonts w:ascii="Times New Roman" w:hAnsi="Times New Roman" w:cs="Times New Roman"/>
          <w:b/>
          <w:bCs/>
          <w:sz w:val="24"/>
          <w:szCs w:val="24"/>
        </w:rPr>
      </w:pPr>
      <w:hyperlink r:id="rId20" w:history="1">
        <w:r w:rsidRPr="00AD0CC1">
          <w:rPr>
            <w:rStyle w:val="Hyperlink"/>
            <w:rFonts w:ascii="Times New Roman" w:hAnsi="Times New Roman" w:cs="Times New Roman"/>
            <w:b/>
            <w:bCs/>
            <w:sz w:val="24"/>
            <w:szCs w:val="24"/>
            <w:highlight w:val="yellow"/>
          </w:rPr>
          <w:t>https://onlinelibrary.wiley.com/doi/full/10.1111/brv.13089</w:t>
        </w:r>
      </w:hyperlink>
      <w:r w:rsidRPr="00AD0CC1">
        <w:rPr>
          <w:rFonts w:ascii="Times New Roman" w:hAnsi="Times New Roman" w:cs="Times New Roman"/>
          <w:b/>
          <w:bCs/>
          <w:sz w:val="24"/>
          <w:szCs w:val="24"/>
        </w:rPr>
        <w:t xml:space="preserve"> </w:t>
      </w:r>
    </w:p>
    <w:p w14:paraId="0B111F08" w14:textId="79CBE9F6" w:rsidR="00084648" w:rsidRPr="00AD0CC1" w:rsidRDefault="00E5171E" w:rsidP="00E047A5">
      <w:pPr>
        <w:pStyle w:val="Heading2"/>
        <w:spacing w:line="360" w:lineRule="auto"/>
        <w:jc w:val="both"/>
        <w:rPr>
          <w:rFonts w:ascii="Times New Roman" w:hAnsi="Times New Roman" w:cs="Times New Roman"/>
          <w:b/>
          <w:bCs/>
          <w:color w:val="auto"/>
          <w:sz w:val="24"/>
          <w:szCs w:val="24"/>
        </w:rPr>
      </w:pPr>
      <w:bookmarkStart w:id="159" w:name="_Toc199480646"/>
      <w:r w:rsidRPr="00AD0CC1">
        <w:rPr>
          <w:rFonts w:ascii="Times New Roman" w:hAnsi="Times New Roman" w:cs="Times New Roman"/>
          <w:b/>
          <w:bCs/>
          <w:color w:val="auto"/>
          <w:sz w:val="24"/>
          <w:szCs w:val="24"/>
        </w:rPr>
        <w:t xml:space="preserve">3.3 </w:t>
      </w:r>
      <w:r w:rsidR="00084648" w:rsidRPr="00AD0CC1">
        <w:rPr>
          <w:rFonts w:ascii="Times New Roman" w:hAnsi="Times New Roman" w:cs="Times New Roman"/>
          <w:b/>
          <w:bCs/>
          <w:color w:val="auto"/>
          <w:sz w:val="24"/>
          <w:szCs w:val="24"/>
        </w:rPr>
        <w:t>A note on the Information Center Hypothesis</w:t>
      </w:r>
      <w:bookmarkEnd w:id="159"/>
    </w:p>
    <w:p w14:paraId="73D72F53" w14:textId="7ACB8A05" w:rsidR="00084648" w:rsidRPr="00AD0CC1" w:rsidRDefault="00084648" w:rsidP="003F571A">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In Chapter </w:t>
      </w:r>
      <w:r w:rsidR="00833658" w:rsidRPr="00AD0CC1">
        <w:rPr>
          <w:rFonts w:ascii="Times New Roman" w:hAnsi="Times New Roman" w:cs="Times New Roman"/>
          <w:sz w:val="24"/>
          <w:szCs w:val="24"/>
        </w:rPr>
        <w:t>2,</w:t>
      </w:r>
      <w:r w:rsidR="00DE0C17" w:rsidRPr="00AD0CC1">
        <w:rPr>
          <w:rFonts w:ascii="Times New Roman" w:hAnsi="Times New Roman" w:cs="Times New Roman"/>
          <w:sz w:val="24"/>
          <w:szCs w:val="24"/>
        </w:rPr>
        <w:t xml:space="preserve"> I </w:t>
      </w:r>
      <w:r w:rsidRPr="00AD0CC1">
        <w:rPr>
          <w:rFonts w:ascii="Times New Roman" w:hAnsi="Times New Roman" w:cs="Times New Roman"/>
          <w:sz w:val="24"/>
          <w:szCs w:val="24"/>
        </w:rPr>
        <w:t xml:space="preserve">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among the most threatened group of birds in the world, most species showing steep declines in their population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(McClure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Notably, these declines are exacerbated due to their gregarious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When individuals follow others and forage together at a single carcass, it amplifies the risk of mass mortality when the carcass is poisoned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 Ogada et al., 2016; D. L. Ogada, 2014; Santangeli et al., 2016)</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Thus, the use of social information when feeding may become an ecological trap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with cascading effects.</w:t>
      </w:r>
    </w:p>
    <w:p w14:paraId="213F707A" w14:textId="77777777" w:rsidR="00084648" w:rsidRPr="00AD0CC1" w:rsidRDefault="00084648" w:rsidP="00D70E63">
      <w:pPr>
        <w:spacing w:line="360" w:lineRule="auto"/>
        <w:jc w:val="both"/>
        <w:rPr>
          <w:rFonts w:ascii="Times New Roman" w:hAnsi="Times New Roman" w:cs="Times New Roman"/>
          <w:b/>
          <w:bCs/>
          <w:sz w:val="24"/>
          <w:szCs w:val="24"/>
        </w:rPr>
      </w:pPr>
    </w:p>
    <w:p w14:paraId="19CAAC66" w14:textId="0F7E4C5B" w:rsidR="00084648" w:rsidRPr="00AD0CC1" w:rsidRDefault="00EA42AC" w:rsidP="00E047A5">
      <w:pPr>
        <w:pStyle w:val="Heading2"/>
        <w:spacing w:line="360" w:lineRule="auto"/>
        <w:jc w:val="both"/>
        <w:rPr>
          <w:rFonts w:ascii="Times New Roman" w:hAnsi="Times New Roman" w:cs="Times New Roman"/>
          <w:b/>
          <w:bCs/>
          <w:color w:val="auto"/>
          <w:sz w:val="24"/>
          <w:szCs w:val="24"/>
        </w:rPr>
      </w:pPr>
      <w:bookmarkStart w:id="160" w:name="_Toc199480647"/>
      <w:r w:rsidRPr="00AD0CC1">
        <w:rPr>
          <w:rFonts w:ascii="Times New Roman" w:hAnsi="Times New Roman" w:cs="Times New Roman"/>
          <w:b/>
          <w:bCs/>
          <w:color w:val="auto"/>
          <w:sz w:val="24"/>
          <w:szCs w:val="24"/>
        </w:rPr>
        <w:lastRenderedPageBreak/>
        <w:t xml:space="preserve">3.4 </w:t>
      </w:r>
      <w:r w:rsidR="00084648" w:rsidRPr="00AD0CC1">
        <w:rPr>
          <w:rFonts w:ascii="Times New Roman" w:hAnsi="Times New Roman" w:cs="Times New Roman"/>
          <w:b/>
          <w:bCs/>
          <w:color w:val="auto"/>
          <w:sz w:val="24"/>
          <w:szCs w:val="24"/>
        </w:rPr>
        <w:t>Size matters: The Andean Condor – A peculiar case study</w:t>
      </w:r>
      <w:bookmarkEnd w:id="160"/>
      <w:r w:rsidR="00084648" w:rsidRPr="00AD0CC1">
        <w:rPr>
          <w:rFonts w:ascii="Times New Roman" w:hAnsi="Times New Roman" w:cs="Times New Roman"/>
          <w:b/>
          <w:bCs/>
          <w:color w:val="auto"/>
          <w:sz w:val="24"/>
          <w:szCs w:val="24"/>
        </w:rPr>
        <w:t xml:space="preserve"> </w:t>
      </w:r>
    </w:p>
    <w:p w14:paraId="293BB674" w14:textId="77777777" w:rsidR="00D96559" w:rsidRPr="00AD0CC1" w:rsidRDefault="00D96559" w:rsidP="00D96559">
      <w:pPr>
        <w:spacing w:line="360" w:lineRule="auto"/>
        <w:ind w:firstLine="720"/>
        <w:jc w:val="both"/>
        <w:rPr>
          <w:rFonts w:ascii="Times New Roman" w:eastAsia="Times New Roman" w:hAnsi="Times New Roman" w:cs="Times New Roman"/>
          <w:sz w:val="24"/>
          <w:szCs w:val="24"/>
          <w:highlight w:val="yellow"/>
        </w:rPr>
      </w:pPr>
    </w:p>
    <w:p w14:paraId="302FEF5E" w14:textId="48496EDE" w:rsidR="00D96559" w:rsidRPr="00AD0CC1" w:rsidRDefault="00D96559" w:rsidP="00D96559">
      <w:pPr>
        <w:spacing w:line="360" w:lineRule="auto"/>
        <w:jc w:val="both"/>
        <w:rPr>
          <w:rFonts w:ascii="Times New Roman" w:eastAsia="Times New Roman" w:hAnsi="Times New Roman" w:cs="Times New Roman"/>
          <w:sz w:val="24"/>
          <w:szCs w:val="24"/>
        </w:rPr>
      </w:pPr>
      <w:r w:rsidRPr="00AD0CC1">
        <w:rPr>
          <w:rFonts w:ascii="Times New Roman" w:eastAsia="Times New Roman" w:hAnsi="Times New Roman" w:cs="Times New Roman"/>
          <w:sz w:val="24"/>
          <w:szCs w:val="24"/>
          <w:highlight w:val="yellow"/>
        </w:rPr>
        <w:t>Yet, regardless of its specific origins, t</w:t>
      </w:r>
      <w:commentRangeStart w:id="161"/>
      <w:r w:rsidRPr="00AD0CC1">
        <w:rPr>
          <w:rFonts w:ascii="Times New Roman" w:eastAsia="Times New Roman" w:hAnsi="Times New Roman" w:cs="Times New Roman"/>
          <w:sz w:val="24"/>
          <w:szCs w:val="24"/>
          <w:highlight w:val="yellow"/>
        </w:rPr>
        <w:t>here is</w:t>
      </w:r>
      <w:commentRangeEnd w:id="161"/>
      <w:r w:rsidRPr="00AD0CC1">
        <w:rPr>
          <w:rStyle w:val="CommentReference"/>
          <w:highlight w:val="yellow"/>
        </w:rPr>
        <w:commentReference w:id="161"/>
      </w:r>
      <w:r w:rsidRPr="00AD0CC1">
        <w:rPr>
          <w:rFonts w:ascii="Times New Roman" w:eastAsia="Times New Roman" w:hAnsi="Times New Roman" w:cs="Times New Roman"/>
          <w:sz w:val="24"/>
          <w:szCs w:val="24"/>
          <w:highlight w:val="yellow"/>
        </w:rPr>
        <w:t xml:space="preserve"> evidence that sociality plays an important role in shaping learning, and that this learning can create local cultures in a population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(Aplin, 2019)</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 xml:space="preserve"> , with behaviours that may persist several hundreds of years (e.g. evidence of stone tool use in chimpanzees, </w:t>
      </w:r>
      <w:r w:rsidRPr="00AD0CC1">
        <w:rPr>
          <w:rFonts w:ascii="Times New Roman" w:eastAsia="Times New Roman" w:hAnsi="Times New Roman" w:cs="Times New Roman"/>
          <w:i/>
          <w:iCs/>
          <w:sz w:val="24"/>
          <w:szCs w:val="24"/>
          <w:highlight w:val="yellow"/>
        </w:rPr>
        <w:t>Pan troglodytes</w:t>
      </w:r>
      <w:r w:rsidRPr="00AD0CC1">
        <w:rPr>
          <w:rFonts w:ascii="Times New Roman" w:eastAsia="Times New Roman" w:hAnsi="Times New Roman" w:cs="Times New Roman"/>
          <w:sz w:val="24"/>
          <w:szCs w:val="24"/>
          <w:highlight w:val="yellow"/>
        </w:rPr>
        <w:t xml:space="preserve"> </w:t>
      </w:r>
      <w:r w:rsidRPr="00AD0CC1">
        <w:rPr>
          <w:rFonts w:ascii="Times New Roman" w:eastAsia="Times New Roman" w:hAnsi="Times New Roman" w:cs="Times New Roman"/>
          <w:sz w:val="24"/>
          <w:szCs w:val="24"/>
          <w:highlight w:val="yellow"/>
        </w:rPr>
        <w:fldChar w:fldCharType="begin"/>
      </w:r>
      <w:r w:rsidRPr="00AD0CC1">
        <w:rPr>
          <w:rFonts w:ascii="Times New Roman" w:eastAsia="Times New Roman" w:hAnsi="Times New Roman" w:cs="Times New Roman"/>
          <w:sz w:val="24"/>
          <w:szCs w:val="24"/>
          <w:highlight w:val="yellow"/>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AD0CC1">
        <w:rPr>
          <w:rFonts w:ascii="Times New Roman" w:eastAsia="Times New Roman" w:hAnsi="Times New Roman" w:cs="Times New Roman"/>
          <w:sz w:val="24"/>
          <w:szCs w:val="24"/>
          <w:highlight w:val="yellow"/>
        </w:rPr>
        <w:fldChar w:fldCharType="separate"/>
      </w:r>
      <w:r w:rsidR="00DF6B32" w:rsidRPr="00AD0CC1">
        <w:rPr>
          <w:rFonts w:ascii="Times New Roman" w:hAnsi="Times New Roman" w:cs="Times New Roman"/>
          <w:sz w:val="24"/>
          <w:highlight w:val="yellow"/>
        </w:rPr>
        <w:t>(Haslam et al., 2009; Luncz et al., 2015; Mercader et al., 2007)</w:t>
      </w:r>
      <w:r w:rsidRPr="00AD0CC1">
        <w:rPr>
          <w:rFonts w:ascii="Times New Roman" w:eastAsia="Times New Roman" w:hAnsi="Times New Roman" w:cs="Times New Roman"/>
          <w:sz w:val="24"/>
          <w:szCs w:val="24"/>
          <w:highlight w:val="yellow"/>
        </w:rPr>
        <w:fldChar w:fldCharType="end"/>
      </w:r>
      <w:r w:rsidRPr="00AD0CC1">
        <w:rPr>
          <w:rFonts w:ascii="Times New Roman" w:eastAsia="Times New Roman" w:hAnsi="Times New Roman" w:cs="Times New Roman"/>
          <w:sz w:val="24"/>
          <w:szCs w:val="24"/>
          <w:highlight w:val="yellow"/>
        </w:rPr>
        <w:t>.</w:t>
      </w:r>
      <w:commentRangeStart w:id="162"/>
      <w:commentRangeEnd w:id="162"/>
      <w:r w:rsidRPr="00AD0CC1">
        <w:rPr>
          <w:rStyle w:val="CommentReference"/>
          <w:highlight w:val="yellow"/>
        </w:rPr>
        <w:commentReference w:id="162"/>
      </w:r>
    </w:p>
    <w:p w14:paraId="65EB0747" w14:textId="12A3B110" w:rsidR="00D96559" w:rsidRPr="00AD0CC1" w:rsidRDefault="00D96559" w:rsidP="00EF07F2">
      <w:r w:rsidRPr="00AD0CC1">
        <w:rPr>
          <w:highlight w:val="yellow"/>
        </w:rPr>
        <w:t>USEFUL TO SAY THAT ROOSTS ALSO FORM PART OF LEARNING TO NAVIGATE THE LANDSCAPE USING THERMALS TO FORAGING AREAS</w:t>
      </w:r>
    </w:p>
    <w:p w14:paraId="0F4481C0" w14:textId="5D9D1C1E" w:rsidR="00084648" w:rsidRPr="00AD0CC1" w:rsidRDefault="00084648" w:rsidP="00294ABB">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 xml:space="preserve">Given their obligate scavenging nature, old and new world vultures rely highly on communal roosting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black vultures, for instance, individuals may roost up to 200 individuals together. These large roosts provide several opportunities to access foraging sites by increasing accuracy of the food location by following more knowledgeable individuals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leading to more cost-efficient movement </w:t>
      </w:r>
      <w:r w:rsidRPr="00AD0CC1">
        <w:rPr>
          <w:rFonts w:ascii="Times New Roman" w:hAnsi="Times New Roman" w:cs="Times New Roman"/>
          <w:sz w:val="24"/>
          <w:szCs w:val="24"/>
        </w:rPr>
        <w:fldChar w:fldCharType="begin"/>
      </w:r>
      <w:r w:rsidR="00E07EC9" w:rsidRPr="00AD0CC1">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(Rafacz &amp; Templeton, 2003; H. J. Williams &amp; Safi, 2021)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52325B2C" w14:textId="77777777" w:rsidR="00084648" w:rsidRPr="00AD0CC1" w:rsidRDefault="00084648" w:rsidP="00D70E63">
      <w:pPr>
        <w:spacing w:line="360" w:lineRule="auto"/>
        <w:jc w:val="both"/>
        <w:rPr>
          <w:rFonts w:ascii="Times New Roman" w:hAnsi="Times New Roman" w:cs="Times New Roman"/>
          <w:sz w:val="24"/>
          <w:szCs w:val="24"/>
        </w:rPr>
      </w:pPr>
    </w:p>
    <w:p w14:paraId="70E07834" w14:textId="77777777"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With a wingspan of 320 cm, females weighting up to 11 kg and males up to 15 kg (Houston et al. 2020), the Andean Condor (</w:t>
      </w:r>
      <w:r w:rsidRPr="00AD0CC1">
        <w:rPr>
          <w:rFonts w:ascii="Times New Roman" w:hAnsi="Times New Roman" w:cs="Times New Roman"/>
          <w:i/>
          <w:sz w:val="24"/>
          <w:szCs w:val="24"/>
        </w:rPr>
        <w:t xml:space="preserve">Vultur </w:t>
      </w:r>
      <w:proofErr w:type="spellStart"/>
      <w:r w:rsidRPr="00AD0CC1">
        <w:rPr>
          <w:rFonts w:ascii="Times New Roman" w:hAnsi="Times New Roman" w:cs="Times New Roman"/>
          <w:i/>
          <w:sz w:val="24"/>
          <w:szCs w:val="24"/>
        </w:rPr>
        <w:t>gryphus</w:t>
      </w:r>
      <w:proofErr w:type="spellEnd"/>
      <w:r w:rsidRPr="00AD0CC1">
        <w:rPr>
          <w:rFonts w:ascii="Times New Roman" w:hAnsi="Times New Roman" w:cs="Times New Roman"/>
          <w:sz w:val="24"/>
          <w:szCs w:val="24"/>
        </w:rPr>
        <w:t>) is the heaviest extant soaring bird. It is an obligate scavenger, and a highly social species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AD0CC1" w:rsidRDefault="00084648" w:rsidP="00D70E63">
      <w:pPr>
        <w:spacing w:line="360" w:lineRule="auto"/>
        <w:jc w:val="both"/>
        <w:rPr>
          <w:rFonts w:ascii="Times New Roman" w:hAnsi="Times New Roman" w:cs="Times New Roman"/>
          <w:sz w:val="24"/>
          <w:szCs w:val="24"/>
        </w:rPr>
      </w:pPr>
    </w:p>
    <w:p w14:paraId="6800E830" w14:textId="11EE7BCE"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it to move in the landscape in search for food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(Sassi et al., 2024)</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This remarkably energy-efficient flight mode allows them to reduce energy expenditure. Given their size and feeding guild, Andean </w:t>
      </w:r>
      <w:r w:rsidRPr="00AD0CC1">
        <w:rPr>
          <w:rFonts w:ascii="Times New Roman" w:hAnsi="Times New Roman" w:cs="Times New Roman"/>
          <w:sz w:val="24"/>
          <w:szCs w:val="24"/>
        </w:rPr>
        <w:lastRenderedPageBreak/>
        <w:t xml:space="preserve">Condors highly benefit from this flight strategy. Some geographical features promote the occurrence of thermals like cliffs and slope inclination and aspect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(Scacco et al., 2019)</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AD0CC1" w:rsidRDefault="00084648" w:rsidP="00D70E63">
      <w:pPr>
        <w:spacing w:line="360" w:lineRule="auto"/>
        <w:jc w:val="both"/>
        <w:rPr>
          <w:rFonts w:ascii="Times New Roman" w:hAnsi="Times New Roman" w:cs="Times New Roman"/>
          <w:sz w:val="24"/>
          <w:szCs w:val="24"/>
        </w:rPr>
      </w:pPr>
    </w:p>
    <w:p w14:paraId="5B5AEA49" w14:textId="7C3BF118"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(Curk et al., 2025)</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(Van Overveld, Blanco, et al., 2020)</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especially as natural food becomes more limited.</w:t>
      </w:r>
    </w:p>
    <w:p w14:paraId="49DAD832" w14:textId="77777777" w:rsidR="00084648" w:rsidRPr="00AD0CC1" w:rsidRDefault="00084648" w:rsidP="00D70E63">
      <w:pPr>
        <w:spacing w:line="360" w:lineRule="auto"/>
        <w:jc w:val="both"/>
        <w:rPr>
          <w:rFonts w:ascii="Times New Roman" w:hAnsi="Times New Roman" w:cs="Times New Roman"/>
          <w:sz w:val="24"/>
          <w:szCs w:val="24"/>
        </w:rPr>
      </w:pPr>
    </w:p>
    <w:p w14:paraId="6BA4E2A8" w14:textId="55B5D2A6" w:rsidR="00084648" w:rsidRPr="00AD0CC1" w:rsidRDefault="00084648" w:rsidP="00CC0C76">
      <w:pPr>
        <w:spacing w:line="360" w:lineRule="auto"/>
        <w:ind w:firstLine="720"/>
        <w:jc w:val="both"/>
        <w:rPr>
          <w:rFonts w:ascii="Times New Roman" w:hAnsi="Times New Roman" w:cs="Times New Roman"/>
          <w:sz w:val="24"/>
          <w:szCs w:val="24"/>
        </w:rPr>
      </w:pPr>
      <w:r w:rsidRPr="00AD0CC1">
        <w:rPr>
          <w:rFonts w:ascii="Times New Roman" w:hAnsi="Times New Roman" w:cs="Times New Roman"/>
          <w:sz w:val="24"/>
          <w:szCs w:val="24"/>
        </w:rPr>
        <w:t xml:space="preserve">Undoubtedly, communal roosts are areas of high conservation priority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(Dermody et al., 2011)</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(Hertel et al., 2023)</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scavengers),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(social species), and conservation status (globally Vulnerable), this emblematic Andean species is a peculiar study system and good model </w:t>
      </w:r>
      <w:r w:rsidRPr="00AD0CC1">
        <w:rPr>
          <w:rFonts w:ascii="Times New Roman" w:hAnsi="Times New Roman" w:cs="Times New Roman"/>
          <w:sz w:val="24"/>
          <w:szCs w:val="24"/>
        </w:rPr>
        <w:fldChar w:fldCharType="begin"/>
      </w:r>
      <w:r w:rsidRPr="00AD0CC1">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AD0CC1">
        <w:rPr>
          <w:rFonts w:ascii="Times New Roman" w:hAnsi="Times New Roman" w:cs="Times New Roman"/>
          <w:sz w:val="24"/>
          <w:szCs w:val="24"/>
        </w:rPr>
        <w:fldChar w:fldCharType="separate"/>
      </w:r>
      <w:r w:rsidR="00DF6B32" w:rsidRPr="00AD0CC1">
        <w:rPr>
          <w:rFonts w:ascii="Times New Roman" w:hAnsi="Times New Roman" w:cs="Times New Roman"/>
          <w:sz w:val="24"/>
        </w:rPr>
        <w:t>(Poessel et al., 2018)</w:t>
      </w:r>
      <w:r w:rsidRPr="00AD0CC1">
        <w:rPr>
          <w:rFonts w:ascii="Times New Roman" w:hAnsi="Times New Roman" w:cs="Times New Roman"/>
          <w:sz w:val="24"/>
          <w:szCs w:val="24"/>
        </w:rPr>
        <w:fldChar w:fldCharType="end"/>
      </w:r>
      <w:r w:rsidRPr="00AD0CC1">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Pr="00AD0CC1" w:rsidRDefault="00F7140F" w:rsidP="00D70E63">
      <w:pPr>
        <w:spacing w:line="360" w:lineRule="auto"/>
        <w:jc w:val="both"/>
        <w:rPr>
          <w:rFonts w:ascii="Times New Roman" w:hAnsi="Times New Roman" w:cs="Times New Roman"/>
          <w:sz w:val="24"/>
          <w:szCs w:val="24"/>
        </w:rPr>
      </w:pPr>
    </w:p>
    <w:p w14:paraId="6F0D9EB4" w14:textId="77777777" w:rsidR="000E3BC3" w:rsidRPr="00AD0CC1" w:rsidRDefault="000E3BC3" w:rsidP="00D70E63">
      <w:pPr>
        <w:spacing w:line="360" w:lineRule="auto"/>
        <w:jc w:val="both"/>
        <w:rPr>
          <w:rFonts w:ascii="Times New Roman" w:hAnsi="Times New Roman" w:cs="Times New Roman"/>
          <w:sz w:val="24"/>
          <w:szCs w:val="24"/>
        </w:rPr>
      </w:pPr>
    </w:p>
    <w:p w14:paraId="591C0F1F" w14:textId="45DF53FA" w:rsidR="00F75407" w:rsidRPr="00AD0CC1" w:rsidRDefault="00F75407" w:rsidP="00E047A5">
      <w:pPr>
        <w:pStyle w:val="Heading1"/>
        <w:spacing w:line="360" w:lineRule="auto"/>
        <w:jc w:val="both"/>
        <w:rPr>
          <w:rFonts w:ascii="Times New Roman" w:hAnsi="Times New Roman" w:cs="Times New Roman"/>
          <w:b/>
          <w:bCs/>
          <w:color w:val="auto"/>
          <w:sz w:val="28"/>
          <w:szCs w:val="28"/>
        </w:rPr>
      </w:pPr>
      <w:bookmarkStart w:id="163" w:name="_Toc199480648"/>
      <w:bookmarkStart w:id="164" w:name="_Hlk148867961"/>
      <w:r w:rsidRPr="00AD0CC1">
        <w:rPr>
          <w:rFonts w:ascii="Times New Roman" w:hAnsi="Times New Roman" w:cs="Times New Roman"/>
          <w:b/>
          <w:bCs/>
          <w:color w:val="auto"/>
          <w:sz w:val="28"/>
          <w:szCs w:val="28"/>
        </w:rPr>
        <w:lastRenderedPageBreak/>
        <w:t>Bibliography</w:t>
      </w:r>
      <w:bookmarkEnd w:id="163"/>
    </w:p>
    <w:p w14:paraId="0980D7F2" w14:textId="19C89FEE" w:rsidR="0032563F" w:rsidRPr="00AD0CC1"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Abrahms, B., Hazen, E. L., Aikens, E. O., Savoca, M. S., </w:t>
      </w:r>
      <w:proofErr w:type="spellStart"/>
      <w:r w:rsidRPr="00AD0CC1">
        <w:rPr>
          <w:rFonts w:ascii="Times New Roman" w:hAnsi="Times New Roman" w:cs="Times New Roman"/>
          <w:sz w:val="24"/>
          <w:szCs w:val="24"/>
        </w:rPr>
        <w:t>Goldbogen</w:t>
      </w:r>
      <w:proofErr w:type="spellEnd"/>
      <w:r w:rsidRPr="00AD0CC1">
        <w:rPr>
          <w:rFonts w:ascii="Times New Roman" w:hAnsi="Times New Roman" w:cs="Times New Roman"/>
          <w:sz w:val="24"/>
          <w:szCs w:val="24"/>
        </w:rPr>
        <w:t>, J. A., Bograd, S. J., ... &amp; Mate, B. R. (2019). Memory and resource tracking drive blue whale migrations. Proceedings of the National Academy of Sciences, 116(12), 5582-5587.</w:t>
      </w:r>
    </w:p>
    <w:p w14:paraId="6DB8F3E1" w14:textId="2B620FF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Aikens, E. O., Bontekoe, I. D., </w:t>
      </w:r>
      <w:proofErr w:type="spellStart"/>
      <w:r w:rsidRPr="00AD0CC1">
        <w:rPr>
          <w:rFonts w:ascii="Times New Roman" w:hAnsi="Times New Roman" w:cs="Times New Roman"/>
          <w:sz w:val="24"/>
          <w:szCs w:val="24"/>
        </w:rPr>
        <w:t>Blumenstiel</w:t>
      </w:r>
      <w:proofErr w:type="spellEnd"/>
      <w:r w:rsidRPr="00AD0CC1">
        <w:rPr>
          <w:rFonts w:ascii="Times New Roman" w:hAnsi="Times New Roman" w:cs="Times New Roman"/>
          <w:sz w:val="24"/>
          <w:szCs w:val="24"/>
        </w:rPr>
        <w:t xml:space="preserve">, L., </w:t>
      </w:r>
      <w:proofErr w:type="spellStart"/>
      <w:r w:rsidRPr="00AD0CC1">
        <w:rPr>
          <w:rFonts w:ascii="Times New Roman" w:hAnsi="Times New Roman" w:cs="Times New Roman"/>
          <w:sz w:val="24"/>
          <w:szCs w:val="24"/>
        </w:rPr>
        <w:t>Schlicksupp</w:t>
      </w:r>
      <w:proofErr w:type="spellEnd"/>
      <w:r w:rsidRPr="00AD0CC1">
        <w:rPr>
          <w:rFonts w:ascii="Times New Roman" w:hAnsi="Times New Roman" w:cs="Times New Roman"/>
          <w:sz w:val="24"/>
          <w:szCs w:val="24"/>
        </w:rPr>
        <w:t xml:space="preserve">, A., &amp; Flack, A. (2022). Viewing animal migration through a social lens. </w:t>
      </w:r>
      <w:r w:rsidRPr="00AD0CC1">
        <w:rPr>
          <w:rFonts w:ascii="Times New Roman" w:hAnsi="Times New Roman" w:cs="Times New Roman"/>
          <w:i/>
          <w:iCs/>
          <w:sz w:val="24"/>
          <w:szCs w:val="24"/>
        </w:rPr>
        <w:t>Trends in Ecology &amp;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w:t>
      </w:r>
      <w:r w:rsidRPr="00AD0CC1">
        <w:rPr>
          <w:rFonts w:ascii="Times New Roman" w:hAnsi="Times New Roman" w:cs="Times New Roman"/>
          <w:sz w:val="24"/>
          <w:szCs w:val="24"/>
        </w:rPr>
        <w:t xml:space="preserve">(11), 985–996. </w:t>
      </w:r>
    </w:p>
    <w:p w14:paraId="4190133B" w14:textId="40857FE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Beauchamp, G. (1999). The evolution of communal roosting in birds: Origin and secondary losses.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(6), 675–687. </w:t>
      </w:r>
    </w:p>
    <w:p w14:paraId="2EAC8F61" w14:textId="2D01422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Benhamou, S. (2014). Of scales and stationarity in animal movements.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(3), 261–272. </w:t>
      </w:r>
    </w:p>
    <w:p w14:paraId="2D0550D5" w14:textId="1FA68122"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Berberi, I., Miller, E. T., &amp; Dakin, R. (2023). The effect of sociality on competitive interactions among birds.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(1994), 20221894. </w:t>
      </w:r>
    </w:p>
    <w:p w14:paraId="66ABB2F9" w14:textId="631CEA3F"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Brusatte, S. L., O’Connor, J. K., &amp; Jarvis, E. D. (2015). The Origin and Diversification of Birds. </w:t>
      </w:r>
      <w:r w:rsidRPr="00AD0CC1">
        <w:rPr>
          <w:rFonts w:ascii="Times New Roman" w:hAnsi="Times New Roman" w:cs="Times New Roman"/>
          <w:i/>
          <w:iCs/>
          <w:sz w:val="24"/>
          <w:szCs w:val="24"/>
        </w:rPr>
        <w:t>Current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(19), R888–R898. </w:t>
      </w:r>
    </w:p>
    <w:p w14:paraId="63D6BD32" w14:textId="5C889C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Buckley, N. J. (1997). Experimental tests of the information-center hypothesis with black vultures (Coragyps atratus) and turkey vultures (</w:t>
      </w:r>
      <w:proofErr w:type="spellStart"/>
      <w:r w:rsidRPr="00AD0CC1">
        <w:rPr>
          <w:rFonts w:ascii="Times New Roman" w:hAnsi="Times New Roman" w:cs="Times New Roman"/>
          <w:i/>
          <w:iCs/>
          <w:sz w:val="24"/>
          <w:szCs w:val="24"/>
        </w:rPr>
        <w:t>Cathartes</w:t>
      </w:r>
      <w:proofErr w:type="spellEnd"/>
      <w:r w:rsidRPr="00AD0CC1">
        <w:rPr>
          <w:rFonts w:ascii="Times New Roman" w:hAnsi="Times New Roman" w:cs="Times New Roman"/>
          <w:i/>
          <w:iCs/>
          <w:sz w:val="24"/>
          <w:szCs w:val="24"/>
        </w:rPr>
        <w:t xml:space="preserve"> aura</w:t>
      </w:r>
      <w:r w:rsidRPr="00AD0CC1">
        <w:rPr>
          <w:rFonts w:ascii="Times New Roman" w:hAnsi="Times New Roman" w:cs="Times New Roman"/>
          <w:sz w:val="24"/>
          <w:szCs w:val="24"/>
        </w:rPr>
        <w:t xml:space="preserve">).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 and Sociobiology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41</w:t>
      </w:r>
      <w:r w:rsidRPr="00AD0CC1">
        <w:rPr>
          <w:rFonts w:ascii="Times New Roman" w:hAnsi="Times New Roman" w:cs="Times New Roman"/>
          <w:sz w:val="24"/>
          <w:szCs w:val="24"/>
        </w:rPr>
        <w:t xml:space="preserve">(4), 267–279. </w:t>
      </w:r>
    </w:p>
    <w:p w14:paraId="40250A12" w14:textId="04B5AA96"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Burt, W. H. (1943). Territoriality and Home Range Concepts as Applied to Mammals. </w:t>
      </w:r>
      <w:r w:rsidRPr="00AD0CC1">
        <w:rPr>
          <w:rFonts w:ascii="Times New Roman" w:hAnsi="Times New Roman" w:cs="Times New Roman"/>
          <w:i/>
          <w:iCs/>
          <w:sz w:val="24"/>
          <w:szCs w:val="24"/>
        </w:rPr>
        <w:t>Journal of Mammalogy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w:t>
      </w:r>
      <w:r w:rsidRPr="00AD0CC1">
        <w:rPr>
          <w:rFonts w:ascii="Times New Roman" w:hAnsi="Times New Roman" w:cs="Times New Roman"/>
          <w:sz w:val="24"/>
          <w:szCs w:val="24"/>
        </w:rPr>
        <w:t xml:space="preserve">(3), 346. </w:t>
      </w:r>
    </w:p>
    <w:p w14:paraId="5157CEBD" w14:textId="77777777" w:rsidR="0091459C" w:rsidRPr="00AD0CC1"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Clough S, Ladle M. 1997. Diel migrations and site fidelity in a stream dwelling cyprinid, Leuciscus </w:t>
      </w:r>
      <w:proofErr w:type="spellStart"/>
      <w:r w:rsidRPr="00AD0CC1">
        <w:rPr>
          <w:rFonts w:ascii="Times New Roman" w:hAnsi="Times New Roman" w:cs="Times New Roman"/>
          <w:sz w:val="24"/>
          <w:szCs w:val="24"/>
        </w:rPr>
        <w:t>leuciscus</w:t>
      </w:r>
      <w:proofErr w:type="spellEnd"/>
      <w:r w:rsidRPr="00AD0CC1">
        <w:rPr>
          <w:rFonts w:ascii="Times New Roman" w:hAnsi="Times New Roman" w:cs="Times New Roman"/>
          <w:sz w:val="24"/>
          <w:szCs w:val="24"/>
        </w:rPr>
        <w:t>. J Fish Biol. 50:1117–1119.</w:t>
      </w:r>
    </w:p>
    <w:p w14:paraId="3C97532A" w14:textId="43DBE60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Dermody, B. J., Tanner, C. J., &amp; Jackson, A. L. (2011). The Evolutionary Pathway to Obligate Scavenging in Gyps Vultures.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w:t>
      </w:r>
      <w:r w:rsidRPr="00AD0CC1">
        <w:rPr>
          <w:rFonts w:ascii="Times New Roman" w:hAnsi="Times New Roman" w:cs="Times New Roman"/>
          <w:sz w:val="24"/>
          <w:szCs w:val="24"/>
        </w:rPr>
        <w:t xml:space="preserve">(9), e24635. </w:t>
      </w:r>
    </w:p>
    <w:p w14:paraId="7A6ADBAA" w14:textId="15B3394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Dukas, R. (2017). Cognitive innovations and the evolutionary biology of expertise.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372</w:t>
      </w:r>
      <w:r w:rsidRPr="00AD0CC1">
        <w:rPr>
          <w:rFonts w:ascii="Times New Roman" w:hAnsi="Times New Roman" w:cs="Times New Roman"/>
          <w:sz w:val="24"/>
          <w:szCs w:val="24"/>
        </w:rPr>
        <w:t xml:space="preserve">(1735), 20160427. </w:t>
      </w:r>
    </w:p>
    <w:p w14:paraId="00AA2163" w14:textId="7FEAD30A" w:rsidR="00014D11" w:rsidRPr="00AD0CC1"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65" w:name="_Hlk149046381"/>
      <w:proofErr w:type="spellStart"/>
      <w:r w:rsidRPr="00AD0CC1">
        <w:rPr>
          <w:rFonts w:ascii="Times New Roman" w:hAnsi="Times New Roman" w:cs="Times New Roman"/>
          <w:sz w:val="24"/>
          <w:szCs w:val="24"/>
        </w:rPr>
        <w:t>Eiserer</w:t>
      </w:r>
      <w:proofErr w:type="spellEnd"/>
      <w:r w:rsidRPr="00AD0CC1">
        <w:rPr>
          <w:rFonts w:ascii="Times New Roman" w:hAnsi="Times New Roman" w:cs="Times New Roman"/>
          <w:sz w:val="24"/>
          <w:szCs w:val="24"/>
        </w:rPr>
        <w:t xml:space="preserve">, L. A. (1984). Communal roosting in birds. Bird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5(2-3), 61–80.</w:t>
      </w:r>
    </w:p>
    <w:bookmarkEnd w:id="165"/>
    <w:p w14:paraId="1A0A55F8" w14:textId="77777777" w:rsidR="001F34F4" w:rsidRPr="00AD0CC1" w:rsidRDefault="00C82B38"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Felsenstein, J. (1985). Phylogenies and the Comparative Method. The American Naturalist, 125(1), 1–15. </w:t>
      </w:r>
      <w:r w:rsidR="00E17324" w:rsidRPr="00AD0CC1">
        <w:rPr>
          <w:rFonts w:ascii="Times New Roman" w:eastAsia="Times New Roman" w:hAnsi="Times New Roman" w:cs="Times New Roman"/>
          <w:sz w:val="24"/>
          <w:szCs w:val="24"/>
        </w:rPr>
        <w:t xml:space="preserve">Fisher, J.B. (1954). Evolution and bird sociality. </w:t>
      </w:r>
      <w:r w:rsidR="00E17324" w:rsidRPr="00AD0CC1">
        <w:rPr>
          <w:rFonts w:ascii="Times New Roman" w:eastAsia="Times New Roman" w:hAnsi="Times New Roman" w:cs="Times New Roman"/>
          <w:i/>
          <w:iCs/>
          <w:sz w:val="24"/>
          <w:szCs w:val="24"/>
        </w:rPr>
        <w:t>Evolution as a Process</w:t>
      </w:r>
      <w:r w:rsidR="00E17324" w:rsidRPr="00AD0CC1">
        <w:rPr>
          <w:rFonts w:ascii="Times New Roman" w:eastAsia="Times New Roman" w:hAnsi="Times New Roman" w:cs="Times New Roman"/>
          <w:sz w:val="24"/>
          <w:szCs w:val="24"/>
        </w:rPr>
        <w:t>, 71-83.</w:t>
      </w:r>
    </w:p>
    <w:p w14:paraId="4E009FBE" w14:textId="5907C480" w:rsidR="008F69A4" w:rsidRPr="00AD0CC1" w:rsidRDefault="008F69A4" w:rsidP="00E047A5">
      <w:pPr>
        <w:spacing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Flack, A., Fiedler, W., Blas, J., Pokrovsky, I., Kaatz, M., </w:t>
      </w:r>
      <w:proofErr w:type="spellStart"/>
      <w:r w:rsidRPr="00AD0CC1">
        <w:rPr>
          <w:rFonts w:ascii="Times New Roman" w:hAnsi="Times New Roman" w:cs="Times New Roman"/>
          <w:sz w:val="24"/>
          <w:szCs w:val="24"/>
        </w:rPr>
        <w:t>Mitropolsky</w:t>
      </w:r>
      <w:proofErr w:type="spellEnd"/>
      <w:r w:rsidRPr="00AD0CC1">
        <w:rPr>
          <w:rFonts w:ascii="Times New Roman" w:hAnsi="Times New Roman" w:cs="Times New Roman"/>
          <w:sz w:val="24"/>
          <w:szCs w:val="24"/>
        </w:rPr>
        <w:t xml:space="preserve">, M., </w:t>
      </w:r>
      <w:proofErr w:type="spellStart"/>
      <w:r w:rsidRPr="00AD0CC1">
        <w:rPr>
          <w:rFonts w:ascii="Times New Roman" w:hAnsi="Times New Roman" w:cs="Times New Roman"/>
          <w:sz w:val="24"/>
          <w:szCs w:val="24"/>
        </w:rPr>
        <w:t>Aghababyan</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Fakriadis</w:t>
      </w:r>
      <w:proofErr w:type="spellEnd"/>
      <w:r w:rsidRPr="00AD0CC1">
        <w:rPr>
          <w:rFonts w:ascii="Times New Roman" w:hAnsi="Times New Roman" w:cs="Times New Roman"/>
          <w:sz w:val="24"/>
          <w:szCs w:val="24"/>
        </w:rPr>
        <w:t xml:space="preserve">, I., </w:t>
      </w:r>
      <w:proofErr w:type="spellStart"/>
      <w:r w:rsidRPr="00AD0CC1">
        <w:rPr>
          <w:rFonts w:ascii="Times New Roman" w:hAnsi="Times New Roman" w:cs="Times New Roman"/>
          <w:sz w:val="24"/>
          <w:szCs w:val="24"/>
        </w:rPr>
        <w:t>Makrigianni</w:t>
      </w:r>
      <w:proofErr w:type="spellEnd"/>
      <w:r w:rsidRPr="00AD0CC1">
        <w:rPr>
          <w:rFonts w:ascii="Times New Roman" w:hAnsi="Times New Roman" w:cs="Times New Roman"/>
          <w:sz w:val="24"/>
          <w:szCs w:val="24"/>
        </w:rPr>
        <w:t xml:space="preserve">, E., Jerzak, L., </w:t>
      </w:r>
      <w:proofErr w:type="spellStart"/>
      <w:r w:rsidRPr="00AD0CC1">
        <w:rPr>
          <w:rFonts w:ascii="Times New Roman" w:hAnsi="Times New Roman" w:cs="Times New Roman"/>
          <w:sz w:val="24"/>
          <w:szCs w:val="24"/>
        </w:rPr>
        <w:t>Azafzaf</w:t>
      </w:r>
      <w:proofErr w:type="spellEnd"/>
      <w:r w:rsidRPr="00AD0CC1">
        <w:rPr>
          <w:rFonts w:ascii="Times New Roman" w:hAnsi="Times New Roman" w:cs="Times New Roman"/>
          <w:sz w:val="24"/>
          <w:szCs w:val="24"/>
        </w:rPr>
        <w:t xml:space="preserve">, H., </w:t>
      </w:r>
      <w:proofErr w:type="spellStart"/>
      <w:r w:rsidRPr="00AD0CC1">
        <w:rPr>
          <w:rFonts w:ascii="Times New Roman" w:hAnsi="Times New Roman" w:cs="Times New Roman"/>
          <w:sz w:val="24"/>
          <w:szCs w:val="24"/>
        </w:rPr>
        <w:t>Feltrup-Azafzaf</w:t>
      </w:r>
      <w:proofErr w:type="spellEnd"/>
      <w:r w:rsidRPr="00AD0CC1">
        <w:rPr>
          <w:rFonts w:ascii="Times New Roman" w:hAnsi="Times New Roman" w:cs="Times New Roman"/>
          <w:sz w:val="24"/>
          <w:szCs w:val="24"/>
        </w:rPr>
        <w:t xml:space="preserve">, C., </w:t>
      </w:r>
      <w:proofErr w:type="spellStart"/>
      <w:r w:rsidRPr="00AD0CC1">
        <w:rPr>
          <w:rFonts w:ascii="Times New Roman" w:hAnsi="Times New Roman" w:cs="Times New Roman"/>
          <w:sz w:val="24"/>
          <w:szCs w:val="24"/>
        </w:rPr>
        <w:t>Rotics</w:t>
      </w:r>
      <w:proofErr w:type="spellEnd"/>
      <w:r w:rsidRPr="00AD0CC1">
        <w:rPr>
          <w:rFonts w:ascii="Times New Roman" w:hAnsi="Times New Roman" w:cs="Times New Roman"/>
          <w:sz w:val="24"/>
          <w:szCs w:val="24"/>
        </w:rPr>
        <w:t xml:space="preserve">, S., </w:t>
      </w:r>
      <w:proofErr w:type="spellStart"/>
      <w:r w:rsidRPr="00AD0CC1">
        <w:rPr>
          <w:rFonts w:ascii="Times New Roman" w:hAnsi="Times New Roman" w:cs="Times New Roman"/>
          <w:sz w:val="24"/>
          <w:szCs w:val="24"/>
        </w:rPr>
        <w:t>Mokotjomela</w:t>
      </w:r>
      <w:proofErr w:type="spellEnd"/>
      <w:r w:rsidRPr="00AD0CC1">
        <w:rPr>
          <w:rFonts w:ascii="Times New Roman" w:hAnsi="Times New Roman" w:cs="Times New Roman"/>
          <w:sz w:val="24"/>
          <w:szCs w:val="24"/>
        </w:rPr>
        <w:t xml:space="preserve">, T. M., Nathan, R.,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(2016). Costs of migratory decisions: A comparison across eight white stork populations.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w:t>
      </w:r>
      <w:r w:rsidRPr="00AD0CC1">
        <w:rPr>
          <w:rFonts w:ascii="Times New Roman" w:hAnsi="Times New Roman" w:cs="Times New Roman"/>
          <w:sz w:val="24"/>
          <w:szCs w:val="24"/>
        </w:rPr>
        <w:t xml:space="preserve">(1), e1500931. </w:t>
      </w:r>
    </w:p>
    <w:p w14:paraId="6EA18373" w14:textId="6EAF3691"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Fortin, D., Beyer, H. L., Boyce, M. S., Smith, D. W., Duchesne, T., &amp; Mao, J. S. (2005). </w:t>
      </w:r>
      <w:r w:rsidR="00441F7D" w:rsidRPr="00AD0CC1">
        <w:rPr>
          <w:rFonts w:ascii="Times New Roman" w:hAnsi="Times New Roman" w:cs="Times New Roman"/>
          <w:sz w:val="24"/>
          <w:szCs w:val="24"/>
        </w:rPr>
        <w:t xml:space="preserve">Wolves influence elk movements: </w:t>
      </w:r>
      <w:r w:rsidR="00193919" w:rsidRPr="00AD0CC1">
        <w:rPr>
          <w:rFonts w:ascii="Times New Roman" w:hAnsi="Times New Roman" w:cs="Times New Roman"/>
          <w:sz w:val="24"/>
          <w:szCs w:val="24"/>
        </w:rPr>
        <w:t>behaviour</w:t>
      </w:r>
      <w:r w:rsidR="00441F7D" w:rsidRPr="00AD0CC1">
        <w:rPr>
          <w:rFonts w:ascii="Times New Roman" w:hAnsi="Times New Roman" w:cs="Times New Roman"/>
          <w:sz w:val="24"/>
          <w:szCs w:val="24"/>
        </w:rPr>
        <w:t xml:space="preserve"> shapes a trophic cascade in Yellowstone </w:t>
      </w:r>
      <w:proofErr w:type="spellStart"/>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ational</w:t>
      </w:r>
      <w:proofErr w:type="spellEnd"/>
      <w:r w:rsidR="00441F7D" w:rsidRPr="00AD0CC1">
        <w:rPr>
          <w:rFonts w:ascii="Times New Roman" w:hAnsi="Times New Roman" w:cs="Times New Roman"/>
          <w:sz w:val="24"/>
          <w:szCs w:val="24"/>
        </w:rPr>
        <w:t xml:space="preserve"> </w:t>
      </w:r>
      <w:r w:rsidR="001F34F4" w:rsidRPr="00AD0CC1">
        <w:rPr>
          <w:rFonts w:ascii="Times New Roman" w:hAnsi="Times New Roman" w:cs="Times New Roman"/>
          <w:sz w:val="24"/>
          <w:szCs w:val="24"/>
        </w:rPr>
        <w:t>P</w:t>
      </w:r>
      <w:r w:rsidR="00441F7D" w:rsidRPr="00AD0CC1">
        <w:rPr>
          <w:rFonts w:ascii="Times New Roman" w:hAnsi="Times New Roman" w:cs="Times New Roman"/>
          <w:sz w:val="24"/>
          <w:szCs w:val="24"/>
        </w:rPr>
        <w:t>ark</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86</w:t>
      </w:r>
      <w:r w:rsidRPr="00AD0CC1">
        <w:rPr>
          <w:rFonts w:ascii="Times New Roman" w:hAnsi="Times New Roman" w:cs="Times New Roman"/>
          <w:sz w:val="24"/>
          <w:szCs w:val="24"/>
        </w:rPr>
        <w:t xml:space="preserve">(5), 1320–1330. </w:t>
      </w:r>
    </w:p>
    <w:p w14:paraId="23752237" w14:textId="6F761EC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Grant, J. W. A. (1993). Whether or not to defend? The influence of resource distribution. </w:t>
      </w:r>
      <w:r w:rsidRPr="00AD0CC1">
        <w:rPr>
          <w:rFonts w:ascii="Times New Roman" w:hAnsi="Times New Roman" w:cs="Times New Roman"/>
          <w:i/>
          <w:iCs/>
          <w:sz w:val="24"/>
          <w:szCs w:val="24"/>
        </w:rPr>
        <w:t>Marine Behaviour and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w:t>
      </w:r>
      <w:r w:rsidRPr="00AD0CC1">
        <w:rPr>
          <w:rFonts w:ascii="Times New Roman" w:hAnsi="Times New Roman" w:cs="Times New Roman"/>
          <w:sz w:val="24"/>
          <w:szCs w:val="24"/>
        </w:rPr>
        <w:t xml:space="preserve">(1–4), 137–153. </w:t>
      </w:r>
    </w:p>
    <w:p w14:paraId="5FAE6EF8" w14:textId="218897C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Gregory, S. C., Haegen, W. M. V., Chang, W. Y., &amp; West, S. D. (2010). Nest Site Selection by Western Gray Squirrels at Their Northern Range Terminus. </w:t>
      </w:r>
      <w:r w:rsidRPr="00AD0CC1">
        <w:rPr>
          <w:rFonts w:ascii="Times New Roman" w:hAnsi="Times New Roman" w:cs="Times New Roman"/>
          <w:i/>
          <w:iCs/>
          <w:sz w:val="24"/>
          <w:szCs w:val="24"/>
        </w:rPr>
        <w:t>The Journal of Wildlife Management</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74</w:t>
      </w:r>
      <w:r w:rsidRPr="00AD0CC1">
        <w:rPr>
          <w:rFonts w:ascii="Times New Roman" w:hAnsi="Times New Roman" w:cs="Times New Roman"/>
          <w:sz w:val="24"/>
          <w:szCs w:val="24"/>
        </w:rPr>
        <w:t xml:space="preserve">(1), 18–25. </w:t>
      </w:r>
    </w:p>
    <w:p w14:paraId="28439D00" w14:textId="7E545F3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Guigueno</w:t>
      </w:r>
      <w:proofErr w:type="spellEnd"/>
      <w:r w:rsidRPr="00AD0CC1">
        <w:rPr>
          <w:rFonts w:ascii="Times New Roman" w:hAnsi="Times New Roman" w:cs="Times New Roman"/>
          <w:sz w:val="24"/>
          <w:szCs w:val="24"/>
        </w:rPr>
        <w:t>, M. F., Shoji, A., Elliott, K. H., &amp; Aris-</w:t>
      </w:r>
      <w:proofErr w:type="spellStart"/>
      <w:r w:rsidRPr="00AD0CC1">
        <w:rPr>
          <w:rFonts w:ascii="Times New Roman" w:hAnsi="Times New Roman" w:cs="Times New Roman"/>
          <w:sz w:val="24"/>
          <w:szCs w:val="24"/>
        </w:rPr>
        <w:t>Brosou</w:t>
      </w:r>
      <w:proofErr w:type="spellEnd"/>
      <w:r w:rsidRPr="00AD0CC1">
        <w:rPr>
          <w:rFonts w:ascii="Times New Roman" w:hAnsi="Times New Roman" w:cs="Times New Roman"/>
          <w:sz w:val="24"/>
          <w:szCs w:val="24"/>
        </w:rPr>
        <w:t xml:space="preserve">, S. (2019). Flight costs in volant vertebrates: A phylogenetically-controlled meta-analysis of birds and bats. </w:t>
      </w:r>
      <w:r w:rsidRPr="00AD0CC1">
        <w:rPr>
          <w:rFonts w:ascii="Times New Roman" w:hAnsi="Times New Roman" w:cs="Times New Roman"/>
          <w:i/>
          <w:iCs/>
          <w:sz w:val="24"/>
          <w:szCs w:val="24"/>
        </w:rPr>
        <w:t>Comparative Biochemistry and Physiology Part A: Molecular &amp; Integrative Physiology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235</w:t>
      </w:r>
      <w:r w:rsidRPr="00AD0CC1">
        <w:rPr>
          <w:rFonts w:ascii="Times New Roman" w:hAnsi="Times New Roman" w:cs="Times New Roman"/>
          <w:sz w:val="24"/>
          <w:szCs w:val="24"/>
        </w:rPr>
        <w:t xml:space="preserve">, 193–201. </w:t>
      </w:r>
    </w:p>
    <w:p w14:paraId="755C3FE2" w14:textId="5FF108A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284</w:t>
      </w:r>
      <w:r w:rsidRPr="00AD0CC1">
        <w:rPr>
          <w:rFonts w:ascii="Times New Roman" w:hAnsi="Times New Roman" w:cs="Times New Roman"/>
          <w:sz w:val="24"/>
          <w:szCs w:val="24"/>
        </w:rPr>
        <w:t xml:space="preserve">(1852), 20162654. </w:t>
      </w:r>
    </w:p>
    <w:p w14:paraId="2D044D20" w14:textId="3CE5416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Hayward, M. W., &amp; </w:t>
      </w:r>
      <w:proofErr w:type="spellStart"/>
      <w:r w:rsidRPr="00AD0CC1">
        <w:rPr>
          <w:rFonts w:ascii="Times New Roman" w:hAnsi="Times New Roman" w:cs="Times New Roman"/>
          <w:sz w:val="24"/>
          <w:szCs w:val="24"/>
        </w:rPr>
        <w:t>Slotow</w:t>
      </w:r>
      <w:proofErr w:type="spellEnd"/>
      <w:r w:rsidRPr="00AD0CC1">
        <w:rPr>
          <w:rFonts w:ascii="Times New Roman" w:hAnsi="Times New Roman" w:cs="Times New Roman"/>
          <w:sz w:val="24"/>
          <w:szCs w:val="24"/>
        </w:rPr>
        <w:t xml:space="preserve">, R. (2009). Temporal Partitioning of Activity in Large African Carnivores: Tests of Multiple Hypotheses. </w:t>
      </w:r>
      <w:r w:rsidRPr="00AD0CC1">
        <w:rPr>
          <w:rFonts w:ascii="Times New Roman" w:hAnsi="Times New Roman" w:cs="Times New Roman"/>
          <w:i/>
          <w:iCs/>
          <w:sz w:val="24"/>
          <w:szCs w:val="24"/>
        </w:rPr>
        <w:t>South African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(2), 109–125. </w:t>
      </w:r>
    </w:p>
    <w:p w14:paraId="03E0B3B4" w14:textId="420B3E13"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Hengeveld, G. M. (2007). </w:t>
      </w:r>
      <w:r w:rsidRPr="00AD0CC1">
        <w:rPr>
          <w:rFonts w:ascii="Times New Roman" w:hAnsi="Times New Roman" w:cs="Times New Roman"/>
          <w:i/>
          <w:iCs/>
          <w:sz w:val="24"/>
          <w:szCs w:val="24"/>
        </w:rPr>
        <w:t>Moving to eat: Animal foraging movements in a heterogeneous environment</w:t>
      </w:r>
      <w:r w:rsidRPr="00AD0CC1">
        <w:rPr>
          <w:rFonts w:ascii="Times New Roman" w:hAnsi="Times New Roman" w:cs="Times New Roman"/>
          <w:sz w:val="24"/>
          <w:szCs w:val="24"/>
        </w:rPr>
        <w:t xml:space="preserve">. </w:t>
      </w:r>
    </w:p>
    <w:p w14:paraId="5E5ABC1B" w14:textId="44592C1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Hernández-Montero, J. R., Reusch, C., Simon, R., </w:t>
      </w:r>
      <w:proofErr w:type="spellStart"/>
      <w:r w:rsidRPr="00AD0CC1">
        <w:rPr>
          <w:rFonts w:ascii="Times New Roman" w:hAnsi="Times New Roman" w:cs="Times New Roman"/>
          <w:sz w:val="24"/>
          <w:szCs w:val="24"/>
        </w:rPr>
        <w:t>Schöner</w:t>
      </w:r>
      <w:proofErr w:type="spellEnd"/>
      <w:r w:rsidRPr="00AD0CC1">
        <w:rPr>
          <w:rFonts w:ascii="Times New Roman" w:hAnsi="Times New Roman" w:cs="Times New Roman"/>
          <w:sz w:val="24"/>
          <w:szCs w:val="24"/>
        </w:rPr>
        <w:t xml:space="preserve">, C. R., &amp; Kerth, G. (2020). Free-ranging bats combine three different cognitive processes for roost localization.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192</w:t>
      </w:r>
      <w:r w:rsidRPr="00AD0CC1">
        <w:rPr>
          <w:rFonts w:ascii="Times New Roman" w:hAnsi="Times New Roman" w:cs="Times New Roman"/>
          <w:sz w:val="24"/>
          <w:szCs w:val="24"/>
        </w:rPr>
        <w:t xml:space="preserve">(4), 979–988. </w:t>
      </w:r>
    </w:p>
    <w:p w14:paraId="59EF4F18" w14:textId="2BFCD88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Hertel, A. G., Efrat, R., Reznikov, K., Sapir, N., Berger-Tal, O., &amp; Mueller, T. (2023). Time constraints may pace the ontogeny of movement behaviour.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290</w:t>
      </w:r>
      <w:r w:rsidRPr="00AD0CC1">
        <w:rPr>
          <w:rFonts w:ascii="Times New Roman" w:hAnsi="Times New Roman" w:cs="Times New Roman"/>
          <w:sz w:val="24"/>
          <w:szCs w:val="24"/>
        </w:rPr>
        <w:t xml:space="preserve">(1996), 20222429. </w:t>
      </w:r>
    </w:p>
    <w:p w14:paraId="18B662DB" w14:textId="5F78D50B" w:rsidR="00E17324" w:rsidRPr="00AD0CC1"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Horn, H. S. (1968). The Adaptive Significance of Colonial Nesting in the Brewer’s Blackbird </w:t>
      </w:r>
      <w:r w:rsidRPr="00AD0CC1">
        <w:rPr>
          <w:rFonts w:ascii="Times New Roman" w:hAnsi="Times New Roman" w:cs="Times New Roman"/>
          <w:sz w:val="24"/>
          <w:szCs w:val="24"/>
        </w:rPr>
        <w:lastRenderedPageBreak/>
        <w:t>(</w:t>
      </w:r>
      <w:proofErr w:type="spellStart"/>
      <w:r w:rsidRPr="00AD0CC1">
        <w:rPr>
          <w:rFonts w:ascii="Times New Roman" w:hAnsi="Times New Roman" w:cs="Times New Roman"/>
          <w:sz w:val="24"/>
          <w:szCs w:val="24"/>
        </w:rPr>
        <w:t>Euphagus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Cyanocephalus</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49</w:t>
      </w:r>
      <w:r w:rsidRPr="00AD0CC1">
        <w:rPr>
          <w:rFonts w:ascii="Times New Roman" w:hAnsi="Times New Roman" w:cs="Times New Roman"/>
          <w:sz w:val="24"/>
          <w:szCs w:val="24"/>
        </w:rPr>
        <w:t xml:space="preserve">(4), 682–694. </w:t>
      </w:r>
    </w:p>
    <w:p w14:paraId="63F81212" w14:textId="3991E675" w:rsidR="00D91073"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66" w:name="_Hlk149069378"/>
      <w:r w:rsidRPr="00AD0CC1">
        <w:rPr>
          <w:rFonts w:ascii="Times New Roman" w:hAnsi="Times New Roman" w:cs="Times New Roman"/>
          <w:sz w:val="24"/>
          <w:szCs w:val="24"/>
        </w:rPr>
        <w:t>Houston, D., G. M. Kirwan, D. A. Christie, and C. J. Sharpe (2020). Andean Condor (</w:t>
      </w:r>
      <w:r w:rsidRPr="00AD0CC1">
        <w:rPr>
          <w:rFonts w:ascii="Times New Roman" w:hAnsi="Times New Roman" w:cs="Times New Roman"/>
          <w:i/>
          <w:iCs/>
          <w:sz w:val="24"/>
          <w:szCs w:val="24"/>
        </w:rPr>
        <w:t xml:space="preserve">Vultur </w:t>
      </w:r>
      <w:proofErr w:type="spellStart"/>
      <w:r w:rsidRPr="00AD0CC1">
        <w:rPr>
          <w:rFonts w:ascii="Times New Roman" w:hAnsi="Times New Roman" w:cs="Times New Roman"/>
          <w:i/>
          <w:iCs/>
          <w:sz w:val="24"/>
          <w:szCs w:val="24"/>
        </w:rPr>
        <w:t>gryphus</w:t>
      </w:r>
      <w:proofErr w:type="spellEnd"/>
      <w:r w:rsidRPr="00AD0CC1">
        <w:rPr>
          <w:rFonts w:ascii="Times New Roman" w:hAnsi="Times New Roman" w:cs="Times New Roman"/>
          <w:sz w:val="24"/>
          <w:szCs w:val="24"/>
        </w:rPr>
        <w:t xml:space="preserve">). Version 1.0. In Birds of the World (J. del Hoyo, A. Elliott, J. </w:t>
      </w:r>
      <w:proofErr w:type="spellStart"/>
      <w:r w:rsidRPr="00AD0CC1">
        <w:rPr>
          <w:rFonts w:ascii="Times New Roman" w:hAnsi="Times New Roman" w:cs="Times New Roman"/>
          <w:sz w:val="24"/>
          <w:szCs w:val="24"/>
        </w:rPr>
        <w:t>Sargatal</w:t>
      </w:r>
      <w:proofErr w:type="spellEnd"/>
      <w:r w:rsidRPr="00AD0CC1">
        <w:rPr>
          <w:rFonts w:ascii="Times New Roman" w:hAnsi="Times New Roman" w:cs="Times New Roman"/>
          <w:sz w:val="24"/>
          <w:szCs w:val="24"/>
        </w:rPr>
        <w:t xml:space="preserve">, D. A. Christie, and E. de Juana, Editors). Cornell Lab of Ornithology, Ithaca, NY, USA. </w:t>
      </w:r>
    </w:p>
    <w:bookmarkEnd w:id="166"/>
    <w:p w14:paraId="3A9C0388"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Johnson, M. D. (2007). Measuring Habitat Quality: A Review. </w:t>
      </w:r>
      <w:r w:rsidRPr="00AD0CC1">
        <w:rPr>
          <w:rFonts w:ascii="Times New Roman" w:hAnsi="Times New Roman" w:cs="Times New Roman"/>
          <w:i/>
          <w:iCs/>
          <w:sz w:val="24"/>
          <w:szCs w:val="24"/>
        </w:rPr>
        <w:t>The Condor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109</w:t>
      </w:r>
      <w:r w:rsidRPr="00AD0CC1">
        <w:rPr>
          <w:rFonts w:ascii="Times New Roman" w:hAnsi="Times New Roman" w:cs="Times New Roman"/>
          <w:sz w:val="24"/>
          <w:szCs w:val="24"/>
        </w:rPr>
        <w:t xml:space="preserve">(3), 489–504. </w:t>
      </w:r>
    </w:p>
    <w:p w14:paraId="529EBE28" w14:textId="3D6B4EF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Kano, F., </w:t>
      </w:r>
      <w:proofErr w:type="spellStart"/>
      <w:r w:rsidRPr="000E4017">
        <w:rPr>
          <w:rFonts w:ascii="Times New Roman" w:hAnsi="Times New Roman" w:cs="Times New Roman"/>
          <w:sz w:val="24"/>
          <w:szCs w:val="24"/>
          <w:lang w:val="es-ES"/>
        </w:rPr>
        <w:t>Sasaki</w:t>
      </w:r>
      <w:proofErr w:type="spellEnd"/>
      <w:r w:rsidRPr="000E4017">
        <w:rPr>
          <w:rFonts w:ascii="Times New Roman" w:hAnsi="Times New Roman" w:cs="Times New Roman"/>
          <w:sz w:val="24"/>
          <w:szCs w:val="24"/>
          <w:lang w:val="es-ES"/>
        </w:rPr>
        <w:t xml:space="preserve">, T., &amp; Biro, D. (2021). </w:t>
      </w:r>
      <w:r w:rsidRPr="00AD0CC1">
        <w:rPr>
          <w:rFonts w:ascii="Times New Roman" w:hAnsi="Times New Roman" w:cs="Times New Roman"/>
          <w:sz w:val="24"/>
          <w:szCs w:val="24"/>
        </w:rPr>
        <w:t xml:space="preserve">Collective attention in navigating homing pigeons: Group size effect and individual differences. </w:t>
      </w:r>
      <w:r w:rsidRPr="00AD0CC1">
        <w:rPr>
          <w:rFonts w:ascii="Times New Roman" w:hAnsi="Times New Roman" w:cs="Times New Roman"/>
          <w:i/>
          <w:iCs/>
          <w:sz w:val="24"/>
          <w:szCs w:val="24"/>
        </w:rPr>
        <w:t>Animal Behaviour</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180</w:t>
      </w:r>
      <w:r w:rsidRPr="00AD0CC1">
        <w:rPr>
          <w:rFonts w:ascii="Times New Roman" w:hAnsi="Times New Roman" w:cs="Times New Roman"/>
          <w:sz w:val="24"/>
          <w:szCs w:val="24"/>
        </w:rPr>
        <w:t xml:space="preserve">, 63–80. </w:t>
      </w:r>
    </w:p>
    <w:p w14:paraId="12AFD45F" w14:textId="27F2BCFA"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Kays, R., Crofoot, M. C., </w:t>
      </w:r>
      <w:proofErr w:type="spellStart"/>
      <w:r w:rsidRPr="00AD0CC1">
        <w:rPr>
          <w:rFonts w:ascii="Times New Roman" w:hAnsi="Times New Roman" w:cs="Times New Roman"/>
          <w:sz w:val="24"/>
          <w:szCs w:val="24"/>
        </w:rPr>
        <w:t>Jetz</w:t>
      </w:r>
      <w:proofErr w:type="spellEnd"/>
      <w:r w:rsidRPr="00AD0CC1">
        <w:rPr>
          <w:rFonts w:ascii="Times New Roman" w:hAnsi="Times New Roman" w:cs="Times New Roman"/>
          <w:sz w:val="24"/>
          <w:szCs w:val="24"/>
        </w:rPr>
        <w:t xml:space="preserve">, W., &amp; </w:t>
      </w:r>
      <w:proofErr w:type="spellStart"/>
      <w:r w:rsidRPr="00AD0CC1">
        <w:rPr>
          <w:rFonts w:ascii="Times New Roman" w:hAnsi="Times New Roman" w:cs="Times New Roman"/>
          <w:sz w:val="24"/>
          <w:szCs w:val="24"/>
        </w:rPr>
        <w:t>Wikelski</w:t>
      </w:r>
      <w:proofErr w:type="spellEnd"/>
      <w:r w:rsidRPr="00AD0CC1">
        <w:rPr>
          <w:rFonts w:ascii="Times New Roman" w:hAnsi="Times New Roman" w:cs="Times New Roman"/>
          <w:sz w:val="24"/>
          <w:szCs w:val="24"/>
        </w:rPr>
        <w:t xml:space="preserve">, M. (2015). Terrestrial animal tracking as an eye on life and planet. </w:t>
      </w:r>
      <w:r w:rsidRPr="00AD0CC1">
        <w:rPr>
          <w:rFonts w:ascii="Times New Roman" w:hAnsi="Times New Roman" w:cs="Times New Roman"/>
          <w:i/>
          <w:iCs/>
          <w:sz w:val="24"/>
          <w:szCs w:val="24"/>
        </w:rPr>
        <w:t>Science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348</w:t>
      </w:r>
      <w:r w:rsidRPr="00AD0CC1">
        <w:rPr>
          <w:rFonts w:ascii="Times New Roman" w:hAnsi="Times New Roman" w:cs="Times New Roman"/>
          <w:sz w:val="24"/>
          <w:szCs w:val="24"/>
        </w:rPr>
        <w:t xml:space="preserve">(6240), aaa2478. </w:t>
      </w:r>
    </w:p>
    <w:p w14:paraId="468232DC" w14:textId="77777777" w:rsidR="003B792C" w:rsidRPr="00AD0CC1"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Kunz T, H. (1982). Roosting ecology of bats. In: Kunz TH, editor. Ecology of bats. New York: Plenum Press. p. 1–55.</w:t>
      </w:r>
    </w:p>
    <w:p w14:paraId="56B9D2A8" w14:textId="2A75C5E2" w:rsidR="00C82B38" w:rsidRPr="00AD0CC1"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Laughlin, A. J., Sheldon, D. R., Winkler, D. W., &amp; Taylor, C. M. (2014).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al drivers of communal roosting in a songbird: A combined theoretical and empirical approach.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(4), 734–743. </w:t>
      </w:r>
    </w:p>
    <w:p w14:paraId="658F87B0" w14:textId="1F76CA7F"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Mallon, J. M., Tucker, M. A., Beard, A.,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Brzorad</w:t>
      </w:r>
      <w:proofErr w:type="spellEnd"/>
      <w:r w:rsidRPr="00AD0CC1">
        <w:rPr>
          <w:rFonts w:ascii="Times New Roman" w:hAnsi="Times New Roman" w:cs="Times New Roman"/>
          <w:sz w:val="24"/>
          <w:szCs w:val="24"/>
        </w:rPr>
        <w:t xml:space="preserve">, J. N., </w:t>
      </w:r>
      <w:proofErr w:type="spellStart"/>
      <w:r w:rsidRPr="00AD0CC1">
        <w:rPr>
          <w:rFonts w:ascii="Times New Roman" w:hAnsi="Times New Roman" w:cs="Times New Roman"/>
          <w:sz w:val="24"/>
          <w:szCs w:val="24"/>
        </w:rPr>
        <w:t>Buechley</w:t>
      </w:r>
      <w:proofErr w:type="spellEnd"/>
      <w:r w:rsidRPr="00AD0CC1">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AD0CC1">
        <w:rPr>
          <w:rFonts w:ascii="Times New Roman" w:hAnsi="Times New Roman" w:cs="Times New Roman"/>
          <w:sz w:val="24"/>
          <w:szCs w:val="24"/>
        </w:rPr>
        <w:t>Enggist</w:t>
      </w:r>
      <w:proofErr w:type="spellEnd"/>
      <w:r w:rsidRPr="00AD0CC1">
        <w:rPr>
          <w:rFonts w:ascii="Times New Roman" w:hAnsi="Times New Roman" w:cs="Times New Roman"/>
          <w:sz w:val="24"/>
          <w:szCs w:val="24"/>
        </w:rPr>
        <w:t xml:space="preserve">, P., Farwig, N., … Fagan, W. F. (2020). Diurnal timing of nonmigratory movement by birds: The importance of foraging spatial scales. </w:t>
      </w:r>
      <w:r w:rsidRPr="00AD0CC1">
        <w:rPr>
          <w:rFonts w:ascii="Times New Roman" w:hAnsi="Times New Roman" w:cs="Times New Roman"/>
          <w:i/>
          <w:iCs/>
          <w:sz w:val="24"/>
          <w:szCs w:val="24"/>
        </w:rPr>
        <w:t>Journal of Avian 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51</w:t>
      </w:r>
      <w:r w:rsidRPr="00AD0CC1">
        <w:rPr>
          <w:rFonts w:ascii="Times New Roman" w:hAnsi="Times New Roman" w:cs="Times New Roman"/>
          <w:sz w:val="24"/>
          <w:szCs w:val="24"/>
        </w:rPr>
        <w:t xml:space="preserve">(12), jav.02612. </w:t>
      </w:r>
    </w:p>
    <w:p w14:paraId="5B1871F8" w14:textId="01C1C1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Mock, D. W., Lamey, T. C., &amp; Thompson, D. B. A. (1988). Falsifiability and the Information Centre Hypothesis. </w:t>
      </w:r>
      <w:r w:rsidRPr="00AD0CC1">
        <w:rPr>
          <w:rFonts w:ascii="Times New Roman" w:hAnsi="Times New Roman" w:cs="Times New Roman"/>
          <w:i/>
          <w:iCs/>
          <w:sz w:val="24"/>
          <w:szCs w:val="24"/>
        </w:rPr>
        <w:t>Ornis Scandinavica</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w:t>
      </w:r>
      <w:r w:rsidRPr="00AD0CC1">
        <w:rPr>
          <w:rFonts w:ascii="Times New Roman" w:hAnsi="Times New Roman" w:cs="Times New Roman"/>
          <w:sz w:val="24"/>
          <w:szCs w:val="24"/>
        </w:rPr>
        <w:t xml:space="preserve">(3), 231. </w:t>
      </w:r>
    </w:p>
    <w:p w14:paraId="7339653B" w14:textId="03354220" w:rsidR="00801E4A" w:rsidRPr="00AD0CC1"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Mueller, T., &amp; Fagan, W. F. (2008). Search and navigation in dynamic environments – from individual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s to population distributions.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117</w:t>
      </w:r>
      <w:r w:rsidRPr="00AD0CC1">
        <w:rPr>
          <w:rFonts w:ascii="Times New Roman" w:hAnsi="Times New Roman" w:cs="Times New Roman"/>
          <w:sz w:val="24"/>
          <w:szCs w:val="24"/>
        </w:rPr>
        <w:t xml:space="preserve">(5), 654–664. </w:t>
      </w:r>
    </w:p>
    <w:p w14:paraId="4C03749F" w14:textId="1E25FA5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Nathan, R., Getz, W. M., Revilla, E., Holyoak, M., </w:t>
      </w:r>
      <w:proofErr w:type="spellStart"/>
      <w:r w:rsidRPr="00AD0CC1">
        <w:rPr>
          <w:rFonts w:ascii="Times New Roman" w:hAnsi="Times New Roman" w:cs="Times New Roman"/>
          <w:sz w:val="24"/>
          <w:szCs w:val="24"/>
        </w:rPr>
        <w:t>Kadmon</w:t>
      </w:r>
      <w:proofErr w:type="spellEnd"/>
      <w:r w:rsidRPr="00AD0CC1">
        <w:rPr>
          <w:rFonts w:ascii="Times New Roman" w:hAnsi="Times New Roman" w:cs="Times New Roman"/>
          <w:sz w:val="24"/>
          <w:szCs w:val="24"/>
        </w:rPr>
        <w:t xml:space="preserve">, R., Saltz, D., &amp; Smouse, P. E. (2008). A movement ecology paradigm for unifying organismal movement research.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105</w:t>
      </w:r>
      <w:r w:rsidRPr="00AD0CC1">
        <w:rPr>
          <w:rFonts w:ascii="Times New Roman" w:hAnsi="Times New Roman" w:cs="Times New Roman"/>
          <w:sz w:val="24"/>
          <w:szCs w:val="24"/>
        </w:rPr>
        <w:t xml:space="preserve">(49), 19052–19059. </w:t>
      </w:r>
    </w:p>
    <w:p w14:paraId="317EA71C" w14:textId="03C81F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Nauta, J., </w:t>
      </w:r>
      <w:proofErr w:type="spellStart"/>
      <w:r w:rsidRPr="00AD0CC1">
        <w:rPr>
          <w:rFonts w:ascii="Times New Roman" w:hAnsi="Times New Roman" w:cs="Times New Roman"/>
          <w:sz w:val="24"/>
          <w:szCs w:val="24"/>
        </w:rPr>
        <w:t>Khaluf</w:t>
      </w:r>
      <w:proofErr w:type="spellEnd"/>
      <w:r w:rsidRPr="00AD0CC1">
        <w:rPr>
          <w:rFonts w:ascii="Times New Roman" w:hAnsi="Times New Roman" w:cs="Times New Roman"/>
          <w:sz w:val="24"/>
          <w:szCs w:val="24"/>
        </w:rPr>
        <w:t xml:space="preserve">, Y., &amp; Simoens, P. (2020). Hybrid foraging in patchy environments using spatial memory. </w:t>
      </w:r>
      <w:r w:rsidRPr="00AD0CC1">
        <w:rPr>
          <w:rFonts w:ascii="Times New Roman" w:hAnsi="Times New Roman" w:cs="Times New Roman"/>
          <w:i/>
          <w:iCs/>
          <w:sz w:val="24"/>
          <w:szCs w:val="24"/>
        </w:rPr>
        <w:t>Journal of The Royal Society Interface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17</w:t>
      </w:r>
      <w:r w:rsidRPr="00AD0CC1">
        <w:rPr>
          <w:rFonts w:ascii="Times New Roman" w:hAnsi="Times New Roman" w:cs="Times New Roman"/>
          <w:sz w:val="24"/>
          <w:szCs w:val="24"/>
        </w:rPr>
        <w:t xml:space="preserve">(166), 20200026. </w:t>
      </w:r>
    </w:p>
    <w:p w14:paraId="62DDA10E" w14:textId="2F7B893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lastRenderedPageBreak/>
        <w:t>Nonacs</w:t>
      </w:r>
      <w:proofErr w:type="spellEnd"/>
      <w:r w:rsidRPr="00AD0CC1">
        <w:rPr>
          <w:rFonts w:ascii="Times New Roman" w:hAnsi="Times New Roman" w:cs="Times New Roman"/>
          <w:sz w:val="24"/>
          <w:szCs w:val="24"/>
        </w:rPr>
        <w:t xml:space="preserve">, P., &amp; Dill, L. M. (1993). Is Satisficing an Alternative to Optimal Foraging Theory? </w:t>
      </w:r>
      <w:r w:rsidRPr="00AD0CC1">
        <w:rPr>
          <w:rFonts w:ascii="Times New Roman" w:hAnsi="Times New Roman" w:cs="Times New Roman"/>
          <w:i/>
          <w:iCs/>
          <w:sz w:val="24"/>
          <w:szCs w:val="24"/>
        </w:rPr>
        <w:t>Oikos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67</w:t>
      </w:r>
      <w:r w:rsidRPr="00AD0CC1">
        <w:rPr>
          <w:rFonts w:ascii="Times New Roman" w:hAnsi="Times New Roman" w:cs="Times New Roman"/>
          <w:sz w:val="24"/>
          <w:szCs w:val="24"/>
        </w:rPr>
        <w:t xml:space="preserve">(2), 371. </w:t>
      </w:r>
    </w:p>
    <w:p w14:paraId="6B7885A7" w14:textId="2D3682F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Noonan, M. J., Martinez-Garcia, R., Fleming, C. H., De Figueiredo, B. G., Ali, A. H., Attias, N., </w:t>
      </w:r>
      <w:proofErr w:type="spellStart"/>
      <w:r w:rsidRPr="00AD0CC1">
        <w:rPr>
          <w:rFonts w:ascii="Times New Roman" w:hAnsi="Times New Roman" w:cs="Times New Roman"/>
          <w:sz w:val="24"/>
          <w:szCs w:val="24"/>
        </w:rPr>
        <w:t>Belant</w:t>
      </w:r>
      <w:proofErr w:type="spellEnd"/>
      <w:r w:rsidRPr="00AD0CC1">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AD0CC1">
        <w:rPr>
          <w:rFonts w:ascii="Times New Roman" w:hAnsi="Times New Roman" w:cs="Times New Roman"/>
          <w:i/>
          <w:iCs/>
          <w:sz w:val="24"/>
          <w:szCs w:val="24"/>
        </w:rPr>
        <w:t xml:space="preserve">The search </w:t>
      </w:r>
      <w:r w:rsidR="00193919" w:rsidRPr="00AD0CC1">
        <w:rPr>
          <w:rFonts w:ascii="Times New Roman" w:hAnsi="Times New Roman" w:cs="Times New Roman"/>
          <w:i/>
          <w:iCs/>
          <w:sz w:val="24"/>
          <w:szCs w:val="24"/>
        </w:rPr>
        <w:t>behaviour</w:t>
      </w:r>
      <w:r w:rsidRPr="00AD0CC1">
        <w:rPr>
          <w:rFonts w:ascii="Times New Roman" w:hAnsi="Times New Roman" w:cs="Times New Roman"/>
          <w:i/>
          <w:iCs/>
          <w:sz w:val="24"/>
          <w:szCs w:val="24"/>
        </w:rPr>
        <w:t xml:space="preserve"> of terrestrial mammals</w:t>
      </w:r>
      <w:r w:rsidRPr="00AD0CC1">
        <w:rPr>
          <w:rFonts w:ascii="Times New Roman" w:hAnsi="Times New Roman" w:cs="Times New Roman"/>
          <w:sz w:val="24"/>
          <w:szCs w:val="24"/>
        </w:rPr>
        <w:t xml:space="preserve"> [Preprint]. Ecology</w:t>
      </w:r>
    </w:p>
    <w:p w14:paraId="09AC4345" w14:textId="736AFE9B"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Nussbaumer, R., Schmid, B., Bauer, S., &amp; Liechti, F. (2022). Favorable winds speed up bird migration in spring but not in autumn. </w:t>
      </w:r>
      <w:r w:rsidRPr="00AD0CC1">
        <w:rPr>
          <w:rFonts w:ascii="Times New Roman" w:hAnsi="Times New Roman" w:cs="Times New Roman"/>
          <w:i/>
          <w:iCs/>
          <w:sz w:val="24"/>
          <w:szCs w:val="24"/>
        </w:rPr>
        <w:t>Ecology and Evolution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12</w:t>
      </w:r>
      <w:r w:rsidRPr="00AD0CC1">
        <w:rPr>
          <w:rFonts w:ascii="Times New Roman" w:hAnsi="Times New Roman" w:cs="Times New Roman"/>
          <w:sz w:val="24"/>
          <w:szCs w:val="24"/>
        </w:rPr>
        <w:t xml:space="preserve">(8). </w:t>
      </w:r>
    </w:p>
    <w:p w14:paraId="309D5B40" w14:textId="6AB67E09"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Ord, T. J. (2021). Costs of territoriality: A review of hypotheses, meta-analysis, and field study. </w:t>
      </w:r>
      <w:proofErr w:type="spellStart"/>
      <w:r w:rsidRPr="00AD0CC1">
        <w:rPr>
          <w:rFonts w:ascii="Times New Roman" w:hAnsi="Times New Roman" w:cs="Times New Roman"/>
          <w:i/>
          <w:iCs/>
          <w:sz w:val="24"/>
          <w:szCs w:val="24"/>
        </w:rPr>
        <w:t>Oecologia</w:t>
      </w:r>
      <w:proofErr w:type="spellEnd"/>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197</w:t>
      </w:r>
      <w:r w:rsidRPr="00AD0CC1">
        <w:rPr>
          <w:rFonts w:ascii="Times New Roman" w:hAnsi="Times New Roman" w:cs="Times New Roman"/>
          <w:sz w:val="24"/>
          <w:szCs w:val="24"/>
        </w:rPr>
        <w:t xml:space="preserve">(3), 615–631. </w:t>
      </w:r>
    </w:p>
    <w:p w14:paraId="1FC26E09" w14:textId="760E17AD"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Owen-Smith, N., Goodall, V., &amp; </w:t>
      </w:r>
      <w:proofErr w:type="spellStart"/>
      <w:r w:rsidRPr="00AD0CC1">
        <w:rPr>
          <w:rFonts w:ascii="Times New Roman" w:hAnsi="Times New Roman" w:cs="Times New Roman"/>
          <w:sz w:val="24"/>
          <w:szCs w:val="24"/>
        </w:rPr>
        <w:t>Fatti</w:t>
      </w:r>
      <w:proofErr w:type="spellEnd"/>
      <w:r w:rsidRPr="00AD0CC1">
        <w:rPr>
          <w:rFonts w:ascii="Times New Roman" w:hAnsi="Times New Roman" w:cs="Times New Roman"/>
          <w:sz w:val="24"/>
          <w:szCs w:val="24"/>
        </w:rPr>
        <w:t xml:space="preserve">, P. (2012). Applying mixture models to derive activity states of large herbivores from movement rates obtained using GPS telemetry. </w:t>
      </w:r>
      <w:r w:rsidRPr="00AD0CC1">
        <w:rPr>
          <w:rFonts w:ascii="Times New Roman" w:hAnsi="Times New Roman" w:cs="Times New Roman"/>
          <w:i/>
          <w:iCs/>
          <w:sz w:val="24"/>
          <w:szCs w:val="24"/>
        </w:rPr>
        <w:t>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39</w:t>
      </w:r>
      <w:r w:rsidRPr="00AD0CC1">
        <w:rPr>
          <w:rFonts w:ascii="Times New Roman" w:hAnsi="Times New Roman" w:cs="Times New Roman"/>
          <w:sz w:val="24"/>
          <w:szCs w:val="24"/>
        </w:rPr>
        <w:t xml:space="preserve">(5), 452. </w:t>
      </w:r>
    </w:p>
    <w:p w14:paraId="7529332E" w14:textId="7FD3936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Perrig</w:t>
      </w:r>
      <w:proofErr w:type="spellEnd"/>
      <w:r w:rsidRPr="00AD0CC1">
        <w:rPr>
          <w:rFonts w:ascii="Times New Roman" w:hAnsi="Times New Roman" w:cs="Times New Roman"/>
          <w:sz w:val="24"/>
          <w:szCs w:val="24"/>
        </w:rPr>
        <w:t xml:space="preserve">, P. L., </w:t>
      </w:r>
      <w:proofErr w:type="spellStart"/>
      <w:r w:rsidRPr="00AD0CC1">
        <w:rPr>
          <w:rFonts w:ascii="Times New Roman" w:hAnsi="Times New Roman" w:cs="Times New Roman"/>
          <w:sz w:val="24"/>
          <w:szCs w:val="24"/>
        </w:rPr>
        <w:t>Lambertucci</w:t>
      </w:r>
      <w:proofErr w:type="spellEnd"/>
      <w:r w:rsidRPr="00AD0CC1">
        <w:rPr>
          <w:rFonts w:ascii="Times New Roman" w:hAnsi="Times New Roman" w:cs="Times New Roman"/>
          <w:sz w:val="24"/>
          <w:szCs w:val="24"/>
        </w:rPr>
        <w:t xml:space="preserve">, S. A., Cruz, J., Alarcón, P. A. E., Plaza, P. I., Middleton, A. D., Blanco, G., Sánchez-Zapata, J. A.,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 A., &amp; Pauli, J. N. (2020). Identifying conservation priority areas for the Andean condor in southern South America. </w:t>
      </w:r>
      <w:r w:rsidRPr="00AD0CC1">
        <w:rPr>
          <w:rFonts w:ascii="Times New Roman" w:hAnsi="Times New Roman" w:cs="Times New Roman"/>
          <w:i/>
          <w:iCs/>
          <w:sz w:val="24"/>
          <w:szCs w:val="24"/>
        </w:rPr>
        <w:t>Biological Conservation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243</w:t>
      </w:r>
      <w:r w:rsidRPr="00AD0CC1">
        <w:rPr>
          <w:rFonts w:ascii="Times New Roman" w:hAnsi="Times New Roman" w:cs="Times New Roman"/>
          <w:sz w:val="24"/>
          <w:szCs w:val="24"/>
        </w:rPr>
        <w:t xml:space="preserve">, 108494. </w:t>
      </w:r>
    </w:p>
    <w:p w14:paraId="5CE8C889" w14:textId="41DD25FA" w:rsidR="000664F4" w:rsidRPr="00AD0CC1"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Pekarsky, S., </w:t>
      </w:r>
      <w:proofErr w:type="spellStart"/>
      <w:r w:rsidRPr="00AD0CC1">
        <w:rPr>
          <w:rFonts w:ascii="Times New Roman" w:hAnsi="Times New Roman" w:cs="Times New Roman"/>
          <w:sz w:val="24"/>
          <w:szCs w:val="24"/>
        </w:rPr>
        <w:t>Shohami</w:t>
      </w:r>
      <w:proofErr w:type="spellEnd"/>
      <w:r w:rsidRPr="00AD0CC1">
        <w:rPr>
          <w:rFonts w:ascii="Times New Roman" w:hAnsi="Times New Roman" w:cs="Times New Roman"/>
          <w:sz w:val="24"/>
          <w:szCs w:val="24"/>
        </w:rPr>
        <w:t xml:space="preserve">, D., Horvitz, N., Bowie, R. C. K., Kamath, P. L., Markin, Y., Getz, W. M., &amp; Nathan, R. (2023). </w:t>
      </w:r>
      <w:r w:rsidRPr="00AD0CC1">
        <w:rPr>
          <w:rFonts w:ascii="Times New Roman" w:hAnsi="Times New Roman" w:cs="Times New Roman"/>
          <w:i/>
          <w:iCs/>
          <w:sz w:val="24"/>
          <w:szCs w:val="24"/>
        </w:rPr>
        <w:t>Cranes soar on thermal updrafts behind cold fronts as they migrate across the sea</w:t>
      </w:r>
      <w:r w:rsidRPr="00AD0CC1">
        <w:rPr>
          <w:rFonts w:ascii="Times New Roman" w:hAnsi="Times New Roman" w:cs="Times New Roman"/>
          <w:sz w:val="24"/>
          <w:szCs w:val="24"/>
        </w:rPr>
        <w:t xml:space="preserve"> [Preprint]. Ecology. </w:t>
      </w:r>
    </w:p>
    <w:p w14:paraId="489D6E0C" w14:textId="5C06BD63" w:rsidR="008F69A4" w:rsidRPr="00AD0CC1"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167" w:name="_Hlk149069114"/>
      <w:proofErr w:type="spellStart"/>
      <w:r w:rsidRPr="00AD0CC1">
        <w:rPr>
          <w:rFonts w:ascii="Times New Roman" w:hAnsi="Times New Roman" w:cs="Times New Roman"/>
          <w:sz w:val="24"/>
          <w:szCs w:val="24"/>
        </w:rPr>
        <w:t>Pennycuick</w:t>
      </w:r>
      <w:proofErr w:type="spellEnd"/>
      <w:r w:rsidRPr="00AD0CC1">
        <w:rPr>
          <w:rFonts w:ascii="Times New Roman" w:hAnsi="Times New Roman" w:cs="Times New Roman"/>
          <w:sz w:val="24"/>
          <w:szCs w:val="24"/>
        </w:rPr>
        <w:t xml:space="preserve">, C. J. (2008). Modelling the flying bird. </w:t>
      </w:r>
      <w:proofErr w:type="spellStart"/>
      <w:r w:rsidRPr="00AD0CC1">
        <w:rPr>
          <w:rFonts w:ascii="Times New Roman" w:hAnsi="Times New Roman" w:cs="Times New Roman"/>
          <w:sz w:val="24"/>
          <w:szCs w:val="24"/>
        </w:rPr>
        <w:t>Elsevier.</w:t>
      </w:r>
      <w:bookmarkEnd w:id="167"/>
      <w:r w:rsidR="008F69A4" w:rsidRPr="00AD0CC1">
        <w:rPr>
          <w:rFonts w:ascii="Times New Roman" w:hAnsi="Times New Roman" w:cs="Times New Roman"/>
          <w:sz w:val="24"/>
          <w:szCs w:val="24"/>
        </w:rPr>
        <w:t>Poessel</w:t>
      </w:r>
      <w:proofErr w:type="spellEnd"/>
      <w:r w:rsidR="008F69A4" w:rsidRPr="00AD0CC1">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AD0CC1">
        <w:rPr>
          <w:rFonts w:ascii="Times New Roman" w:hAnsi="Times New Roman" w:cs="Times New Roman"/>
          <w:i/>
          <w:iCs/>
          <w:sz w:val="24"/>
          <w:szCs w:val="24"/>
        </w:rPr>
        <w:t>Gymnogyps californianus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Ibis</w:t>
      </w:r>
      <w:r w:rsidR="008F69A4" w:rsidRPr="00AD0CC1">
        <w:rPr>
          <w:rFonts w:ascii="Times New Roman" w:hAnsi="Times New Roman" w:cs="Times New Roman"/>
          <w:sz w:val="24"/>
          <w:szCs w:val="24"/>
        </w:rPr>
        <w:t xml:space="preserve">, </w:t>
      </w:r>
      <w:r w:rsidR="008F69A4" w:rsidRPr="00AD0CC1">
        <w:rPr>
          <w:rFonts w:ascii="Times New Roman" w:hAnsi="Times New Roman" w:cs="Times New Roman"/>
          <w:i/>
          <w:iCs/>
          <w:sz w:val="24"/>
          <w:szCs w:val="24"/>
        </w:rPr>
        <w:t>160</w:t>
      </w:r>
      <w:r w:rsidR="008F69A4" w:rsidRPr="00AD0CC1">
        <w:rPr>
          <w:rFonts w:ascii="Times New Roman" w:hAnsi="Times New Roman" w:cs="Times New Roman"/>
          <w:sz w:val="24"/>
          <w:szCs w:val="24"/>
        </w:rPr>
        <w:t xml:space="preserve">(1), 36–53. </w:t>
      </w:r>
    </w:p>
    <w:p w14:paraId="79BE81B6" w14:textId="137E179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Rolls, E. T. (2014). Emotion and decision-making explained: A précis. </w:t>
      </w:r>
      <w:r w:rsidRPr="00AD0CC1">
        <w:rPr>
          <w:rFonts w:ascii="Times New Roman" w:hAnsi="Times New Roman" w:cs="Times New Roman"/>
          <w:i/>
          <w:iCs/>
          <w:sz w:val="24"/>
          <w:szCs w:val="24"/>
        </w:rPr>
        <w:t>Cortex</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 185–193. </w:t>
      </w:r>
    </w:p>
    <w:p w14:paraId="6C3FA5EF" w14:textId="4971419E"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AD0CC1">
        <w:rPr>
          <w:rFonts w:ascii="Times New Roman" w:hAnsi="Times New Roman" w:cs="Times New Roman"/>
          <w:i/>
          <w:iCs/>
          <w:sz w:val="24"/>
          <w:szCs w:val="24"/>
        </w:rPr>
        <w:t>Functional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10</w:t>
      </w:r>
      <w:r w:rsidRPr="00AD0CC1">
        <w:rPr>
          <w:rFonts w:ascii="Times New Roman" w:hAnsi="Times New Roman" w:cs="Times New Roman"/>
          <w:sz w:val="24"/>
          <w:szCs w:val="24"/>
        </w:rPr>
        <w:t xml:space="preserve">(2), 234. </w:t>
      </w:r>
    </w:p>
    <w:p w14:paraId="4C7A67AD" w14:textId="13DF4F8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B. J., </w:t>
      </w:r>
      <w:proofErr w:type="spellStart"/>
      <w:r w:rsidRPr="00AD0CC1">
        <w:rPr>
          <w:rFonts w:ascii="Times New Roman" w:hAnsi="Times New Roman" w:cs="Times New Roman"/>
          <w:sz w:val="24"/>
          <w:szCs w:val="24"/>
        </w:rPr>
        <w:t>MacNulty</w:t>
      </w:r>
      <w:proofErr w:type="spellEnd"/>
      <w:r w:rsidRPr="00AD0CC1">
        <w:rPr>
          <w:rFonts w:ascii="Times New Roman" w:hAnsi="Times New Roman" w:cs="Times New Roman"/>
          <w:sz w:val="24"/>
          <w:szCs w:val="24"/>
        </w:rPr>
        <w:t xml:space="preserve">, D. R., Stahler, D. R., Smith, D. W., &amp; Avgar, T. (2023). Density‐dependent habitat selection alters drivers of population distribution in northern </w:t>
      </w:r>
      <w:r w:rsidRPr="00AD0CC1">
        <w:rPr>
          <w:rFonts w:ascii="Times New Roman" w:hAnsi="Times New Roman" w:cs="Times New Roman"/>
          <w:sz w:val="24"/>
          <w:szCs w:val="24"/>
        </w:rPr>
        <w:lastRenderedPageBreak/>
        <w:t xml:space="preserve">Yellowstone elk. </w:t>
      </w:r>
      <w:r w:rsidRPr="00AD0CC1">
        <w:rPr>
          <w:rFonts w:ascii="Times New Roman" w:hAnsi="Times New Roman" w:cs="Times New Roman"/>
          <w:i/>
          <w:iCs/>
          <w:sz w:val="24"/>
          <w:szCs w:val="24"/>
        </w:rPr>
        <w:t>Ecology Letters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26</w:t>
      </w:r>
      <w:r w:rsidRPr="00AD0CC1">
        <w:rPr>
          <w:rFonts w:ascii="Times New Roman" w:hAnsi="Times New Roman" w:cs="Times New Roman"/>
          <w:sz w:val="24"/>
          <w:szCs w:val="24"/>
        </w:rPr>
        <w:t xml:space="preserve">(2), 245–256. </w:t>
      </w:r>
    </w:p>
    <w:p w14:paraId="0EE84180" w14:textId="78FAC974"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Smith, R. V., Stafford, J. D., Yetter, A. P., Horath, M. M., Hine, C. S., &amp; Hoover, J. P. (2012). Foraging Ecology of Fall-Migrating Shorebirds in the Illinois River Valley. </w:t>
      </w:r>
      <w:proofErr w:type="spellStart"/>
      <w:r w:rsidRPr="00AD0CC1">
        <w:rPr>
          <w:rFonts w:ascii="Times New Roman" w:hAnsi="Times New Roman" w:cs="Times New Roman"/>
          <w:i/>
          <w:iCs/>
          <w:sz w:val="24"/>
          <w:szCs w:val="24"/>
        </w:rPr>
        <w:t>PLoS</w:t>
      </w:r>
      <w:proofErr w:type="spellEnd"/>
      <w:r w:rsidRPr="00AD0CC1">
        <w:rPr>
          <w:rFonts w:ascii="Times New Roman" w:hAnsi="Times New Roman" w:cs="Times New Roman"/>
          <w:i/>
          <w:iCs/>
          <w:sz w:val="24"/>
          <w:szCs w:val="24"/>
        </w:rPr>
        <w:t xml:space="preserve"> ONE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(9), e45121. </w:t>
      </w:r>
    </w:p>
    <w:p w14:paraId="5D2BC6FD" w14:textId="3BC72725"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Southwood, T. R. E. (1977). Habitat, the Templet for Ecological Strategies? </w:t>
      </w:r>
      <w:r w:rsidRPr="00AD0CC1">
        <w:rPr>
          <w:rFonts w:ascii="Times New Roman" w:hAnsi="Times New Roman" w:cs="Times New Roman"/>
          <w:i/>
          <w:iCs/>
          <w:sz w:val="24"/>
          <w:szCs w:val="24"/>
        </w:rPr>
        <w:t>The Journal of Animal Ecology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46</w:t>
      </w:r>
      <w:r w:rsidRPr="00AD0CC1">
        <w:rPr>
          <w:rFonts w:ascii="Times New Roman" w:hAnsi="Times New Roman" w:cs="Times New Roman"/>
          <w:sz w:val="24"/>
          <w:szCs w:val="24"/>
        </w:rPr>
        <w:t xml:space="preserve">(2), 336. </w:t>
      </w:r>
    </w:p>
    <w:p w14:paraId="3C74323E" w14:textId="399CC678"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Sutherland, W. J., Newton, I., &amp; Green, R. (2004). </w:t>
      </w:r>
      <w:r w:rsidRPr="00AD0CC1">
        <w:rPr>
          <w:rFonts w:ascii="Times New Roman" w:hAnsi="Times New Roman" w:cs="Times New Roman"/>
          <w:i/>
          <w:iCs/>
          <w:sz w:val="24"/>
          <w:szCs w:val="24"/>
        </w:rPr>
        <w:t>Bird Ecology and Conservation</w:t>
      </w:r>
      <w:r w:rsidRPr="00AD0CC1">
        <w:rPr>
          <w:rFonts w:ascii="Times New Roman" w:hAnsi="Times New Roman" w:cs="Times New Roman"/>
          <w:sz w:val="24"/>
          <w:szCs w:val="24"/>
        </w:rPr>
        <w:t xml:space="preserve">. Oxford University Press. </w:t>
      </w:r>
    </w:p>
    <w:p w14:paraId="69588BDB" w14:textId="353E152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Tobalske</w:t>
      </w:r>
      <w:proofErr w:type="spellEnd"/>
      <w:r w:rsidRPr="00AD0CC1">
        <w:rPr>
          <w:rFonts w:ascii="Times New Roman" w:hAnsi="Times New Roman" w:cs="Times New Roman"/>
          <w:sz w:val="24"/>
          <w:szCs w:val="24"/>
        </w:rPr>
        <w:t xml:space="preserve">, B. W., Hedrick, T. L., Dial, K. P., &amp; </w:t>
      </w:r>
      <w:proofErr w:type="spellStart"/>
      <w:r w:rsidRPr="00AD0CC1">
        <w:rPr>
          <w:rFonts w:ascii="Times New Roman" w:hAnsi="Times New Roman" w:cs="Times New Roman"/>
          <w:sz w:val="24"/>
          <w:szCs w:val="24"/>
        </w:rPr>
        <w:t>Biewener</w:t>
      </w:r>
      <w:proofErr w:type="spellEnd"/>
      <w:r w:rsidRPr="00AD0CC1">
        <w:rPr>
          <w:rFonts w:ascii="Times New Roman" w:hAnsi="Times New Roman" w:cs="Times New Roman"/>
          <w:sz w:val="24"/>
          <w:szCs w:val="24"/>
        </w:rPr>
        <w:t xml:space="preserve">, A. A. (2003). Comparative power curves in bird flight. </w:t>
      </w:r>
      <w:r w:rsidRPr="00AD0CC1">
        <w:rPr>
          <w:rFonts w:ascii="Times New Roman" w:hAnsi="Times New Roman" w:cs="Times New Roman"/>
          <w:i/>
          <w:iCs/>
          <w:sz w:val="24"/>
          <w:szCs w:val="24"/>
        </w:rPr>
        <w:t>Nature</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421</w:t>
      </w:r>
      <w:r w:rsidRPr="00AD0CC1">
        <w:rPr>
          <w:rFonts w:ascii="Times New Roman" w:hAnsi="Times New Roman" w:cs="Times New Roman"/>
          <w:sz w:val="24"/>
          <w:szCs w:val="24"/>
        </w:rPr>
        <w:t xml:space="preserve">(6921), 363–366. </w:t>
      </w:r>
    </w:p>
    <w:p w14:paraId="04FA4EAB" w14:textId="77777777"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Tucker, M. A., Alexandrou, O., </w:t>
      </w:r>
      <w:proofErr w:type="spellStart"/>
      <w:r w:rsidRPr="00AD0CC1">
        <w:rPr>
          <w:rFonts w:ascii="Times New Roman" w:hAnsi="Times New Roman" w:cs="Times New Roman"/>
          <w:sz w:val="24"/>
          <w:szCs w:val="24"/>
        </w:rPr>
        <w:t>Bierregaard</w:t>
      </w:r>
      <w:proofErr w:type="spellEnd"/>
      <w:r w:rsidRPr="00AD0CC1">
        <w:rPr>
          <w:rFonts w:ascii="Times New Roman" w:hAnsi="Times New Roman" w:cs="Times New Roman"/>
          <w:sz w:val="24"/>
          <w:szCs w:val="24"/>
        </w:rPr>
        <w:t xml:space="preserve"> Jr, R. O., Bildstein, K. L., </w:t>
      </w:r>
      <w:proofErr w:type="spellStart"/>
      <w:r w:rsidRPr="00AD0CC1">
        <w:rPr>
          <w:rFonts w:ascii="Times New Roman" w:hAnsi="Times New Roman" w:cs="Times New Roman"/>
          <w:sz w:val="24"/>
          <w:szCs w:val="24"/>
        </w:rPr>
        <w:t>Böhning‐Gaese</w:t>
      </w:r>
      <w:proofErr w:type="spellEnd"/>
      <w:r w:rsidRPr="00AD0CC1">
        <w:rPr>
          <w:rFonts w:ascii="Times New Roman" w:hAnsi="Times New Roman" w:cs="Times New Roman"/>
          <w:sz w:val="24"/>
          <w:szCs w:val="24"/>
        </w:rPr>
        <w:t xml:space="preserve">, K., </w:t>
      </w:r>
      <w:proofErr w:type="spellStart"/>
      <w:r w:rsidRPr="00AD0CC1">
        <w:rPr>
          <w:rFonts w:ascii="Times New Roman" w:hAnsi="Times New Roman" w:cs="Times New Roman"/>
          <w:sz w:val="24"/>
          <w:szCs w:val="24"/>
        </w:rPr>
        <w:t>Bracis</w:t>
      </w:r>
      <w:proofErr w:type="spellEnd"/>
      <w:r w:rsidRPr="00AD0CC1">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van Overveld T, Blanco G, </w:t>
      </w:r>
      <w:proofErr w:type="spellStart"/>
      <w:r w:rsidRPr="00AD0CC1">
        <w:rPr>
          <w:rFonts w:ascii="Times New Roman" w:hAnsi="Times New Roman" w:cs="Times New Roman"/>
          <w:sz w:val="24"/>
          <w:szCs w:val="24"/>
        </w:rPr>
        <w:t>Moleón</w:t>
      </w:r>
      <w:proofErr w:type="spellEnd"/>
      <w:r w:rsidRPr="00AD0CC1">
        <w:rPr>
          <w:rFonts w:ascii="Times New Roman" w:hAnsi="Times New Roman" w:cs="Times New Roman"/>
          <w:sz w:val="24"/>
          <w:szCs w:val="24"/>
        </w:rPr>
        <w:t xml:space="preserve"> M, Margalida A, Sanchez-Zapata JA, De la Riva M, </w:t>
      </w:r>
      <w:proofErr w:type="spellStart"/>
      <w:r w:rsidRPr="00AD0CC1">
        <w:rPr>
          <w:rFonts w:ascii="Times New Roman" w:hAnsi="Times New Roman" w:cs="Times New Roman"/>
          <w:sz w:val="24"/>
          <w:szCs w:val="24"/>
        </w:rPr>
        <w:t>Donázar</w:t>
      </w:r>
      <w:proofErr w:type="spellEnd"/>
      <w:r w:rsidRPr="00AD0CC1">
        <w:rPr>
          <w:rFonts w:ascii="Times New Roman" w:hAnsi="Times New Roman" w:cs="Times New Roman"/>
          <w:sz w:val="24"/>
          <w:szCs w:val="24"/>
        </w:rPr>
        <w:t xml:space="preserve"> JA (2020) Integration vulture sociality into conservation practice. </w:t>
      </w:r>
      <w:r w:rsidRPr="000E4017">
        <w:rPr>
          <w:rFonts w:ascii="Times New Roman" w:hAnsi="Times New Roman" w:cs="Times New Roman"/>
          <w:sz w:val="24"/>
          <w:szCs w:val="24"/>
          <w:lang w:val="es-ES"/>
        </w:rPr>
        <w:t xml:space="preserve">Condor </w:t>
      </w:r>
      <w:proofErr w:type="gramStart"/>
      <w:r w:rsidRPr="000E4017">
        <w:rPr>
          <w:rFonts w:ascii="Times New Roman" w:hAnsi="Times New Roman" w:cs="Times New Roman"/>
          <w:sz w:val="24"/>
          <w:szCs w:val="24"/>
          <w:lang w:val="es-ES"/>
        </w:rPr>
        <w:t>122:duaa</w:t>
      </w:r>
      <w:proofErr w:type="gramEnd"/>
      <w:r w:rsidRPr="000E4017">
        <w:rPr>
          <w:rFonts w:ascii="Times New Roman" w:hAnsi="Times New Roman" w:cs="Times New Roman"/>
          <w:sz w:val="24"/>
          <w:szCs w:val="24"/>
          <w:lang w:val="es-ES"/>
        </w:rPr>
        <w:t>035</w:t>
      </w:r>
    </w:p>
    <w:p w14:paraId="1E844507" w14:textId="7D984C65" w:rsidR="00BD3DA0" w:rsidRPr="00AD0CC1"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w:t>
      </w:r>
      <w:r w:rsidRPr="00AD0CC1">
        <w:rPr>
          <w:rFonts w:ascii="Times New Roman" w:hAnsi="Times New Roman" w:cs="Times New Roman"/>
          <w:i/>
          <w:iCs/>
          <w:sz w:val="24"/>
          <w:szCs w:val="24"/>
        </w:rPr>
        <w:t>Animal Cognition</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25</w:t>
      </w:r>
      <w:r w:rsidRPr="00AD0CC1">
        <w:rPr>
          <w:rFonts w:ascii="Times New Roman" w:hAnsi="Times New Roman" w:cs="Times New Roman"/>
          <w:sz w:val="24"/>
          <w:szCs w:val="24"/>
        </w:rPr>
        <w:t xml:space="preserve">(3), 495–507. </w:t>
      </w:r>
    </w:p>
    <w:p w14:paraId="48C29C27" w14:textId="54ED12E0" w:rsidR="008F69A4" w:rsidRPr="00AD0CC1"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Ward, P., &amp; Zahavi, A. (1973). </w:t>
      </w:r>
      <w:r w:rsidR="000E4D48" w:rsidRPr="00AD0CC1">
        <w:rPr>
          <w:rFonts w:ascii="Times New Roman" w:hAnsi="Times New Roman" w:cs="Times New Roman"/>
          <w:sz w:val="24"/>
          <w:szCs w:val="24"/>
        </w:rPr>
        <w:t>The importance of certain assemblages of birds as “information-centres” for food-finding</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Ibis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115</w:t>
      </w:r>
      <w:r w:rsidRPr="00AD0CC1">
        <w:rPr>
          <w:rFonts w:ascii="Times New Roman" w:hAnsi="Times New Roman" w:cs="Times New Roman"/>
          <w:sz w:val="24"/>
          <w:szCs w:val="24"/>
        </w:rPr>
        <w:t xml:space="preserve">(4), 517–534. </w:t>
      </w:r>
    </w:p>
    <w:p w14:paraId="6833D04B" w14:textId="6AAAA4CA" w:rsidR="008F69A4" w:rsidRPr="000E4017"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lang w:val="es-ES"/>
        </w:rPr>
      </w:pPr>
      <w:r w:rsidRPr="00AD0CC1">
        <w:rPr>
          <w:rFonts w:ascii="Times New Roman" w:hAnsi="Times New Roman" w:cs="Times New Roman"/>
          <w:sz w:val="24"/>
          <w:szCs w:val="24"/>
        </w:rPr>
        <w:t xml:space="preserve">Wright, J., Stone, R. E., &amp; Brown, N. (2003). Communal roosts as structured information centres in the raven, Corvus corax. </w:t>
      </w:r>
      <w:proofErr w:type="spellStart"/>
      <w:r w:rsidRPr="000E4017">
        <w:rPr>
          <w:rFonts w:ascii="Times New Roman" w:hAnsi="Times New Roman" w:cs="Times New Roman"/>
          <w:i/>
          <w:iCs/>
          <w:sz w:val="24"/>
          <w:szCs w:val="24"/>
          <w:lang w:val="es-ES"/>
        </w:rPr>
        <w:t>Journal</w:t>
      </w:r>
      <w:proofErr w:type="spellEnd"/>
      <w:r w:rsidRPr="000E4017">
        <w:rPr>
          <w:rFonts w:ascii="Times New Roman" w:hAnsi="Times New Roman" w:cs="Times New Roman"/>
          <w:i/>
          <w:iCs/>
          <w:sz w:val="24"/>
          <w:szCs w:val="24"/>
          <w:lang w:val="es-ES"/>
        </w:rPr>
        <w:t xml:space="preserve"> </w:t>
      </w:r>
      <w:proofErr w:type="spellStart"/>
      <w:r w:rsidRPr="000E4017">
        <w:rPr>
          <w:rFonts w:ascii="Times New Roman" w:hAnsi="Times New Roman" w:cs="Times New Roman"/>
          <w:i/>
          <w:iCs/>
          <w:sz w:val="24"/>
          <w:szCs w:val="24"/>
          <w:lang w:val="es-ES"/>
        </w:rPr>
        <w:t>of</w:t>
      </w:r>
      <w:proofErr w:type="spellEnd"/>
      <w:r w:rsidRPr="000E4017">
        <w:rPr>
          <w:rFonts w:ascii="Times New Roman" w:hAnsi="Times New Roman" w:cs="Times New Roman"/>
          <w:i/>
          <w:iCs/>
          <w:sz w:val="24"/>
          <w:szCs w:val="24"/>
          <w:lang w:val="es-ES"/>
        </w:rPr>
        <w:t xml:space="preserve"> Animal </w:t>
      </w:r>
      <w:proofErr w:type="spellStart"/>
      <w:r w:rsidRPr="000E4017">
        <w:rPr>
          <w:rFonts w:ascii="Times New Roman" w:hAnsi="Times New Roman" w:cs="Times New Roman"/>
          <w:i/>
          <w:iCs/>
          <w:sz w:val="24"/>
          <w:szCs w:val="24"/>
          <w:lang w:val="es-ES"/>
        </w:rPr>
        <w:t>Ecology</w:t>
      </w:r>
      <w:proofErr w:type="spellEnd"/>
      <w:r w:rsidRPr="000E4017">
        <w:rPr>
          <w:rFonts w:ascii="Times New Roman" w:hAnsi="Times New Roman" w:cs="Times New Roman"/>
          <w:sz w:val="24"/>
          <w:szCs w:val="24"/>
          <w:lang w:val="es-ES"/>
        </w:rPr>
        <w:t xml:space="preserve">, </w:t>
      </w:r>
      <w:r w:rsidRPr="000E4017">
        <w:rPr>
          <w:rFonts w:ascii="Times New Roman" w:hAnsi="Times New Roman" w:cs="Times New Roman"/>
          <w:i/>
          <w:iCs/>
          <w:sz w:val="24"/>
          <w:szCs w:val="24"/>
          <w:lang w:val="es-ES"/>
        </w:rPr>
        <w:t>72</w:t>
      </w:r>
      <w:r w:rsidRPr="000E4017">
        <w:rPr>
          <w:rFonts w:ascii="Times New Roman" w:hAnsi="Times New Roman" w:cs="Times New Roman"/>
          <w:sz w:val="24"/>
          <w:szCs w:val="24"/>
          <w:lang w:val="es-ES"/>
        </w:rPr>
        <w:t xml:space="preserve">(6), 1003–1014. </w:t>
      </w:r>
    </w:p>
    <w:p w14:paraId="2511C590" w14:textId="0C9F82DF" w:rsidR="003F0266" w:rsidRPr="00AD0CC1" w:rsidRDefault="008F69A4" w:rsidP="00D70E63">
      <w:pPr>
        <w:spacing w:line="360" w:lineRule="auto"/>
        <w:ind w:left="720" w:hanging="720"/>
        <w:jc w:val="both"/>
        <w:rPr>
          <w:rFonts w:ascii="Times New Roman" w:hAnsi="Times New Roman" w:cs="Times New Roman"/>
          <w:sz w:val="24"/>
          <w:szCs w:val="24"/>
        </w:rPr>
      </w:pPr>
      <w:proofErr w:type="spellStart"/>
      <w:r w:rsidRPr="000E4017">
        <w:rPr>
          <w:rFonts w:ascii="Times New Roman" w:hAnsi="Times New Roman" w:cs="Times New Roman"/>
          <w:sz w:val="24"/>
          <w:szCs w:val="24"/>
          <w:lang w:val="es-ES"/>
        </w:rPr>
        <w:t>Zuberogoitia</w:t>
      </w:r>
      <w:proofErr w:type="spellEnd"/>
      <w:r w:rsidRPr="000E4017">
        <w:rPr>
          <w:rFonts w:ascii="Times New Roman" w:hAnsi="Times New Roman" w:cs="Times New Roman"/>
          <w:sz w:val="24"/>
          <w:szCs w:val="24"/>
          <w:lang w:val="es-ES"/>
        </w:rPr>
        <w:t xml:space="preserve">, I., González-Oreja, J. A., Martínez, J. E., Zabala, J., Gómez, I., &amp; López-López, P. (2013). </w:t>
      </w:r>
      <w:r w:rsidRPr="00AD0CC1">
        <w:rPr>
          <w:rFonts w:ascii="Times New Roman" w:hAnsi="Times New Roman" w:cs="Times New Roman"/>
          <w:sz w:val="24"/>
          <w:szCs w:val="24"/>
        </w:rPr>
        <w:t xml:space="preserve">Foraging movements of Eurasian griffon vultures (Gyps fulvus): Implications for supplementary feeding management. </w:t>
      </w:r>
      <w:r w:rsidRPr="00AD0CC1">
        <w:rPr>
          <w:rFonts w:ascii="Times New Roman" w:hAnsi="Times New Roman" w:cs="Times New Roman"/>
          <w:i/>
          <w:iCs/>
          <w:sz w:val="24"/>
          <w:szCs w:val="24"/>
        </w:rPr>
        <w:t>European Journal of Wildlife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59</w:t>
      </w:r>
      <w:r w:rsidRPr="00AD0CC1">
        <w:rPr>
          <w:rFonts w:ascii="Times New Roman" w:hAnsi="Times New Roman" w:cs="Times New Roman"/>
          <w:sz w:val="24"/>
          <w:szCs w:val="24"/>
        </w:rPr>
        <w:t xml:space="preserve">(3), 421–429. </w:t>
      </w:r>
      <w:bookmarkEnd w:id="164"/>
    </w:p>
    <w:p w14:paraId="6D65D7C0" w14:textId="77777777" w:rsidR="00A04226" w:rsidRDefault="00F7140F" w:rsidP="00A04226">
      <w:pPr>
        <w:pStyle w:val="Bibliography"/>
      </w:pPr>
      <w:r w:rsidRPr="00AD0CC1">
        <w:rPr>
          <w:sz w:val="24"/>
          <w:szCs w:val="24"/>
        </w:rPr>
        <w:fldChar w:fldCharType="begin"/>
      </w:r>
      <w:r w:rsidR="00DF6B32" w:rsidRPr="00C77D21">
        <w:rPr>
          <w:sz w:val="24"/>
          <w:szCs w:val="24"/>
        </w:rPr>
        <w:instrText xml:space="preserve"> ADDIN ZOTERO_BIBL {"uncited":[],"omitted":[],"custom":[]} CSL_BIBLIOGRAPHY </w:instrText>
      </w:r>
      <w:r w:rsidRPr="00AD0CC1">
        <w:rPr>
          <w:sz w:val="24"/>
          <w:szCs w:val="24"/>
        </w:rPr>
        <w:fldChar w:fldCharType="separate"/>
      </w:r>
      <w:r w:rsidR="00A04226" w:rsidRPr="000F45C4">
        <w:t xml:space="preserve">Aguilera-Alcalá, N., Morales-Reyes, Z., Martín-López, B., Moleón, M., &amp; Sánchez-Zapata, J. A. (2020). </w:t>
      </w:r>
      <w:r w:rsidR="00A04226">
        <w:t xml:space="preserve">Role of scavengers in providing non-material contributions to people. </w:t>
      </w:r>
      <w:r w:rsidR="00A04226">
        <w:rPr>
          <w:i/>
          <w:iCs/>
        </w:rPr>
        <w:t>Ecological Indicators</w:t>
      </w:r>
      <w:r w:rsidR="00A04226">
        <w:t xml:space="preserve">, </w:t>
      </w:r>
      <w:r w:rsidR="00A04226">
        <w:rPr>
          <w:i/>
          <w:iCs/>
        </w:rPr>
        <w:t>117</w:t>
      </w:r>
      <w:r w:rsidR="00A04226">
        <w:t>, 106643. https://doi.org/10.1016/j.ecolind.2020.106643</w:t>
      </w:r>
    </w:p>
    <w:p w14:paraId="7712D303" w14:textId="77777777" w:rsidR="00A04226" w:rsidRDefault="00A04226" w:rsidP="00A04226">
      <w:pPr>
        <w:pStyle w:val="Bibliography"/>
      </w:pPr>
      <w:r>
        <w:lastRenderedPageBreak/>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28361A72" w14:textId="77777777" w:rsidR="00A04226" w:rsidRDefault="00A04226" w:rsidP="00A04226">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3EA140BC" w14:textId="77777777" w:rsidR="00A04226" w:rsidRDefault="00A04226" w:rsidP="00A04226">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4B3D446A" w14:textId="77777777" w:rsidR="00A04226" w:rsidRDefault="00A04226" w:rsidP="00A04226">
      <w:pPr>
        <w:pStyle w:val="Bibliography"/>
      </w:pPr>
      <w:r>
        <w:t xml:space="preserve">Arango, A., Pinto-Ledezma, J., Rojas-Soto, O., Lindsay, A. M., Mendenhall, C. D., &amp; Villalobos, F. (2022). 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0876615D" w14:textId="77777777" w:rsidR="00A04226" w:rsidRDefault="00A04226" w:rsidP="00A04226">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4081F1DF" w14:textId="77777777" w:rsidR="00A04226" w:rsidRDefault="00A04226" w:rsidP="00A04226">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5428BD9F" w14:textId="77777777" w:rsidR="00A04226" w:rsidRDefault="00A04226" w:rsidP="00A04226">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39FF4CC9" w14:textId="77777777" w:rsidR="00A04226" w:rsidRDefault="00A04226" w:rsidP="00A04226">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12319490" w14:textId="77777777" w:rsidR="00A04226" w:rsidRDefault="00A04226" w:rsidP="00A04226">
      <w:pPr>
        <w:pStyle w:val="Bibliography"/>
      </w:pPr>
      <w:r>
        <w:lastRenderedPageBreak/>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131D0E1D" w14:textId="77777777" w:rsidR="00A04226" w:rsidRDefault="00A04226" w:rsidP="00A04226">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5CB3320B" w14:textId="77777777" w:rsidR="00A04226" w:rsidRDefault="00A04226" w:rsidP="00A04226">
      <w:pPr>
        <w:pStyle w:val="Bibliography"/>
      </w:pPr>
      <w:r>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6193C316" w14:textId="77777777" w:rsidR="00A04226" w:rsidRDefault="00A04226" w:rsidP="00A04226">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7CAFFCD4" w14:textId="77777777" w:rsidR="00A04226" w:rsidRDefault="00A04226" w:rsidP="00A04226">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0683490E" w14:textId="77777777" w:rsidR="00A04226" w:rsidRDefault="00A04226" w:rsidP="00A04226">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75965142" w14:textId="77777777" w:rsidR="00A04226" w:rsidRDefault="00A04226" w:rsidP="00A04226">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22B85381" w14:textId="77777777" w:rsidR="00A04226" w:rsidRDefault="00A04226" w:rsidP="00A04226">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14683F87" w14:textId="77777777" w:rsidR="00A04226" w:rsidRDefault="00A04226" w:rsidP="00A04226">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7E59D257" w14:textId="77777777" w:rsidR="00A04226" w:rsidRDefault="00A04226" w:rsidP="00A04226">
      <w:pPr>
        <w:pStyle w:val="Bibliography"/>
      </w:pPr>
      <w:r>
        <w:lastRenderedPageBreak/>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56E74B91" w14:textId="77777777" w:rsidR="00A04226" w:rsidRDefault="00A04226" w:rsidP="00A04226">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024ACC2D" w14:textId="77777777" w:rsidR="00A04226" w:rsidRDefault="00A04226" w:rsidP="00A04226">
      <w:pPr>
        <w:pStyle w:val="Bibliography"/>
      </w:pPr>
      <w:r>
        <w:t xml:space="preserve">Campbell, M. O. (2015). </w:t>
      </w:r>
      <w:r>
        <w:rPr>
          <w:i/>
          <w:iCs/>
        </w:rPr>
        <w:t>Vultures: Their Evolution, Ecology and Conservation</w:t>
      </w:r>
      <w:r>
        <w:t xml:space="preserve"> (0 ed.). CRC Press. https://doi.org/10.1201/b18638</w:t>
      </w:r>
    </w:p>
    <w:p w14:paraId="0A878D4D" w14:textId="77777777" w:rsidR="00A04226" w:rsidRDefault="00A04226" w:rsidP="00A04226">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0D448A3C" w14:textId="77777777" w:rsidR="00A04226" w:rsidRDefault="00A04226" w:rsidP="00A04226">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1977E04E" w14:textId="77777777" w:rsidR="00A04226" w:rsidRDefault="00A04226" w:rsidP="00A04226">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26E4C39E" w14:textId="77777777" w:rsidR="00A04226" w:rsidRDefault="00A04226" w:rsidP="00A04226">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31314896" w14:textId="77777777" w:rsidR="00A04226" w:rsidRDefault="00A04226" w:rsidP="00A04226">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4ABA6135" w14:textId="77777777" w:rsidR="00A04226" w:rsidRDefault="00A04226" w:rsidP="00A04226">
      <w:pPr>
        <w:pStyle w:val="Bibliography"/>
      </w:pPr>
      <w:r>
        <w:lastRenderedPageBreak/>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B30095D" w14:textId="77777777" w:rsidR="00A04226" w:rsidRDefault="00A04226" w:rsidP="00A04226">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2CE43032" w14:textId="77777777" w:rsidR="00A04226" w:rsidRDefault="00A04226" w:rsidP="00A04226">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4919A7EF" w14:textId="77777777" w:rsidR="00A04226" w:rsidRDefault="00A04226" w:rsidP="00A04226">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784C5762" w14:textId="77777777" w:rsidR="00A04226" w:rsidRDefault="00A04226" w:rsidP="00A04226">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23C14975" w14:textId="77777777" w:rsidR="00A04226" w:rsidRDefault="00A04226" w:rsidP="00A04226">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492BD4E9" w14:textId="77777777" w:rsidR="00A04226" w:rsidRDefault="00A04226" w:rsidP="00A04226">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3193CC75" w14:textId="77777777" w:rsidR="00A04226" w:rsidRDefault="00A04226" w:rsidP="00A04226">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0E1767DE" w14:textId="77777777" w:rsidR="00A04226" w:rsidRDefault="00A04226" w:rsidP="00A04226">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32F86E71" w14:textId="77777777" w:rsidR="00A04226" w:rsidRDefault="00A04226" w:rsidP="00A04226">
      <w:pPr>
        <w:pStyle w:val="Bibliography"/>
      </w:pPr>
      <w:r>
        <w:lastRenderedPageBreak/>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7FB1A0C4" w14:textId="77777777" w:rsidR="00A04226" w:rsidRDefault="00A04226" w:rsidP="00A04226">
      <w:pPr>
        <w:pStyle w:val="Bibliography"/>
      </w:pPr>
      <w:r>
        <w:t xml:space="preserve">Franklin, D. C., Garnett, S. T., Luck, G. W., Gutierrez-Ibanez, C., &amp; Iwaniuk, A. N. (2014). Relative brain size in Australian birds. </w:t>
      </w:r>
      <w:r>
        <w:rPr>
          <w:i/>
          <w:iCs/>
        </w:rPr>
        <w:t>Emu</w:t>
      </w:r>
      <w:r>
        <w:t>. https://doi.org/10.1071/MU13034</w:t>
      </w:r>
    </w:p>
    <w:p w14:paraId="5C71767D" w14:textId="77777777" w:rsidR="00A04226" w:rsidRDefault="00A04226" w:rsidP="00A04226">
      <w:pPr>
        <w:pStyle w:val="Bibliography"/>
      </w:pPr>
      <w:r>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07DB79D9" w14:textId="77777777" w:rsidR="00A04226" w:rsidRDefault="00A04226" w:rsidP="00A04226">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09DE248B" w14:textId="77777777" w:rsidR="00A04226" w:rsidRDefault="00A04226" w:rsidP="00A04226">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2A2CB081" w14:textId="77777777" w:rsidR="00A04226" w:rsidRDefault="00A04226" w:rsidP="00A04226">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0F7C0DB2" w14:textId="77777777" w:rsidR="00A04226" w:rsidRDefault="00A04226" w:rsidP="00A04226">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25262E6C" w14:textId="77777777" w:rsidR="00A04226" w:rsidRDefault="00A04226" w:rsidP="00A04226">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44CFA705" w14:textId="77777777" w:rsidR="00A04226" w:rsidRDefault="00A04226" w:rsidP="00A04226">
      <w:pPr>
        <w:pStyle w:val="Bibliography"/>
      </w:pPr>
      <w:r>
        <w:t xml:space="preserve">Haslam, M., Hernandez-Aguilar, A., Ling, V., Carvalho, S., De La Torre, I., DeStefano, A., Du, A., Hardy, B., Harris, J., Marchant, L., Matsuzawa, T., McGrew, W., Mercader, J., Mora, R., Petraglia, M., </w:t>
      </w:r>
      <w:r>
        <w:lastRenderedPageBreak/>
        <w:t xml:space="preserve">Roche, H., Visalberghi, E., &amp; Warren, R. (2009). Primate archaeology. </w:t>
      </w:r>
      <w:r>
        <w:rPr>
          <w:i/>
          <w:iCs/>
        </w:rPr>
        <w:t>Nature</w:t>
      </w:r>
      <w:r>
        <w:t xml:space="preserve">, </w:t>
      </w:r>
      <w:r>
        <w:rPr>
          <w:i/>
          <w:iCs/>
        </w:rPr>
        <w:t>460</w:t>
      </w:r>
      <w:r>
        <w:t>(7253), 339–344. https://doi.org/10.1038/nature08188</w:t>
      </w:r>
    </w:p>
    <w:p w14:paraId="6D475716" w14:textId="77777777" w:rsidR="00A04226" w:rsidRDefault="00A04226" w:rsidP="00A04226">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64E4D2E3" w14:textId="77777777" w:rsidR="00A04226" w:rsidRPr="00C77D21" w:rsidRDefault="00A04226" w:rsidP="00A04226">
      <w:pPr>
        <w:pStyle w:val="Bibliography"/>
        <w:rPr>
          <w:lang w:val="es-ES"/>
        </w:rPr>
      </w:pPr>
      <w:r>
        <w:t xml:space="preserve">Hernández-Montero, J. R., Reusch, C., Simon, R., Schöner, C. R., &amp; Kerth, G. (2020). Free-ranging bats combine three different cognitive processes for roost localization. </w:t>
      </w:r>
      <w:r w:rsidRPr="00C77D21">
        <w:rPr>
          <w:i/>
          <w:iCs/>
          <w:lang w:val="es-ES"/>
        </w:rPr>
        <w:t>Oecologia</w:t>
      </w:r>
      <w:r w:rsidRPr="00C77D21">
        <w:rPr>
          <w:lang w:val="es-ES"/>
        </w:rPr>
        <w:t xml:space="preserve">, </w:t>
      </w:r>
      <w:r w:rsidRPr="00C77D21">
        <w:rPr>
          <w:i/>
          <w:iCs/>
          <w:lang w:val="es-ES"/>
        </w:rPr>
        <w:t>192</w:t>
      </w:r>
      <w:r w:rsidRPr="00C77D21">
        <w:rPr>
          <w:lang w:val="es-ES"/>
        </w:rPr>
        <w:t>(4), 979–988. https://doi.org/10.1007/s00442-020-04634-8</w:t>
      </w:r>
    </w:p>
    <w:p w14:paraId="397B3DE2" w14:textId="77777777" w:rsidR="00A04226" w:rsidRDefault="00A04226" w:rsidP="00A04226">
      <w:pPr>
        <w:pStyle w:val="Bibliography"/>
      </w:pPr>
      <w:r w:rsidRPr="00C77D21">
        <w:rPr>
          <w:lang w:val="es-ES"/>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4801E4C3" w14:textId="77777777" w:rsidR="00A04226" w:rsidRDefault="00A04226" w:rsidP="00A04226">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0BB1E8A1" w14:textId="77777777" w:rsidR="00A04226" w:rsidRDefault="00A04226" w:rsidP="00A04226">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43362F85" w14:textId="77777777" w:rsidR="00A04226" w:rsidRDefault="00A04226" w:rsidP="00A04226">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10C9E2A7" w14:textId="77777777" w:rsidR="00A04226" w:rsidRDefault="00A04226" w:rsidP="00A04226">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2C08D246" w14:textId="77777777" w:rsidR="00A04226" w:rsidRPr="00C77D21" w:rsidRDefault="00A04226" w:rsidP="00A04226">
      <w:pPr>
        <w:pStyle w:val="Bibliography"/>
        <w:rPr>
          <w:lang w:val="es-ES"/>
        </w:rPr>
      </w:pPr>
      <w:r w:rsidRPr="00C77D21">
        <w:rPr>
          <w:lang w:val="es-ES"/>
        </w:rPr>
        <w:lastRenderedPageBreak/>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C77D21">
        <w:rPr>
          <w:i/>
          <w:iCs/>
          <w:lang w:val="es-ES"/>
        </w:rPr>
        <w:t>Ibis</w:t>
      </w:r>
      <w:r w:rsidRPr="00C77D21">
        <w:rPr>
          <w:lang w:val="es-ES"/>
        </w:rPr>
        <w:t xml:space="preserve">, </w:t>
      </w:r>
      <w:r w:rsidRPr="00C77D21">
        <w:rPr>
          <w:i/>
          <w:iCs/>
          <w:lang w:val="es-ES"/>
        </w:rPr>
        <w:t>161</w:t>
      </w:r>
      <w:r w:rsidRPr="00C77D21">
        <w:rPr>
          <w:lang w:val="es-ES"/>
        </w:rPr>
        <w:t>(4), 839–853. https://doi.org/10.1111/ibi.12678</w:t>
      </w:r>
    </w:p>
    <w:p w14:paraId="69778458" w14:textId="77777777" w:rsidR="00A04226" w:rsidRDefault="00A04226" w:rsidP="00A04226">
      <w:pPr>
        <w:pStyle w:val="Bibliography"/>
      </w:pPr>
      <w:r w:rsidRPr="00C77D21">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291D17A9" w14:textId="77777777" w:rsidR="00A04226" w:rsidRDefault="00A04226" w:rsidP="00A04226">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5C217341" w14:textId="77777777" w:rsidR="00A04226" w:rsidRPr="00C77D21" w:rsidRDefault="00A04226" w:rsidP="00A04226">
      <w:pPr>
        <w:pStyle w:val="Bibliography"/>
        <w:rPr>
          <w:lang w:val="fr-FR"/>
        </w:rPr>
      </w:pPr>
      <w:r>
        <w:t xml:space="preserve">Kays, R., Crofoot, M. C., Jetz, W., &amp; Wikelski, M. (2015). Terrestrial animal tracking as an eye on life and planet. </w:t>
      </w:r>
      <w:r w:rsidRPr="00C77D21">
        <w:rPr>
          <w:i/>
          <w:iCs/>
          <w:lang w:val="fr-FR"/>
        </w:rPr>
        <w:t>Science</w:t>
      </w:r>
      <w:r w:rsidRPr="00C77D21">
        <w:rPr>
          <w:lang w:val="fr-FR"/>
        </w:rPr>
        <w:t xml:space="preserve">, </w:t>
      </w:r>
      <w:r w:rsidRPr="00C77D21">
        <w:rPr>
          <w:i/>
          <w:iCs/>
          <w:lang w:val="fr-FR"/>
        </w:rPr>
        <w:t>348</w:t>
      </w:r>
      <w:r w:rsidRPr="00C77D21">
        <w:rPr>
          <w:lang w:val="fr-FR"/>
        </w:rPr>
        <w:t>(6240), aaa2478. https://doi.org/10.1126/science.aaa2478</w:t>
      </w:r>
    </w:p>
    <w:p w14:paraId="0A4F5BAF" w14:textId="77777777" w:rsidR="00A04226" w:rsidRDefault="00A04226" w:rsidP="00A04226">
      <w:pPr>
        <w:pStyle w:val="Bibliography"/>
      </w:pPr>
      <w:r w:rsidRPr="00C77D21">
        <w:rPr>
          <w:lang w:val="fr-FR"/>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217CFE9A" w14:textId="77777777" w:rsidR="00A04226" w:rsidRDefault="00A04226" w:rsidP="00A04226">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53400BFF" w14:textId="77777777" w:rsidR="00A04226" w:rsidRDefault="00A04226" w:rsidP="00A04226">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5B191C5D" w14:textId="77777777" w:rsidR="00A04226" w:rsidRDefault="00A04226" w:rsidP="00A04226">
      <w:pPr>
        <w:pStyle w:val="Bibliography"/>
      </w:pPr>
      <w:r>
        <w:t xml:space="preserve">Kunz, T. H. (Ed.). (1982). </w:t>
      </w:r>
      <w:r>
        <w:rPr>
          <w:i/>
          <w:iCs/>
        </w:rPr>
        <w:t>Ecology of Bats</w:t>
      </w:r>
      <w:r>
        <w:t>. Springer US. https://doi.org/10.1007/978-1-4613-3421-7</w:t>
      </w:r>
    </w:p>
    <w:p w14:paraId="6D61F6BF" w14:textId="77777777" w:rsidR="00A04226" w:rsidRDefault="00A04226" w:rsidP="00A04226">
      <w:pPr>
        <w:pStyle w:val="Bibliography"/>
      </w:pPr>
      <w:r>
        <w:t xml:space="preserve">Laland, K. N. (2004). Social learning strategies. </w:t>
      </w:r>
      <w:r>
        <w:rPr>
          <w:i/>
          <w:iCs/>
        </w:rPr>
        <w:t>Learning &amp; Behavior</w:t>
      </w:r>
      <w:r>
        <w:t xml:space="preserve">, </w:t>
      </w:r>
      <w:r>
        <w:rPr>
          <w:i/>
          <w:iCs/>
        </w:rPr>
        <w:t>32</w:t>
      </w:r>
      <w:r>
        <w:t>(1), 4–14. https://doi.org/10.3758/BF03196002</w:t>
      </w:r>
    </w:p>
    <w:p w14:paraId="6243EADB" w14:textId="77777777" w:rsidR="00A04226" w:rsidRDefault="00A04226" w:rsidP="00A04226">
      <w:pPr>
        <w:pStyle w:val="Bibliography"/>
      </w:pPr>
      <w:r w:rsidRPr="00C77D21">
        <w:rPr>
          <w:lang w:val="fr-FR"/>
        </w:rPr>
        <w:lastRenderedPageBreak/>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6295BBEF" w14:textId="77777777" w:rsidR="00A04226" w:rsidRDefault="00A04226" w:rsidP="00A04226">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25579AA4" w14:textId="77777777" w:rsidR="00A04226" w:rsidRDefault="00A04226" w:rsidP="00A04226">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2CD43EC0" w14:textId="77777777" w:rsidR="00A04226" w:rsidRDefault="00A04226" w:rsidP="00A04226">
      <w:pPr>
        <w:pStyle w:val="Bibliography"/>
      </w:pPr>
      <w:r>
        <w:t xml:space="preserve">Lewis, S. E. (1995). Roost Fidelity of Bats: A Review. </w:t>
      </w:r>
      <w:r>
        <w:rPr>
          <w:i/>
          <w:iCs/>
        </w:rPr>
        <w:t>Journal of Mammalogy</w:t>
      </w:r>
      <w:r>
        <w:t xml:space="preserve">, </w:t>
      </w:r>
      <w:r>
        <w:rPr>
          <w:i/>
          <w:iCs/>
        </w:rPr>
        <w:t>76</w:t>
      </w:r>
      <w:r>
        <w:t>(2), 481–496. https://doi.org/10.2307/1382357</w:t>
      </w:r>
    </w:p>
    <w:p w14:paraId="657815ED" w14:textId="77777777" w:rsidR="00A04226" w:rsidRDefault="00A04226" w:rsidP="00A04226">
      <w:pPr>
        <w:pStyle w:val="Bibliography"/>
      </w:pPr>
      <w:r w:rsidRPr="00C77D21">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4AEE1E8E" w14:textId="77777777" w:rsidR="00A04226" w:rsidRDefault="00A04226" w:rsidP="00A04226">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2C171849" w14:textId="77777777" w:rsidR="00A04226" w:rsidRDefault="00A04226" w:rsidP="00A04226">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0D0B752D" w14:textId="77777777" w:rsidR="00A04226" w:rsidRDefault="00A04226" w:rsidP="00A04226">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0B9AEBDC" w14:textId="77777777" w:rsidR="00A04226" w:rsidRDefault="00A04226" w:rsidP="00A04226">
      <w:pPr>
        <w:pStyle w:val="Bibliography"/>
      </w:pPr>
      <w:r>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5157065A" w14:textId="77777777" w:rsidR="00A04226" w:rsidRDefault="00A04226" w:rsidP="00A04226">
      <w:pPr>
        <w:pStyle w:val="Bibliography"/>
      </w:pPr>
      <w:r>
        <w:lastRenderedPageBreak/>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129B83B7" w14:textId="77777777" w:rsidR="00A04226" w:rsidRDefault="00A04226" w:rsidP="00A04226">
      <w:pPr>
        <w:pStyle w:val="Bibliography"/>
      </w:pPr>
      <w:r>
        <w:t xml:space="preserve">Marzluff, J. M. (with Balda, R. P.). (2010). </w:t>
      </w:r>
      <w:r>
        <w:rPr>
          <w:i/>
          <w:iCs/>
        </w:rPr>
        <w:t>The Pinyon Jay: Behavioral Ecology of a Colonial and Cooperative Corvid</w:t>
      </w:r>
      <w:r>
        <w:t>. Bloomsbury Publishing Plc.</w:t>
      </w:r>
    </w:p>
    <w:p w14:paraId="7318AEDC" w14:textId="77777777" w:rsidR="00A04226" w:rsidRDefault="00A04226" w:rsidP="00A04226">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14F934A5" w14:textId="77777777" w:rsidR="00A04226" w:rsidRDefault="00A04226" w:rsidP="00A04226">
      <w:pPr>
        <w:pStyle w:val="Bibliography"/>
      </w:pPr>
      <w:r>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37656832" w14:textId="77777777" w:rsidR="00A04226" w:rsidRDefault="00A04226" w:rsidP="00A04226">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485B203A" w14:textId="77777777" w:rsidR="00A04226" w:rsidRDefault="00A04226" w:rsidP="00A04226">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6AF037A5" w14:textId="77777777" w:rsidR="00A04226" w:rsidRDefault="00A04226" w:rsidP="00A04226">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1C93A855" w14:textId="77777777" w:rsidR="00A04226" w:rsidRPr="00C77D21" w:rsidRDefault="00A04226" w:rsidP="00A04226">
      <w:pPr>
        <w:pStyle w:val="Bibliography"/>
        <w:rPr>
          <w:lang w:val="es-ES"/>
        </w:rPr>
      </w:pPr>
      <w:r>
        <w:t xml:space="preserve">Mock, D. W., Lamey, T. C., &amp; Thompson, D. B. A. (1988). Falsifiability and the Information Centre Hypothesis. </w:t>
      </w:r>
      <w:r w:rsidRPr="00C77D21">
        <w:rPr>
          <w:i/>
          <w:iCs/>
          <w:lang w:val="es-ES"/>
        </w:rPr>
        <w:t>Ornis Scandinavica</w:t>
      </w:r>
      <w:r w:rsidRPr="00C77D21">
        <w:rPr>
          <w:lang w:val="es-ES"/>
        </w:rPr>
        <w:t xml:space="preserve">, </w:t>
      </w:r>
      <w:r w:rsidRPr="00C77D21">
        <w:rPr>
          <w:i/>
          <w:iCs/>
          <w:lang w:val="es-ES"/>
        </w:rPr>
        <w:t>19</w:t>
      </w:r>
      <w:r w:rsidRPr="00C77D21">
        <w:rPr>
          <w:lang w:val="es-ES"/>
        </w:rPr>
        <w:t>(3), 231. https://doi.org/10.2307/3676564</w:t>
      </w:r>
    </w:p>
    <w:p w14:paraId="67AD943A" w14:textId="77777777" w:rsidR="00A04226" w:rsidRDefault="00A04226" w:rsidP="00A04226">
      <w:pPr>
        <w:pStyle w:val="Bibliography"/>
      </w:pPr>
      <w:r w:rsidRPr="00C77D21">
        <w:rPr>
          <w:lang w:val="es-ES"/>
        </w:rPr>
        <w:lastRenderedPageBreak/>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091C5CA0" w14:textId="77777777" w:rsidR="00A04226" w:rsidRDefault="00A04226" w:rsidP="00A04226">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201A1AA7" w14:textId="77777777" w:rsidR="00A04226" w:rsidRDefault="00A04226" w:rsidP="00A04226">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247D38CF" w14:textId="77777777" w:rsidR="00A04226" w:rsidRDefault="00A04226" w:rsidP="00A04226">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72F92341" w14:textId="77777777" w:rsidR="00A04226" w:rsidRDefault="00A04226" w:rsidP="00A04226">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5ACA6E72" w14:textId="77777777" w:rsidR="00A04226" w:rsidRDefault="00A04226" w:rsidP="00A04226">
      <w:pPr>
        <w:pStyle w:val="Bibliography"/>
      </w:pPr>
      <w:r>
        <w:t xml:space="preserve">Németh, Z., &amp; Moore, F. R. (2014). </w:t>
      </w:r>
      <w:r w:rsidRPr="00C77D21">
        <w:rPr>
          <w:lang w:val="fr-FR"/>
        </w:rPr>
        <w:t xml:space="preserve">Information acquisition during migration: A social perspective. </w:t>
      </w:r>
      <w:r>
        <w:rPr>
          <w:i/>
          <w:iCs/>
        </w:rPr>
        <w:t>The Auk</w:t>
      </w:r>
      <w:r>
        <w:t xml:space="preserve">, </w:t>
      </w:r>
      <w:r>
        <w:rPr>
          <w:i/>
          <w:iCs/>
        </w:rPr>
        <w:t>131</w:t>
      </w:r>
      <w:r>
        <w:t>(2), 186–194. https://doi.org/10.1642/AUK-13-195.1</w:t>
      </w:r>
    </w:p>
    <w:p w14:paraId="22FBF2BE" w14:textId="77777777" w:rsidR="00A04226" w:rsidRDefault="00A04226" w:rsidP="00A04226">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369C2902" w14:textId="77777777" w:rsidR="00A04226" w:rsidRDefault="00A04226" w:rsidP="00A04226">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1FDDFE3B" w14:textId="77777777" w:rsidR="00A04226" w:rsidRDefault="00A04226" w:rsidP="00A04226">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226EE25F" w14:textId="77777777" w:rsidR="00A04226" w:rsidRDefault="00A04226" w:rsidP="00A04226">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12EF0E30" w14:textId="77777777" w:rsidR="00A04226" w:rsidRDefault="00A04226" w:rsidP="00A04226">
      <w:pPr>
        <w:pStyle w:val="Bibliography"/>
      </w:pPr>
      <w:r>
        <w:lastRenderedPageBreak/>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77FFF956" w14:textId="77777777" w:rsidR="00A04226" w:rsidRDefault="00A04226" w:rsidP="00A04226">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320D5766" w14:textId="77777777" w:rsidR="00A04226" w:rsidRDefault="00A04226" w:rsidP="00A04226">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44DEA0F9" w14:textId="77777777" w:rsidR="00A04226" w:rsidRDefault="00A04226" w:rsidP="00A04226">
      <w:pPr>
        <w:pStyle w:val="Bibliography"/>
      </w:pPr>
      <w:r>
        <w:t xml:space="preserve">Peters, R. H. (1983). </w:t>
      </w:r>
      <w:r>
        <w:rPr>
          <w:i/>
          <w:iCs/>
        </w:rPr>
        <w:t>The Ecological Implications of Body Size</w:t>
      </w:r>
      <w:r>
        <w:t xml:space="preserve"> (1st ed.). Cambridge University Press. https://doi.org/10.1017/CBO9780511608551</w:t>
      </w:r>
    </w:p>
    <w:p w14:paraId="2BD23DC9" w14:textId="77777777" w:rsidR="00A04226" w:rsidRDefault="00A04226" w:rsidP="00A04226">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3B990CE1" w14:textId="77777777" w:rsidR="00A04226" w:rsidRDefault="00A04226" w:rsidP="00A04226">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798FEACD" w14:textId="77777777" w:rsidR="00A04226" w:rsidRDefault="00A04226" w:rsidP="00A04226">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212FBD3A" w14:textId="77777777" w:rsidR="00A04226" w:rsidRDefault="00A04226" w:rsidP="00A04226">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3F7B0C33" w14:textId="77777777" w:rsidR="00A04226" w:rsidRDefault="00A04226" w:rsidP="00A04226">
      <w:pPr>
        <w:pStyle w:val="Bibliography"/>
      </w:pPr>
      <w:r>
        <w:lastRenderedPageBreak/>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6E8FC7DB" w14:textId="77777777" w:rsidR="00A04226" w:rsidRDefault="00A04226" w:rsidP="00A04226">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1CF319C4" w14:textId="77777777" w:rsidR="00A04226" w:rsidRDefault="00A04226" w:rsidP="00A04226">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35303BC3" w14:textId="77777777" w:rsidR="00A04226" w:rsidRDefault="00A04226" w:rsidP="00A04226">
      <w:pPr>
        <w:pStyle w:val="Bibliography"/>
      </w:pPr>
      <w:r>
        <w:t xml:space="preserve">Santangeli, A., Arkumarev, V., Rust, N., &amp; Girardello,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16716D3A" w14:textId="77777777" w:rsidR="00A04226" w:rsidRDefault="00A04226" w:rsidP="00A04226">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18780531" w14:textId="77777777" w:rsidR="00A04226" w:rsidRDefault="00A04226" w:rsidP="00A04226">
      <w:pPr>
        <w:pStyle w:val="Bibliography"/>
      </w:pPr>
      <w:r w:rsidRPr="00C77D21">
        <w:rPr>
          <w:lang w:val="fr-FR"/>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4F6BE857" w14:textId="77777777" w:rsidR="00A04226" w:rsidRDefault="00A04226" w:rsidP="00A04226">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79BD2CA4" w14:textId="77777777" w:rsidR="00A04226" w:rsidRDefault="00A04226" w:rsidP="00A04226">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9668404" w14:textId="77777777" w:rsidR="00A04226" w:rsidRDefault="00A04226" w:rsidP="00A04226">
      <w:pPr>
        <w:pStyle w:val="Bibliography"/>
      </w:pPr>
      <w:r>
        <w:lastRenderedPageBreak/>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1CE371C9" w14:textId="77777777" w:rsidR="00A04226" w:rsidRDefault="00A04226" w:rsidP="00A04226">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5C90E7D0" w14:textId="77777777" w:rsidR="00A04226" w:rsidRDefault="00A04226" w:rsidP="00A04226">
      <w:pPr>
        <w:pStyle w:val="Bibliography"/>
      </w:pPr>
      <w:r>
        <w:t xml:space="preserve">Sonerud, G., Hansen, H., &amp; Smedshaug, C. (2002). Individual roosting strategies in a flock-living bird: Movement and social cohesion of hooded crows ( Corvus corone cornix ) from pre-roost gatherings to roost sites. </w:t>
      </w:r>
      <w:r>
        <w:rPr>
          <w:i/>
          <w:iCs/>
        </w:rPr>
        <w:t>Behavioral Ecology and Sociobiology</w:t>
      </w:r>
      <w:r>
        <w:t xml:space="preserve">, </w:t>
      </w:r>
      <w:r>
        <w:rPr>
          <w:i/>
          <w:iCs/>
        </w:rPr>
        <w:t>51</w:t>
      </w:r>
      <w:r>
        <w:t>(4), 309–318. https://doi.org/10.1007/s00265-001-0440-4</w:t>
      </w:r>
    </w:p>
    <w:p w14:paraId="3E19EE74" w14:textId="77777777" w:rsidR="00A04226" w:rsidRDefault="00A04226" w:rsidP="00A04226">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03DDB475" w14:textId="77777777" w:rsidR="00A04226" w:rsidRDefault="00A04226" w:rsidP="00A04226">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6B609796" w14:textId="77777777" w:rsidR="00A04226" w:rsidRDefault="00A04226" w:rsidP="00A04226">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73A44056" w14:textId="77777777" w:rsidR="00A04226" w:rsidRPr="00C77D21" w:rsidRDefault="00A04226" w:rsidP="00A04226">
      <w:pPr>
        <w:pStyle w:val="Bibliography"/>
        <w:rPr>
          <w:lang w:val="es-ES"/>
        </w:rPr>
      </w:pPr>
      <w:r>
        <w:t xml:space="preserve">Twining, C. W., Brenna, J. T., Lawrence, P., Winkler, D. W., Flecker, A. S., &amp; Hairston, N. G. (2019). Aquatic and terrestrial resources are not nutritionally reciprocal for consumers. </w:t>
      </w:r>
      <w:r w:rsidRPr="00C77D21">
        <w:rPr>
          <w:i/>
          <w:iCs/>
          <w:lang w:val="es-ES"/>
        </w:rPr>
        <w:t>Functional Ecology</w:t>
      </w:r>
      <w:r w:rsidRPr="00C77D21">
        <w:rPr>
          <w:lang w:val="es-ES"/>
        </w:rPr>
        <w:t xml:space="preserve">, </w:t>
      </w:r>
      <w:r w:rsidRPr="00C77D21">
        <w:rPr>
          <w:i/>
          <w:iCs/>
          <w:lang w:val="es-ES"/>
        </w:rPr>
        <w:t>33</w:t>
      </w:r>
      <w:r w:rsidRPr="00C77D21">
        <w:rPr>
          <w:lang w:val="es-ES"/>
        </w:rPr>
        <w:t>(10), 2042–2052. https://doi.org/10.1111/1365-2435.13401</w:t>
      </w:r>
    </w:p>
    <w:p w14:paraId="7F452457" w14:textId="77777777" w:rsidR="00A04226" w:rsidRDefault="00A04226" w:rsidP="00A04226">
      <w:pPr>
        <w:pStyle w:val="Bibliography"/>
      </w:pPr>
      <w:r w:rsidRPr="00C77D21">
        <w:rPr>
          <w:lang w:val="es-ES"/>
        </w:rPr>
        <w:lastRenderedPageBreak/>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1A901C9D" w14:textId="77777777" w:rsidR="00A04226" w:rsidRDefault="00A04226" w:rsidP="00A04226">
      <w:pPr>
        <w:pStyle w:val="Bibliography"/>
      </w:pPr>
      <w:r w:rsidRPr="00C77D21">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25A66204" w14:textId="77777777" w:rsidR="00A04226" w:rsidRDefault="00A04226" w:rsidP="00A04226">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7B0B0905" w14:textId="77777777" w:rsidR="00A04226" w:rsidRDefault="00A04226" w:rsidP="00A04226">
      <w:pPr>
        <w:pStyle w:val="Bibliography"/>
      </w:pPr>
      <w:r>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7165EF49" w14:textId="77777777" w:rsidR="00A04226" w:rsidRDefault="00A04226" w:rsidP="00A04226">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6E99C811" w14:textId="77777777" w:rsidR="00A04226" w:rsidRDefault="00A04226" w:rsidP="00A04226">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1C9D1A75" w14:textId="77777777" w:rsidR="00A04226" w:rsidRDefault="00A04226" w:rsidP="00A04226">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520CABBB" w14:textId="77777777" w:rsidR="00A04226" w:rsidRPr="00C77D21" w:rsidRDefault="00A04226" w:rsidP="00A04226">
      <w:pPr>
        <w:pStyle w:val="Bibliography"/>
        <w:rPr>
          <w:lang w:val="es-ES"/>
        </w:rPr>
      </w:pPr>
      <w:r>
        <w:t xml:space="preserve">Weimerskirch, H., Bertrand, S., Silva, J., Marques, J. C., &amp; Goya, E. (2010). Use of Social Information in Seabirds: Compass Rafts Indicate the Heading of Food Patches. </w:t>
      </w:r>
      <w:r w:rsidRPr="00C77D21">
        <w:rPr>
          <w:i/>
          <w:iCs/>
          <w:lang w:val="es-ES"/>
        </w:rPr>
        <w:t>PLoS ONE</w:t>
      </w:r>
      <w:r w:rsidRPr="00C77D21">
        <w:rPr>
          <w:lang w:val="es-ES"/>
        </w:rPr>
        <w:t xml:space="preserve">, </w:t>
      </w:r>
      <w:r w:rsidRPr="00C77D21">
        <w:rPr>
          <w:i/>
          <w:iCs/>
          <w:lang w:val="es-ES"/>
        </w:rPr>
        <w:t>5</w:t>
      </w:r>
      <w:r w:rsidRPr="00C77D21">
        <w:rPr>
          <w:lang w:val="es-ES"/>
        </w:rPr>
        <w:t>(3), e9928. https://doi.org/10.1371/journal.pone.0009928</w:t>
      </w:r>
    </w:p>
    <w:p w14:paraId="4B250BBC" w14:textId="77777777" w:rsidR="00A04226" w:rsidRDefault="00A04226" w:rsidP="00A04226">
      <w:pPr>
        <w:pStyle w:val="Bibliography"/>
      </w:pPr>
      <w:r w:rsidRPr="00C77D21">
        <w:rPr>
          <w:lang w:val="es-ES"/>
        </w:rPr>
        <w:lastRenderedPageBreak/>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67400D3A" w14:textId="77777777" w:rsidR="00A04226" w:rsidRDefault="00A04226" w:rsidP="00A04226">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1F48536C" w14:textId="77777777" w:rsidR="00A04226" w:rsidRDefault="00A04226" w:rsidP="00A04226">
      <w:pPr>
        <w:pStyle w:val="Bibliography"/>
      </w:pPr>
      <w:r>
        <w:t xml:space="preserve">Williams, H. J., Shepard, E. L. C., Holton, M. D., Alarcón, P. A. E., Wilson, R. P., &amp; Lambertucci,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34B5188C" w14:textId="77777777" w:rsidR="00A04226" w:rsidRDefault="00A04226" w:rsidP="00A04226">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227B832F" w14:textId="77777777" w:rsidR="00A04226" w:rsidRDefault="00A04226" w:rsidP="00A04226">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7764711F" w14:textId="77777777" w:rsidR="00A04226" w:rsidRDefault="00A04226" w:rsidP="00A04226">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6354A44D" w14:textId="77777777" w:rsidR="00A04226" w:rsidRDefault="00A04226" w:rsidP="00A04226">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3430EBAC" w14:textId="0B8C4D63" w:rsidR="00F7140F" w:rsidRPr="00AD0CC1" w:rsidRDefault="00F7140F" w:rsidP="00D70E63">
      <w:pPr>
        <w:spacing w:line="360" w:lineRule="auto"/>
        <w:ind w:left="720" w:hanging="720"/>
        <w:jc w:val="both"/>
        <w:rPr>
          <w:rFonts w:ascii="Times New Roman" w:eastAsia="Times New Roman" w:hAnsi="Times New Roman" w:cs="Times New Roman"/>
          <w:sz w:val="24"/>
          <w:szCs w:val="24"/>
        </w:rPr>
      </w:pPr>
      <w:r w:rsidRPr="00AD0CC1">
        <w:rPr>
          <w:rFonts w:ascii="Times New Roman" w:hAnsi="Times New Roman" w:cs="Times New Roman"/>
          <w:sz w:val="24"/>
          <w:szCs w:val="24"/>
        </w:rPr>
        <w:fldChar w:fldCharType="end"/>
      </w:r>
    </w:p>
    <w:p w14:paraId="53CDE2DA" w14:textId="77777777" w:rsidR="00F7140F" w:rsidRPr="00AD0CC1"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AD0CC1"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lastRenderedPageBreak/>
        <w:t xml:space="preserve">Benson-Amram, S., Dantzer, B., Stricker, G., Swanson, E. M., &amp; Holekamp, K. E. (2016). Brain size predicts problem-solving ability in mammalian carnivores. Proceedings of the National Academy of Sciences, 113(9), 2532–2537. </w:t>
      </w:r>
      <w:hyperlink r:id="rId21" w:history="1">
        <w:r w:rsidRPr="00AD0CC1">
          <w:rPr>
            <w:rStyle w:val="Hyperlink"/>
            <w:rFonts w:ascii="Times New Roman" w:hAnsi="Times New Roman" w:cs="Times New Roman"/>
            <w:color w:val="auto"/>
            <w:sz w:val="24"/>
            <w:szCs w:val="24"/>
          </w:rPr>
          <w:t>https://doi.org/10.1073/pnas.1505913113</w:t>
        </w:r>
      </w:hyperlink>
    </w:p>
    <w:p w14:paraId="58CE032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Biegler, R., McGregor, A., Krebs, J. R., &amp; Healy, S. D. (2001). A larger hippocampus is associated with longer-lasting spatial memory. </w:t>
      </w:r>
      <w:r w:rsidRPr="00AD0CC1">
        <w:rPr>
          <w:rFonts w:ascii="Times New Roman" w:hAnsi="Times New Roman" w:cs="Times New Roman"/>
          <w:i/>
          <w:iCs/>
          <w:sz w:val="24"/>
          <w:szCs w:val="24"/>
        </w:rPr>
        <w:t>Proceedings of the National Academy of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98</w:t>
      </w:r>
      <w:r w:rsidRPr="00AD0CC1">
        <w:rPr>
          <w:rFonts w:ascii="Times New Roman" w:hAnsi="Times New Roman" w:cs="Times New Roman"/>
          <w:sz w:val="24"/>
          <w:szCs w:val="24"/>
        </w:rPr>
        <w:t>(12), 6941–6944. https://doi.org/10.1073/pnas.121034798</w:t>
      </w:r>
    </w:p>
    <w:p w14:paraId="725C763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Clayton, N. S., &amp; Krebs, J. R. (1995). Memory in food-storing birds: From behaviour to brain. </w:t>
      </w:r>
      <w:r w:rsidRPr="00AD0CC1">
        <w:rPr>
          <w:rFonts w:ascii="Times New Roman" w:hAnsi="Times New Roman" w:cs="Times New Roman"/>
          <w:i/>
          <w:iCs/>
          <w:sz w:val="24"/>
          <w:szCs w:val="24"/>
        </w:rPr>
        <w:t>Current Opinion in Neurobiology</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w:t>
      </w:r>
      <w:r w:rsidRPr="00AD0CC1">
        <w:rPr>
          <w:rFonts w:ascii="Times New Roman" w:hAnsi="Times New Roman" w:cs="Times New Roman"/>
          <w:sz w:val="24"/>
          <w:szCs w:val="24"/>
        </w:rPr>
        <w:t>(2), 149–154. https://doi.org/10.1016/0959-4388(95)80020-4</w:t>
      </w:r>
    </w:p>
    <w:p w14:paraId="54E1CD2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Dicke, U., &amp; Roth, G. (2016). Neuronal factors determining high intelligence. </w:t>
      </w:r>
      <w:r w:rsidRPr="00AD0CC1">
        <w:rPr>
          <w:rFonts w:ascii="Times New Roman" w:hAnsi="Times New Roman" w:cs="Times New Roman"/>
          <w:i/>
          <w:iCs/>
          <w:sz w:val="24"/>
          <w:szCs w:val="24"/>
        </w:rPr>
        <w:t>Philosophical Transactions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371</w:t>
      </w:r>
      <w:r w:rsidRPr="00AD0CC1">
        <w:rPr>
          <w:rFonts w:ascii="Times New Roman" w:hAnsi="Times New Roman" w:cs="Times New Roman"/>
          <w:sz w:val="24"/>
          <w:szCs w:val="24"/>
        </w:rPr>
        <w:t>(1685), 20150180. https://doi.org/10.1098/rstb.2015.0180</w:t>
      </w:r>
    </w:p>
    <w:p w14:paraId="7589183A"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AD0CC1">
        <w:rPr>
          <w:rFonts w:ascii="Times New Roman" w:hAnsi="Times New Roman" w:cs="Times New Roman"/>
          <w:sz w:val="24"/>
          <w:szCs w:val="24"/>
        </w:rPr>
        <w:t>Ecography</w:t>
      </w:r>
      <w:proofErr w:type="spellEnd"/>
      <w:r w:rsidRPr="00AD0CC1">
        <w:rPr>
          <w:rFonts w:ascii="Times New Roman" w:hAnsi="Times New Roman" w:cs="Times New Roman"/>
          <w:sz w:val="24"/>
          <w:szCs w:val="24"/>
        </w:rPr>
        <w:t>, 36(1), 27-46.</w:t>
      </w:r>
    </w:p>
    <w:p w14:paraId="277363F4"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Dwyer, J. F., Fraser, J. D., &amp; Morrison, J. L. (2018). Evolution of Communal Roosting: A Social Refuge–Territory Prospecting Hypothesis. </w:t>
      </w:r>
      <w:r w:rsidRPr="00AD0CC1">
        <w:rPr>
          <w:rFonts w:ascii="Times New Roman" w:hAnsi="Times New Roman" w:cs="Times New Roman"/>
          <w:i/>
          <w:iCs/>
          <w:sz w:val="24"/>
          <w:szCs w:val="24"/>
        </w:rPr>
        <w:t>Journal of Raptor Research</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52</w:t>
      </w:r>
      <w:r w:rsidRPr="00AD0CC1">
        <w:rPr>
          <w:rFonts w:ascii="Times New Roman" w:hAnsi="Times New Roman" w:cs="Times New Roman"/>
          <w:sz w:val="24"/>
          <w:szCs w:val="24"/>
        </w:rPr>
        <w:t>(4), 407–419. https://doi.org/10.3356/JRR-17-101.1</w:t>
      </w:r>
    </w:p>
    <w:p w14:paraId="10CE5D4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Garamszegi</w:t>
      </w:r>
      <w:proofErr w:type="spellEnd"/>
      <w:r w:rsidRPr="00AD0CC1">
        <w:rPr>
          <w:rFonts w:ascii="Times New Roman" w:hAnsi="Times New Roman" w:cs="Times New Roman"/>
          <w:sz w:val="24"/>
          <w:szCs w:val="24"/>
        </w:rPr>
        <w:t xml:space="preserve">, L. Z., &amp; </w:t>
      </w:r>
      <w:proofErr w:type="spellStart"/>
      <w:r w:rsidRPr="00AD0CC1">
        <w:rPr>
          <w:rFonts w:ascii="Times New Roman" w:hAnsi="Times New Roman" w:cs="Times New Roman"/>
          <w:sz w:val="24"/>
          <w:szCs w:val="24"/>
        </w:rPr>
        <w:t>Eens</w:t>
      </w:r>
      <w:proofErr w:type="spellEnd"/>
      <w:r w:rsidRPr="00AD0CC1">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Gould, S. J., &amp; Vrba, E. S. (1982). Exaptation—a missing term in the science of form. Paleobiology, 8(1), 4-15.</w:t>
      </w:r>
    </w:p>
    <w:p w14:paraId="6834BB92"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Lefebvre L, Reader SM, Sol D (2004). Brains, innovations and evolution in birds and primates. Brain </w:t>
      </w:r>
      <w:proofErr w:type="spellStart"/>
      <w:r w:rsidRPr="00AD0CC1">
        <w:rPr>
          <w:rFonts w:ascii="Times New Roman" w:hAnsi="Times New Roman" w:cs="Times New Roman"/>
          <w:sz w:val="24"/>
          <w:szCs w:val="24"/>
        </w:rPr>
        <w:t>Behav</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Evol</w:t>
      </w:r>
      <w:proofErr w:type="spellEnd"/>
      <w:r w:rsidRPr="00AD0CC1">
        <w:rPr>
          <w:rFonts w:ascii="Times New Roman" w:hAnsi="Times New Roman" w:cs="Times New Roman"/>
          <w:sz w:val="24"/>
          <w:szCs w:val="24"/>
        </w:rPr>
        <w:t xml:space="preserve"> 63:233–246</w:t>
      </w:r>
    </w:p>
    <w:p w14:paraId="4A0CAFA6"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Logan, C. J., Avin, S., </w:t>
      </w:r>
      <w:proofErr w:type="spellStart"/>
      <w:r w:rsidRPr="00AD0CC1">
        <w:rPr>
          <w:rFonts w:ascii="Times New Roman" w:hAnsi="Times New Roman" w:cs="Times New Roman"/>
          <w:sz w:val="24"/>
          <w:szCs w:val="24"/>
        </w:rPr>
        <w:t>Boogert</w:t>
      </w:r>
      <w:proofErr w:type="spellEnd"/>
      <w:r w:rsidRPr="00AD0CC1">
        <w:rPr>
          <w:rFonts w:ascii="Times New Roman" w:hAnsi="Times New Roman" w:cs="Times New Roman"/>
          <w:sz w:val="24"/>
          <w:szCs w:val="24"/>
        </w:rPr>
        <w:t xml:space="preserve">, N., </w:t>
      </w:r>
      <w:proofErr w:type="spellStart"/>
      <w:r w:rsidRPr="00AD0CC1">
        <w:rPr>
          <w:rFonts w:ascii="Times New Roman" w:hAnsi="Times New Roman" w:cs="Times New Roman"/>
          <w:sz w:val="24"/>
          <w:szCs w:val="24"/>
        </w:rPr>
        <w:t>Buskell</w:t>
      </w:r>
      <w:proofErr w:type="spellEnd"/>
      <w:r w:rsidRPr="00AD0CC1">
        <w:rPr>
          <w:rFonts w:ascii="Times New Roman" w:hAnsi="Times New Roman" w:cs="Times New Roman"/>
          <w:sz w:val="24"/>
          <w:szCs w:val="24"/>
        </w:rPr>
        <w:t xml:space="preserve">, A., Cross, F. R., Currie, A., Jelbert, S., Lukas, D., </w:t>
      </w:r>
      <w:r w:rsidRPr="00AD0CC1">
        <w:rPr>
          <w:rFonts w:ascii="Times New Roman" w:hAnsi="Times New Roman" w:cs="Times New Roman"/>
          <w:sz w:val="24"/>
          <w:szCs w:val="24"/>
        </w:rPr>
        <w:lastRenderedPageBreak/>
        <w:t xml:space="preserve">Mares, R., Navarrete, A. F., Shigeno, S., &amp; Montgomery, S. H. (2018). Beyond brain size: Uncovering the neural correlates of behavioural and cognitive specialization. </w:t>
      </w:r>
      <w:r w:rsidRPr="00AD0CC1">
        <w:rPr>
          <w:rFonts w:ascii="Times New Roman" w:hAnsi="Times New Roman" w:cs="Times New Roman"/>
          <w:i/>
          <w:iCs/>
          <w:sz w:val="24"/>
          <w:szCs w:val="24"/>
        </w:rPr>
        <w:t>Comparative Cognition &amp; Behaviour Reviews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13</w:t>
      </w:r>
      <w:r w:rsidRPr="00AD0CC1">
        <w:rPr>
          <w:rFonts w:ascii="Times New Roman" w:hAnsi="Times New Roman" w:cs="Times New Roman"/>
          <w:sz w:val="24"/>
          <w:szCs w:val="24"/>
        </w:rPr>
        <w:t xml:space="preserve">, 55–89. </w:t>
      </w:r>
      <w:hyperlink r:id="rId22" w:history="1">
        <w:r w:rsidRPr="00AD0CC1">
          <w:rPr>
            <w:rStyle w:val="Hyperlink"/>
            <w:rFonts w:ascii="Times New Roman" w:hAnsi="Times New Roman" w:cs="Times New Roman"/>
            <w:color w:val="auto"/>
            <w:sz w:val="24"/>
            <w:szCs w:val="24"/>
          </w:rPr>
          <w:t>https://doi.org/10.3819/CCBR.2018.130008</w:t>
        </w:r>
      </w:hyperlink>
    </w:p>
    <w:p w14:paraId="63BB44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Mindt, L. P., </w:t>
      </w:r>
      <w:proofErr w:type="spellStart"/>
      <w:r w:rsidRPr="00AD0CC1">
        <w:rPr>
          <w:rFonts w:ascii="Times New Roman" w:hAnsi="Times New Roman" w:cs="Times New Roman"/>
          <w:sz w:val="24"/>
          <w:szCs w:val="24"/>
        </w:rPr>
        <w:t>Catitti</w:t>
      </w:r>
      <w:proofErr w:type="spellEnd"/>
      <w:r w:rsidRPr="00AD0CC1">
        <w:rPr>
          <w:rFonts w:ascii="Times New Roman" w:hAnsi="Times New Roman" w:cs="Times New Roman"/>
          <w:sz w:val="24"/>
          <w:szCs w:val="24"/>
        </w:rPr>
        <w:t xml:space="preserve">, B., Steiner, F. M., Schlick-Steiner, B. C., </w:t>
      </w:r>
      <w:proofErr w:type="spellStart"/>
      <w:r w:rsidRPr="00AD0CC1">
        <w:rPr>
          <w:rFonts w:ascii="Times New Roman" w:hAnsi="Times New Roman" w:cs="Times New Roman"/>
          <w:sz w:val="24"/>
          <w:szCs w:val="24"/>
        </w:rPr>
        <w:t>Grüebler</w:t>
      </w:r>
      <w:proofErr w:type="spellEnd"/>
      <w:r w:rsidRPr="00AD0CC1">
        <w:rPr>
          <w:rFonts w:ascii="Times New Roman" w:hAnsi="Times New Roman" w:cs="Times New Roman"/>
          <w:sz w:val="24"/>
          <w:szCs w:val="24"/>
        </w:rPr>
        <w:t>, M. U., &amp; Kormann, U. G (2024). Ontogeny of communal roosting behaviour in a long-lived raptor. </w:t>
      </w:r>
      <w:r w:rsidRPr="00AD0CC1">
        <w:rPr>
          <w:rFonts w:ascii="Times New Roman" w:hAnsi="Times New Roman" w:cs="Times New Roman"/>
          <w:i/>
          <w:iCs/>
          <w:sz w:val="24"/>
          <w:szCs w:val="24"/>
        </w:rPr>
        <w:t xml:space="preserve">Carry-Over Effects across Life Stages in Red Kites Milvus </w:t>
      </w:r>
      <w:proofErr w:type="spellStart"/>
      <w:r w:rsidRPr="00AD0CC1">
        <w:rPr>
          <w:rFonts w:ascii="Times New Roman" w:hAnsi="Times New Roman" w:cs="Times New Roman"/>
          <w:i/>
          <w:iCs/>
          <w:sz w:val="24"/>
          <w:szCs w:val="24"/>
        </w:rPr>
        <w:t>milvus</w:t>
      </w:r>
      <w:proofErr w:type="spellEnd"/>
      <w:r w:rsidRPr="00AD0CC1">
        <w:rPr>
          <w:rFonts w:ascii="Times New Roman" w:hAnsi="Times New Roman" w:cs="Times New Roman"/>
          <w:sz w:val="24"/>
          <w:szCs w:val="24"/>
        </w:rPr>
        <w:t>, 86.</w:t>
      </w:r>
    </w:p>
    <w:p w14:paraId="223DE51E"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Smaers</w:t>
      </w:r>
      <w:proofErr w:type="spellEnd"/>
      <w:r w:rsidRPr="00AD0CC1">
        <w:rPr>
          <w:rFonts w:ascii="Times New Roman" w:hAnsi="Times New Roman" w:cs="Times New Roman"/>
          <w:sz w:val="24"/>
          <w:szCs w:val="24"/>
        </w:rPr>
        <w:t xml:space="preserve">, J. B., Rothman, R. S., Hudson, D. R., Balanoff, A. M., Beatty, B., </w:t>
      </w:r>
      <w:proofErr w:type="spellStart"/>
      <w:r w:rsidRPr="00AD0CC1">
        <w:rPr>
          <w:rFonts w:ascii="Times New Roman" w:hAnsi="Times New Roman" w:cs="Times New Roman"/>
          <w:sz w:val="24"/>
          <w:szCs w:val="24"/>
        </w:rPr>
        <w:t>Dechmann</w:t>
      </w:r>
      <w:proofErr w:type="spellEnd"/>
      <w:r w:rsidRPr="00AD0CC1">
        <w:rPr>
          <w:rFonts w:ascii="Times New Roman" w:hAnsi="Times New Roman" w:cs="Times New Roman"/>
          <w:sz w:val="24"/>
          <w:szCs w:val="24"/>
        </w:rPr>
        <w:t xml:space="preserve">, D. K. N., De Vries, D., Dunn, J. C., Fleagle, J. G., Gilbert, C. C., Goswami, A., Iwaniuk, A. N., Jungers, W. L., Kerney, M., </w:t>
      </w:r>
      <w:proofErr w:type="spellStart"/>
      <w:r w:rsidRPr="00AD0CC1">
        <w:rPr>
          <w:rFonts w:ascii="Times New Roman" w:hAnsi="Times New Roman" w:cs="Times New Roman"/>
          <w:sz w:val="24"/>
          <w:szCs w:val="24"/>
        </w:rPr>
        <w:t>Ksepka</w:t>
      </w:r>
      <w:proofErr w:type="spellEnd"/>
      <w:r w:rsidRPr="00AD0CC1">
        <w:rPr>
          <w:rFonts w:ascii="Times New Roman" w:hAnsi="Times New Roman" w:cs="Times New Roman"/>
          <w:sz w:val="24"/>
          <w:szCs w:val="24"/>
        </w:rPr>
        <w:t xml:space="preserve">, D. T., Manger, P. R., Mongle, C. S., Rohlf, F. J., Smith, N. A., … Safi, K. (2021). The evolution of mammalian brain size. </w:t>
      </w:r>
      <w:r w:rsidRPr="00AD0CC1">
        <w:rPr>
          <w:rFonts w:ascii="Times New Roman" w:hAnsi="Times New Roman" w:cs="Times New Roman"/>
          <w:i/>
          <w:iCs/>
          <w:sz w:val="24"/>
          <w:szCs w:val="24"/>
        </w:rPr>
        <w:t>Science Advances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7</w:t>
      </w:r>
      <w:r w:rsidRPr="00AD0CC1">
        <w:rPr>
          <w:rFonts w:ascii="Times New Roman" w:hAnsi="Times New Roman" w:cs="Times New Roman"/>
          <w:sz w:val="24"/>
          <w:szCs w:val="24"/>
        </w:rPr>
        <w:t xml:space="preserve">(18), eabe2101. </w:t>
      </w:r>
      <w:hyperlink r:id="rId23" w:history="1">
        <w:r w:rsidRPr="00AD0CC1">
          <w:rPr>
            <w:rStyle w:val="Hyperlink"/>
            <w:rFonts w:ascii="Times New Roman" w:hAnsi="Times New Roman" w:cs="Times New Roman"/>
            <w:color w:val="auto"/>
            <w:sz w:val="24"/>
            <w:szCs w:val="24"/>
          </w:rPr>
          <w:t>https://doi.org/10.1126/sciadv.abe2101</w:t>
        </w:r>
      </w:hyperlink>
    </w:p>
    <w:p w14:paraId="3B8B749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Smeele, S. Q., Conde, D. A., </w:t>
      </w:r>
      <w:proofErr w:type="spellStart"/>
      <w:r w:rsidRPr="00AD0CC1">
        <w:rPr>
          <w:rFonts w:ascii="Times New Roman" w:hAnsi="Times New Roman" w:cs="Times New Roman"/>
          <w:sz w:val="24"/>
          <w:szCs w:val="24"/>
        </w:rPr>
        <w:t>Baudisch</w:t>
      </w:r>
      <w:proofErr w:type="spellEnd"/>
      <w:r w:rsidRPr="00AD0CC1">
        <w:rPr>
          <w:rFonts w:ascii="Times New Roman" w:hAnsi="Times New Roman" w:cs="Times New Roman"/>
          <w:sz w:val="24"/>
          <w:szCs w:val="24"/>
        </w:rPr>
        <w:t xml:space="preserve">, A., Bruslund, S., Iwaniuk, A., </w:t>
      </w:r>
      <w:proofErr w:type="spellStart"/>
      <w:r w:rsidRPr="00AD0CC1">
        <w:rPr>
          <w:rFonts w:ascii="Times New Roman" w:hAnsi="Times New Roman" w:cs="Times New Roman"/>
          <w:sz w:val="24"/>
          <w:szCs w:val="24"/>
        </w:rPr>
        <w:t>Staerk</w:t>
      </w:r>
      <w:proofErr w:type="spellEnd"/>
      <w:r w:rsidRPr="00AD0CC1">
        <w:rPr>
          <w:rFonts w:ascii="Times New Roman" w:hAnsi="Times New Roman" w:cs="Times New Roman"/>
          <w:sz w:val="24"/>
          <w:szCs w:val="24"/>
        </w:rPr>
        <w:t xml:space="preserve">, J., Wright, T. F., Young, A. M., McElreath, M. B., &amp; Aplin, L. (2022). Coevolution of relative brain size and life expectancy in parrots. </w:t>
      </w:r>
      <w:r w:rsidRPr="00AD0CC1">
        <w:rPr>
          <w:rFonts w:ascii="Times New Roman" w:hAnsi="Times New Roman" w:cs="Times New Roman"/>
          <w:i/>
          <w:iCs/>
          <w:sz w:val="24"/>
          <w:szCs w:val="24"/>
        </w:rPr>
        <w:t>Proceedings of the Royal Society B: Biological Sciences</w:t>
      </w:r>
      <w:r w:rsidRPr="00AD0CC1">
        <w:rPr>
          <w:rFonts w:ascii="Times New Roman" w:hAnsi="Times New Roman" w:cs="Times New Roman"/>
          <w:sz w:val="24"/>
          <w:szCs w:val="24"/>
        </w:rPr>
        <w:t xml:space="preserve">, </w:t>
      </w:r>
      <w:r w:rsidRPr="00AD0CC1">
        <w:rPr>
          <w:rFonts w:ascii="Times New Roman" w:hAnsi="Times New Roman" w:cs="Times New Roman"/>
          <w:i/>
          <w:iCs/>
          <w:sz w:val="24"/>
          <w:szCs w:val="24"/>
        </w:rPr>
        <w:t>289</w:t>
      </w:r>
      <w:r w:rsidRPr="00AD0CC1">
        <w:rPr>
          <w:rFonts w:ascii="Times New Roman" w:hAnsi="Times New Roman" w:cs="Times New Roman"/>
          <w:sz w:val="24"/>
          <w:szCs w:val="24"/>
        </w:rPr>
        <w:t>(1971), 20212397. https://doi.org/10.1098/rspb.2021.2397</w:t>
      </w:r>
    </w:p>
    <w:p w14:paraId="70054DCD"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0E4017">
        <w:rPr>
          <w:rFonts w:ascii="Times New Roman" w:hAnsi="Times New Roman" w:cs="Times New Roman"/>
          <w:sz w:val="24"/>
          <w:szCs w:val="24"/>
          <w:lang w:val="es-ES"/>
        </w:rPr>
        <w:t xml:space="preserve">Van </w:t>
      </w:r>
      <w:proofErr w:type="spellStart"/>
      <w:r w:rsidRPr="000E4017">
        <w:rPr>
          <w:rFonts w:ascii="Times New Roman" w:hAnsi="Times New Roman" w:cs="Times New Roman"/>
          <w:sz w:val="24"/>
          <w:szCs w:val="24"/>
          <w:lang w:val="es-ES"/>
        </w:rPr>
        <w:t>Overveld</w:t>
      </w:r>
      <w:proofErr w:type="spellEnd"/>
      <w:r w:rsidRPr="000E4017">
        <w:rPr>
          <w:rFonts w:ascii="Times New Roman" w:hAnsi="Times New Roman" w:cs="Times New Roman"/>
          <w:sz w:val="24"/>
          <w:szCs w:val="24"/>
          <w:lang w:val="es-ES"/>
        </w:rPr>
        <w:t xml:space="preserve">, T., Sol, D., Blanco, G., Margalida, A., De La Riva, M., &amp; </w:t>
      </w:r>
      <w:proofErr w:type="spellStart"/>
      <w:r w:rsidRPr="000E4017">
        <w:rPr>
          <w:rFonts w:ascii="Times New Roman" w:hAnsi="Times New Roman" w:cs="Times New Roman"/>
          <w:sz w:val="24"/>
          <w:szCs w:val="24"/>
          <w:lang w:val="es-ES"/>
        </w:rPr>
        <w:t>Donázar</w:t>
      </w:r>
      <w:proofErr w:type="spellEnd"/>
      <w:r w:rsidRPr="000E4017">
        <w:rPr>
          <w:rFonts w:ascii="Times New Roman" w:hAnsi="Times New Roman" w:cs="Times New Roman"/>
          <w:sz w:val="24"/>
          <w:szCs w:val="24"/>
          <w:lang w:val="es-ES"/>
        </w:rPr>
        <w:t xml:space="preserve">, J. A. (2022). </w:t>
      </w:r>
      <w:r w:rsidRPr="00AD0CC1">
        <w:rPr>
          <w:rFonts w:ascii="Times New Roman" w:hAnsi="Times New Roman" w:cs="Times New Roman"/>
          <w:sz w:val="24"/>
          <w:szCs w:val="24"/>
        </w:rPr>
        <w:t xml:space="preserve">Vultures as an overlooked model in cognitive ecology. Animal Cognition, 25(3), 495–507. </w:t>
      </w:r>
    </w:p>
    <w:p w14:paraId="1686961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Weir, A. A., Chappell, J., &amp; </w:t>
      </w:r>
      <w:proofErr w:type="spellStart"/>
      <w:r w:rsidRPr="00AD0CC1">
        <w:rPr>
          <w:rFonts w:ascii="Times New Roman" w:hAnsi="Times New Roman" w:cs="Times New Roman"/>
          <w:sz w:val="24"/>
          <w:szCs w:val="24"/>
        </w:rPr>
        <w:t>Kacelnik</w:t>
      </w:r>
      <w:proofErr w:type="spellEnd"/>
      <w:r w:rsidRPr="00AD0CC1">
        <w:rPr>
          <w:rFonts w:ascii="Times New Roman" w:hAnsi="Times New Roman" w:cs="Times New Roman"/>
          <w:sz w:val="24"/>
          <w:szCs w:val="24"/>
        </w:rPr>
        <w:t>, A. (2002). Shaping of hooks in New Caledonian crows. Science, 297(5583), 981-981.</w:t>
      </w:r>
    </w:p>
    <w:p w14:paraId="44393B3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Kleiber, M. (1932) Body size and metabolism. </w:t>
      </w:r>
      <w:proofErr w:type="spellStart"/>
      <w:r w:rsidRPr="00AD0CC1">
        <w:rPr>
          <w:rFonts w:ascii="Times New Roman" w:hAnsi="Times New Roman" w:cs="Times New Roman"/>
          <w:i/>
          <w:iCs/>
          <w:sz w:val="24"/>
          <w:szCs w:val="24"/>
        </w:rPr>
        <w:t>Hilgardia</w:t>
      </w:r>
      <w:proofErr w:type="spellEnd"/>
      <w:r w:rsidRPr="00AD0CC1">
        <w:rPr>
          <w:rFonts w:ascii="Times New Roman" w:hAnsi="Times New Roman" w:cs="Times New Roman"/>
          <w:sz w:val="24"/>
          <w:szCs w:val="24"/>
        </w:rPr>
        <w:t>, </w:t>
      </w:r>
      <w:r w:rsidRPr="00AD0CC1">
        <w:rPr>
          <w:rFonts w:ascii="Times New Roman" w:hAnsi="Times New Roman" w:cs="Times New Roman"/>
          <w:b/>
          <w:bCs/>
          <w:sz w:val="24"/>
          <w:szCs w:val="24"/>
        </w:rPr>
        <w:t>6</w:t>
      </w:r>
      <w:r w:rsidRPr="00AD0CC1">
        <w:rPr>
          <w:rFonts w:ascii="Times New Roman" w:hAnsi="Times New Roman" w:cs="Times New Roman"/>
          <w:sz w:val="24"/>
          <w:szCs w:val="24"/>
        </w:rPr>
        <w:t>, 315–351.</w:t>
      </w:r>
    </w:p>
    <w:p w14:paraId="27553437"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304BAB" w14:textId="77777777" w:rsidR="00A04226" w:rsidRDefault="00084648" w:rsidP="00A04226">
      <w:pPr>
        <w:pStyle w:val="Bibliography"/>
      </w:pPr>
      <w:r w:rsidRPr="00AD0CC1">
        <w:rPr>
          <w:sz w:val="24"/>
          <w:szCs w:val="24"/>
        </w:rPr>
        <w:fldChar w:fldCharType="begin"/>
      </w:r>
      <w:r w:rsidR="00DF6B32" w:rsidRPr="00C77D21">
        <w:rPr>
          <w:sz w:val="24"/>
          <w:szCs w:val="24"/>
        </w:rPr>
        <w:instrText xml:space="preserve"> ADDIN ZOTERO_BIBL {"uncited":[],"omitted":[],"custom":[]} CSL_BIBLIOGRAPHY </w:instrText>
      </w:r>
      <w:r w:rsidRPr="00AD0CC1">
        <w:rPr>
          <w:sz w:val="24"/>
          <w:szCs w:val="24"/>
        </w:rPr>
        <w:fldChar w:fldCharType="separate"/>
      </w:r>
      <w:r w:rsidR="00A04226" w:rsidRPr="00C77D21">
        <w:t xml:space="preserve">Aguilera-Alcalá, N., Morales-Reyes, Z., Martín-López, B., Moleón, M., &amp; Sánchez-Zapata, J. A. (2020). </w:t>
      </w:r>
      <w:r w:rsidR="00A04226">
        <w:t xml:space="preserve">Role of scavengers in providing non-material contributions to people. </w:t>
      </w:r>
      <w:r w:rsidR="00A04226">
        <w:rPr>
          <w:i/>
          <w:iCs/>
        </w:rPr>
        <w:t>Ecological Indicators</w:t>
      </w:r>
      <w:r w:rsidR="00A04226">
        <w:t xml:space="preserve">, </w:t>
      </w:r>
      <w:r w:rsidR="00A04226">
        <w:rPr>
          <w:i/>
          <w:iCs/>
        </w:rPr>
        <w:t>117</w:t>
      </w:r>
      <w:r w:rsidR="00A04226">
        <w:t>, 106643. https://doi.org/10.1016/j.ecolind.2020.106643</w:t>
      </w:r>
    </w:p>
    <w:p w14:paraId="45D3C121" w14:textId="77777777" w:rsidR="00A04226" w:rsidRDefault="00A04226" w:rsidP="00A04226">
      <w:pPr>
        <w:pStyle w:val="Bibliography"/>
      </w:pPr>
      <w:r>
        <w:t xml:space="preserve">Alley, R., &amp; Agustsdottir, A. (2005). The 8k event: Cause and consequences of a major Holocene abrupt climate change. </w:t>
      </w:r>
      <w:r>
        <w:rPr>
          <w:i/>
          <w:iCs/>
        </w:rPr>
        <w:t>Quaternary Science Reviews</w:t>
      </w:r>
      <w:r>
        <w:t xml:space="preserve">, </w:t>
      </w:r>
      <w:r>
        <w:rPr>
          <w:i/>
          <w:iCs/>
        </w:rPr>
        <w:t>24</w:t>
      </w:r>
      <w:r>
        <w:t>(10–11), 1123–1149. https://doi.org/10.1016/j.quascirev.2004.12.004</w:t>
      </w:r>
    </w:p>
    <w:p w14:paraId="67A4D8F1" w14:textId="77777777" w:rsidR="00A04226" w:rsidRDefault="00A04226" w:rsidP="00A04226">
      <w:pPr>
        <w:pStyle w:val="Bibliography"/>
      </w:pPr>
      <w:r>
        <w:lastRenderedPageBreak/>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https://doi.org/10.1002/(SICI)1098-2345(1998)46:1&lt;63::AID-AJP5&gt;3.0.CO;2-T</w:t>
      </w:r>
    </w:p>
    <w:p w14:paraId="3A237A1B" w14:textId="77777777" w:rsidR="00A04226" w:rsidRDefault="00A04226" w:rsidP="00A04226">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7E102E81" w14:textId="77777777" w:rsidR="00A04226" w:rsidRDefault="00A04226" w:rsidP="00A04226">
      <w:pPr>
        <w:pStyle w:val="Bibliography"/>
      </w:pPr>
      <w:r>
        <w:t xml:space="preserve">Arango, A., Pinto-Ledezma, J., Rojas-Soto, O., Lindsay, A. M., Mendenhall, C. D., &amp; Villalobos, F. (2022). Hand-Wing Index as a surrogate for dispersal ability: The case of the Emberizoidea (Aves: Passeriformes) radiation. </w:t>
      </w:r>
      <w:r>
        <w:rPr>
          <w:i/>
          <w:iCs/>
        </w:rPr>
        <w:t>Biological Journal of the Linnean Society</w:t>
      </w:r>
      <w:r>
        <w:t xml:space="preserve">, </w:t>
      </w:r>
      <w:r>
        <w:rPr>
          <w:i/>
          <w:iCs/>
        </w:rPr>
        <w:t>137</w:t>
      </w:r>
      <w:r>
        <w:t>(1), 137–144. https://doi.org/10.1093/biolinnean/blac071</w:t>
      </w:r>
    </w:p>
    <w:p w14:paraId="4DD4FCC1" w14:textId="77777777" w:rsidR="00A04226" w:rsidRDefault="00A04226" w:rsidP="00A04226">
      <w:pPr>
        <w:pStyle w:val="Bibliography"/>
      </w:pPr>
      <w:r>
        <w:t xml:space="preserve">Ashmole, N. P. (1963). THE REGULATION OF NUMBERS OF TROPICAL OCEANIC BIRDS. </w:t>
      </w:r>
      <w:r>
        <w:rPr>
          <w:i/>
          <w:iCs/>
        </w:rPr>
        <w:t>Ibis</w:t>
      </w:r>
      <w:r>
        <w:t xml:space="preserve">, </w:t>
      </w:r>
      <w:r>
        <w:rPr>
          <w:i/>
          <w:iCs/>
        </w:rPr>
        <w:t>103b</w:t>
      </w:r>
      <w:r>
        <w:t>(3), 458–473. https://doi.org/10.1111/j.1474-919X.1963.tb06766.x</w:t>
      </w:r>
    </w:p>
    <w:p w14:paraId="7EF1558C" w14:textId="77777777" w:rsidR="00A04226" w:rsidRDefault="00A04226" w:rsidP="00A04226">
      <w:pPr>
        <w:pStyle w:val="Bibliography"/>
      </w:pPr>
      <w:r>
        <w:t xml:space="preserve">Bairos-Novak, K. R., Crook, K. A., &amp; Davoren, G. K. (2015). Relative importance of local enhancement as a search strategy for breeding seabirds: An experimental approach. </w:t>
      </w:r>
      <w:r>
        <w:rPr>
          <w:i/>
          <w:iCs/>
        </w:rPr>
        <w:t>Animal Behaviour</w:t>
      </w:r>
      <w:r>
        <w:t xml:space="preserve">, </w:t>
      </w:r>
      <w:r>
        <w:rPr>
          <w:i/>
          <w:iCs/>
        </w:rPr>
        <w:t>106</w:t>
      </w:r>
      <w:r>
        <w:t>, 71–78. https://doi.org/10.1016/j.anbehav.2015.05.002</w:t>
      </w:r>
    </w:p>
    <w:p w14:paraId="0B6BC91C" w14:textId="77777777" w:rsidR="00A04226" w:rsidRDefault="00A04226" w:rsidP="00A04226">
      <w:pPr>
        <w:pStyle w:val="Bibliography"/>
      </w:pPr>
      <w:r>
        <w:t xml:space="preserve">Barta, Z. (2001). Breeding colonies as information centers: A reappraisal of information-based hypotheses using the producer--scrounger game. </w:t>
      </w:r>
      <w:r>
        <w:rPr>
          <w:i/>
          <w:iCs/>
        </w:rPr>
        <w:t>Behavioral Ecology</w:t>
      </w:r>
      <w:r>
        <w:t xml:space="preserve">, </w:t>
      </w:r>
      <w:r>
        <w:rPr>
          <w:i/>
          <w:iCs/>
        </w:rPr>
        <w:t>12</w:t>
      </w:r>
      <w:r>
        <w:t>(2), 121–127. https://doi.org/10.1093/beheco/12.2.121</w:t>
      </w:r>
    </w:p>
    <w:p w14:paraId="410EE45B" w14:textId="77777777" w:rsidR="00A04226" w:rsidRDefault="00A04226" w:rsidP="00A04226">
      <w:pPr>
        <w:pStyle w:val="Bibliography"/>
      </w:pPr>
      <w:r>
        <w:t xml:space="preserve">Barton, P. S., Cunningham, S. A., Lindenmayer, D. B., &amp; Manning, A. D. (2013). The role of carrion in maintaining biodiversity and ecological processes in terrestrial ecosystems. </w:t>
      </w:r>
      <w:r>
        <w:rPr>
          <w:i/>
          <w:iCs/>
        </w:rPr>
        <w:t>Oecologia</w:t>
      </w:r>
      <w:r>
        <w:t xml:space="preserve">, </w:t>
      </w:r>
      <w:r>
        <w:rPr>
          <w:i/>
          <w:iCs/>
        </w:rPr>
        <w:t>171</w:t>
      </w:r>
      <w:r>
        <w:t>(4), 761–772. https://doi.org/10.1007/s00442-012-2460-3</w:t>
      </w:r>
    </w:p>
    <w:p w14:paraId="735B3ED6" w14:textId="77777777" w:rsidR="00A04226" w:rsidRDefault="00A04226" w:rsidP="00A04226">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0E869866" w14:textId="77777777" w:rsidR="00A04226" w:rsidRDefault="00A04226" w:rsidP="00A04226">
      <w:pPr>
        <w:pStyle w:val="Bibliography"/>
      </w:pPr>
      <w:r>
        <w:t xml:space="preserve">Beauchamp, G. (2010). Relaxed predation risk reduces but does not eliminate sociality in birds. </w:t>
      </w:r>
      <w:r>
        <w:rPr>
          <w:i/>
          <w:iCs/>
        </w:rPr>
        <w:t>Biology Letters</w:t>
      </w:r>
      <w:r>
        <w:t xml:space="preserve">, </w:t>
      </w:r>
      <w:r>
        <w:rPr>
          <w:i/>
          <w:iCs/>
        </w:rPr>
        <w:t>6</w:t>
      </w:r>
      <w:r>
        <w:t>(4), 472–474. https://doi.org/10.1098/rsbl.2009.1063</w:t>
      </w:r>
    </w:p>
    <w:p w14:paraId="5C912FE2" w14:textId="77777777" w:rsidR="00A04226" w:rsidRDefault="00A04226" w:rsidP="00A04226">
      <w:pPr>
        <w:pStyle w:val="Bibliography"/>
      </w:pPr>
      <w:r>
        <w:lastRenderedPageBreak/>
        <w:t xml:space="preserve">Béchet, A., Giroux, J.-F., Gauthier, G., &amp; Bélisle, M. (2010). Why Roost at the Same Place? Exploring Short-Term Fidelity in Staging Snow Geese. </w:t>
      </w:r>
      <w:r>
        <w:rPr>
          <w:i/>
          <w:iCs/>
        </w:rPr>
        <w:t>The Condor</w:t>
      </w:r>
      <w:r>
        <w:t xml:space="preserve">, </w:t>
      </w:r>
      <w:r>
        <w:rPr>
          <w:i/>
          <w:iCs/>
        </w:rPr>
        <w:t>112</w:t>
      </w:r>
      <w:r>
        <w:t>(2), 294–303. https://doi.org/10.1525/cond.2010.090050</w:t>
      </w:r>
    </w:p>
    <w:p w14:paraId="48E6DF19" w14:textId="77777777" w:rsidR="00A04226" w:rsidRDefault="00A04226" w:rsidP="00A04226">
      <w:pPr>
        <w:pStyle w:val="Bibliography"/>
      </w:pPr>
      <w:r>
        <w:t xml:space="preserve">Benson, T. J., Ward, M. P., Lampman, R. L., Raim, A., &amp; Weatherhead,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5C098E6F" w14:textId="77777777" w:rsidR="00A04226" w:rsidRDefault="00A04226" w:rsidP="00A04226">
      <w:pPr>
        <w:pStyle w:val="Bibliography"/>
      </w:pPr>
      <w:r>
        <w:t xml:space="preserve">Bijleveld, A. I., Egas, M., van Gils, J. A., &amp; Piersma, T. (2010). Beyond the information centre hypothesis: Communal roosting for information on food, predators, travel companions and mates? </w:t>
      </w:r>
      <w:r>
        <w:rPr>
          <w:i/>
          <w:iCs/>
        </w:rPr>
        <w:t>Oikos</w:t>
      </w:r>
      <w:r>
        <w:t xml:space="preserve">, </w:t>
      </w:r>
      <w:r>
        <w:rPr>
          <w:i/>
          <w:iCs/>
        </w:rPr>
        <w:t>119</w:t>
      </w:r>
      <w:r>
        <w:t>(2), 277–285. https://doi.org/10.1111/j.1600-0706.2009.17892.x</w:t>
      </w:r>
    </w:p>
    <w:p w14:paraId="75AA15AF" w14:textId="77777777" w:rsidR="00A04226" w:rsidRDefault="00A04226" w:rsidP="00A04226">
      <w:pPr>
        <w:pStyle w:val="Bibliography"/>
      </w:pPr>
      <w:r>
        <w:t xml:space="preserve">Blumstein, D. T., &amp; Møller, A. P. (2008). Is sociality associated with high longevity in North American birds? </w:t>
      </w:r>
      <w:r>
        <w:rPr>
          <w:i/>
          <w:iCs/>
        </w:rPr>
        <w:t>Biology Letters</w:t>
      </w:r>
      <w:r>
        <w:t xml:space="preserve">, </w:t>
      </w:r>
      <w:r>
        <w:rPr>
          <w:i/>
          <w:iCs/>
        </w:rPr>
        <w:t>4</w:t>
      </w:r>
      <w:r>
        <w:t>(2), 146–148. https://doi.org/10.1098/rsbl.2007.0606</w:t>
      </w:r>
    </w:p>
    <w:p w14:paraId="190EC0DB" w14:textId="77777777" w:rsidR="00A04226" w:rsidRDefault="00A04226" w:rsidP="00A04226">
      <w:pPr>
        <w:pStyle w:val="Bibliography"/>
      </w:pPr>
      <w:r>
        <w:t xml:space="preserve">Boeckle, M., &amp; Bugnyar, T. (2012). Long-Term Memory for Affiliates in Ravens. </w:t>
      </w:r>
      <w:r>
        <w:rPr>
          <w:i/>
          <w:iCs/>
        </w:rPr>
        <w:t>Current Biology</w:t>
      </w:r>
      <w:r>
        <w:t xml:space="preserve">, </w:t>
      </w:r>
      <w:r>
        <w:rPr>
          <w:i/>
          <w:iCs/>
        </w:rPr>
        <w:t>22</w:t>
      </w:r>
      <w:r>
        <w:t>(9), 801–806. https://doi.org/10.1016/j.cub.2012.03.023</w:t>
      </w:r>
    </w:p>
    <w:p w14:paraId="660942C9" w14:textId="77777777" w:rsidR="00A04226" w:rsidRDefault="00A04226" w:rsidP="00A04226">
      <w:pPr>
        <w:pStyle w:val="Bibliography"/>
      </w:pPr>
      <w:r>
        <w:t xml:space="preserve">Bonter, D. N., Zuckerberg, B., Sedgwick, C. W., &amp; Hochachka, W. M. (2013). Daily foraging patterns in free-living birds: Exploring the predation–starvation trade-off. </w:t>
      </w:r>
      <w:r>
        <w:rPr>
          <w:i/>
          <w:iCs/>
        </w:rPr>
        <w:t>Proceedings of the Royal Society B: Biological Sciences</w:t>
      </w:r>
      <w:r>
        <w:t xml:space="preserve">, </w:t>
      </w:r>
      <w:r>
        <w:rPr>
          <w:i/>
          <w:iCs/>
        </w:rPr>
        <w:t>280</w:t>
      </w:r>
      <w:r>
        <w:t>(1760), 20123087. https://doi.org/10.1098/rspb.2012.3087</w:t>
      </w:r>
    </w:p>
    <w:p w14:paraId="0C53FFD3" w14:textId="77777777" w:rsidR="00A04226" w:rsidRDefault="00A04226" w:rsidP="00A04226">
      <w:pPr>
        <w:pStyle w:val="Bibliography"/>
      </w:pPr>
      <w:r>
        <w:t xml:space="preserve">Brodbeck, D. R. (1994). Memory for spatial and local cues: A comparison of a storing and a nonstoring species. </w:t>
      </w:r>
      <w:r>
        <w:rPr>
          <w:i/>
          <w:iCs/>
        </w:rPr>
        <w:t>Animal Learning &amp; Behavior</w:t>
      </w:r>
      <w:r>
        <w:t xml:space="preserve">, </w:t>
      </w:r>
      <w:r>
        <w:rPr>
          <w:i/>
          <w:iCs/>
        </w:rPr>
        <w:t>22</w:t>
      </w:r>
      <w:r>
        <w:t>(2), 119–133. https://doi.org/10.3758/BF03199912</w:t>
      </w:r>
    </w:p>
    <w:p w14:paraId="0D89FD39" w14:textId="77777777" w:rsidR="00A04226" w:rsidRDefault="00A04226" w:rsidP="00A04226">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01C436B2" w14:textId="77777777" w:rsidR="00A04226" w:rsidRDefault="00A04226" w:rsidP="00A04226">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5F730CF9" w14:textId="77777777" w:rsidR="00A04226" w:rsidRDefault="00A04226" w:rsidP="00A04226">
      <w:pPr>
        <w:pStyle w:val="Bibliography"/>
      </w:pPr>
      <w:r>
        <w:lastRenderedPageBreak/>
        <w:t xml:space="preserve">Campbell, M. O. (2015). </w:t>
      </w:r>
      <w:r>
        <w:rPr>
          <w:i/>
          <w:iCs/>
        </w:rPr>
        <w:t>Vultures: Their Evolution, Ecology and Conservation</w:t>
      </w:r>
      <w:r>
        <w:t xml:space="preserve"> (0 ed.). CRC Press. https://doi.org/10.1201/b18638</w:t>
      </w:r>
    </w:p>
    <w:p w14:paraId="5BC5A325" w14:textId="77777777" w:rsidR="00A04226" w:rsidRDefault="00A04226" w:rsidP="00A04226">
      <w:pPr>
        <w:pStyle w:val="Bibliography"/>
      </w:pPr>
      <w:r>
        <w:t xml:space="preserve">Carrascal, L. M., &amp; Polo, V. (2006). Effects of wing area reduction on winter body mass and foraging behaviour in coal tits: Field and aviary experiments. </w:t>
      </w:r>
      <w:r>
        <w:rPr>
          <w:i/>
          <w:iCs/>
        </w:rPr>
        <w:t>Animal Behaviour</w:t>
      </w:r>
      <w:r>
        <w:t xml:space="preserve">, </w:t>
      </w:r>
      <w:r>
        <w:rPr>
          <w:i/>
          <w:iCs/>
        </w:rPr>
        <w:t>72</w:t>
      </w:r>
      <w:r>
        <w:t>(3), 663–672. https://doi.org/10.1016/j.anbehav.2005.11.027</w:t>
      </w:r>
    </w:p>
    <w:p w14:paraId="4810A87E" w14:textId="77777777" w:rsidR="00A04226" w:rsidRDefault="00A04226" w:rsidP="00A04226">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421CD2C0" w14:textId="77777777" w:rsidR="00A04226" w:rsidRDefault="00A04226" w:rsidP="00A04226">
      <w:pPr>
        <w:pStyle w:val="Bibliography"/>
      </w:pPr>
      <w:r>
        <w:t xml:space="preserve">Conklin, J. R., &amp; Colwell, M. A. (2007). Diurnal and Nocturnal Roost Site Fidelity of Dunlin (Calidris Alpina Pacifica) at Humboldt Bay, California. </w:t>
      </w:r>
      <w:r>
        <w:rPr>
          <w:i/>
          <w:iCs/>
        </w:rPr>
        <w:t>The Auk</w:t>
      </w:r>
      <w:r>
        <w:t xml:space="preserve">, </w:t>
      </w:r>
      <w:r>
        <w:rPr>
          <w:i/>
          <w:iCs/>
        </w:rPr>
        <w:t>124</w:t>
      </w:r>
      <w:r>
        <w:t>(2), 677–689. https://doi.org/10.1093/auk/124.2.677</w:t>
      </w:r>
    </w:p>
    <w:p w14:paraId="66CDD595" w14:textId="77777777" w:rsidR="00A04226" w:rsidRDefault="00A04226" w:rsidP="00A04226">
      <w:pPr>
        <w:pStyle w:val="Bibliography"/>
      </w:pPr>
      <w:r>
        <w:t xml:space="preserve">Cortés-Avizanda, A., Jovani, R., Donázar, J. A., &amp; Grimm, V. (2014). Bird sky networks: How do avian scavengers use social information to find carrion? </w:t>
      </w:r>
      <w:r>
        <w:rPr>
          <w:i/>
          <w:iCs/>
        </w:rPr>
        <w:t>Ecology</w:t>
      </w:r>
      <w:r>
        <w:t xml:space="preserve">, </w:t>
      </w:r>
      <w:r>
        <w:rPr>
          <w:i/>
          <w:iCs/>
        </w:rPr>
        <w:t>95</w:t>
      </w:r>
      <w:r>
        <w:t>(7), 1799–1808. https://doi.org/10.1890/13-0574.1</w:t>
      </w:r>
    </w:p>
    <w:p w14:paraId="01879A10" w14:textId="77777777" w:rsidR="00A04226" w:rsidRDefault="00A04226" w:rsidP="00A04226">
      <w:pPr>
        <w:pStyle w:val="Bibliography"/>
      </w:pPr>
      <w:r>
        <w:t xml:space="preserve">Curk, Te., Rast, W., Portas, R., Kohles, J., Shatumbu, G., Cloete, C., Curk, Ti., Radchuk, V., Aschenborn, O., &amp; Melzheimer,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4A2DFEA0" w14:textId="77777777" w:rsidR="00A04226" w:rsidRDefault="00A04226" w:rsidP="00A04226">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18E1D69" w14:textId="77777777" w:rsidR="00A04226" w:rsidRDefault="00A04226" w:rsidP="00A04226">
      <w:pPr>
        <w:pStyle w:val="Bibliography"/>
      </w:pPr>
      <w:r>
        <w:t xml:space="preserve">Dermody, B. J., Tanner, C. J., &amp; Jackson, A. L. (2011). The Evolutionary Pathway to Obligate Scavenging in Gyps Vultures. </w:t>
      </w:r>
      <w:r>
        <w:rPr>
          <w:i/>
          <w:iCs/>
        </w:rPr>
        <w:t>PLoS ONE</w:t>
      </w:r>
      <w:r>
        <w:t xml:space="preserve">, </w:t>
      </w:r>
      <w:r>
        <w:rPr>
          <w:i/>
          <w:iCs/>
        </w:rPr>
        <w:t>6</w:t>
      </w:r>
      <w:r>
        <w:t>(9), e24635. https://doi.org/10.1371/journal.pone.0024635</w:t>
      </w:r>
    </w:p>
    <w:p w14:paraId="240B2FEB" w14:textId="77777777" w:rsidR="00A04226" w:rsidRDefault="00A04226" w:rsidP="00A04226">
      <w:pPr>
        <w:pStyle w:val="Bibliography"/>
      </w:pPr>
      <w:r>
        <w:lastRenderedPageBreak/>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C3A1DFD" w14:textId="77777777" w:rsidR="00A04226" w:rsidRDefault="00A04226" w:rsidP="00A04226">
      <w:pPr>
        <w:pStyle w:val="Bibliography"/>
      </w:pPr>
      <w:r>
        <w:t xml:space="preserve">Dieckmann, U., O’Hara, B., &amp; Weisser, W. (1999). The evolutionary ecology of dispersal. </w:t>
      </w:r>
      <w:r>
        <w:rPr>
          <w:i/>
          <w:iCs/>
        </w:rPr>
        <w:t>Trends in Ecology &amp; Evolution</w:t>
      </w:r>
      <w:r>
        <w:t xml:space="preserve">, </w:t>
      </w:r>
      <w:r>
        <w:rPr>
          <w:i/>
          <w:iCs/>
        </w:rPr>
        <w:t>14</w:t>
      </w:r>
      <w:r>
        <w:t>(3), 88–90. https://doi.org/10.1016/S0169-5347(98)01571-7</w:t>
      </w:r>
    </w:p>
    <w:p w14:paraId="3C9D6806" w14:textId="77777777" w:rsidR="00A04226" w:rsidRDefault="00A04226" w:rsidP="00A04226">
      <w:pPr>
        <w:pStyle w:val="Bibliography"/>
      </w:pPr>
      <w:r>
        <w:t xml:space="preserve">Donázar, J. A., &amp; Feijóo, J. E. (2002). Social Structure of Andean Condor Roosts: Influence of Sex, Age, and Season. </w:t>
      </w:r>
      <w:r>
        <w:rPr>
          <w:i/>
          <w:iCs/>
        </w:rPr>
        <w:t>The Condor</w:t>
      </w:r>
      <w:r>
        <w:t xml:space="preserve">, </w:t>
      </w:r>
      <w:r>
        <w:rPr>
          <w:i/>
          <w:iCs/>
        </w:rPr>
        <w:t>104</w:t>
      </w:r>
      <w:r>
        <w:t>(4), 832–837. https://doi.org/10.1093/condor/104.4.832</w:t>
      </w:r>
    </w:p>
    <w:p w14:paraId="7DAC8458" w14:textId="77777777" w:rsidR="00A04226" w:rsidRDefault="00A04226" w:rsidP="00A04226">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5E5E1FD3" w14:textId="77777777" w:rsidR="00A04226" w:rsidRDefault="00A04226" w:rsidP="00A04226">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5BF7C53B" w14:textId="77777777" w:rsidR="00A04226" w:rsidRDefault="00A04226" w:rsidP="00A04226">
      <w:pPr>
        <w:pStyle w:val="Bibliography"/>
      </w:pPr>
      <w:r>
        <w:t xml:space="preserve">Everding, S. E., &amp; Jones, D. N. (2006). Communal roosting in a suburban population of Torresian crows (Corvus orru). </w:t>
      </w:r>
      <w:r>
        <w:rPr>
          <w:i/>
          <w:iCs/>
        </w:rPr>
        <w:t>Landscape and Urban Planning</w:t>
      </w:r>
      <w:r>
        <w:t xml:space="preserve">, </w:t>
      </w:r>
      <w:r>
        <w:rPr>
          <w:i/>
          <w:iCs/>
        </w:rPr>
        <w:t>74</w:t>
      </w:r>
      <w:r>
        <w:t>(1), 21–33. https://doi.org/10.1016/j.landurbplan.2004.09.024</w:t>
      </w:r>
    </w:p>
    <w:p w14:paraId="4B5651A2" w14:textId="77777777" w:rsidR="00A04226" w:rsidRDefault="00A04226" w:rsidP="00A04226">
      <w:pPr>
        <w:pStyle w:val="Bibliography"/>
      </w:pPr>
      <w:r>
        <w:t xml:space="preserve">Farquhar, M. L., Morin, A., &amp; Nocera, J. J. (2018). High ambient temperatures induce aggregations of chimney swifts </w:t>
      </w:r>
      <w:r>
        <w:rPr>
          <w:i/>
          <w:iCs/>
        </w:rPr>
        <w:t>Chaetura pelagica</w:t>
      </w:r>
      <w:r>
        <w:t xml:space="preserve"> inside a roost. </w:t>
      </w:r>
      <w:r>
        <w:rPr>
          <w:i/>
          <w:iCs/>
        </w:rPr>
        <w:t>Journal of Avian Biology</w:t>
      </w:r>
      <w:r>
        <w:t xml:space="preserve">, </w:t>
      </w:r>
      <w:r>
        <w:rPr>
          <w:i/>
          <w:iCs/>
        </w:rPr>
        <w:t>49</w:t>
      </w:r>
      <w:r>
        <w:t>(8), e01754. https://doi.org/10.1111/jav.01754</w:t>
      </w:r>
    </w:p>
    <w:p w14:paraId="49868E97" w14:textId="77777777" w:rsidR="00A04226" w:rsidRDefault="00A04226" w:rsidP="00A04226">
      <w:pPr>
        <w:pStyle w:val="Bibliography"/>
      </w:pPr>
      <w:r>
        <w:t>Fern</w:t>
      </w:r>
      <w:r>
        <w:rPr>
          <w:rFonts w:ascii="Calibri" w:hAnsi="Calibri" w:cs="Calibri"/>
        </w:rPr>
        <w:t>�</w:t>
      </w:r>
      <w:r>
        <w:t xml:space="preserve">ndez-Juricic, E., &amp; Kacelnik,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4A190F6C" w14:textId="77777777" w:rsidR="00A04226" w:rsidRDefault="00A04226" w:rsidP="00A04226">
      <w:pPr>
        <w:pStyle w:val="Bibliography"/>
      </w:pPr>
      <w:r>
        <w:t xml:space="preserve">Franklin, D. C., Garnett, S. T., Luck, G. W., Gutierrez-Ibanez, C., &amp; Iwaniuk, A. N. (2014). Relative brain size in Australian birds. </w:t>
      </w:r>
      <w:r>
        <w:rPr>
          <w:i/>
          <w:iCs/>
        </w:rPr>
        <w:t>Emu</w:t>
      </w:r>
      <w:r>
        <w:t>. https://doi.org/10.1071/MU13034</w:t>
      </w:r>
    </w:p>
    <w:p w14:paraId="3E717089" w14:textId="77777777" w:rsidR="00A04226" w:rsidRDefault="00A04226" w:rsidP="00A04226">
      <w:pPr>
        <w:pStyle w:val="Bibliography"/>
      </w:pPr>
      <w:r>
        <w:lastRenderedPageBreak/>
        <w:t xml:space="preserve">Gilbert, C., McCafferty, D., Le Maho, Y., Martrette,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20F70A7E" w14:textId="77777777" w:rsidR="00A04226" w:rsidRDefault="00A04226" w:rsidP="00A04226">
      <w:pPr>
        <w:pStyle w:val="Bibliography"/>
      </w:pPr>
      <w:r>
        <w:t xml:space="preserve">Gillooly, J. F., Brown, J. H., West, G. B., Savage, V. M., &amp; Charnov, E. L. (2001). Effects of Size and Temperature on Metabolic Rate. </w:t>
      </w:r>
      <w:r>
        <w:rPr>
          <w:i/>
          <w:iCs/>
        </w:rPr>
        <w:t>Science</w:t>
      </w:r>
      <w:r>
        <w:t xml:space="preserve">, </w:t>
      </w:r>
      <w:r>
        <w:rPr>
          <w:i/>
          <w:iCs/>
        </w:rPr>
        <w:t>293</w:t>
      </w:r>
      <w:r>
        <w:t>(5538), 2248–2251. https://doi.org/10.1126/science.1061967</w:t>
      </w:r>
    </w:p>
    <w:p w14:paraId="405A4BA1" w14:textId="77777777" w:rsidR="00A04226" w:rsidRDefault="00A04226" w:rsidP="00A04226">
      <w:pPr>
        <w:pStyle w:val="Bibliography"/>
      </w:pPr>
      <w:r>
        <w:t xml:space="preserve">Golley, F. B. (1960). Energy Dynamics of a Food Chain of an Old‐Field Community. </w:t>
      </w:r>
      <w:r>
        <w:rPr>
          <w:i/>
          <w:iCs/>
        </w:rPr>
        <w:t>Ecological Monographs</w:t>
      </w:r>
      <w:r>
        <w:t xml:space="preserve">, </w:t>
      </w:r>
      <w:r>
        <w:rPr>
          <w:i/>
          <w:iCs/>
        </w:rPr>
        <w:t>30</w:t>
      </w:r>
      <w:r>
        <w:t>(2), 187–206. https://doi.org/10.2307/1948551</w:t>
      </w:r>
    </w:p>
    <w:p w14:paraId="631440BE" w14:textId="77777777" w:rsidR="00A04226" w:rsidRDefault="00A04226" w:rsidP="00A04226">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1B04B063" w14:textId="77777777" w:rsidR="00A04226" w:rsidRDefault="00A04226" w:rsidP="00A04226">
      <w:pPr>
        <w:pStyle w:val="Bibliography"/>
      </w:pPr>
      <w:r>
        <w:t xml:space="preserve">Gyllin, R., Källander, H., &amp; Sylvén,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1DEF8701" w14:textId="77777777" w:rsidR="00A04226" w:rsidRDefault="00A04226" w:rsidP="00A04226">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091AFE51" w14:textId="77777777" w:rsidR="00A04226" w:rsidRDefault="00A04226" w:rsidP="00A04226">
      <w:pPr>
        <w:pStyle w:val="Bibliography"/>
      </w:pPr>
      <w:r>
        <w:t xml:space="preserve">Haslam, M., Hernandez-Aguilar, A., Ling, V., Carvalho, S., De La Torre, I., DeStefano, A., Du, A., Hardy, B., Harris, J., Marchant, L., Matsuzawa, T., McGrew, W., Mercader, J., Mora, R., Petraglia, M., Roche, H., Visalberghi, E., &amp; Warren, R. (2009). Primate archaeology. </w:t>
      </w:r>
      <w:r>
        <w:rPr>
          <w:i/>
          <w:iCs/>
        </w:rPr>
        <w:t>Nature</w:t>
      </w:r>
      <w:r>
        <w:t xml:space="preserve">, </w:t>
      </w:r>
      <w:r>
        <w:rPr>
          <w:i/>
          <w:iCs/>
        </w:rPr>
        <w:t>460</w:t>
      </w:r>
      <w:r>
        <w:t>(7253), 339–344. https://doi.org/10.1038/nature08188</w:t>
      </w:r>
    </w:p>
    <w:p w14:paraId="6B9B31CE" w14:textId="77777777" w:rsidR="00A04226" w:rsidRDefault="00A04226" w:rsidP="00A04226">
      <w:pPr>
        <w:pStyle w:val="Bibliography"/>
      </w:pPr>
      <w:r>
        <w:t xml:space="preserve">Healy, K., Guillerme, T., Finlay, S., Kane, A., Kelly, S. B. A., McClean, D., Kelly, D. J., Donohue, I., Jackson, A. L., &amp; Cooper, N. (2014). Ecology and mode-of-life explain lifespan variation in birds and </w:t>
      </w:r>
      <w:r>
        <w:lastRenderedPageBreak/>
        <w:t xml:space="preserve">mammals. </w:t>
      </w:r>
      <w:r>
        <w:rPr>
          <w:i/>
          <w:iCs/>
        </w:rPr>
        <w:t>Proceedings of the Royal Society B: Biological Sciences</w:t>
      </w:r>
      <w:r>
        <w:t xml:space="preserve">, </w:t>
      </w:r>
      <w:r>
        <w:rPr>
          <w:i/>
          <w:iCs/>
        </w:rPr>
        <w:t>281</w:t>
      </w:r>
      <w:r>
        <w:t>(1784), 20140298. https://doi.org/10.1098/rspb.2014.0298</w:t>
      </w:r>
    </w:p>
    <w:p w14:paraId="3BD29782" w14:textId="77777777" w:rsidR="00A04226" w:rsidRPr="00C77D21" w:rsidRDefault="00A04226" w:rsidP="00A04226">
      <w:pPr>
        <w:pStyle w:val="Bibliography"/>
        <w:rPr>
          <w:lang w:val="es-ES"/>
        </w:rPr>
      </w:pPr>
      <w:r>
        <w:t xml:space="preserve">Hernández-Montero, J. R., Reusch, C., Simon, R., Schöner, C. R., &amp; Kerth, G. (2020). Free-ranging bats combine three different cognitive processes for roost localization. </w:t>
      </w:r>
      <w:r w:rsidRPr="00C77D21">
        <w:rPr>
          <w:i/>
          <w:iCs/>
          <w:lang w:val="es-ES"/>
        </w:rPr>
        <w:t>Oecologia</w:t>
      </w:r>
      <w:r w:rsidRPr="00C77D21">
        <w:rPr>
          <w:lang w:val="es-ES"/>
        </w:rPr>
        <w:t xml:space="preserve">, </w:t>
      </w:r>
      <w:r w:rsidRPr="00C77D21">
        <w:rPr>
          <w:i/>
          <w:iCs/>
          <w:lang w:val="es-ES"/>
        </w:rPr>
        <w:t>192</w:t>
      </w:r>
      <w:r w:rsidRPr="00C77D21">
        <w:rPr>
          <w:lang w:val="es-ES"/>
        </w:rPr>
        <w:t>(4), 979–988. https://doi.org/10.1007/s00442-020-04634-8</w:t>
      </w:r>
    </w:p>
    <w:p w14:paraId="190B30D1" w14:textId="77777777" w:rsidR="00A04226" w:rsidRDefault="00A04226" w:rsidP="00A04226">
      <w:pPr>
        <w:pStyle w:val="Bibliography"/>
      </w:pPr>
      <w:r w:rsidRPr="00C77D21">
        <w:rPr>
          <w:lang w:val="es-ES"/>
        </w:rPr>
        <w:t xml:space="preserve">Hertel, A. G., Efrat, R., Reznikov,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5D5C8C8E" w14:textId="77777777" w:rsidR="00A04226" w:rsidRDefault="00A04226" w:rsidP="00A04226">
      <w:pPr>
        <w:pStyle w:val="Bibliography"/>
      </w:pPr>
      <w:r>
        <w:t xml:space="preserve">Houston, A. (1985). Central-Place Foraging: Some Aspects of Prey Choice for Multiple-Prey Loaders. </w:t>
      </w:r>
      <w:r>
        <w:rPr>
          <w:i/>
          <w:iCs/>
        </w:rPr>
        <w:t>The American Naturalist</w:t>
      </w:r>
      <w:r>
        <w:t xml:space="preserve">, </w:t>
      </w:r>
      <w:r>
        <w:rPr>
          <w:i/>
          <w:iCs/>
        </w:rPr>
        <w:t>125</w:t>
      </w:r>
      <w:r>
        <w:t>(6), 811–826. https://doi.org/10.1086/284381</w:t>
      </w:r>
    </w:p>
    <w:p w14:paraId="4288FA21" w14:textId="77777777" w:rsidR="00A04226" w:rsidRDefault="00A04226" w:rsidP="00A04226">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1BF095F6" w14:textId="77777777" w:rsidR="00A04226" w:rsidRDefault="00A04226" w:rsidP="00A04226">
      <w:pPr>
        <w:pStyle w:val="Bibliography"/>
      </w:pPr>
      <w:r>
        <w:t xml:space="preserve">Jaggard, A. K., Smith, N., Torpy, F. R., &amp; Munro, U. (2015). Rules of the roost: Characteristics of nocturnal communal roosts of rainbow lorikeets (Trichoglossus haematodus, Psittacidae) in an urban environment. </w:t>
      </w:r>
      <w:r>
        <w:rPr>
          <w:i/>
          <w:iCs/>
        </w:rPr>
        <w:t>Urban Ecosystems</w:t>
      </w:r>
      <w:r>
        <w:t xml:space="preserve">, </w:t>
      </w:r>
      <w:r>
        <w:rPr>
          <w:i/>
          <w:iCs/>
        </w:rPr>
        <w:t>18</w:t>
      </w:r>
      <w:r>
        <w:t>(2), 489–502. https://doi.org/10.1007/s11252-014-0416-6</w:t>
      </w:r>
    </w:p>
    <w:p w14:paraId="77B5CD43" w14:textId="77777777" w:rsidR="00A04226" w:rsidRDefault="00A04226" w:rsidP="00A04226">
      <w:pPr>
        <w:pStyle w:val="Bibliography"/>
      </w:pPr>
      <w:r>
        <w:t xml:space="preserve">Jetz, W., Thomas, G. H., Joy, J. B., Hartmann, K., &amp; Mooers, A. O. (2012). The global diversity of birds in space and time. </w:t>
      </w:r>
      <w:r>
        <w:rPr>
          <w:i/>
          <w:iCs/>
        </w:rPr>
        <w:t>Nature</w:t>
      </w:r>
      <w:r>
        <w:t xml:space="preserve">, </w:t>
      </w:r>
      <w:r>
        <w:rPr>
          <w:i/>
          <w:iCs/>
        </w:rPr>
        <w:t>491</w:t>
      </w:r>
      <w:r>
        <w:t>(7424), 444–448. https://doi.org/10.1038/nature11631</w:t>
      </w:r>
    </w:p>
    <w:p w14:paraId="14908DCF" w14:textId="77777777" w:rsidR="00A04226" w:rsidRPr="00C77D21" w:rsidRDefault="00A04226" w:rsidP="00A04226">
      <w:pPr>
        <w:pStyle w:val="Bibliography"/>
        <w:rPr>
          <w:lang w:val="es-ES"/>
        </w:rPr>
      </w:pPr>
      <w:r w:rsidRPr="00C77D21">
        <w:rPr>
          <w:lang w:val="es-ES"/>
        </w:rPr>
        <w:t xml:space="preserve">Johnston‐González, R., &amp; Abril, E. (2019). </w:t>
      </w:r>
      <w:r>
        <w:t xml:space="preserve">Predation risk and resource availability explain roost locations of Whimbrel </w:t>
      </w:r>
      <w:r>
        <w:rPr>
          <w:i/>
          <w:iCs/>
        </w:rPr>
        <w:t>Numenius phaeopus</w:t>
      </w:r>
      <w:r>
        <w:t xml:space="preserve"> in a tropical mangrove delta. </w:t>
      </w:r>
      <w:r w:rsidRPr="00C77D21">
        <w:rPr>
          <w:i/>
          <w:iCs/>
          <w:lang w:val="es-ES"/>
        </w:rPr>
        <w:t>Ibis</w:t>
      </w:r>
      <w:r w:rsidRPr="00C77D21">
        <w:rPr>
          <w:lang w:val="es-ES"/>
        </w:rPr>
        <w:t xml:space="preserve">, </w:t>
      </w:r>
      <w:r w:rsidRPr="00C77D21">
        <w:rPr>
          <w:i/>
          <w:iCs/>
          <w:lang w:val="es-ES"/>
        </w:rPr>
        <w:t>161</w:t>
      </w:r>
      <w:r w:rsidRPr="00C77D21">
        <w:rPr>
          <w:lang w:val="es-ES"/>
        </w:rPr>
        <w:t>(4), 839–853. https://doi.org/10.1111/ibi.12678</w:t>
      </w:r>
    </w:p>
    <w:p w14:paraId="089D0B74" w14:textId="77777777" w:rsidR="00A04226" w:rsidRDefault="00A04226" w:rsidP="00A04226">
      <w:pPr>
        <w:pStyle w:val="Bibliography"/>
      </w:pPr>
      <w:r w:rsidRPr="00C77D21">
        <w:rPr>
          <w:lang w:val="es-ES"/>
        </w:rPr>
        <w:t xml:space="preserve">Kano, F., Sasaki, T., &amp; Biro, D. (2021). </w:t>
      </w:r>
      <w:r>
        <w:t xml:space="preserve">Collective attention in navigating homing pigeons: Group size effect and individual differences. </w:t>
      </w:r>
      <w:r>
        <w:rPr>
          <w:i/>
          <w:iCs/>
        </w:rPr>
        <w:t>Animal Behaviour</w:t>
      </w:r>
      <w:r>
        <w:t xml:space="preserve">, </w:t>
      </w:r>
      <w:r>
        <w:rPr>
          <w:i/>
          <w:iCs/>
        </w:rPr>
        <w:t>180</w:t>
      </w:r>
      <w:r>
        <w:t>, 63–80. https://doi.org/10.1016/j.anbehav.2021.08.004</w:t>
      </w:r>
    </w:p>
    <w:p w14:paraId="0BCD1F09" w14:textId="77777777" w:rsidR="00A04226" w:rsidRDefault="00A04226" w:rsidP="00A04226">
      <w:pPr>
        <w:pStyle w:val="Bibliography"/>
      </w:pPr>
      <w:r>
        <w:lastRenderedPageBreak/>
        <w:t xml:space="preserve">Kappeler, P. M. (2019). A framework for studying social complexity. </w:t>
      </w:r>
      <w:r>
        <w:rPr>
          <w:i/>
          <w:iCs/>
        </w:rPr>
        <w:t>Behavioral Ecology and Sociobiology</w:t>
      </w:r>
      <w:r>
        <w:t xml:space="preserve">, </w:t>
      </w:r>
      <w:r>
        <w:rPr>
          <w:i/>
          <w:iCs/>
        </w:rPr>
        <w:t>73</w:t>
      </w:r>
      <w:r>
        <w:t>(1), 13. https://doi.org/10.1007/s00265-018-2601-8</w:t>
      </w:r>
    </w:p>
    <w:p w14:paraId="572C5118" w14:textId="77777777" w:rsidR="00A04226" w:rsidRPr="00C77D21" w:rsidRDefault="00A04226" w:rsidP="00A04226">
      <w:pPr>
        <w:pStyle w:val="Bibliography"/>
        <w:rPr>
          <w:lang w:val="fr-FR"/>
        </w:rPr>
      </w:pPr>
      <w:r>
        <w:t xml:space="preserve">Kays, R., Crofoot, M. C., Jetz, W., &amp; Wikelski, M. (2015). Terrestrial animal tracking as an eye on life and planet. </w:t>
      </w:r>
      <w:r w:rsidRPr="00C77D21">
        <w:rPr>
          <w:i/>
          <w:iCs/>
          <w:lang w:val="fr-FR"/>
        </w:rPr>
        <w:t>Science</w:t>
      </w:r>
      <w:r w:rsidRPr="00C77D21">
        <w:rPr>
          <w:lang w:val="fr-FR"/>
        </w:rPr>
        <w:t xml:space="preserve">, </w:t>
      </w:r>
      <w:r w:rsidRPr="00C77D21">
        <w:rPr>
          <w:i/>
          <w:iCs/>
          <w:lang w:val="fr-FR"/>
        </w:rPr>
        <w:t>348</w:t>
      </w:r>
      <w:r w:rsidRPr="00C77D21">
        <w:rPr>
          <w:lang w:val="fr-FR"/>
        </w:rPr>
        <w:t>(6240), aaa2478. https://doi.org/10.1126/science.aaa2478</w:t>
      </w:r>
    </w:p>
    <w:p w14:paraId="5A2FE1BB" w14:textId="77777777" w:rsidR="00A04226" w:rsidRDefault="00A04226" w:rsidP="00A04226">
      <w:pPr>
        <w:pStyle w:val="Bibliography"/>
      </w:pPr>
      <w:r w:rsidRPr="00C77D21">
        <w:rPr>
          <w:lang w:val="fr-FR"/>
        </w:rPr>
        <w:t xml:space="preserve">Kendall, C. J. (2013). </w:t>
      </w:r>
      <w:r>
        <w:t xml:space="preserve">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79F39EDE" w14:textId="77777777" w:rsidR="00A04226" w:rsidRDefault="00A04226" w:rsidP="00A04226">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1222A5FC" w14:textId="77777777" w:rsidR="00A04226" w:rsidRDefault="00A04226" w:rsidP="00A04226">
      <w:pPr>
        <w:pStyle w:val="Bibliography"/>
      </w:pPr>
      <w:r>
        <w:t xml:space="preserve">Kohles, J. E., O’Mara, M. T., &amp; Dechmann,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5646676C" w14:textId="77777777" w:rsidR="00A04226" w:rsidRDefault="00A04226" w:rsidP="00A04226">
      <w:pPr>
        <w:pStyle w:val="Bibliography"/>
      </w:pPr>
      <w:r>
        <w:t xml:space="preserve">Kunz, T. H. (Ed.). (1982). </w:t>
      </w:r>
      <w:r>
        <w:rPr>
          <w:i/>
          <w:iCs/>
        </w:rPr>
        <w:t>Ecology of Bats</w:t>
      </w:r>
      <w:r>
        <w:t>. Springer US. https://doi.org/10.1007/978-1-4613-3421-7</w:t>
      </w:r>
    </w:p>
    <w:p w14:paraId="65FA80E2" w14:textId="77777777" w:rsidR="00A04226" w:rsidRDefault="00A04226" w:rsidP="00A04226">
      <w:pPr>
        <w:pStyle w:val="Bibliography"/>
      </w:pPr>
      <w:r>
        <w:t xml:space="preserve">Laland, K. N. (2004). Social learning strategies. </w:t>
      </w:r>
      <w:r>
        <w:rPr>
          <w:i/>
          <w:iCs/>
        </w:rPr>
        <w:t>Learning &amp; Behavior</w:t>
      </w:r>
      <w:r>
        <w:t xml:space="preserve">, </w:t>
      </w:r>
      <w:r>
        <w:rPr>
          <w:i/>
          <w:iCs/>
        </w:rPr>
        <w:t>32</w:t>
      </w:r>
      <w:r>
        <w:t>(1), 4–14. https://doi.org/10.3758/BF03196002</w:t>
      </w:r>
    </w:p>
    <w:p w14:paraId="562F5875" w14:textId="77777777" w:rsidR="00A04226" w:rsidRDefault="00A04226" w:rsidP="00A04226">
      <w:pPr>
        <w:pStyle w:val="Bibliography"/>
      </w:pPr>
      <w:r w:rsidRPr="00C77D21">
        <w:rPr>
          <w:lang w:val="fr-FR"/>
        </w:rPr>
        <w:t xml:space="preserve">Lapointe, F.-J., &amp; Cucumel, G. (1997). </w:t>
      </w:r>
      <w:r>
        <w:t xml:space="preserve">The Average Consensus Procedure: Combination of Weighted Trees Containing Identical or Overlapping Sets of Taxa. </w:t>
      </w:r>
      <w:r>
        <w:rPr>
          <w:i/>
          <w:iCs/>
        </w:rPr>
        <w:t>Systematic Biology</w:t>
      </w:r>
      <w:r>
        <w:t xml:space="preserve">, </w:t>
      </w:r>
      <w:r>
        <w:rPr>
          <w:i/>
          <w:iCs/>
        </w:rPr>
        <w:t>46</w:t>
      </w:r>
      <w:r>
        <w:t>(2), 306–312. https://doi.org/10.1093/sysbio/46.2.306</w:t>
      </w:r>
    </w:p>
    <w:p w14:paraId="71617218" w14:textId="77777777" w:rsidR="00A04226" w:rsidRDefault="00A04226" w:rsidP="00A04226">
      <w:pPr>
        <w:pStyle w:val="Bibliography"/>
      </w:pPr>
      <w:r>
        <w:t xml:space="preserve">Laughlin, A. J., Sheldon, D. R., Winkler, D. W., &amp; Taylor, C. M. (2014). Behavioral drivers of communal roosting in a songbird: A combined theoretical and empirical approach. </w:t>
      </w:r>
      <w:r>
        <w:rPr>
          <w:i/>
          <w:iCs/>
        </w:rPr>
        <w:t>Behavioral Ecology</w:t>
      </w:r>
      <w:r>
        <w:t xml:space="preserve">, </w:t>
      </w:r>
      <w:r>
        <w:rPr>
          <w:i/>
          <w:iCs/>
        </w:rPr>
        <w:t>25</w:t>
      </w:r>
      <w:r>
        <w:t>(4), 734–743. https://doi.org/10.1093/beheco/aru044</w:t>
      </w:r>
    </w:p>
    <w:p w14:paraId="4262EAA5" w14:textId="77777777" w:rsidR="00A04226" w:rsidRDefault="00A04226" w:rsidP="00A04226">
      <w:pPr>
        <w:pStyle w:val="Bibliography"/>
      </w:pPr>
      <w:r>
        <w:t xml:space="preserve">Lepage, D., Vaidya, G., &amp; Guralnick, R. (2014). Avibase – a database system for managing and organizing taxonomic concepts. </w:t>
      </w:r>
      <w:r>
        <w:rPr>
          <w:i/>
          <w:iCs/>
        </w:rPr>
        <w:t>ZooKeys</w:t>
      </w:r>
      <w:r>
        <w:t xml:space="preserve">, </w:t>
      </w:r>
      <w:r>
        <w:rPr>
          <w:i/>
          <w:iCs/>
        </w:rPr>
        <w:t>420</w:t>
      </w:r>
      <w:r>
        <w:t>, 117–135. https://doi.org/10.3897/zookeys.420.7089</w:t>
      </w:r>
    </w:p>
    <w:p w14:paraId="67D09361" w14:textId="77777777" w:rsidR="00A04226" w:rsidRDefault="00A04226" w:rsidP="00A04226">
      <w:pPr>
        <w:pStyle w:val="Bibliography"/>
      </w:pPr>
      <w:r>
        <w:lastRenderedPageBreak/>
        <w:t xml:space="preserve">Lewis, S. E. (1995). Roost Fidelity of Bats: A Review. </w:t>
      </w:r>
      <w:r>
        <w:rPr>
          <w:i/>
          <w:iCs/>
        </w:rPr>
        <w:t>Journal of Mammalogy</w:t>
      </w:r>
      <w:r>
        <w:t xml:space="preserve">, </w:t>
      </w:r>
      <w:r>
        <w:rPr>
          <w:i/>
          <w:iCs/>
        </w:rPr>
        <w:t>76</w:t>
      </w:r>
      <w:r>
        <w:t>(2), 481–496. https://doi.org/10.2307/1382357</w:t>
      </w:r>
    </w:p>
    <w:p w14:paraId="47B2EF77" w14:textId="77777777" w:rsidR="00A04226" w:rsidRDefault="00A04226" w:rsidP="00A04226">
      <w:pPr>
        <w:pStyle w:val="Bibliography"/>
      </w:pPr>
      <w:r w:rsidRPr="00C77D21">
        <w:rPr>
          <w:lang w:val="es-ES"/>
        </w:rPr>
        <w:t xml:space="preserve">Leyrer, J., Spaans, B., Camara, M., &amp; Piersma, T. (2006). </w:t>
      </w:r>
      <w:r>
        <w:t xml:space="preserve">Small home ranges and high site fidelity in red knots (Calidris c. Canutus) wintering on the Banc d’Arguin, Mauritania. </w:t>
      </w:r>
      <w:r>
        <w:rPr>
          <w:i/>
          <w:iCs/>
        </w:rPr>
        <w:t>Journal of Ornithology</w:t>
      </w:r>
      <w:r>
        <w:t xml:space="preserve">, </w:t>
      </w:r>
      <w:r>
        <w:rPr>
          <w:i/>
          <w:iCs/>
        </w:rPr>
        <w:t>147</w:t>
      </w:r>
      <w:r>
        <w:t>(2), 376–384. https://doi.org/10.1007/s10336-005-0030-8</w:t>
      </w:r>
    </w:p>
    <w:p w14:paraId="36999268" w14:textId="77777777" w:rsidR="00A04226" w:rsidRDefault="00A04226" w:rsidP="00A04226">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3C926205" w14:textId="77777777" w:rsidR="00A04226" w:rsidRDefault="00A04226" w:rsidP="00A04226">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56C7232C" w14:textId="77777777" w:rsidR="00A04226" w:rsidRDefault="00A04226" w:rsidP="00A04226">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309D2228" w14:textId="77777777" w:rsidR="00A04226" w:rsidRDefault="00A04226" w:rsidP="00A04226">
      <w:pPr>
        <w:pStyle w:val="Bibliography"/>
      </w:pPr>
      <w:r>
        <w:t xml:space="preserve">Luncz, L. V., Wittig, R. M., &amp; Boesch, C. (2015). Primate archaeology reveals cultural transmission in wild chimpanzees ( </w:t>
      </w:r>
      <w:r>
        <w:rPr>
          <w:i/>
          <w:iCs/>
        </w:rPr>
        <w:t>Pan troglodytes verus</w:t>
      </w:r>
      <w:r>
        <w:t xml:space="preserve"> ). </w:t>
      </w:r>
      <w:r>
        <w:rPr>
          <w:i/>
          <w:iCs/>
        </w:rPr>
        <w:t>Philosophical Transactions of the Royal Society B: Biological Sciences</w:t>
      </w:r>
      <w:r>
        <w:t xml:space="preserve">, </w:t>
      </w:r>
      <w:r>
        <w:rPr>
          <w:i/>
          <w:iCs/>
        </w:rPr>
        <w:t>370</w:t>
      </w:r>
      <w:r>
        <w:t>(1682), 20140348. https://doi.org/10.1098/rstb.2014.0348</w:t>
      </w:r>
    </w:p>
    <w:p w14:paraId="173423D6" w14:textId="77777777" w:rsidR="00A04226" w:rsidRDefault="00A04226" w:rsidP="00A04226">
      <w:pPr>
        <w:pStyle w:val="Bibliography"/>
      </w:pPr>
      <w:r>
        <w:t xml:space="preserve">Marinero, N. V., Cailly-Arnulphi, V. B., Lambertucci,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64F9146" w14:textId="77777777" w:rsidR="00A04226" w:rsidRDefault="00A04226" w:rsidP="00A04226">
      <w:pPr>
        <w:pStyle w:val="Bibliography"/>
      </w:pPr>
      <w:r>
        <w:t xml:space="preserve">Marzluff, J. M. (with Balda, R. P.). (2010). </w:t>
      </w:r>
      <w:r>
        <w:rPr>
          <w:i/>
          <w:iCs/>
        </w:rPr>
        <w:t>The Pinyon Jay: Behavioral Ecology of a Colonial and Cooperative Corvid</w:t>
      </w:r>
      <w:r>
        <w:t>. Bloomsbury Publishing Plc.</w:t>
      </w:r>
    </w:p>
    <w:p w14:paraId="7584FDAC" w14:textId="77777777" w:rsidR="00A04226" w:rsidRDefault="00A04226" w:rsidP="00A04226">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0A04A81F" w14:textId="77777777" w:rsidR="00A04226" w:rsidRDefault="00A04226" w:rsidP="00A04226">
      <w:pPr>
        <w:pStyle w:val="Bibliography"/>
      </w:pPr>
      <w:r>
        <w:lastRenderedPageBreak/>
        <w:t xml:space="preserve">McClure, C. J. W., Westrip, J. R. S., Johnson, J. A., Schulwitz, S. E., Virani, M. Z., Davies, R., Symes, A., Wheatley, H., Thorstrom, R., Amar, A., Buij, R., Jones, V. R., Williams, N. P., Buechley,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6FB271D2" w14:textId="77777777" w:rsidR="00A04226" w:rsidRDefault="00A04226" w:rsidP="00A04226">
      <w:pPr>
        <w:pStyle w:val="Bibliography"/>
      </w:pPr>
      <w:r>
        <w:t xml:space="preserve">McGowan, A., Sharp, S. P., Simeoni, M., &amp; Hatchwell, B. J. (2006). Competing for position in the communal roosts of long-tailed tits. </w:t>
      </w:r>
      <w:r>
        <w:rPr>
          <w:i/>
          <w:iCs/>
        </w:rPr>
        <w:t>Animal Behaviour</w:t>
      </w:r>
      <w:r>
        <w:t xml:space="preserve">, </w:t>
      </w:r>
      <w:r>
        <w:rPr>
          <w:i/>
          <w:iCs/>
        </w:rPr>
        <w:t>72</w:t>
      </w:r>
      <w:r>
        <w:t>(5), 1035–1043. https://doi.org/10.1016/j.anbehav.2006.02.020</w:t>
      </w:r>
    </w:p>
    <w:p w14:paraId="2BC566D9" w14:textId="77777777" w:rsidR="00A04226" w:rsidRDefault="00A04226" w:rsidP="00A04226">
      <w:pPr>
        <w:pStyle w:val="Bibliography"/>
      </w:pPr>
      <w:r>
        <w:t xml:space="preserve">McGREGOR, A., &amp; Healy, S. D. (1999). Spatial accuracy in food-storing and nonstoring birds. </w:t>
      </w:r>
      <w:r>
        <w:rPr>
          <w:i/>
          <w:iCs/>
        </w:rPr>
        <w:t>Animal Behaviour</w:t>
      </w:r>
      <w:r>
        <w:t xml:space="preserve">, </w:t>
      </w:r>
      <w:r>
        <w:rPr>
          <w:i/>
          <w:iCs/>
        </w:rPr>
        <w:t>58</w:t>
      </w:r>
      <w:r>
        <w:t>(4), 727–734. https://doi.org/10.1006/anbe.1999.1190</w:t>
      </w:r>
    </w:p>
    <w:p w14:paraId="4F07597D" w14:textId="77777777" w:rsidR="00A04226" w:rsidRDefault="00A04226" w:rsidP="00A04226">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6800F543" w14:textId="77777777" w:rsidR="00A04226" w:rsidRPr="00C77D21" w:rsidRDefault="00A04226" w:rsidP="00A04226">
      <w:pPr>
        <w:pStyle w:val="Bibliography"/>
        <w:rPr>
          <w:lang w:val="es-ES"/>
        </w:rPr>
      </w:pPr>
      <w:r>
        <w:t xml:space="preserve">Mock, D. W., Lamey, T. C., &amp; Thompson, D. B. A. (1988). Falsifiability and the Information Centre Hypothesis. </w:t>
      </w:r>
      <w:r w:rsidRPr="00C77D21">
        <w:rPr>
          <w:i/>
          <w:iCs/>
          <w:lang w:val="es-ES"/>
        </w:rPr>
        <w:t>Ornis Scandinavica</w:t>
      </w:r>
      <w:r w:rsidRPr="00C77D21">
        <w:rPr>
          <w:lang w:val="es-ES"/>
        </w:rPr>
        <w:t xml:space="preserve">, </w:t>
      </w:r>
      <w:r w:rsidRPr="00C77D21">
        <w:rPr>
          <w:i/>
          <w:iCs/>
          <w:lang w:val="es-ES"/>
        </w:rPr>
        <w:t>19</w:t>
      </w:r>
      <w:r w:rsidRPr="00C77D21">
        <w:rPr>
          <w:lang w:val="es-ES"/>
        </w:rPr>
        <w:t>(3), 231. https://doi.org/10.2307/3676564</w:t>
      </w:r>
    </w:p>
    <w:p w14:paraId="07CDF7EA" w14:textId="77777777" w:rsidR="00A04226" w:rsidRDefault="00A04226" w:rsidP="00A04226">
      <w:pPr>
        <w:pStyle w:val="Bibliography"/>
      </w:pPr>
      <w:r w:rsidRPr="00C77D21">
        <w:rPr>
          <w:lang w:val="es-ES"/>
        </w:rPr>
        <w:t xml:space="preserve">Moleón, M., Bautista, J., &amp; Madero, A. (2011). </w:t>
      </w:r>
      <w:r>
        <w:t xml:space="preserve">Communal Roosting in Young Bonelli’s Eagles (A </w:t>
      </w:r>
      <w:r>
        <w:rPr>
          <w:smallCaps/>
        </w:rPr>
        <w:t>quila fasciata</w:t>
      </w:r>
      <w:r>
        <w:t xml:space="preserve"> ). </w:t>
      </w:r>
      <w:r>
        <w:rPr>
          <w:i/>
          <w:iCs/>
        </w:rPr>
        <w:t>Journal of Raptor Research</w:t>
      </w:r>
      <w:r>
        <w:t xml:space="preserve">, </w:t>
      </w:r>
      <w:r>
        <w:rPr>
          <w:i/>
          <w:iCs/>
        </w:rPr>
        <w:t>45</w:t>
      </w:r>
      <w:r>
        <w:t>(4), 353–356. https://doi.org/10.3356/JRR-11-30.1</w:t>
      </w:r>
    </w:p>
    <w:p w14:paraId="03AC870E" w14:textId="77777777" w:rsidR="00A04226" w:rsidRDefault="00A04226" w:rsidP="00A04226">
      <w:pPr>
        <w:pStyle w:val="Bibliography"/>
      </w:pPr>
      <w:r>
        <w:t xml:space="preserve">Monier, S. A. (2024). Social interactions and information use by foraging seabirds. </w:t>
      </w:r>
      <w:r>
        <w:rPr>
          <w:i/>
          <w:iCs/>
        </w:rPr>
        <w:t>Biological Reviews</w:t>
      </w:r>
      <w:r>
        <w:t xml:space="preserve">, </w:t>
      </w:r>
      <w:r>
        <w:rPr>
          <w:i/>
          <w:iCs/>
        </w:rPr>
        <w:t>99</w:t>
      </w:r>
      <w:r>
        <w:t>(5), 1717–1735. https://doi.org/10.1111/brv.13089</w:t>
      </w:r>
    </w:p>
    <w:p w14:paraId="0CC5DCA9" w14:textId="77777777" w:rsidR="00A04226" w:rsidRDefault="00A04226" w:rsidP="00A04226">
      <w:pPr>
        <w:pStyle w:val="Bibliography"/>
      </w:pPr>
      <w:r>
        <w:t xml:space="preserve">Moreno-Opo, R., Trujillano, A., &amp; Margalida, A. (2020). Larger size and older age confer competitive advantage: Dominance hierarchy within European vulture guild. </w:t>
      </w:r>
      <w:r>
        <w:rPr>
          <w:i/>
          <w:iCs/>
        </w:rPr>
        <w:t>Scientific Reports</w:t>
      </w:r>
      <w:r>
        <w:t xml:space="preserve">, </w:t>
      </w:r>
      <w:r>
        <w:rPr>
          <w:i/>
          <w:iCs/>
        </w:rPr>
        <w:t>10</w:t>
      </w:r>
      <w:r>
        <w:t>(1). https://doi.org/10.1038/s41598-020-59387-4</w:t>
      </w:r>
    </w:p>
    <w:p w14:paraId="1DAEF831" w14:textId="77777777" w:rsidR="00A04226" w:rsidRDefault="00A04226" w:rsidP="00A04226">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5C743D80" w14:textId="77777777" w:rsidR="00A04226" w:rsidRDefault="00A04226" w:rsidP="00A04226">
      <w:pPr>
        <w:pStyle w:val="Bibliography"/>
      </w:pPr>
      <w:r>
        <w:lastRenderedPageBreak/>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72683F33" w14:textId="77777777" w:rsidR="00A04226" w:rsidRDefault="00A04226" w:rsidP="00A04226">
      <w:pPr>
        <w:pStyle w:val="Bibliography"/>
      </w:pPr>
      <w:r>
        <w:t xml:space="preserve">Németh, Z., &amp; Moore, F. R. (2014). </w:t>
      </w:r>
      <w:r w:rsidRPr="00C77D21">
        <w:rPr>
          <w:lang w:val="fr-FR"/>
        </w:rPr>
        <w:t xml:space="preserve">Information acquisition during migration: A social perspective. </w:t>
      </w:r>
      <w:r>
        <w:rPr>
          <w:i/>
          <w:iCs/>
        </w:rPr>
        <w:t>The Auk</w:t>
      </w:r>
      <w:r>
        <w:t xml:space="preserve">, </w:t>
      </w:r>
      <w:r>
        <w:rPr>
          <w:i/>
          <w:iCs/>
        </w:rPr>
        <w:t>131</w:t>
      </w:r>
      <w:r>
        <w:t>(2), 186–194. https://doi.org/10.1642/AUK-13-195.1</w:t>
      </w:r>
    </w:p>
    <w:p w14:paraId="244D705B" w14:textId="77777777" w:rsidR="00A04226" w:rsidRDefault="00A04226" w:rsidP="00A04226">
      <w:pPr>
        <w:pStyle w:val="Bibliography"/>
      </w:pPr>
      <w:r>
        <w:t xml:space="preserve">Novaes, W. G., &amp; Cintra, R. (2013). Factors influencing the selection of communal roost sites by the Black Vulture Coragyps atratus (Aves: Cathartidae) in an urban area in Central Amazon. </w:t>
      </w:r>
      <w:r>
        <w:rPr>
          <w:i/>
          <w:iCs/>
        </w:rPr>
        <w:t>Zoologia (Curitiba)</w:t>
      </w:r>
      <w:r>
        <w:t xml:space="preserve">, </w:t>
      </w:r>
      <w:r>
        <w:rPr>
          <w:i/>
          <w:iCs/>
        </w:rPr>
        <w:t>30</w:t>
      </w:r>
      <w:r>
        <w:t>(6), 607–614. https://doi.org/10.1590/S1984-46702013005000014</w:t>
      </w:r>
    </w:p>
    <w:p w14:paraId="49DC0B08" w14:textId="77777777" w:rsidR="00A04226" w:rsidRDefault="00A04226" w:rsidP="00A04226">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199FFFAF" w14:textId="77777777" w:rsidR="00A04226" w:rsidRDefault="00A04226" w:rsidP="00A04226">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2A20A4E2" w14:textId="77777777" w:rsidR="00A04226" w:rsidRDefault="00A04226" w:rsidP="00A04226">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41623071" w14:textId="77777777" w:rsidR="00A04226" w:rsidRDefault="00A04226" w:rsidP="00A04226">
      <w:pPr>
        <w:pStyle w:val="Bibliography"/>
      </w:pPr>
      <w:r>
        <w:t xml:space="preserve">Ostfeld, R. S., &amp; Keesing,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6EE93DAF" w14:textId="77777777" w:rsidR="00A04226" w:rsidRDefault="00A04226" w:rsidP="00A04226">
      <w:pPr>
        <w:pStyle w:val="Bibliography"/>
      </w:pPr>
      <w:r>
        <w:t xml:space="preserve">Papageorgiou, D., Cherono, W., Gall, G., Nyaguthii, B., &amp; Farine, D. R. (2024). Testing the information centre hypothesis in a multilevel society. </w:t>
      </w:r>
      <w:r>
        <w:rPr>
          <w:i/>
          <w:iCs/>
        </w:rPr>
        <w:t>Journal of Animal Ecology</w:t>
      </w:r>
      <w:r>
        <w:t xml:space="preserve">, </w:t>
      </w:r>
      <w:r>
        <w:rPr>
          <w:i/>
          <w:iCs/>
        </w:rPr>
        <w:t>93</w:t>
      </w:r>
      <w:r>
        <w:t>(8), 1147–1159. https://doi.org/10.1111/1365-2656.14131</w:t>
      </w:r>
    </w:p>
    <w:p w14:paraId="04F04C3A" w14:textId="77777777" w:rsidR="00A04226" w:rsidRDefault="00A04226" w:rsidP="00A04226">
      <w:pPr>
        <w:pStyle w:val="Bibliography"/>
      </w:pPr>
      <w:r>
        <w:t xml:space="preserve">Penndorf, J., Farine, D. R., Martin, J. M., &amp; Aplin, L. M. (2023). </w:t>
      </w:r>
      <w:r>
        <w:rPr>
          <w:i/>
          <w:iCs/>
        </w:rPr>
        <w:t>Parrot politics: Social decision-making in wild parrots relies on both individual recognition and intrinsic markers</w:t>
      </w:r>
      <w:r>
        <w:t>. https://doi.org/10.1101/2023.10.02.560599</w:t>
      </w:r>
    </w:p>
    <w:p w14:paraId="11A9050B" w14:textId="77777777" w:rsidR="00A04226" w:rsidRDefault="00A04226" w:rsidP="00A04226">
      <w:pPr>
        <w:pStyle w:val="Bibliography"/>
      </w:pPr>
      <w:r>
        <w:lastRenderedPageBreak/>
        <w:t xml:space="preserve">Peters, R. H. (1983). </w:t>
      </w:r>
      <w:r>
        <w:rPr>
          <w:i/>
          <w:iCs/>
        </w:rPr>
        <w:t>The Ecological Implications of Body Size</w:t>
      </w:r>
      <w:r>
        <w:t xml:space="preserve"> (1st ed.). Cambridge University Press. https://doi.org/10.1017/CBO9780511608551</w:t>
      </w:r>
    </w:p>
    <w:p w14:paraId="1C3344C6" w14:textId="77777777" w:rsidR="00A04226" w:rsidRDefault="00A04226" w:rsidP="00A04226">
      <w:pPr>
        <w:pStyle w:val="Bibliography"/>
      </w:pPr>
      <w:r>
        <w:t xml:space="preserve">Poessel,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75E2283C" w14:textId="77777777" w:rsidR="00A04226" w:rsidRDefault="00A04226" w:rsidP="00A04226">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https://doi.org/10.1898/1051-1733(2005)086[0123:FAWRDA]2.0.CO;2</w:t>
      </w:r>
    </w:p>
    <w:p w14:paraId="002E6A81" w14:textId="77777777" w:rsidR="00A04226" w:rsidRDefault="00A04226" w:rsidP="00A04226">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0FB88F23" w14:textId="77777777" w:rsidR="00A04226" w:rsidRDefault="00A04226" w:rsidP="00A04226">
      <w:pPr>
        <w:pStyle w:val="Bibliography"/>
      </w:pPr>
      <w:r>
        <w:t xml:space="preserve">Revell, L. J. (2012). phytools: An R package for phylogenetic comparative biology (and other things). </w:t>
      </w:r>
      <w:r>
        <w:rPr>
          <w:i/>
          <w:iCs/>
        </w:rPr>
        <w:t>Methods in Ecology and Evolution</w:t>
      </w:r>
      <w:r>
        <w:t xml:space="preserve">, </w:t>
      </w:r>
      <w:r>
        <w:rPr>
          <w:i/>
          <w:iCs/>
        </w:rPr>
        <w:t>3</w:t>
      </w:r>
      <w:r>
        <w:t>(2), 217–223. https://doi.org/10.1111/j.2041-210X.2011.00169.x</w:t>
      </w:r>
    </w:p>
    <w:p w14:paraId="3657F501" w14:textId="77777777" w:rsidR="00A04226" w:rsidRDefault="00A04226" w:rsidP="00A04226">
      <w:pPr>
        <w:pStyle w:val="Bibliography"/>
      </w:pPr>
      <w:r>
        <w:t xml:space="preserve">Robinson, B., &amp; Davis, C. (2014). A Communal Roosting of the Great Horned Owl ( </w:t>
      </w:r>
      <w:r>
        <w:rPr>
          <w:i/>
          <w:iCs/>
        </w:rPr>
        <w:t>Bubo virginianus</w:t>
      </w:r>
      <w:r>
        <w:t xml:space="preserve"> ). </w:t>
      </w:r>
      <w:r>
        <w:rPr>
          <w:i/>
          <w:iCs/>
        </w:rPr>
        <w:t>Journal of Raptor Research</w:t>
      </w:r>
      <w:r>
        <w:t xml:space="preserve">, </w:t>
      </w:r>
      <w:r>
        <w:rPr>
          <w:i/>
          <w:iCs/>
        </w:rPr>
        <w:t>48</w:t>
      </w:r>
      <w:r>
        <w:t>(1), 88–89. https://doi.org/10.3356/JRR-13-47.1</w:t>
      </w:r>
    </w:p>
    <w:p w14:paraId="675EED8D" w14:textId="77777777" w:rsidR="00A04226" w:rsidRDefault="00A04226" w:rsidP="00A04226">
      <w:pPr>
        <w:pStyle w:val="Bibliography"/>
      </w:pPr>
      <w:r>
        <w:t xml:space="preserve">Rosa, S., Encarnação, A. L., Granadeiro, J. P., &amp; Palmeirim, J. M. (2006). High water roost selection by waders: Maximizing feeding opportunities or avoiding predation? </w:t>
      </w:r>
      <w:r>
        <w:rPr>
          <w:i/>
          <w:iCs/>
        </w:rPr>
        <w:t>Ibis</w:t>
      </w:r>
      <w:r>
        <w:t xml:space="preserve">, </w:t>
      </w:r>
      <w:r>
        <w:rPr>
          <w:i/>
          <w:iCs/>
        </w:rPr>
        <w:t>148</w:t>
      </w:r>
      <w:r>
        <w:t>(1), 88–97. https://doi.org/10.1111/j.1474-919X.2006.00497.x</w:t>
      </w:r>
    </w:p>
    <w:p w14:paraId="3FCC237F" w14:textId="77777777" w:rsidR="00A04226" w:rsidRDefault="00A04226" w:rsidP="00A04226">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157AA0D9" w14:textId="77777777" w:rsidR="00A04226" w:rsidRDefault="00A04226" w:rsidP="00A04226">
      <w:pPr>
        <w:pStyle w:val="Bibliography"/>
      </w:pPr>
      <w:r>
        <w:t xml:space="preserve">Santangeli, A., Arkumarev, V., Rust, N., &amp; Girardello, M. (2016). Understanding, quantifying and mapping the use of poison by commercial farmers in Namibia – Implications for scavengers’ conservation </w:t>
      </w:r>
      <w:r>
        <w:lastRenderedPageBreak/>
        <w:t xml:space="preserve">and ecosystem health. </w:t>
      </w:r>
      <w:r>
        <w:rPr>
          <w:i/>
          <w:iCs/>
        </w:rPr>
        <w:t>Biological Conservation</w:t>
      </w:r>
      <w:r>
        <w:t xml:space="preserve">, </w:t>
      </w:r>
      <w:r>
        <w:rPr>
          <w:i/>
          <w:iCs/>
        </w:rPr>
        <w:t>204</w:t>
      </w:r>
      <w:r>
        <w:t>, 205–211. https://doi.org/10.1016/j.biocon.2016.10.018</w:t>
      </w:r>
    </w:p>
    <w:p w14:paraId="1C7952EA" w14:textId="77777777" w:rsidR="00A04226" w:rsidRDefault="00A04226" w:rsidP="00A04226">
      <w:pPr>
        <w:pStyle w:val="Bibliography"/>
      </w:pPr>
      <w:r>
        <w:t xml:space="preserve">Sassi, Y., Nouzières, B., Scacco, M., Tremblay, Y., Duriez, O., &amp; Robira,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756EA9AE" w14:textId="77777777" w:rsidR="00A04226" w:rsidRDefault="00A04226" w:rsidP="00A04226">
      <w:pPr>
        <w:pStyle w:val="Bibliography"/>
      </w:pPr>
      <w:r w:rsidRPr="00C77D21">
        <w:rPr>
          <w:lang w:val="fr-FR"/>
        </w:rPr>
        <w:t xml:space="preserve">Savolainen, R., Vepsäläinen, K., &amp; Vepsalainen,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31706DC6" w14:textId="77777777" w:rsidR="00A04226" w:rsidRDefault="00A04226" w:rsidP="00A04226">
      <w:pPr>
        <w:pStyle w:val="Bibliography"/>
      </w:pPr>
      <w:r>
        <w:t xml:space="preserve">Scacco, M., Flack, A., Duriez, O., Wikelski,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41301E9E" w14:textId="77777777" w:rsidR="00A04226" w:rsidRDefault="00A04226" w:rsidP="00A04226">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6E137D7F" w14:textId="77777777" w:rsidR="00A04226" w:rsidRDefault="00A04226" w:rsidP="00A04226">
      <w:pPr>
        <w:pStyle w:val="Bibliography"/>
      </w:pPr>
      <w:r>
        <w:t xml:space="preserve">Seixas, G. H. F., &amp; Mourão, G. (2018). Communal roosts of the Blue-fronted Amazons (Amazona aestiva) in a large tropical wetland: Are they of different types? </w:t>
      </w:r>
      <w:r>
        <w:rPr>
          <w:i/>
          <w:iCs/>
        </w:rPr>
        <w:t>PLOS ONE</w:t>
      </w:r>
      <w:r>
        <w:t xml:space="preserve">, </w:t>
      </w:r>
      <w:r>
        <w:rPr>
          <w:i/>
          <w:iCs/>
        </w:rPr>
        <w:t>13</w:t>
      </w:r>
      <w:r>
        <w:t>(10), e0204824. https://doi.org/10.1371/journal.pone.0204824</w:t>
      </w:r>
    </w:p>
    <w:p w14:paraId="7CC252C4" w14:textId="77777777" w:rsidR="00A04226" w:rsidRDefault="00A04226" w:rsidP="00A04226">
      <w:pPr>
        <w:pStyle w:val="Bibliography"/>
      </w:pPr>
      <w:r>
        <w:t xml:space="preserve">Sheard, C., Neate-Clegg, M. H. C., Alioravainen, N., Jones, S. E. I., Vincent, C., MacGregor, H. E. A., Bregman, T. P., Claramunt, S., &amp; Tobias, J. A. (2020). Ecological drivers of global gradients in avian dispersal inferred from wing morphology. </w:t>
      </w:r>
      <w:r>
        <w:rPr>
          <w:i/>
          <w:iCs/>
        </w:rPr>
        <w:t>Nature Communications</w:t>
      </w:r>
      <w:r>
        <w:t xml:space="preserve">, </w:t>
      </w:r>
      <w:r>
        <w:rPr>
          <w:i/>
          <w:iCs/>
        </w:rPr>
        <w:t>11</w:t>
      </w:r>
      <w:r>
        <w:t>(1), 2463. https://doi.org/10.1038/s41467-020-16313-6</w:t>
      </w:r>
    </w:p>
    <w:p w14:paraId="45EE1D1E" w14:textId="77777777" w:rsidR="00A04226" w:rsidRDefault="00A04226" w:rsidP="00A04226">
      <w:pPr>
        <w:pStyle w:val="Bibliography"/>
      </w:pPr>
      <w:r>
        <w:t xml:space="preserve">Sonerud, G., Hansen, H., &amp; Smedshaug, C. (2002). Individual roosting strategies in a flock-living bird: Movement and social cohesion of hooded crows ( Corvus corone cornix ) from pre-roost </w:t>
      </w:r>
      <w:r>
        <w:lastRenderedPageBreak/>
        <w:t xml:space="preserve">gatherings to roost sites. </w:t>
      </w:r>
      <w:r>
        <w:rPr>
          <w:i/>
          <w:iCs/>
        </w:rPr>
        <w:t>Behavioral Ecology and Sociobiology</w:t>
      </w:r>
      <w:r>
        <w:t xml:space="preserve">, </w:t>
      </w:r>
      <w:r>
        <w:rPr>
          <w:i/>
          <w:iCs/>
        </w:rPr>
        <w:t>51</w:t>
      </w:r>
      <w:r>
        <w:t>(4), 309–318. https://doi.org/10.1007/s00265-001-0440-4</w:t>
      </w:r>
    </w:p>
    <w:p w14:paraId="5ADFE1BC" w14:textId="77777777" w:rsidR="00A04226" w:rsidRDefault="00A04226" w:rsidP="00A04226">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59E3E155" w14:textId="77777777" w:rsidR="00A04226" w:rsidRDefault="00A04226" w:rsidP="00A04226">
      <w:pPr>
        <w:pStyle w:val="Bibliography"/>
      </w:pPr>
      <w:r>
        <w:t xml:space="preserve">Thiebault, A., Mullers, R. H. E., Pistorius, P. A., &amp; Tremblay, Y. (2014). Local enhancement in a seabird: Reaction distances and foraging consequence of predator aggregations. </w:t>
      </w:r>
      <w:r>
        <w:rPr>
          <w:i/>
          <w:iCs/>
        </w:rPr>
        <w:t>Behavioral Ecology</w:t>
      </w:r>
      <w:r>
        <w:t xml:space="preserve">, </w:t>
      </w:r>
      <w:r>
        <w:rPr>
          <w:i/>
          <w:iCs/>
        </w:rPr>
        <w:t>25</w:t>
      </w:r>
      <w:r>
        <w:t>(6), 1302–1310. https://doi.org/10.1093/beheco/aru132</w:t>
      </w:r>
    </w:p>
    <w:p w14:paraId="16485345" w14:textId="77777777" w:rsidR="00A04226" w:rsidRDefault="00A04226" w:rsidP="00A04226">
      <w:pPr>
        <w:pStyle w:val="Bibliography"/>
      </w:pPr>
      <w:r>
        <w:t xml:space="preserve">Thiebault, A., Mullers, R., Pistorius, P., Meza-Torres, M. A., Dubroca, L., Green, D., &amp; Tremblay, Y. (2014). From colony to first patch: Processes of prey searching and social information in Cape Gannets. </w:t>
      </w:r>
      <w:r>
        <w:rPr>
          <w:i/>
          <w:iCs/>
        </w:rPr>
        <w:t>The Auk</w:t>
      </w:r>
      <w:r>
        <w:t xml:space="preserve">, </w:t>
      </w:r>
      <w:r>
        <w:rPr>
          <w:i/>
          <w:iCs/>
        </w:rPr>
        <w:t>131</w:t>
      </w:r>
      <w:r>
        <w:t>(4), 595–609. https://doi.org/10.1642/AUK-13-209.1</w:t>
      </w:r>
    </w:p>
    <w:p w14:paraId="6FAF4C4A" w14:textId="77777777" w:rsidR="00A04226" w:rsidRPr="00C77D21" w:rsidRDefault="00A04226" w:rsidP="00A04226">
      <w:pPr>
        <w:pStyle w:val="Bibliography"/>
        <w:rPr>
          <w:lang w:val="es-ES"/>
        </w:rPr>
      </w:pPr>
      <w:r>
        <w:t xml:space="preserve">Twining, C. W., Brenna, J. T., Lawrence, P., Winkler, D. W., Flecker, A. S., &amp; Hairston, N. G. (2019). Aquatic and terrestrial resources are not nutritionally reciprocal for consumers. </w:t>
      </w:r>
      <w:r w:rsidRPr="00C77D21">
        <w:rPr>
          <w:i/>
          <w:iCs/>
          <w:lang w:val="es-ES"/>
        </w:rPr>
        <w:t>Functional Ecology</w:t>
      </w:r>
      <w:r w:rsidRPr="00C77D21">
        <w:rPr>
          <w:lang w:val="es-ES"/>
        </w:rPr>
        <w:t xml:space="preserve">, </w:t>
      </w:r>
      <w:r w:rsidRPr="00C77D21">
        <w:rPr>
          <w:i/>
          <w:iCs/>
          <w:lang w:val="es-ES"/>
        </w:rPr>
        <w:t>33</w:t>
      </w:r>
      <w:r w:rsidRPr="00C77D21">
        <w:rPr>
          <w:lang w:val="es-ES"/>
        </w:rPr>
        <w:t>(10), 2042–2052. https://doi.org/10.1111/1365-2435.13401</w:t>
      </w:r>
    </w:p>
    <w:p w14:paraId="330EA500" w14:textId="77777777" w:rsidR="00A04226" w:rsidRDefault="00A04226" w:rsidP="00A04226">
      <w:pPr>
        <w:pStyle w:val="Bibliography"/>
      </w:pPr>
      <w:r w:rsidRPr="00C77D21">
        <w:rPr>
          <w:lang w:val="es-ES"/>
        </w:rPr>
        <w:t xml:space="preserve">Van Overveld, T., Blanco, G., Moleón, M., Margalida, A., Sánchez-Zapata, J. A., De La Riva, M., &amp; Donázar, J. A. (2020). </w:t>
      </w:r>
      <w:r>
        <w:t xml:space="preserve">Integrating vulture social behavior into conservation practice. </w:t>
      </w:r>
      <w:r>
        <w:rPr>
          <w:i/>
          <w:iCs/>
        </w:rPr>
        <w:t>The Condor</w:t>
      </w:r>
      <w:r>
        <w:t xml:space="preserve">, </w:t>
      </w:r>
      <w:r>
        <w:rPr>
          <w:i/>
          <w:iCs/>
        </w:rPr>
        <w:t>122</w:t>
      </w:r>
      <w:r>
        <w:t>(4), duaa035. https://doi.org/10.1093/condor/duaa035</w:t>
      </w:r>
    </w:p>
    <w:p w14:paraId="53DCBD0D" w14:textId="77777777" w:rsidR="00A04226" w:rsidRDefault="00A04226" w:rsidP="00A04226">
      <w:pPr>
        <w:pStyle w:val="Bibliography"/>
      </w:pPr>
      <w:r w:rsidRPr="00C77D21">
        <w:rPr>
          <w:lang w:val="es-ES"/>
        </w:rPr>
        <w:t xml:space="preserve">Van Overveld, T., Gangoso, L., García-Alfonso, M., Bouten, W., De La Riva, M., &amp; Donázar,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564D8392" w14:textId="77777777" w:rsidR="00A04226" w:rsidRDefault="00A04226" w:rsidP="00A04226">
      <w:pPr>
        <w:pStyle w:val="Bibliography"/>
      </w:pPr>
      <w:r>
        <w:t xml:space="preserve">Van Overveld, T., Sol, D., Blanco, G., Margalida, A., De La Riva, M., &amp; Donázar, J. A. (2022). Vultures as an overlooked model in cognitive ecology. </w:t>
      </w:r>
      <w:r>
        <w:rPr>
          <w:i/>
          <w:iCs/>
        </w:rPr>
        <w:t>Animal Cognition</w:t>
      </w:r>
      <w:r>
        <w:t xml:space="preserve">, </w:t>
      </w:r>
      <w:r>
        <w:rPr>
          <w:i/>
          <w:iCs/>
        </w:rPr>
        <w:t>25</w:t>
      </w:r>
      <w:r>
        <w:t>(3), 495–507. https://doi.org/10.1007/s10071-021-01585-2</w:t>
      </w:r>
    </w:p>
    <w:p w14:paraId="76BD6ECC" w14:textId="77777777" w:rsidR="00A04226" w:rsidRDefault="00A04226" w:rsidP="00A04226">
      <w:pPr>
        <w:pStyle w:val="Bibliography"/>
      </w:pPr>
      <w:r>
        <w:lastRenderedPageBreak/>
        <w:t xml:space="preserve">Ward, A., &amp; Webster, M. (2016). Social Foraging and Predator-Prey Interactions. In A. Ward &amp; M. Webster, </w:t>
      </w:r>
      <w:r>
        <w:rPr>
          <w:i/>
          <w:iCs/>
        </w:rPr>
        <w:t>Sociality: The Behaviour of Group-Living Animals</w:t>
      </w:r>
      <w:r>
        <w:t xml:space="preserve"> (pp. 55–87). Springer International Publishing. https://doi.org/10.1007/978-3-319-28585-6_4</w:t>
      </w:r>
    </w:p>
    <w:p w14:paraId="5C50847D" w14:textId="77777777" w:rsidR="00A04226" w:rsidRDefault="00A04226" w:rsidP="00A04226">
      <w:pPr>
        <w:pStyle w:val="Bibliography"/>
      </w:pPr>
      <w:r>
        <w:t xml:space="preserve">Waser, P. M. (1981). Sociality or territorial defense? The influence of resource renewal. </w:t>
      </w:r>
      <w:r>
        <w:rPr>
          <w:i/>
          <w:iCs/>
        </w:rPr>
        <w:t>Behavioral Ecology and Sociobiology</w:t>
      </w:r>
      <w:r>
        <w:t xml:space="preserve">, </w:t>
      </w:r>
      <w:r>
        <w:rPr>
          <w:i/>
          <w:iCs/>
        </w:rPr>
        <w:t>8</w:t>
      </w:r>
      <w:r>
        <w:t>(3), 231–237. https://doi.org/10.1007/BF00299835</w:t>
      </w:r>
    </w:p>
    <w:p w14:paraId="17F79D55" w14:textId="77777777" w:rsidR="00A04226" w:rsidRDefault="00A04226" w:rsidP="00A04226">
      <w:pPr>
        <w:pStyle w:val="Bibliography"/>
      </w:pPr>
      <w:r>
        <w:t xml:space="preserve">Weatherhead, P. J. (1983). Two Principal Strategies in Avian Communal Roosts. </w:t>
      </w:r>
      <w:r>
        <w:rPr>
          <w:i/>
          <w:iCs/>
        </w:rPr>
        <w:t>The American Naturalist</w:t>
      </w:r>
      <w:r>
        <w:t xml:space="preserve">, </w:t>
      </w:r>
      <w:r>
        <w:rPr>
          <w:i/>
          <w:iCs/>
        </w:rPr>
        <w:t>121</w:t>
      </w:r>
      <w:r>
        <w:t>(2), 237–243. https://doi.org/10.1086/284053</w:t>
      </w:r>
    </w:p>
    <w:p w14:paraId="115B8B44" w14:textId="77777777" w:rsidR="00A04226" w:rsidRDefault="00A04226" w:rsidP="00A04226">
      <w:pPr>
        <w:pStyle w:val="Bibliography"/>
      </w:pPr>
      <w:r>
        <w:t xml:space="preserve">Weeks, B. C., O’Brien, B. K., Chu, J. J., Claramunt,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7FFA6AD1" w14:textId="77777777" w:rsidR="00A04226" w:rsidRPr="00C77D21" w:rsidRDefault="00A04226" w:rsidP="00A04226">
      <w:pPr>
        <w:pStyle w:val="Bibliography"/>
        <w:rPr>
          <w:lang w:val="es-ES"/>
        </w:rPr>
      </w:pPr>
      <w:r>
        <w:t xml:space="preserve">Weimerskirch, H., Bertrand, S., Silva, J., Marques, J. C., &amp; Goya, E. (2010). Use of Social Information in Seabirds: Compass Rafts Indicate the Heading of Food Patches. </w:t>
      </w:r>
      <w:r w:rsidRPr="00C77D21">
        <w:rPr>
          <w:i/>
          <w:iCs/>
          <w:lang w:val="es-ES"/>
        </w:rPr>
        <w:t>PLoS ONE</w:t>
      </w:r>
      <w:r w:rsidRPr="00C77D21">
        <w:rPr>
          <w:lang w:val="es-ES"/>
        </w:rPr>
        <w:t xml:space="preserve">, </w:t>
      </w:r>
      <w:r w:rsidRPr="00C77D21">
        <w:rPr>
          <w:i/>
          <w:iCs/>
          <w:lang w:val="es-ES"/>
        </w:rPr>
        <w:t>5</w:t>
      </w:r>
      <w:r w:rsidRPr="00C77D21">
        <w:rPr>
          <w:lang w:val="es-ES"/>
        </w:rPr>
        <w:t>(3), e9928. https://doi.org/10.1371/journal.pone.0009928</w:t>
      </w:r>
    </w:p>
    <w:p w14:paraId="44E0E031" w14:textId="77777777" w:rsidR="00A04226" w:rsidRDefault="00A04226" w:rsidP="00A04226">
      <w:pPr>
        <w:pStyle w:val="Bibliography"/>
      </w:pPr>
      <w:r w:rsidRPr="00C77D21">
        <w:rPr>
          <w:lang w:val="es-ES"/>
        </w:rPr>
        <w:t xml:space="preserve">Wilkinson, G. S. (1985). </w:t>
      </w:r>
      <w:r>
        <w:t xml:space="preserve">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020592D8" w14:textId="77777777" w:rsidR="00A04226" w:rsidRDefault="00A04226" w:rsidP="00A04226">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2ADF102F" w14:textId="77777777" w:rsidR="00A04226" w:rsidRDefault="00A04226" w:rsidP="00A04226">
      <w:pPr>
        <w:pStyle w:val="Bibliography"/>
      </w:pPr>
      <w:r>
        <w:t xml:space="preserve">Williams, H. J., Shepard, E. L. C., Holton, M. D., Alarcón, P. A. E., Wilson, R. P., &amp; Lambertucci, S. A. (2020). Physical limits of flight performance in the heaviest soaring bird. </w:t>
      </w:r>
      <w:r>
        <w:rPr>
          <w:i/>
          <w:iCs/>
        </w:rPr>
        <w:t>Proceedings of the National Academy of Sciences</w:t>
      </w:r>
      <w:r>
        <w:t xml:space="preserve">, </w:t>
      </w:r>
      <w:r>
        <w:rPr>
          <w:i/>
          <w:iCs/>
        </w:rPr>
        <w:t>117</w:t>
      </w:r>
      <w:r>
        <w:t>(30), 17884–17890. https://doi.org/10.1073/pnas.1907360117</w:t>
      </w:r>
    </w:p>
    <w:p w14:paraId="4A7C98E4" w14:textId="77777777" w:rsidR="00A04226" w:rsidRDefault="00A04226" w:rsidP="00A04226">
      <w:pPr>
        <w:pStyle w:val="Bibliography"/>
      </w:pPr>
      <w:r>
        <w:lastRenderedPageBreak/>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29024E0D" w14:textId="77777777" w:rsidR="00A04226" w:rsidRDefault="00A04226" w:rsidP="00A04226">
      <w:pPr>
        <w:pStyle w:val="Bibliography"/>
      </w:pPr>
      <w:r>
        <w:t xml:space="preserve">Wojciechowski, M. S., Jefimow, M., &amp; Pinshow,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58791FCA" w14:textId="77777777" w:rsidR="00A04226" w:rsidRDefault="00A04226" w:rsidP="00A04226">
      <w:pPr>
        <w:pStyle w:val="Bibliography"/>
      </w:pPr>
      <w:r>
        <w:t xml:space="preserve">Wright, J., Stone, R. E., &amp; Brown, N. (2003). Communal roosts as structured information centres in the raven, Corvus corax. </w:t>
      </w:r>
      <w:r>
        <w:rPr>
          <w:i/>
          <w:iCs/>
        </w:rPr>
        <w:t>Journal of Animal Ecology</w:t>
      </w:r>
      <w:r>
        <w:t xml:space="preserve">, </w:t>
      </w:r>
      <w:r>
        <w:rPr>
          <w:i/>
          <w:iCs/>
        </w:rPr>
        <w:t>72</w:t>
      </w:r>
      <w:r>
        <w:t>(6), 1003–1014. https://doi.org/10.1046/j.1365-2656.2003.00771.x</w:t>
      </w:r>
    </w:p>
    <w:p w14:paraId="39C564C5" w14:textId="77777777" w:rsidR="00A04226" w:rsidRDefault="00A04226" w:rsidP="00A04226">
      <w:pPr>
        <w:pStyle w:val="Bibliography"/>
      </w:pPr>
      <w:r>
        <w:t xml:space="preserve">Youcefi, A., Baaloudj, A., Zebsa, R., Mahdjoub, H., Bensakhri, Z., Bensouilah, S., Amari, H., Si Bachir, A., &amp; Khelifa, R. (2019). Weather conditions affect the collective roosting behaviour of the Cattle Egret </w:t>
      </w:r>
      <w:r>
        <w:rPr>
          <w:i/>
          <w:iCs/>
        </w:rPr>
        <w:t>Bubulcus ibis</w:t>
      </w:r>
      <w:r>
        <w:t xml:space="preserve">. </w:t>
      </w:r>
      <w:r>
        <w:rPr>
          <w:i/>
          <w:iCs/>
        </w:rPr>
        <w:t>Bird Study</w:t>
      </w:r>
      <w:r>
        <w:t xml:space="preserve">, </w:t>
      </w:r>
      <w:r>
        <w:rPr>
          <w:i/>
          <w:iCs/>
        </w:rPr>
        <w:t>66</w:t>
      </w:r>
      <w:r>
        <w:t>(3), 413–419. https://doi.org/10.1080/00063657.2019.1694487</w:t>
      </w:r>
    </w:p>
    <w:p w14:paraId="70E9E71C" w14:textId="7633D0E8"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fldChar w:fldCharType="end"/>
      </w:r>
    </w:p>
    <w:p w14:paraId="43BD8AA4" w14:textId="77777777" w:rsidR="00084648" w:rsidRPr="00AD0CC1"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AD0CC1"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SUPPLEMENTARY MATERIAL</w:t>
      </w:r>
    </w:p>
    <w:p w14:paraId="63E02FE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A TABLE WITH ALL THE REFERENCES USED FOR BRAIN SIZE</w:t>
      </w:r>
    </w:p>
    <w:p w14:paraId="2A9B3B71" w14:textId="3E26AC11"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Chaplin, S. B.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424-430.</w:t>
      </w:r>
    </w:p>
    <w:p w14:paraId="2044153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MacMillen, R. E., </w:t>
      </w:r>
      <w:proofErr w:type="spellStart"/>
      <w:r w:rsidRPr="00AD0CC1">
        <w:rPr>
          <w:rFonts w:ascii="Times New Roman" w:hAnsi="Times New Roman" w:cs="Times New Roman"/>
          <w:sz w:val="24"/>
          <w:szCs w:val="24"/>
        </w:rPr>
        <w:t>Whittow</w:t>
      </w:r>
      <w:proofErr w:type="spellEnd"/>
      <w:r w:rsidRPr="00AD0CC1">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(1990). Brain size in birds: 4. Passeriformes.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54, 27-37.</w:t>
      </w:r>
    </w:p>
    <w:p w14:paraId="656AD667"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AD0CC1">
        <w:rPr>
          <w:rFonts w:ascii="Times New Roman" w:hAnsi="Times New Roman" w:cs="Times New Roman"/>
          <w:sz w:val="24"/>
          <w:szCs w:val="24"/>
        </w:rPr>
        <w:t>Mlíkovský</w:t>
      </w:r>
      <w:proofErr w:type="spellEnd"/>
      <w:r w:rsidRPr="00AD0CC1">
        <w:rPr>
          <w:rFonts w:ascii="Times New Roman" w:hAnsi="Times New Roman" w:cs="Times New Roman"/>
          <w:sz w:val="24"/>
          <w:szCs w:val="24"/>
        </w:rPr>
        <w:t xml:space="preserve">, J. (2003). Brain size and </w:t>
      </w:r>
      <w:proofErr w:type="spellStart"/>
      <w:r w:rsidRPr="00AD0CC1">
        <w:rPr>
          <w:rFonts w:ascii="Times New Roman" w:hAnsi="Times New Roman" w:cs="Times New Roman"/>
          <w:sz w:val="24"/>
          <w:szCs w:val="24"/>
        </w:rPr>
        <w:t>forearmen</w:t>
      </w:r>
      <w:proofErr w:type="spellEnd"/>
      <w:r w:rsidRPr="00AD0CC1">
        <w:rPr>
          <w:rFonts w:ascii="Times New Roman" w:hAnsi="Times New Roman" w:cs="Times New Roman"/>
          <w:sz w:val="24"/>
          <w:szCs w:val="24"/>
        </w:rPr>
        <w:t xml:space="preserve"> magnum area in crows and allies (Aves: Corvidae). Acta Soc </w:t>
      </w:r>
      <w:proofErr w:type="spellStart"/>
      <w:r w:rsidRPr="00AD0CC1">
        <w:rPr>
          <w:rFonts w:ascii="Times New Roman" w:hAnsi="Times New Roman" w:cs="Times New Roman"/>
          <w:sz w:val="24"/>
          <w:szCs w:val="24"/>
        </w:rPr>
        <w:t>Zool</w:t>
      </w:r>
      <w:proofErr w:type="spellEnd"/>
      <w:r w:rsidRPr="00AD0CC1">
        <w:rPr>
          <w:rFonts w:ascii="Times New Roman" w:hAnsi="Times New Roman" w:cs="Times New Roman"/>
          <w:sz w:val="24"/>
          <w:szCs w:val="24"/>
        </w:rPr>
        <w:t xml:space="preserve"> Bohem, 67(1-4), 203-211.</w:t>
      </w:r>
    </w:p>
    <w:p w14:paraId="5327343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6CA3D7F9"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 xml:space="preserve">Susan B. Chaplin (1982). The Energetic Significance of Huddling </w:t>
      </w:r>
      <w:r w:rsidR="00193919" w:rsidRPr="00AD0CC1">
        <w:rPr>
          <w:rFonts w:ascii="Times New Roman" w:hAnsi="Times New Roman" w:cs="Times New Roman"/>
          <w:sz w:val="24"/>
          <w:szCs w:val="24"/>
        </w:rPr>
        <w:t>Behaviour</w:t>
      </w:r>
      <w:r w:rsidRPr="00AD0CC1">
        <w:rPr>
          <w:rFonts w:ascii="Times New Roman" w:hAnsi="Times New Roman" w:cs="Times New Roman"/>
          <w:sz w:val="24"/>
          <w:szCs w:val="24"/>
        </w:rPr>
        <w:t xml:space="preserve"> in Common Bushtits (</w:t>
      </w:r>
      <w:proofErr w:type="spellStart"/>
      <w:r w:rsidRPr="00AD0CC1">
        <w:rPr>
          <w:rFonts w:ascii="Times New Roman" w:hAnsi="Times New Roman" w:cs="Times New Roman"/>
          <w:sz w:val="24"/>
          <w:szCs w:val="24"/>
        </w:rPr>
        <w:t>Psaltriparus</w:t>
      </w:r>
      <w:proofErr w:type="spellEnd"/>
      <w:r w:rsidRPr="00AD0CC1">
        <w:rPr>
          <w:rFonts w:ascii="Times New Roman" w:hAnsi="Times New Roman" w:cs="Times New Roman"/>
          <w:sz w:val="24"/>
          <w:szCs w:val="24"/>
        </w:rPr>
        <w:t xml:space="preserve"> </w:t>
      </w:r>
      <w:proofErr w:type="spellStart"/>
      <w:r w:rsidRPr="00AD0CC1">
        <w:rPr>
          <w:rFonts w:ascii="Times New Roman" w:hAnsi="Times New Roman" w:cs="Times New Roman"/>
          <w:sz w:val="24"/>
          <w:szCs w:val="24"/>
        </w:rPr>
        <w:t>minimus</w:t>
      </w:r>
      <w:proofErr w:type="spellEnd"/>
      <w:r w:rsidRPr="00AD0CC1">
        <w:rPr>
          <w:rFonts w:ascii="Times New Roman" w:hAnsi="Times New Roman" w:cs="Times New Roman"/>
          <w:sz w:val="24"/>
          <w:szCs w:val="24"/>
        </w:rPr>
        <w:t>), The Auk, Volume 99, Issue 3, July 1982, Pages 424–430, </w:t>
      </w:r>
      <w:hyperlink r:id="rId24" w:history="1">
        <w:r w:rsidRPr="00AD0CC1">
          <w:rPr>
            <w:rFonts w:ascii="Times New Roman" w:hAnsi="Times New Roman" w:cs="Times New Roman"/>
            <w:sz w:val="24"/>
            <w:szCs w:val="24"/>
          </w:rPr>
          <w:t>https://doi.org/10.1093/auk/99.3.424</w:t>
        </w:r>
      </w:hyperlink>
    </w:p>
    <w:p w14:paraId="354D035B" w14:textId="77777777" w:rsidR="00F7140F" w:rsidRPr="00AD0CC1"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AD0CC1">
        <w:rPr>
          <w:rFonts w:ascii="Times New Roman" w:hAnsi="Times New Roman" w:cs="Times New Roman"/>
          <w:sz w:val="24"/>
          <w:szCs w:val="24"/>
        </w:rPr>
        <w:t>Coleman JS and Fraser JD (1986). Predation on black and turkey vultures. Wilson Bull 98:600–601</w:t>
      </w:r>
    </w:p>
    <w:p w14:paraId="66868D01" w14:textId="77777777" w:rsidR="00F7140F" w:rsidRPr="00AD0CC1" w:rsidRDefault="00F7140F" w:rsidP="00D70E63">
      <w:pPr>
        <w:spacing w:line="360" w:lineRule="auto"/>
        <w:jc w:val="both"/>
        <w:rPr>
          <w:rFonts w:ascii="Times New Roman" w:hAnsi="Times New Roman" w:cs="Times New Roman"/>
          <w:sz w:val="24"/>
          <w:szCs w:val="24"/>
        </w:rPr>
      </w:pPr>
    </w:p>
    <w:p w14:paraId="52DC3C20" w14:textId="77777777" w:rsidR="00F7140F" w:rsidRPr="00AD0CC1" w:rsidRDefault="00F7140F" w:rsidP="00D70E63">
      <w:pPr>
        <w:spacing w:line="360" w:lineRule="auto"/>
        <w:jc w:val="both"/>
        <w:rPr>
          <w:rFonts w:ascii="Times New Roman" w:hAnsi="Times New Roman" w:cs="Times New Roman"/>
          <w:sz w:val="24"/>
          <w:szCs w:val="24"/>
        </w:rPr>
      </w:pPr>
      <w:r w:rsidRPr="00AD0CC1">
        <w:rPr>
          <w:rFonts w:ascii="Times New Roman" w:hAnsi="Times New Roman" w:cs="Times New Roman"/>
          <w:sz w:val="24"/>
          <w:szCs w:val="24"/>
        </w:rPr>
        <w:t>Wrangham, R.W., &amp; Rubenstein, D.I. (2014). </w:t>
      </w:r>
      <w:r w:rsidRPr="00AD0CC1">
        <w:rPr>
          <w:rFonts w:ascii="Times New Roman" w:hAnsi="Times New Roman" w:cs="Times New Roman"/>
          <w:i/>
          <w:iCs/>
          <w:sz w:val="24"/>
          <w:szCs w:val="24"/>
        </w:rPr>
        <w:t>Ecological Aspects of Social Evolution</w:t>
      </w:r>
      <w:r w:rsidRPr="00AD0CC1">
        <w:rPr>
          <w:rFonts w:ascii="Times New Roman" w:hAnsi="Times New Roman" w:cs="Times New Roman"/>
          <w:sz w:val="24"/>
          <w:szCs w:val="24"/>
        </w:rPr>
        <w:t>: </w:t>
      </w:r>
      <w:r w:rsidRPr="00AD0CC1">
        <w:rPr>
          <w:rFonts w:ascii="Times New Roman" w:hAnsi="Times New Roman" w:cs="Times New Roman"/>
          <w:i/>
          <w:iCs/>
          <w:sz w:val="24"/>
          <w:szCs w:val="24"/>
        </w:rPr>
        <w:t>Birds and Mammals</w:t>
      </w:r>
      <w:r w:rsidRPr="00AD0CC1">
        <w:rPr>
          <w:rFonts w:ascii="Times New Roman" w:hAnsi="Times New Roman" w:cs="Times New Roman"/>
          <w:sz w:val="24"/>
          <w:szCs w:val="24"/>
        </w:rPr>
        <w:t>. (Course Book ed.). Princeton: Princeton University Press. </w:t>
      </w:r>
      <w:hyperlink r:id="rId25" w:history="1">
        <w:r w:rsidRPr="00AD0CC1">
          <w:rPr>
            <w:rStyle w:val="Hyperlink"/>
            <w:rFonts w:ascii="Times New Roman" w:hAnsi="Times New Roman" w:cs="Times New Roman"/>
            <w:color w:val="auto"/>
            <w:sz w:val="24"/>
            <w:szCs w:val="24"/>
          </w:rPr>
          <w:t>https://muse.jhu.edu/book/34368</w:t>
        </w:r>
      </w:hyperlink>
      <w:r w:rsidRPr="00AD0CC1">
        <w:rPr>
          <w:rFonts w:ascii="Times New Roman" w:hAnsi="Times New Roman" w:cs="Times New Roman"/>
          <w:sz w:val="24"/>
          <w:szCs w:val="24"/>
        </w:rPr>
        <w:t>.</w:t>
      </w:r>
    </w:p>
    <w:p w14:paraId="3858A7AA" w14:textId="77777777" w:rsidR="00F7140F" w:rsidRPr="00AD0CC1" w:rsidRDefault="00F7140F" w:rsidP="00D70E63">
      <w:pPr>
        <w:spacing w:line="360" w:lineRule="auto"/>
        <w:ind w:left="720" w:hanging="720"/>
        <w:jc w:val="both"/>
        <w:rPr>
          <w:rFonts w:ascii="Times New Roman" w:hAnsi="Times New Roman" w:cs="Times New Roman"/>
        </w:rPr>
      </w:pPr>
    </w:p>
    <w:p w14:paraId="0514337D" w14:textId="77777777" w:rsidR="00F37D7B" w:rsidRPr="00AD0CC1" w:rsidRDefault="00F37D7B" w:rsidP="00D70E63">
      <w:pPr>
        <w:spacing w:line="360" w:lineRule="auto"/>
        <w:ind w:left="720" w:hanging="720"/>
        <w:jc w:val="both"/>
        <w:rPr>
          <w:rFonts w:ascii="Times New Roman" w:hAnsi="Times New Roman" w:cs="Times New Roman"/>
        </w:rPr>
      </w:pPr>
    </w:p>
    <w:p w14:paraId="1C2961C0" w14:textId="77777777" w:rsidR="00F37D7B" w:rsidRPr="00AD0CC1" w:rsidRDefault="00F37D7B" w:rsidP="00D70E63">
      <w:pPr>
        <w:spacing w:line="360" w:lineRule="auto"/>
        <w:ind w:left="720" w:hanging="720"/>
        <w:jc w:val="both"/>
        <w:rPr>
          <w:rFonts w:ascii="Times New Roman" w:hAnsi="Times New Roman" w:cs="Times New Roman"/>
        </w:rPr>
      </w:pPr>
    </w:p>
    <w:p w14:paraId="6CE379B5" w14:textId="77777777" w:rsidR="00F37D7B" w:rsidRPr="00AD0CC1" w:rsidRDefault="00F37D7B" w:rsidP="00D70E63">
      <w:pPr>
        <w:spacing w:line="360" w:lineRule="auto"/>
        <w:ind w:left="720" w:hanging="720"/>
        <w:jc w:val="both"/>
        <w:rPr>
          <w:rFonts w:ascii="Times New Roman" w:hAnsi="Times New Roman" w:cs="Times New Roman"/>
        </w:rPr>
      </w:pPr>
    </w:p>
    <w:p w14:paraId="1D36A8B9" w14:textId="77777777" w:rsidR="00F37D7B" w:rsidRPr="00AD0CC1" w:rsidRDefault="00F37D7B" w:rsidP="00D70E63">
      <w:pPr>
        <w:spacing w:line="360" w:lineRule="auto"/>
        <w:ind w:left="720" w:hanging="720"/>
        <w:jc w:val="both"/>
        <w:rPr>
          <w:rFonts w:ascii="Times New Roman" w:hAnsi="Times New Roman" w:cs="Times New Roman"/>
        </w:rPr>
      </w:pPr>
    </w:p>
    <w:p w14:paraId="79941FA9" w14:textId="77777777" w:rsidR="00F37D7B" w:rsidRPr="00AD0CC1" w:rsidRDefault="00F37D7B" w:rsidP="00D70E63">
      <w:pPr>
        <w:spacing w:line="360" w:lineRule="auto"/>
        <w:ind w:left="720" w:hanging="720"/>
        <w:jc w:val="both"/>
        <w:rPr>
          <w:rFonts w:ascii="Times New Roman" w:hAnsi="Times New Roman" w:cs="Times New Roman"/>
        </w:rPr>
      </w:pPr>
    </w:p>
    <w:p w14:paraId="1871CA44" w14:textId="77777777" w:rsidR="00F37D7B" w:rsidRPr="00AD0CC1" w:rsidRDefault="00F37D7B" w:rsidP="00D70E63">
      <w:pPr>
        <w:spacing w:line="360" w:lineRule="auto"/>
        <w:ind w:left="720" w:hanging="720"/>
        <w:jc w:val="both"/>
        <w:rPr>
          <w:rFonts w:ascii="Times New Roman" w:hAnsi="Times New Roman" w:cs="Times New Roman"/>
        </w:rPr>
      </w:pPr>
    </w:p>
    <w:p w14:paraId="4134CA34" w14:textId="77777777" w:rsidR="00F37D7B" w:rsidRPr="00AD0CC1" w:rsidRDefault="00F37D7B" w:rsidP="00D70E63">
      <w:pPr>
        <w:spacing w:line="360" w:lineRule="auto"/>
        <w:ind w:left="720" w:hanging="720"/>
        <w:jc w:val="both"/>
        <w:rPr>
          <w:rFonts w:ascii="Times New Roman" w:hAnsi="Times New Roman" w:cs="Times New Roman"/>
        </w:rPr>
      </w:pPr>
    </w:p>
    <w:p w14:paraId="628F715F" w14:textId="77777777" w:rsidR="00F37D7B" w:rsidRPr="00AD0CC1" w:rsidRDefault="00F37D7B" w:rsidP="00D70E63">
      <w:pPr>
        <w:spacing w:line="360" w:lineRule="auto"/>
        <w:ind w:left="720" w:hanging="720"/>
        <w:jc w:val="both"/>
        <w:rPr>
          <w:rFonts w:ascii="Times New Roman" w:hAnsi="Times New Roman" w:cs="Times New Roman"/>
        </w:rPr>
      </w:pPr>
    </w:p>
    <w:p w14:paraId="15A5F2CE" w14:textId="77777777" w:rsidR="00F37D7B" w:rsidRPr="00AD0CC1" w:rsidRDefault="00F37D7B" w:rsidP="00D70E63">
      <w:pPr>
        <w:spacing w:line="360" w:lineRule="auto"/>
        <w:ind w:left="720" w:hanging="720"/>
        <w:jc w:val="both"/>
        <w:rPr>
          <w:rFonts w:ascii="Times New Roman" w:hAnsi="Times New Roman" w:cs="Times New Roman"/>
        </w:rPr>
      </w:pPr>
    </w:p>
    <w:p w14:paraId="0279BBA5" w14:textId="77777777" w:rsidR="00F37D7B" w:rsidRPr="00AD0CC1" w:rsidRDefault="00F37D7B" w:rsidP="00D70E63">
      <w:pPr>
        <w:spacing w:line="360" w:lineRule="auto"/>
        <w:ind w:left="720" w:hanging="720"/>
        <w:jc w:val="both"/>
        <w:rPr>
          <w:rFonts w:ascii="Times New Roman" w:hAnsi="Times New Roman" w:cs="Times New Roman"/>
        </w:rPr>
      </w:pPr>
    </w:p>
    <w:p w14:paraId="5A07F7BF" w14:textId="77777777" w:rsidR="00F37D7B" w:rsidRPr="00AD0CC1" w:rsidRDefault="00F37D7B" w:rsidP="00D70E63">
      <w:pPr>
        <w:spacing w:line="360" w:lineRule="auto"/>
        <w:ind w:left="720" w:hanging="720"/>
        <w:jc w:val="both"/>
        <w:rPr>
          <w:rFonts w:ascii="Times New Roman" w:hAnsi="Times New Roman" w:cs="Times New Roman"/>
        </w:rPr>
      </w:pPr>
    </w:p>
    <w:p w14:paraId="7B006F04" w14:textId="77777777" w:rsidR="00F37D7B" w:rsidRPr="00AD0CC1" w:rsidRDefault="00F37D7B" w:rsidP="00D70E63">
      <w:pPr>
        <w:spacing w:line="360" w:lineRule="auto"/>
        <w:ind w:left="720" w:hanging="720"/>
        <w:jc w:val="both"/>
        <w:rPr>
          <w:rFonts w:ascii="Times New Roman" w:hAnsi="Times New Roman" w:cs="Times New Roman"/>
        </w:rPr>
      </w:pPr>
    </w:p>
    <w:p w14:paraId="29534393" w14:textId="77777777" w:rsidR="00F37D7B" w:rsidRPr="00AD0CC1" w:rsidRDefault="00F37D7B" w:rsidP="00D70E63">
      <w:pPr>
        <w:spacing w:line="360" w:lineRule="auto"/>
        <w:ind w:left="720" w:hanging="720"/>
        <w:jc w:val="both"/>
        <w:rPr>
          <w:rFonts w:ascii="Times New Roman" w:hAnsi="Times New Roman" w:cs="Times New Roman"/>
        </w:rPr>
      </w:pPr>
    </w:p>
    <w:p w14:paraId="08F936FD" w14:textId="77777777" w:rsidR="00F37D7B" w:rsidRPr="00AD0CC1" w:rsidRDefault="00F37D7B" w:rsidP="00D70E63">
      <w:pPr>
        <w:spacing w:line="360" w:lineRule="auto"/>
        <w:ind w:left="720" w:hanging="720"/>
        <w:jc w:val="both"/>
        <w:rPr>
          <w:rFonts w:ascii="Times New Roman" w:hAnsi="Times New Roman" w:cs="Times New Roman"/>
        </w:rPr>
      </w:pPr>
    </w:p>
    <w:p w14:paraId="132D862C" w14:textId="77777777" w:rsidR="00F37D7B" w:rsidRPr="00AD0CC1" w:rsidRDefault="00F37D7B" w:rsidP="00294ABB">
      <w:pPr>
        <w:spacing w:line="360" w:lineRule="auto"/>
        <w:jc w:val="both"/>
        <w:rPr>
          <w:rFonts w:ascii="Times New Roman" w:hAnsi="Times New Roman" w:cs="Times New Roman"/>
        </w:rPr>
      </w:pPr>
    </w:p>
    <w:p w14:paraId="4DD7A997" w14:textId="77777777" w:rsidR="00145D72" w:rsidRPr="00AD0CC1" w:rsidRDefault="00145D72" w:rsidP="00294ABB">
      <w:pPr>
        <w:pStyle w:val="Heading1"/>
        <w:spacing w:line="360" w:lineRule="auto"/>
        <w:jc w:val="both"/>
        <w:rPr>
          <w:rFonts w:ascii="Times New Roman" w:hAnsi="Times New Roman" w:cs="Times New Roman"/>
          <w:b/>
          <w:bCs/>
          <w:color w:val="auto"/>
          <w:sz w:val="28"/>
          <w:szCs w:val="28"/>
        </w:rPr>
      </w:pPr>
      <w:bookmarkStart w:id="168" w:name="_Toc196397433"/>
      <w:r w:rsidRPr="00AD0CC1">
        <w:rPr>
          <w:rFonts w:ascii="Times New Roman" w:hAnsi="Times New Roman" w:cs="Times New Roman"/>
          <w:b/>
          <w:bCs/>
          <w:color w:val="auto"/>
          <w:sz w:val="28"/>
          <w:szCs w:val="28"/>
        </w:rPr>
        <w:lastRenderedPageBreak/>
        <w:t>Appendices</w:t>
      </w:r>
      <w:bookmarkEnd w:id="168"/>
    </w:p>
    <w:p w14:paraId="2336784D" w14:textId="145E4F16" w:rsidR="00145D72" w:rsidRPr="00AD0CC1" w:rsidRDefault="00145D72" w:rsidP="00145D72">
      <w:pPr>
        <w:pStyle w:val="Heading2"/>
        <w:rPr>
          <w:rFonts w:ascii="Times New Roman" w:hAnsi="Times New Roman" w:cs="Times New Roman"/>
          <w:b/>
          <w:bCs/>
          <w:color w:val="auto"/>
          <w:sz w:val="28"/>
          <w:szCs w:val="28"/>
        </w:rPr>
      </w:pPr>
      <w:bookmarkStart w:id="169" w:name="_Toc196397434"/>
      <w:r w:rsidRPr="00AD0CC1">
        <w:rPr>
          <w:rFonts w:ascii="Times New Roman" w:hAnsi="Times New Roman" w:cs="Times New Roman"/>
          <w:b/>
          <w:bCs/>
          <w:color w:val="auto"/>
          <w:sz w:val="28"/>
          <w:szCs w:val="28"/>
        </w:rPr>
        <w:t xml:space="preserve">Appendix 1: </w:t>
      </w:r>
      <w:bookmarkEnd w:id="169"/>
      <w:r w:rsidR="002F79AD" w:rsidRPr="00AD0CC1">
        <w:rPr>
          <w:rFonts w:ascii="Times New Roman" w:hAnsi="Times New Roman" w:cs="Times New Roman"/>
          <w:b/>
          <w:bCs/>
          <w:color w:val="auto"/>
          <w:sz w:val="28"/>
          <w:szCs w:val="28"/>
        </w:rPr>
        <w:t>Supplementary figures</w:t>
      </w:r>
    </w:p>
    <w:p w14:paraId="4D63C0D0" w14:textId="209FE1A1" w:rsidR="00145D72" w:rsidRPr="00AD0CC1" w:rsidRDefault="00A8293F" w:rsidP="00294ABB">
      <w:pPr>
        <w:spacing w:line="360" w:lineRule="auto"/>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E0EDB14" wp14:editId="4E7DA173">
                <wp:simplePos x="0" y="0"/>
                <wp:positionH relativeFrom="margin">
                  <wp:posOffset>584200</wp:posOffset>
                </wp:positionH>
                <wp:positionV relativeFrom="paragraph">
                  <wp:posOffset>165100</wp:posOffset>
                </wp:positionV>
                <wp:extent cx="4343400" cy="6521450"/>
                <wp:effectExtent l="0" t="0" r="0" b="0"/>
                <wp:wrapTight wrapText="bothSides">
                  <wp:wrapPolygon edited="0">
                    <wp:start x="0" y="0"/>
                    <wp:lineTo x="0" y="11294"/>
                    <wp:lineTo x="1137" y="12115"/>
                    <wp:lineTo x="1137" y="21516"/>
                    <wp:lineTo x="20179" y="21516"/>
                    <wp:lineTo x="20179" y="12115"/>
                    <wp:lineTo x="21505" y="11294"/>
                    <wp:lineTo x="21505" y="0"/>
                    <wp:lineTo x="0" y="0"/>
                  </wp:wrapPolygon>
                </wp:wrapTight>
                <wp:docPr id="1868918018" name="Group 9"/>
                <wp:cNvGraphicFramePr/>
                <a:graphic xmlns:a="http://schemas.openxmlformats.org/drawingml/2006/main">
                  <a:graphicData uri="http://schemas.microsoft.com/office/word/2010/wordprocessingGroup">
                    <wpg:wgp>
                      <wpg:cNvGrpSpPr/>
                      <wpg:grpSpPr>
                        <a:xfrm>
                          <a:off x="0" y="0"/>
                          <a:ext cx="4343400" cy="6521450"/>
                          <a:chOff x="0" y="0"/>
                          <a:chExt cx="4775200" cy="7289800"/>
                        </a:xfrm>
                      </wpg:grpSpPr>
                      <pic:pic xmlns:pic="http://schemas.openxmlformats.org/drawingml/2006/picture">
                        <pic:nvPicPr>
                          <pic:cNvPr id="1626439814" name="Picture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346185037" name="Picture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CAF977" id="Group 9" o:spid="_x0000_s1026" style="position:absolute;margin-left:46pt;margin-top:13pt;width:342pt;height:513.5pt;z-index:251666432;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">
                  <v:imagedata r:id="rId28"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">
                  <v:imagedata r:id="rId29" o:title=""/>
                </v:shape>
                <w10:wrap type="tight" anchorx="margin"/>
              </v:group>
            </w:pict>
          </mc:Fallback>
        </mc:AlternateContent>
      </w:r>
    </w:p>
    <w:p w14:paraId="06E8D67D" w14:textId="37CF23DF"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D79349B" w14:textId="77777777" w:rsidR="00145D72" w:rsidRPr="00AD0CC1" w:rsidRDefault="00145D72" w:rsidP="00145D72">
      <w:pPr>
        <w:pStyle w:val="Caption"/>
        <w:rPr>
          <w:b/>
          <w:bCs/>
          <w:i/>
          <w:iCs w:val="0"/>
          <w:sz w:val="22"/>
          <w:szCs w:val="20"/>
        </w:rPr>
      </w:pPr>
    </w:p>
    <w:p w14:paraId="1DE3E4D2" w14:textId="77777777" w:rsidR="00145D72" w:rsidRPr="00AD0CC1" w:rsidRDefault="00145D72" w:rsidP="00145D72">
      <w:pPr>
        <w:pStyle w:val="Caption"/>
        <w:rPr>
          <w:b/>
          <w:bCs/>
          <w:i/>
          <w:iCs w:val="0"/>
          <w:sz w:val="22"/>
          <w:szCs w:val="20"/>
        </w:rPr>
      </w:pPr>
    </w:p>
    <w:p w14:paraId="4ACDFCD8" w14:textId="77777777" w:rsidR="00145D72" w:rsidRPr="00AD0CC1" w:rsidRDefault="00145D72" w:rsidP="00145D72">
      <w:pPr>
        <w:pStyle w:val="Caption"/>
        <w:rPr>
          <w:b/>
          <w:bCs/>
          <w:i/>
          <w:iCs w:val="0"/>
          <w:sz w:val="22"/>
          <w:szCs w:val="20"/>
        </w:rPr>
      </w:pPr>
    </w:p>
    <w:p w14:paraId="5B69B8EB" w14:textId="77777777" w:rsidR="00145D72" w:rsidRPr="00AD0CC1" w:rsidRDefault="00145D72" w:rsidP="00145D72">
      <w:pPr>
        <w:pStyle w:val="Caption"/>
        <w:rPr>
          <w:b/>
          <w:bCs/>
          <w:i/>
          <w:iCs w:val="0"/>
          <w:sz w:val="22"/>
          <w:szCs w:val="20"/>
        </w:rPr>
      </w:pPr>
    </w:p>
    <w:p w14:paraId="01E7F008" w14:textId="77777777" w:rsidR="00145D72" w:rsidRPr="00AD0CC1" w:rsidRDefault="00145D72" w:rsidP="00145D72">
      <w:pPr>
        <w:pStyle w:val="Caption"/>
        <w:rPr>
          <w:b/>
          <w:bCs/>
          <w:i/>
          <w:iCs w:val="0"/>
          <w:sz w:val="22"/>
          <w:szCs w:val="20"/>
        </w:rPr>
      </w:pPr>
    </w:p>
    <w:p w14:paraId="39F02285" w14:textId="77777777" w:rsidR="00145D72" w:rsidRPr="00AD0CC1" w:rsidRDefault="00145D72" w:rsidP="00145D72">
      <w:pPr>
        <w:pStyle w:val="Caption"/>
        <w:rPr>
          <w:b/>
          <w:bCs/>
          <w:i/>
          <w:iCs w:val="0"/>
          <w:sz w:val="22"/>
          <w:szCs w:val="20"/>
        </w:rPr>
      </w:pPr>
    </w:p>
    <w:p w14:paraId="4C692A53" w14:textId="77777777" w:rsidR="00145D72" w:rsidRPr="00AD0CC1" w:rsidRDefault="00145D72" w:rsidP="00145D72">
      <w:pPr>
        <w:pStyle w:val="Caption"/>
        <w:rPr>
          <w:b/>
          <w:bCs/>
          <w:i/>
          <w:iCs w:val="0"/>
          <w:sz w:val="22"/>
          <w:szCs w:val="20"/>
        </w:rPr>
      </w:pPr>
    </w:p>
    <w:p w14:paraId="7989931B" w14:textId="77777777" w:rsidR="00145D72" w:rsidRPr="00AD0CC1" w:rsidRDefault="00145D72" w:rsidP="00145D72">
      <w:pPr>
        <w:pStyle w:val="Caption"/>
        <w:rPr>
          <w:b/>
          <w:bCs/>
          <w:i/>
          <w:iCs w:val="0"/>
          <w:sz w:val="22"/>
          <w:szCs w:val="20"/>
        </w:rPr>
      </w:pPr>
    </w:p>
    <w:p w14:paraId="2DDD74A9" w14:textId="77777777" w:rsidR="00145D72" w:rsidRPr="00AD0CC1" w:rsidRDefault="00145D72" w:rsidP="00145D72">
      <w:pPr>
        <w:pStyle w:val="Caption"/>
        <w:rPr>
          <w:b/>
          <w:bCs/>
          <w:i/>
          <w:iCs w:val="0"/>
          <w:sz w:val="22"/>
          <w:szCs w:val="20"/>
        </w:rPr>
      </w:pPr>
    </w:p>
    <w:p w14:paraId="23D148FE" w14:textId="77777777" w:rsidR="00145D72" w:rsidRPr="00AD0CC1" w:rsidRDefault="00145D72" w:rsidP="00145D72">
      <w:pPr>
        <w:pStyle w:val="Caption"/>
        <w:rPr>
          <w:b/>
          <w:bCs/>
          <w:i/>
          <w:iCs w:val="0"/>
          <w:sz w:val="22"/>
          <w:szCs w:val="20"/>
        </w:rPr>
      </w:pPr>
    </w:p>
    <w:p w14:paraId="2EEA0AB2" w14:textId="77777777" w:rsidR="00145D72" w:rsidRPr="00AD0CC1" w:rsidRDefault="00145D72" w:rsidP="00145D72">
      <w:pPr>
        <w:pStyle w:val="Caption"/>
        <w:rPr>
          <w:b/>
          <w:bCs/>
          <w:i/>
          <w:iCs w:val="0"/>
          <w:sz w:val="22"/>
          <w:szCs w:val="20"/>
        </w:rPr>
      </w:pPr>
    </w:p>
    <w:p w14:paraId="63A92102" w14:textId="77777777" w:rsidR="00145D72" w:rsidRPr="00AD0CC1" w:rsidRDefault="00145D72" w:rsidP="00145D72">
      <w:pPr>
        <w:pStyle w:val="Caption"/>
        <w:rPr>
          <w:b/>
          <w:bCs/>
          <w:i/>
          <w:iCs w:val="0"/>
          <w:sz w:val="22"/>
          <w:szCs w:val="20"/>
        </w:rPr>
      </w:pPr>
    </w:p>
    <w:p w14:paraId="6A643B77" w14:textId="77777777" w:rsidR="00145D72" w:rsidRPr="00AD0CC1" w:rsidRDefault="00145D72" w:rsidP="00145D72">
      <w:pPr>
        <w:pStyle w:val="Caption"/>
        <w:rPr>
          <w:b/>
          <w:bCs/>
          <w:i/>
          <w:iCs w:val="0"/>
          <w:sz w:val="22"/>
          <w:szCs w:val="20"/>
        </w:rPr>
      </w:pPr>
    </w:p>
    <w:p w14:paraId="224A3A18" w14:textId="77777777" w:rsidR="00145D72" w:rsidRPr="00AD0CC1" w:rsidRDefault="00145D72" w:rsidP="00145D72">
      <w:pPr>
        <w:pStyle w:val="Caption"/>
        <w:rPr>
          <w:b/>
          <w:bCs/>
          <w:i/>
          <w:iCs w:val="0"/>
          <w:sz w:val="22"/>
          <w:szCs w:val="20"/>
        </w:rPr>
      </w:pPr>
    </w:p>
    <w:p w14:paraId="14A379D9" w14:textId="77777777" w:rsidR="00145D72" w:rsidRPr="00AD0CC1" w:rsidRDefault="00145D72" w:rsidP="00145D72">
      <w:pPr>
        <w:pStyle w:val="Caption"/>
        <w:rPr>
          <w:b/>
          <w:bCs/>
          <w:i/>
          <w:iCs w:val="0"/>
          <w:sz w:val="22"/>
          <w:szCs w:val="20"/>
        </w:rPr>
      </w:pPr>
    </w:p>
    <w:p w14:paraId="5E86261D" w14:textId="77777777" w:rsidR="00145D72" w:rsidRPr="00AD0CC1" w:rsidRDefault="00145D72" w:rsidP="00145D72">
      <w:pPr>
        <w:pStyle w:val="Caption"/>
        <w:rPr>
          <w:b/>
          <w:bCs/>
          <w:i/>
          <w:iCs w:val="0"/>
          <w:sz w:val="22"/>
          <w:szCs w:val="20"/>
        </w:rPr>
      </w:pPr>
    </w:p>
    <w:p w14:paraId="5B710DC9" w14:textId="77777777" w:rsidR="00145D72" w:rsidRPr="00AD0CC1" w:rsidRDefault="00145D72" w:rsidP="00145D72">
      <w:pPr>
        <w:pStyle w:val="Caption"/>
        <w:rPr>
          <w:b/>
          <w:bCs/>
          <w:i/>
          <w:iCs w:val="0"/>
          <w:sz w:val="22"/>
          <w:szCs w:val="20"/>
        </w:rPr>
      </w:pPr>
    </w:p>
    <w:p w14:paraId="1B2ABD66" w14:textId="77777777" w:rsidR="00145D72" w:rsidRPr="00AD0CC1" w:rsidRDefault="00145D72" w:rsidP="00145D72">
      <w:pPr>
        <w:pStyle w:val="Caption"/>
        <w:rPr>
          <w:b/>
          <w:bCs/>
          <w:i/>
          <w:iCs w:val="0"/>
          <w:sz w:val="22"/>
          <w:szCs w:val="20"/>
        </w:rPr>
      </w:pPr>
    </w:p>
    <w:p w14:paraId="51B0C2AD" w14:textId="77777777" w:rsidR="00145D72" w:rsidRPr="00AD0CC1" w:rsidRDefault="00145D72" w:rsidP="00145D72">
      <w:pPr>
        <w:pStyle w:val="Caption"/>
        <w:rPr>
          <w:b/>
          <w:bCs/>
          <w:i/>
          <w:iCs w:val="0"/>
          <w:sz w:val="22"/>
          <w:szCs w:val="20"/>
        </w:rPr>
      </w:pPr>
    </w:p>
    <w:p w14:paraId="30023207" w14:textId="77777777" w:rsidR="00A8293F" w:rsidRPr="00A601BD" w:rsidRDefault="00A8293F" w:rsidP="00A601BD">
      <w:pPr>
        <w:rPr>
          <w:iCs/>
        </w:rPr>
      </w:pPr>
    </w:p>
    <w:p w14:paraId="4548BE84" w14:textId="04ABF556" w:rsidR="00145D72" w:rsidRPr="00AD0CC1" w:rsidRDefault="00145D72" w:rsidP="00145D72">
      <w:pPr>
        <w:pStyle w:val="Caption"/>
        <w:rPr>
          <w:b/>
          <w:bCs/>
          <w:i/>
          <w:iCs w:val="0"/>
          <w:sz w:val="22"/>
          <w:szCs w:val="20"/>
        </w:rPr>
      </w:pPr>
    </w:p>
    <w:p w14:paraId="12C1AE9D" w14:textId="77777777" w:rsidR="00145D72" w:rsidRPr="00AD0CC1" w:rsidRDefault="00145D72" w:rsidP="00145D72">
      <w:pPr>
        <w:pStyle w:val="Caption"/>
        <w:rPr>
          <w:i/>
          <w:iCs w:val="0"/>
          <w:sz w:val="22"/>
          <w:szCs w:val="20"/>
        </w:rPr>
      </w:pPr>
      <w:commentRangeStart w:id="170"/>
      <w:r w:rsidRPr="00AD0CC1">
        <w:rPr>
          <w:b/>
          <w:bCs/>
          <w:i/>
          <w:iCs w:val="0"/>
          <w:sz w:val="22"/>
          <w:szCs w:val="20"/>
        </w:rPr>
        <w:t>Figure 2.3</w:t>
      </w:r>
      <w:r w:rsidRPr="00AD0CC1">
        <w:rPr>
          <w:i/>
          <w:iCs w:val="0"/>
          <w:sz w:val="22"/>
          <w:szCs w:val="20"/>
        </w:rPr>
        <w:t xml:space="preserve"> Panel </w:t>
      </w:r>
      <w:r w:rsidRPr="00AD0CC1">
        <w:rPr>
          <w:b/>
          <w:bCs/>
          <w:i/>
          <w:iCs w:val="0"/>
          <w:sz w:val="22"/>
          <w:szCs w:val="20"/>
        </w:rPr>
        <w:t>a</w:t>
      </w:r>
      <w:r w:rsidRPr="00AD0CC1">
        <w:rPr>
          <w:i/>
          <w:iCs w:val="0"/>
          <w:sz w:val="22"/>
          <w:szCs w:val="20"/>
        </w:rPr>
        <w:t xml:space="preserve"> show the Prevalence of Communal Roosting Behaviour in Core Land Birds in relation to HWI and mass. Data shows the convergence evolution of this behaviour. Panel </w:t>
      </w:r>
      <w:r w:rsidRPr="00AD0CC1">
        <w:rPr>
          <w:b/>
          <w:bCs/>
          <w:i/>
          <w:iCs w:val="0"/>
          <w:sz w:val="22"/>
          <w:szCs w:val="20"/>
        </w:rPr>
        <w:t xml:space="preserve">b </w:t>
      </w:r>
      <w:proofErr w:type="gramStart"/>
      <w:r w:rsidRPr="00AD0CC1">
        <w:rPr>
          <w:i/>
          <w:iCs w:val="0"/>
          <w:sz w:val="22"/>
          <w:szCs w:val="20"/>
        </w:rPr>
        <w:t>show</w:t>
      </w:r>
      <w:proofErr w:type="gramEnd"/>
      <w:r w:rsidRPr="00AD0CC1">
        <w:rPr>
          <w:i/>
          <w:iCs w:val="0"/>
          <w:sz w:val="22"/>
          <w:szCs w:val="20"/>
        </w:rPr>
        <w:t xml:space="preserve"> the sane as above including trophic levels.</w:t>
      </w:r>
      <w:commentRangeEnd w:id="170"/>
      <w:r w:rsidRPr="00AD0CC1">
        <w:rPr>
          <w:rStyle w:val="CommentReference"/>
          <w:rFonts w:asciiTheme="minorHAnsi" w:eastAsiaTheme="minorHAnsi" w:hAnsiTheme="minorHAnsi" w:cstheme="minorBidi"/>
          <w:iCs w:val="0"/>
          <w:color w:val="auto"/>
          <w:lang w:eastAsia="en-US"/>
        </w:rPr>
        <w:commentReference w:id="170"/>
      </w:r>
    </w:p>
    <w:p w14:paraId="2B547CA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r w:rsidRPr="000E4017">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8480" behindDoc="0" locked="0" layoutInCell="1" allowOverlap="1" wp14:anchorId="24FF107B" wp14:editId="6827F9E0">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85408910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2079996604" name="Picture 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2044318249"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62A33B5E" id="Group 10" o:spid="_x0000_s1026" style="position:absolute;margin-left:73.95pt;margin-top:8.7pt;width:353pt;height:569.2pt;z-index:251668480"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&#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&#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f0/7N3t81xUHmepiUeInAsYgp2eXJt127AEjDdXQSwU7vlCgg8UMHDAmX5+3+ZdaaEkYxswJ3K&#10;vP8nr+vFjC33dCbzU5xzR0YqJd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">
                  <v:imagedata r:id="rId32"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">
                  <v:imagedata r:id="rId33" o:title=""/>
                </v:shape>
                <w10:wrap type="tight"/>
              </v:group>
            </w:pict>
          </mc:Fallback>
        </mc:AlternateContent>
      </w:r>
    </w:p>
    <w:p w14:paraId="633ECE4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B7D9D0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CFD8702"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5312893"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9EE68D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A39E1D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3999E31A"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FAA28CC"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DEBF77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0819C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76BEE88"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52AA90E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7484D2ED"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69CC5AF"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758A084"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E12CEE7"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29863C9"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6B38F720"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036D700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18706C15"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2BEF0E70" w14:textId="77777777" w:rsidR="00145D72" w:rsidRPr="00AD0CC1" w:rsidRDefault="00145D72" w:rsidP="00145D72">
      <w:pPr>
        <w:pStyle w:val="Caption"/>
        <w:rPr>
          <w:i/>
          <w:iCs w:val="0"/>
          <w:sz w:val="22"/>
          <w:szCs w:val="20"/>
        </w:rPr>
      </w:pPr>
      <w:r w:rsidRPr="00AD0CC1">
        <w:rPr>
          <w:b/>
          <w:bCs/>
          <w:i/>
          <w:iCs w:val="0"/>
          <w:sz w:val="22"/>
          <w:szCs w:val="20"/>
        </w:rPr>
        <w:t>Figure 2.4</w:t>
      </w:r>
      <w:r w:rsidRPr="00AD0CC1">
        <w:rPr>
          <w:i/>
          <w:iCs w:val="0"/>
          <w:sz w:val="22"/>
          <w:szCs w:val="20"/>
        </w:rPr>
        <w:t xml:space="preserve"> Prevalence of Communal Roosting Behaviour in Core Land Birds in relation to HWI (</w:t>
      </w:r>
      <w:r w:rsidRPr="00AD0CC1">
        <w:rPr>
          <w:b/>
          <w:bCs/>
          <w:i/>
          <w:iCs w:val="0"/>
          <w:sz w:val="22"/>
          <w:szCs w:val="20"/>
        </w:rPr>
        <w:t>panel a</w:t>
      </w:r>
      <w:r w:rsidRPr="00AD0CC1">
        <w:rPr>
          <w:i/>
          <w:iCs w:val="0"/>
          <w:sz w:val="22"/>
          <w:szCs w:val="20"/>
        </w:rPr>
        <w:t>), and mass (</w:t>
      </w:r>
      <w:r w:rsidRPr="00AD0CC1">
        <w:rPr>
          <w:b/>
          <w:bCs/>
          <w:i/>
          <w:iCs w:val="0"/>
          <w:sz w:val="22"/>
          <w:szCs w:val="20"/>
        </w:rPr>
        <w:t>panel b</w:t>
      </w:r>
      <w:r w:rsidRPr="00AD0CC1">
        <w:rPr>
          <w:i/>
          <w:iCs w:val="0"/>
          <w:sz w:val="22"/>
          <w:szCs w:val="20"/>
        </w:rPr>
        <w:t>).</w:t>
      </w:r>
    </w:p>
    <w:p w14:paraId="0D09A9FE" w14:textId="77777777" w:rsidR="00145D72" w:rsidRPr="00AD0CC1" w:rsidRDefault="00145D72" w:rsidP="00145D72">
      <w:pPr>
        <w:spacing w:line="360" w:lineRule="auto"/>
        <w:ind w:firstLine="720"/>
        <w:jc w:val="both"/>
        <w:rPr>
          <w:rFonts w:ascii="Times New Roman" w:eastAsia="Times New Roman" w:hAnsi="Times New Roman" w:cs="Times New Roman"/>
          <w:sz w:val="24"/>
          <w:szCs w:val="24"/>
        </w:rPr>
      </w:pPr>
    </w:p>
    <w:p w14:paraId="46CB3DCE" w14:textId="77777777" w:rsidR="00145D72" w:rsidRPr="00AD0CC1" w:rsidRDefault="00145D72" w:rsidP="00145D72">
      <w:pPr>
        <w:pStyle w:val="Caption"/>
        <w:rPr>
          <w:i/>
          <w:iCs w:val="0"/>
          <w:sz w:val="22"/>
          <w:szCs w:val="20"/>
        </w:rPr>
      </w:pPr>
      <w:commentRangeStart w:id="171"/>
      <w:r w:rsidRPr="000E4017">
        <w:rPr>
          <w:noProof/>
          <w:sz w:val="24"/>
          <w:szCs w:val="24"/>
        </w:rPr>
        <w:drawing>
          <wp:anchor distT="0" distB="0" distL="114300" distR="114300" simplePos="0" relativeHeight="251667456" behindDoc="1" locked="0" layoutInCell="1" allowOverlap="1" wp14:anchorId="60A9F33E" wp14:editId="72E58ECD">
            <wp:simplePos x="0" y="0"/>
            <wp:positionH relativeFrom="margin">
              <wp:align>right</wp:align>
            </wp:positionH>
            <wp:positionV relativeFrom="paragraph">
              <wp:posOffset>0</wp:posOffset>
            </wp:positionV>
            <wp:extent cx="5943600" cy="4754880"/>
            <wp:effectExtent l="0" t="0" r="0" b="7620"/>
            <wp:wrapTight wrapText="bothSides">
              <wp:wrapPolygon edited="0">
                <wp:start x="0" y="0"/>
                <wp:lineTo x="0" y="21548"/>
                <wp:lineTo x="21531" y="21548"/>
                <wp:lineTo x="21531" y="0"/>
                <wp:lineTo x="0" y="0"/>
              </wp:wrapPolygon>
            </wp:wrapTight>
            <wp:docPr id="412390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9682" name="Picture 139113968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Pr="00AD0CC1">
        <w:rPr>
          <w:b/>
          <w:bCs/>
          <w:i/>
          <w:iCs w:val="0"/>
          <w:sz w:val="22"/>
          <w:szCs w:val="20"/>
        </w:rPr>
        <w:t>Figure 2.5</w:t>
      </w:r>
      <w:r w:rsidRPr="00AD0CC1">
        <w:rPr>
          <w:i/>
          <w:iCs w:val="0"/>
          <w:sz w:val="22"/>
          <w:szCs w:val="20"/>
        </w:rPr>
        <w:t xml:space="preserve"> </w:t>
      </w:r>
      <w:commentRangeEnd w:id="171"/>
      <w:r w:rsidRPr="00AD0CC1">
        <w:rPr>
          <w:rStyle w:val="CommentReference"/>
          <w:rFonts w:asciiTheme="minorHAnsi" w:eastAsiaTheme="minorHAnsi" w:hAnsiTheme="minorHAnsi" w:cstheme="minorBidi"/>
          <w:iCs w:val="0"/>
          <w:color w:val="auto"/>
          <w:lang w:eastAsia="en-US"/>
        </w:rPr>
        <w:commentReference w:id="171"/>
      </w:r>
      <w:r w:rsidRPr="00AD0CC1">
        <w:rPr>
          <w:i/>
          <w:iCs w:val="0"/>
          <w:sz w:val="22"/>
          <w:szCs w:val="20"/>
        </w:rPr>
        <w:t>Prevalence of Communal Roosting Behaviour in Core Land Birds in relation to Trophic Level.</w:t>
      </w:r>
    </w:p>
    <w:p w14:paraId="3FFAF0C3" w14:textId="77777777" w:rsidR="00145D72" w:rsidRPr="00AD0CC1" w:rsidRDefault="00145D72" w:rsidP="00F37D7B"/>
    <w:p w14:paraId="45779439" w14:textId="77777777" w:rsidR="00145D72" w:rsidRPr="00AD0CC1" w:rsidRDefault="00145D72" w:rsidP="00F37D7B"/>
    <w:p w14:paraId="5C3FC78A" w14:textId="77777777" w:rsidR="00145D72" w:rsidRPr="00AD0CC1" w:rsidRDefault="00145D72" w:rsidP="00F37D7B"/>
    <w:p w14:paraId="71E35886" w14:textId="77777777" w:rsidR="00145D72" w:rsidRDefault="00145D72" w:rsidP="00F37D7B"/>
    <w:p w14:paraId="063452F1" w14:textId="77777777" w:rsidR="00036D29" w:rsidRDefault="00036D29" w:rsidP="00F37D7B"/>
    <w:p w14:paraId="53B3217B" w14:textId="1A13BB33" w:rsidR="00036D29" w:rsidRPr="00AD0CC1" w:rsidRDefault="00335002" w:rsidP="00F37D7B">
      <w:r>
        <w:rPr>
          <w:noProof/>
        </w:rPr>
        <w:lastRenderedPageBreak/>
        <w:drawing>
          <wp:inline distT="0" distB="0" distL="0" distR="0" wp14:anchorId="441CA239" wp14:editId="4045628A">
            <wp:extent cx="6861024" cy="3879850"/>
            <wp:effectExtent l="0" t="0" r="0" b="6350"/>
            <wp:docPr id="47104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8102" name="Picture 4710481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5790" cy="3882545"/>
                    </a:xfrm>
                    <a:prstGeom prst="rect">
                      <a:avLst/>
                    </a:prstGeom>
                  </pic:spPr>
                </pic:pic>
              </a:graphicData>
            </a:graphic>
          </wp:inline>
        </w:drawing>
      </w:r>
      <w:r>
        <w:rPr>
          <w:noProof/>
        </w:rPr>
        <w:drawing>
          <wp:inline distT="0" distB="0" distL="0" distR="0" wp14:anchorId="02014E20" wp14:editId="4E3E1F58">
            <wp:extent cx="6939627" cy="3924300"/>
            <wp:effectExtent l="0" t="0" r="0" b="0"/>
            <wp:docPr id="19839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2674" name="Picture 1983926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50701" cy="3930562"/>
                    </a:xfrm>
                    <a:prstGeom prst="rect">
                      <a:avLst/>
                    </a:prstGeom>
                  </pic:spPr>
                </pic:pic>
              </a:graphicData>
            </a:graphic>
          </wp:inline>
        </w:drawing>
      </w:r>
    </w:p>
    <w:p w14:paraId="4B5DE35E" w14:textId="77777777" w:rsidR="00145D72" w:rsidRPr="00AD0CC1" w:rsidRDefault="00145D72" w:rsidP="00F37D7B"/>
    <w:p w14:paraId="4DCC6932" w14:textId="77777777" w:rsidR="00145D72" w:rsidRPr="00AD0CC1" w:rsidRDefault="00145D72" w:rsidP="00F37D7B"/>
    <w:p w14:paraId="4A9BB705" w14:textId="77777777" w:rsidR="00145D72" w:rsidRPr="00AD0CC1" w:rsidRDefault="00145D72" w:rsidP="00F37D7B"/>
    <w:p w14:paraId="089A3227" w14:textId="77777777" w:rsidR="00145D72" w:rsidRPr="00AD0CC1" w:rsidRDefault="00145D72" w:rsidP="00F37D7B"/>
    <w:p w14:paraId="18DDFCD7" w14:textId="77777777" w:rsidR="00145D72" w:rsidRPr="00AD0CC1" w:rsidRDefault="00145D72" w:rsidP="00F37D7B"/>
    <w:p w14:paraId="1200E890" w14:textId="77777777" w:rsidR="00145D72" w:rsidRPr="00AD0CC1" w:rsidRDefault="00145D72" w:rsidP="00F37D7B"/>
    <w:p w14:paraId="4EC17265" w14:textId="77777777" w:rsidR="00145D72" w:rsidRPr="00AD0CC1" w:rsidRDefault="00145D72" w:rsidP="00145D72">
      <w:pPr>
        <w:pStyle w:val="Heading2"/>
        <w:rPr>
          <w:rFonts w:ascii="Times New Roman" w:hAnsi="Times New Roman" w:cs="Times New Roman"/>
          <w:b/>
          <w:bCs/>
          <w:color w:val="auto"/>
          <w:sz w:val="28"/>
          <w:szCs w:val="28"/>
        </w:rPr>
      </w:pPr>
      <w:r w:rsidRPr="00AD0CC1">
        <w:rPr>
          <w:rFonts w:ascii="Times New Roman" w:hAnsi="Times New Roman" w:cs="Times New Roman"/>
          <w:b/>
          <w:bCs/>
          <w:color w:val="auto"/>
          <w:sz w:val="28"/>
          <w:szCs w:val="28"/>
        </w:rPr>
        <w:t>Appendix 2: Code</w:t>
      </w:r>
    </w:p>
    <w:p w14:paraId="75A52D57" w14:textId="77777777" w:rsidR="00145D72" w:rsidRPr="00AD0CC1" w:rsidRDefault="00145D72" w:rsidP="00F37D7B"/>
    <w:p w14:paraId="632186C8" w14:textId="6CD53192" w:rsidR="00F37D7B" w:rsidRPr="00AD0CC1" w:rsidRDefault="00F37D7B" w:rsidP="00F37D7B">
      <w:pPr>
        <w:spacing w:line="276" w:lineRule="auto"/>
      </w:pPr>
      <w:r w:rsidRPr="00AD0CC1">
        <w:rPr>
          <w:rFonts w:ascii="Times New Roman" w:hAnsi="Times New Roman"/>
          <w:sz w:val="24"/>
          <w:szCs w:val="28"/>
        </w:rPr>
        <w:t xml:space="preserve">All code and figures used for Chapter 2 of this thesis can be found on the GitHub repository at </w:t>
      </w:r>
      <w:hyperlink r:id="rId37" w:history="1">
        <w:r w:rsidRPr="00AD0CC1">
          <w:rPr>
            <w:rStyle w:val="Hyperlink"/>
            <w:rFonts w:ascii="Times New Roman" w:hAnsi="Times New Roman"/>
            <w:sz w:val="24"/>
            <w:szCs w:val="28"/>
          </w:rPr>
          <w:t>https://github.com/QuantitativeEcologyLab/MSc.-Communal-roosting-behav</w:t>
        </w:r>
      </w:hyperlink>
      <w:r w:rsidRPr="00AD0CC1">
        <w:rPr>
          <w:rFonts w:ascii="Times New Roman" w:hAnsi="Times New Roman"/>
          <w:sz w:val="24"/>
          <w:szCs w:val="28"/>
        </w:rPr>
        <w:t xml:space="preserve"> </w:t>
      </w:r>
    </w:p>
    <w:p w14:paraId="398738C5" w14:textId="77777777" w:rsidR="00F37D7B" w:rsidRPr="00AD0CC1" w:rsidRDefault="00F37D7B" w:rsidP="00F37D7B">
      <w:pPr>
        <w:spacing w:line="276" w:lineRule="auto"/>
        <w:rPr>
          <w:rFonts w:ascii="Times New Roman" w:hAnsi="Times New Roman"/>
          <w:sz w:val="24"/>
          <w:szCs w:val="28"/>
        </w:rPr>
      </w:pPr>
    </w:p>
    <w:p w14:paraId="54A0AC19" w14:textId="77777777" w:rsidR="00F37D7B" w:rsidRPr="00DB4900" w:rsidRDefault="00F37D7B" w:rsidP="00D70E63">
      <w:pPr>
        <w:spacing w:line="360" w:lineRule="auto"/>
        <w:ind w:left="720" w:hanging="720"/>
        <w:jc w:val="both"/>
        <w:rPr>
          <w:rFonts w:ascii="Times New Roman" w:hAnsi="Times New Roman" w:cs="Times New Roman"/>
        </w:rPr>
      </w:pPr>
    </w:p>
    <w:sectPr w:rsidR="00F37D7B" w:rsidRPr="00DB4900" w:rsidSect="00CC0C76">
      <w:footerReference w:type="even" r:id="rId38"/>
      <w:footerReference w:type="default" r:id="rId3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Noonan, Michael" w:date="2025-05-29T19:40:00Z" w:initials=" ">
    <w:p w14:paraId="7AE92915" w14:textId="5B47B7C1" w:rsidR="00484EE9" w:rsidRPr="00AD0CC1" w:rsidRDefault="00484EE9">
      <w:pPr>
        <w:pStyle w:val="CommentText"/>
      </w:pPr>
      <w:r w:rsidRPr="00AD0CC1">
        <w:rPr>
          <w:rStyle w:val="CommentReference"/>
        </w:rPr>
        <w:annotationRef/>
      </w:r>
      <w:r w:rsidRPr="00AD0CC1">
        <w:t>I’m not sure what’s up with the formatting, but many of the page numbers are off.</w:t>
      </w:r>
    </w:p>
  </w:comment>
  <w:comment w:id="16" w:author="Noonan, Michael" w:date="2025-05-08T11:28:00Z" w:initials="MN">
    <w:p w14:paraId="6490E95A" w14:textId="77777777" w:rsidR="00046C1B" w:rsidRPr="00AD0CC1" w:rsidRDefault="00046C1B" w:rsidP="00046C1B">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26550C9F" w14:textId="77777777" w:rsidR="00046C1B" w:rsidRPr="00AD0CC1" w:rsidRDefault="00046C1B" w:rsidP="00046C1B">
      <w:pPr>
        <w:pStyle w:val="CommentText"/>
      </w:pPr>
    </w:p>
    <w:p w14:paraId="27D1EAF5" w14:textId="77777777" w:rsidR="00046C1B" w:rsidRPr="00AD0CC1" w:rsidRDefault="00046C1B" w:rsidP="00046C1B">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17" w:author="sandracd@student.ubc.ca" w:date="2025-06-07T20:17:00Z" w:initials="s">
    <w:p w14:paraId="37312AAC" w14:textId="77777777" w:rsidR="008D2D0A" w:rsidRPr="00AD0CC1" w:rsidRDefault="008D2D0A" w:rsidP="008D2D0A">
      <w:pPr>
        <w:pStyle w:val="CommentText"/>
      </w:pPr>
      <w:r w:rsidRPr="00AD0CC1">
        <w:rPr>
          <w:rStyle w:val="CommentReference"/>
        </w:rPr>
        <w:annotationRef/>
      </w:r>
      <w:proofErr w:type="gramStart"/>
      <w:r w:rsidRPr="00AD0CC1">
        <w:t>THIS ONE FITS</w:t>
      </w:r>
      <w:proofErr w:type="gramEnd"/>
      <w:r w:rsidRPr="00AD0CC1">
        <w:t xml:space="preserve"> BETTER IN THE PARAGRAPH ABOVE</w:t>
      </w:r>
    </w:p>
  </w:comment>
  <w:comment w:id="18" w:author="sandracd@student.ubc.ca" w:date="2025-06-07T20:13:00Z" w:initials="s">
    <w:p w14:paraId="7A33FB30" w14:textId="77777777" w:rsidR="00B101E2" w:rsidRPr="00AD0CC1" w:rsidRDefault="00B101E2" w:rsidP="00B101E2">
      <w:pPr>
        <w:pStyle w:val="CommentText"/>
      </w:pPr>
      <w:r w:rsidRPr="00AD0CC1">
        <w:rPr>
          <w:rStyle w:val="CommentReference"/>
        </w:rPr>
        <w:annotationRef/>
      </w:r>
      <w:r w:rsidRPr="00AD0CC1">
        <w:t>Make a stronger case for information transfer in this process</w:t>
      </w:r>
    </w:p>
  </w:comment>
  <w:comment w:id="19" w:author="Noonan, Michael" w:date="2025-06-06T12:54:00Z" w:initials=" ">
    <w:p w14:paraId="114C4554" w14:textId="21DC939C" w:rsidR="00927534" w:rsidRPr="00AD0CC1" w:rsidRDefault="00B14019">
      <w:pPr>
        <w:pStyle w:val="CommentText"/>
      </w:pPr>
      <w:r w:rsidRPr="00AD0CC1">
        <w:t>This is a useful paragraph that introduces the central term and begins to set up the evolutionary puzzle. But, because it comes</w:t>
      </w:r>
      <w:r w:rsidRPr="00AD0CC1">
        <w:rPr>
          <w:b/>
          <w:bCs/>
        </w:rPr>
        <w:t xml:space="preserve"> </w:t>
      </w:r>
      <w:r w:rsidRPr="00AD0CC1">
        <w:rPr>
          <w:rStyle w:val="Strong"/>
          <w:b w:val="0"/>
          <w:bCs w:val="0"/>
        </w:rPr>
        <w:t>after the analogies</w:t>
      </w:r>
      <w:r w:rsidRPr="00AD0CC1">
        <w:t xml:space="preserve">, it lands awkwardly and doesn’t pack the punch it should. </w:t>
      </w:r>
      <w:r w:rsidRPr="00AD0CC1">
        <w:br/>
      </w:r>
      <w:r w:rsidRPr="00AD0CC1">
        <w:br/>
      </w:r>
      <w:r w:rsidR="00927534" w:rsidRPr="00AD0CC1">
        <w:t>You also need a full, formal definition of communal roosting behaviour. Th</w:t>
      </w:r>
      <w:r w:rsidRPr="00AD0CC1">
        <w:t xml:space="preserve">e current </w:t>
      </w:r>
      <w:r w:rsidR="00927534" w:rsidRPr="00AD0CC1">
        <w:t xml:space="preserve">definition </w:t>
      </w:r>
      <w:r w:rsidRPr="00AD0CC1">
        <w:t xml:space="preserve">is too simplistic and </w:t>
      </w:r>
      <w:r w:rsidR="00927534" w:rsidRPr="00AD0CC1">
        <w:t xml:space="preserve">raises too many other questions that are not addressed, for example: Is there a threshold for what is considered an aggregation? Is the group composition constant? Is spatial proximity enough, or is synchronised behaviour necessary when defining communal roosting? After reading this paragraph, your definition of CRB should be well developed and crystal clear to the reader. </w:t>
      </w:r>
      <w:r w:rsidRPr="00AD0CC1">
        <w:t>Your definition sets the boundaries of the work, so it is a critical part of the introduction.</w:t>
      </w:r>
      <w:r w:rsidR="00927534" w:rsidRPr="00AD0CC1">
        <w:br/>
      </w:r>
      <w:r w:rsidR="00927534" w:rsidRPr="00AD0CC1">
        <w:br/>
        <w:t xml:space="preserve">Related to that, is this a standard definition in the field? Is there any debate about the definition, or is there a standard that is used? Is it constant between birds and other taxonomic groups? Or do definitions differ between species/taxa? It’s important to engage with the literature and contrast your definition with how others are using the term. </w:t>
      </w:r>
    </w:p>
  </w:comment>
  <w:comment w:id="20" w:author="Noonan, Michael" w:date="2025-05-08T11:38:00Z" w:initials="MN">
    <w:p w14:paraId="3FE33AAA" w14:textId="77777777" w:rsidR="00D065E0" w:rsidRPr="00AD0CC1" w:rsidRDefault="00D065E0" w:rsidP="00D065E0">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22" w:author="sandracd@student.ubc.ca" w:date="2025-06-09T14:11:00Z" w:initials="s">
    <w:p w14:paraId="13577F00" w14:textId="6DEF31D3" w:rsidR="00AD0CC1" w:rsidRPr="00AD0CC1" w:rsidRDefault="00AD0CC1">
      <w:pPr>
        <w:pStyle w:val="CommentText"/>
      </w:pPr>
      <w:r w:rsidRPr="00AD0CC1">
        <w:rPr>
          <w:rStyle w:val="CommentReference"/>
        </w:rPr>
        <w:annotationRef/>
      </w:r>
      <w:r w:rsidRPr="00AD0CC1">
        <w:t>CITE OTHERS, MOSTLY CLASSIC STUDIES</w:t>
      </w:r>
    </w:p>
  </w:comment>
  <w:comment w:id="21" w:author="Noonan, Michael" w:date="2025-06-06T13:20:00Z" w:initials=" ">
    <w:p w14:paraId="73424A41" w14:textId="38D9EC3F" w:rsidR="008402A9" w:rsidRPr="00AD0CC1" w:rsidRDefault="008402A9">
      <w:pPr>
        <w:pStyle w:val="CommentText"/>
      </w:pPr>
      <w:r w:rsidRPr="00AD0CC1">
        <w:rPr>
          <w:rStyle w:val="CommentReference"/>
        </w:rPr>
        <w:annotationRef/>
      </w:r>
      <w:r w:rsidRPr="00AD0CC1">
        <w:t xml:space="preserve">This paragraph is </w:t>
      </w:r>
      <w:r w:rsidRPr="00AD0CC1">
        <w:rPr>
          <w:rStyle w:val="Strong"/>
          <w:b w:val="0"/>
          <w:bCs w:val="0"/>
        </w:rPr>
        <w:t>too long</w:t>
      </w:r>
      <w:r w:rsidRPr="00AD0CC1">
        <w:t xml:space="preserve"> and is trying to do too much. I think it would be stronger to </w:t>
      </w:r>
      <w:r w:rsidRPr="00AD0CC1">
        <w:rPr>
          <w:rStyle w:val="Strong"/>
          <w:b w:val="0"/>
          <w:bCs w:val="0"/>
        </w:rPr>
        <w:t xml:space="preserve">split it up, and have </w:t>
      </w:r>
      <w:r w:rsidRPr="00AD0CC1">
        <w:t>one for each hypothesis, with more careful transitions and more detailed elaboration.</w:t>
      </w:r>
    </w:p>
  </w:comment>
  <w:comment w:id="23" w:author="Noonan, Michael" w:date="2025-06-06T13:21:00Z" w:initials=" ">
    <w:p w14:paraId="4295F5A9" w14:textId="3F1C9B20" w:rsidR="005E70C7" w:rsidRPr="00AD0CC1" w:rsidRDefault="005E70C7">
      <w:pPr>
        <w:pStyle w:val="CommentText"/>
      </w:pPr>
      <w:r w:rsidRPr="00AD0CC1">
        <w:rPr>
          <w:rStyle w:val="CommentReference"/>
        </w:rPr>
        <w:annotationRef/>
      </w:r>
      <w:r w:rsidRPr="00AD0CC1">
        <w:t>This is too superficial. It reads as if you haven’t really engaged with the idea. Try to build up the paradox. For example, what evidence did those others studies have for making the case that thermoregulation was important? They wouldn’t have made it without support, or if they did, state that. After building up the idea more thoroughly, then introduce the paradox, and be more specific. For example, describe several examples of roosts for specific species in specific situations in which there are unlikely to be any thermoregulatory benefits (such as in the tropics), then once you’ve described a few case studies, add in the comparative analysis from e.g., Beauchamp. But there again, try to be more specific. Did Beauchamp test for this specifically? And what exactly did he find that contradicts the claim? Also, that’s from 1999, and many of the thermoregulatory papers are from the 2000s, did anything change? Why is there still controversy? You need to map out the evolution of the debate in the literature.</w:t>
      </w:r>
    </w:p>
  </w:comment>
  <w:comment w:id="25" w:author="Noonan, Michael" w:date="2025-05-29T20:03:00Z" w:initials=" ">
    <w:p w14:paraId="2FA4E4BA" w14:textId="77777777" w:rsidR="00046C1B" w:rsidRPr="00AD0CC1" w:rsidRDefault="00046C1B" w:rsidP="00046C1B">
      <w:pPr>
        <w:pStyle w:val="CommentText"/>
      </w:pPr>
      <w:r w:rsidRPr="00AD0CC1">
        <w:rPr>
          <w:rStyle w:val="CommentReference"/>
        </w:rPr>
        <w:annotationRef/>
      </w:r>
      <w:r w:rsidRPr="00AD0CC1">
        <w:t>If you’re going to use the acronym, use it consistently.</w:t>
      </w:r>
    </w:p>
  </w:comment>
  <w:comment w:id="24" w:author="Noonan, Michael" w:date="2025-06-06T13:31:00Z" w:initials=" ">
    <w:p w14:paraId="0B27D741" w14:textId="62FDCC3B" w:rsidR="005E70C7" w:rsidRPr="00AD0CC1" w:rsidRDefault="005E70C7">
      <w:pPr>
        <w:pStyle w:val="CommentText"/>
      </w:pPr>
      <w:r w:rsidRPr="00AD0CC1">
        <w:rPr>
          <w:rStyle w:val="CommentReference"/>
        </w:rPr>
        <w:annotationRef/>
      </w:r>
      <w:r w:rsidRPr="00AD0CC1">
        <w:t>Same as above, this requires more depth. You need to engaging more seriously with theories your presenting, contrast them with data/results, and navigating the literature as a dynamic conversation</w:t>
      </w:r>
      <w:r w:rsidR="009324AD" w:rsidRPr="00AD0CC1">
        <w:t xml:space="preserve">, </w:t>
      </w:r>
      <w:r w:rsidRPr="00AD0CC1">
        <w:t>not a checklist of references.</w:t>
      </w:r>
    </w:p>
  </w:comment>
  <w:comment w:id="26" w:author="Noonan, Michael" w:date="2025-06-06T12:51:00Z" w:initials=" ">
    <w:p w14:paraId="7B76F3B1" w14:textId="77777777" w:rsidR="0074215C" w:rsidRPr="00AD0CC1" w:rsidRDefault="0074215C" w:rsidP="0074215C">
      <w:pPr>
        <w:pStyle w:val="CommentText"/>
      </w:pPr>
      <w:r w:rsidRPr="00AD0CC1">
        <w:rPr>
          <w:rStyle w:val="CommentReference"/>
        </w:rPr>
        <w:annotationRef/>
      </w:r>
      <w:r w:rsidRPr="00AD0CC1">
        <w:t>Your final sentence here is a key conceptual transition but it is stated too casually. It deserves more development.</w:t>
      </w:r>
    </w:p>
  </w:comment>
  <w:comment w:id="27" w:author="sandracd@student.ubc.ca" w:date="2025-06-08T09:40:00Z" w:initials="s">
    <w:p w14:paraId="1D6FC051" w14:textId="77777777" w:rsidR="0074215C" w:rsidRPr="00AD0CC1" w:rsidRDefault="0074215C" w:rsidP="0074215C">
      <w:pPr>
        <w:pStyle w:val="CommentText"/>
      </w:pPr>
      <w:r w:rsidRPr="00AD0CC1">
        <w:rPr>
          <w:rStyle w:val="CommentReference"/>
        </w:rPr>
        <w:annotationRef/>
      </w:r>
      <w:r w:rsidRPr="00AD0CC1">
        <w:t>WHERE DO I WANT TO PLACE IT?</w:t>
      </w:r>
    </w:p>
  </w:comment>
  <w:comment w:id="28" w:author="Noonan, Michael" w:date="2025-05-08T13:59:00Z" w:initials="MN">
    <w:p w14:paraId="127AC980" w14:textId="77777777" w:rsidR="0074215C" w:rsidRPr="00AD0CC1" w:rsidRDefault="0074215C" w:rsidP="0074215C">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29" w:author="Noonan, Michael" w:date="2025-06-06T13:45:00Z" w:initials=" ">
    <w:p w14:paraId="69F18FC0" w14:textId="77777777" w:rsidR="00EA6417" w:rsidRPr="00AD0CC1" w:rsidRDefault="00EA6417" w:rsidP="00EA6417">
      <w:pPr>
        <w:pStyle w:val="CommentText"/>
      </w:pPr>
      <w:r w:rsidRPr="00AD0CC1">
        <w:rPr>
          <w:rStyle w:val="CommentReference"/>
        </w:rPr>
        <w:annotationRef/>
      </w:r>
      <w:r w:rsidRPr="00AD0CC1">
        <w:t>You need to make stronger causal arguments (with evidence) for the relationship between these traits and CRB. For example, the connection with memory is certainly plausible, but there’s no mechanistic path presented.</w:t>
      </w:r>
    </w:p>
  </w:comment>
  <w:comment w:id="30" w:author="Noonan, Michael" w:date="2025-05-08T14:09:00Z" w:initials="MN">
    <w:p w14:paraId="20BADF72" w14:textId="77777777" w:rsidR="00EA6417" w:rsidRPr="00AD0CC1" w:rsidRDefault="00EA6417" w:rsidP="00EA6417">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31" w:author="Noonan, Michael" w:date="2025-06-06T14:10:00Z" w:initials=" ">
    <w:p w14:paraId="1C45DE12" w14:textId="77777777" w:rsidR="003F0D7B" w:rsidRPr="00AD0CC1" w:rsidRDefault="003F0D7B" w:rsidP="003F0D7B">
      <w:pPr>
        <w:pStyle w:val="CommentText"/>
      </w:pPr>
      <w:r w:rsidRPr="00AD0CC1">
        <w:rPr>
          <w:rStyle w:val="CommentReference"/>
        </w:rPr>
        <w:annotationRef/>
      </w:r>
      <w:r w:rsidRPr="00AD0CC1">
        <w:t>As written, this implies altruistic,</w:t>
      </w:r>
      <w:r w:rsidRPr="00AD0CC1">
        <w:rPr>
          <w:b/>
          <w:bCs/>
        </w:rPr>
        <w:t xml:space="preserve"> </w:t>
      </w:r>
      <w:r w:rsidRPr="00AD0CC1">
        <w:rPr>
          <w:rStyle w:val="Strong"/>
          <w:b w:val="0"/>
          <w:bCs w:val="0"/>
        </w:rPr>
        <w:t>intentional information sharing</w:t>
      </w:r>
      <w:r w:rsidRPr="00AD0CC1">
        <w:t xml:space="preserve">, which is highly contentious, </w:t>
      </w:r>
      <w:proofErr w:type="gramStart"/>
      <w:r w:rsidRPr="00AD0CC1">
        <w:t>and  isn’t</w:t>
      </w:r>
      <w:proofErr w:type="gramEnd"/>
      <w:r w:rsidRPr="00AD0CC1">
        <w:t xml:space="preserve"> required by the ICH. It could be</w:t>
      </w:r>
      <w:r w:rsidRPr="00AD0CC1">
        <w:rPr>
          <w:b/>
          <w:bCs/>
        </w:rPr>
        <w:t xml:space="preserve"> </w:t>
      </w:r>
      <w:r w:rsidRPr="00AD0CC1">
        <w:rPr>
          <w:rStyle w:val="Strong"/>
          <w:b w:val="0"/>
          <w:bCs w:val="0"/>
        </w:rPr>
        <w:t>inadvertent social learning</w:t>
      </w:r>
      <w:r w:rsidRPr="00AD0CC1">
        <w:rPr>
          <w:b/>
          <w:bCs/>
        </w:rPr>
        <w:t>.</w:t>
      </w:r>
    </w:p>
  </w:comment>
  <w:comment w:id="32" w:author="Noonan, Michael" w:date="2025-06-06T14:02:00Z" w:initials=" ">
    <w:p w14:paraId="3E6355FD" w14:textId="3E7A8FB6" w:rsidR="003818B6" w:rsidRPr="00AD0CC1" w:rsidRDefault="003818B6">
      <w:pPr>
        <w:pStyle w:val="CommentText"/>
      </w:pPr>
      <w:r w:rsidRPr="00AD0CC1">
        <w:rPr>
          <w:rStyle w:val="CommentReference"/>
        </w:rPr>
        <w:annotationRef/>
      </w:r>
      <w:r w:rsidRPr="00AD0CC1">
        <w:t xml:space="preserve">This paragraph is doing a good job of situating your thesis in the literature and raises legitimate concerns, but it still reads like a draft. It doesn’t critically engage with either Beauchamp’s methods or conclusions, and </w:t>
      </w:r>
      <w:proofErr w:type="gramStart"/>
      <w:r w:rsidRPr="00AD0CC1">
        <w:t>it</w:t>
      </w:r>
      <w:proofErr w:type="gramEnd"/>
      <w:r w:rsidRPr="00AD0CC1">
        <w:t xml:space="preserve"> hand-waves through more recent studies.</w:t>
      </w:r>
    </w:p>
  </w:comment>
  <w:comment w:id="33" w:author="Noonan, Michael" w:date="2025-06-06T13:57:00Z" w:initials=" ">
    <w:p w14:paraId="402C7D8E" w14:textId="7D428327" w:rsidR="000D6432" w:rsidRPr="00AD0CC1" w:rsidRDefault="000D6432">
      <w:pPr>
        <w:pStyle w:val="CommentText"/>
      </w:pPr>
      <w:r w:rsidRPr="00AD0CC1">
        <w:rPr>
          <w:rStyle w:val="CommentReference"/>
        </w:rPr>
        <w:annotationRef/>
      </w:r>
      <w:r w:rsidRPr="00AD0CC1">
        <w:t>Can you be more specific here? Why exactly would waterbirds’ feeding ecology undermine the conclusions? Or what specifically would make it difficult to extrapolate to landbirds?</w:t>
      </w:r>
    </w:p>
  </w:comment>
  <w:comment w:id="34" w:author="Noonan, Michael" w:date="2025-06-06T14:17:00Z" w:initials=" ">
    <w:p w14:paraId="32A85A3D" w14:textId="36D3F2EA" w:rsidR="00AA06D7" w:rsidRPr="00AD0CC1" w:rsidRDefault="00AA06D7">
      <w:pPr>
        <w:pStyle w:val="CommentText"/>
      </w:pPr>
      <w:r w:rsidRPr="00AD0CC1">
        <w:rPr>
          <w:rStyle w:val="CommentReference"/>
        </w:rPr>
        <w:annotationRef/>
      </w:r>
      <w:r w:rsidRPr="00AD0CC1">
        <w:t xml:space="preserve">There’s not a single reference in here. Despite, that you have a number of statements like </w:t>
      </w:r>
      <w:r w:rsidRPr="00AD0CC1">
        <w:rPr>
          <w:rStyle w:val="Emphasis"/>
        </w:rPr>
        <w:t>“feeding needs to occur in less quantity but more frequency”</w:t>
      </w:r>
      <w:r w:rsidRPr="00AD0CC1">
        <w:t xml:space="preserve"> and </w:t>
      </w:r>
      <w:r w:rsidRPr="00AD0CC1">
        <w:rPr>
          <w:rStyle w:val="Emphasis"/>
        </w:rPr>
        <w:t>“it is more important to find greater number of resources by several individuals…”</w:t>
      </w:r>
      <w:r w:rsidRPr="00AD0CC1">
        <w:t xml:space="preserve"> that are presented as fact, but are both speculative and overly broad. You need to ground claims in literature.</w:t>
      </w:r>
      <w:r w:rsidRPr="00AD0CC1">
        <w:br/>
      </w:r>
      <w:r w:rsidRPr="00AD0CC1">
        <w:br/>
        <w:t xml:space="preserve">Also, some birds do have the capacity to overeat and store food in crops or fat, so without more details, it </w:t>
      </w:r>
      <w:proofErr w:type="gramStart"/>
      <w:r w:rsidRPr="00AD0CC1">
        <w:t>come</w:t>
      </w:r>
      <w:proofErr w:type="gramEnd"/>
      <w:r w:rsidRPr="00AD0CC1">
        <w:t xml:space="preserve"> across as if you have a poor understanding of avian physiology. You need to tighten up your arguments throughout. It would be much stronger if you clarified (with evidence) the physiological trade-offs birds face regarding food intake and flight.</w:t>
      </w:r>
    </w:p>
  </w:comment>
  <w:comment w:id="35" w:author="Noonan, Michael" w:date="2025-05-29T12:20:00Z" w:initials=" ">
    <w:p w14:paraId="7947AD26" w14:textId="77777777" w:rsidR="005369F1" w:rsidRPr="00AD0CC1" w:rsidRDefault="005369F1" w:rsidP="005369F1">
      <w:pPr>
        <w:pStyle w:val="CommentText"/>
      </w:pPr>
      <w:r w:rsidRPr="00AD0CC1">
        <w:rPr>
          <w:rStyle w:val="CommentReference"/>
        </w:rPr>
        <w:annotationRef/>
      </w:r>
      <w:r w:rsidRPr="00AD0CC1">
        <w:t>You haven’t yet proposed a research question.</w:t>
      </w:r>
    </w:p>
  </w:comment>
  <w:comment w:id="36" w:author="Noonan, Michael" w:date="2025-05-29T12:22:00Z" w:initials=" ">
    <w:p w14:paraId="5B5CC32B" w14:textId="77777777" w:rsidR="00193CD3" w:rsidRPr="00AD0CC1" w:rsidRDefault="00193CD3" w:rsidP="00193CD3">
      <w:pPr>
        <w:pStyle w:val="CommentText"/>
      </w:pPr>
      <w:r w:rsidRPr="00AD0CC1">
        <w:rPr>
          <w:rStyle w:val="CommentReference"/>
        </w:rPr>
        <w:annotationRef/>
      </w:r>
      <w:r w:rsidRPr="00AD0CC1">
        <w:t>Most mammals are bats, so you need some clarity here.</w:t>
      </w:r>
    </w:p>
  </w:comment>
  <w:comment w:id="38" w:author="sandra cuadros" w:date="2025-04-04T10:07:00Z" w:initials="sc">
    <w:p w14:paraId="4CC9DDAB" w14:textId="77777777" w:rsidR="00C13CCF" w:rsidRPr="00AD0CC1" w:rsidRDefault="00C13CCF" w:rsidP="00C13CCF">
      <w:pPr>
        <w:pStyle w:val="CommentText"/>
        <w:rPr>
          <w:rFonts w:ascii="Calibri" w:hAnsi="Calibri" w:cs="Calibri"/>
        </w:rPr>
      </w:pPr>
      <w:r w:rsidRPr="00AD0CC1">
        <w:rPr>
          <w:rStyle w:val="CommentReference"/>
          <w:rFonts w:ascii="Calibri" w:hAnsi="Calibri" w:cs="Calibri"/>
          <w:sz w:val="20"/>
          <w:szCs w:val="20"/>
        </w:rPr>
        <w:annotationRef/>
      </w:r>
      <w:r w:rsidRPr="00AD0CC1">
        <w:rPr>
          <w:rFonts w:ascii="Calibri" w:hAnsi="Calibri" w:cs="Calibri"/>
        </w:rPr>
        <w:t>Check with Mike if this can be concluded</w:t>
      </w:r>
    </w:p>
  </w:comment>
  <w:comment w:id="41" w:author="Noonan, Michael" w:date="2025-05-29T19:14:00Z" w:initials=" ">
    <w:p w14:paraId="499B68D4" w14:textId="16113097" w:rsidR="006614CD" w:rsidRPr="00AD0CC1" w:rsidRDefault="006614CD">
      <w:pPr>
        <w:pStyle w:val="CommentText"/>
      </w:pPr>
      <w:r w:rsidRPr="00AD0CC1">
        <w:rPr>
          <w:rStyle w:val="CommentReference"/>
        </w:rPr>
        <w:annotationRef/>
      </w:r>
      <w:r w:rsidRPr="00AD0CC1">
        <w:t xml:space="preserve">I doubt this is correct. Humans are almost certainly more studied. This also ignores all of the research on model species like drosophila, or Arabidopsis, or </w:t>
      </w:r>
      <w:proofErr w:type="spellStart"/>
      <w:r w:rsidRPr="00AD0CC1">
        <w:t>mus</w:t>
      </w:r>
      <w:proofErr w:type="spellEnd"/>
      <w:r w:rsidRPr="00AD0CC1">
        <w:t xml:space="preserve"> </w:t>
      </w:r>
      <w:proofErr w:type="spellStart"/>
      <w:r w:rsidRPr="00AD0CC1">
        <w:t>muscus</w:t>
      </w:r>
      <w:proofErr w:type="spellEnd"/>
      <w:r w:rsidRPr="00AD0CC1">
        <w:t xml:space="preserve">. These kinds of statements don’t help you much, especially when they are not supported by any </w:t>
      </w:r>
      <w:proofErr w:type="gramStart"/>
      <w:r w:rsidRPr="00AD0CC1">
        <w:t>references..</w:t>
      </w:r>
      <w:proofErr w:type="gramEnd"/>
    </w:p>
  </w:comment>
  <w:comment w:id="42" w:author="Noonan, Michael" w:date="2025-05-29T19:18:00Z" w:initials=" ">
    <w:p w14:paraId="2307AE6D" w14:textId="3FDACAEC" w:rsidR="006614CD" w:rsidRPr="00AD0CC1" w:rsidRDefault="006614CD">
      <w:pPr>
        <w:pStyle w:val="CommentText"/>
      </w:pPr>
      <w:r w:rsidRPr="00AD0CC1">
        <w:rPr>
          <w:rStyle w:val="CommentReference"/>
        </w:rPr>
        <w:annotationRef/>
      </w:r>
      <w:r w:rsidRPr="00AD0CC1">
        <w:t xml:space="preserve">Again, this isn’t quite right as you’re </w:t>
      </w:r>
      <w:proofErr w:type="gramStart"/>
      <w:r w:rsidRPr="00AD0CC1">
        <w:t>effectively  repeating</w:t>
      </w:r>
      <w:proofErr w:type="gramEnd"/>
      <w:r w:rsidRPr="00AD0CC1">
        <w:t xml:space="preserve"> the work by Boudreau.</w:t>
      </w:r>
    </w:p>
  </w:comment>
  <w:comment w:id="43" w:author="Noonan, Michael" w:date="2025-05-29T19:19:00Z" w:initials=" ">
    <w:p w14:paraId="52205019" w14:textId="2CD40BCB" w:rsidR="006614CD" w:rsidRPr="00AD0CC1" w:rsidRDefault="006614CD">
      <w:pPr>
        <w:pStyle w:val="CommentText"/>
      </w:pPr>
      <w:r w:rsidRPr="00AD0CC1">
        <w:rPr>
          <w:rStyle w:val="CommentReference"/>
        </w:rPr>
        <w:annotationRef/>
      </w:r>
      <w:r w:rsidRPr="00AD0CC1">
        <w:t>More precision with your writing. This is too vague.</w:t>
      </w:r>
    </w:p>
  </w:comment>
  <w:comment w:id="44" w:author="Noonan, Michael" w:date="2025-05-29T19:08:00Z" w:initials=" ">
    <w:p w14:paraId="67649148" w14:textId="7BCD6868" w:rsidR="00DE18EC" w:rsidRPr="00AD0CC1" w:rsidRDefault="00DE18EC">
      <w:pPr>
        <w:pStyle w:val="CommentText"/>
      </w:pPr>
      <w:r w:rsidRPr="00AD0CC1">
        <w:rPr>
          <w:rStyle w:val="CommentReference"/>
        </w:rPr>
        <w:annotationRef/>
      </w:r>
      <w:r w:rsidRPr="00AD0CC1">
        <w:t>Haven’t defined CRB yet.</w:t>
      </w:r>
    </w:p>
  </w:comment>
  <w:comment w:id="46" w:author="Noonan, Michael" w:date="2025-05-29T19:08:00Z" w:initials=" ">
    <w:p w14:paraId="1AA1B723" w14:textId="1818D74C" w:rsidR="00DE18EC" w:rsidRPr="00AD0CC1" w:rsidRDefault="00DE18EC">
      <w:pPr>
        <w:pStyle w:val="CommentText"/>
      </w:pPr>
      <w:r w:rsidRPr="00AD0CC1">
        <w:rPr>
          <w:rStyle w:val="CommentReference"/>
        </w:rPr>
        <w:annotationRef/>
      </w:r>
      <w:r w:rsidRPr="00AD0CC1">
        <w:t>So, most of the intro is not actually about this.</w:t>
      </w:r>
    </w:p>
  </w:comment>
  <w:comment w:id="48" w:author="Noonan, Michael" w:date="2025-05-29T19:07:00Z" w:initials=" ">
    <w:p w14:paraId="475E6488" w14:textId="291E1729" w:rsidR="00DE18EC" w:rsidRPr="00AD0CC1" w:rsidRDefault="00DE18EC">
      <w:pPr>
        <w:pStyle w:val="CommentText"/>
      </w:pPr>
      <w:r w:rsidRPr="00AD0CC1">
        <w:rPr>
          <w:rStyle w:val="CommentReference"/>
        </w:rPr>
        <w:annotationRef/>
      </w:r>
      <w:r w:rsidRPr="00AD0CC1">
        <w:t>You pulled these from the proposal, so they are future tense, but now they should be present tense.</w:t>
      </w:r>
    </w:p>
  </w:comment>
  <w:comment w:id="66" w:author="Noonan, Michael" w:date="2025-05-08T11:28:00Z" w:initials="MN">
    <w:p w14:paraId="0F76A981" w14:textId="77777777" w:rsidR="00F7140F" w:rsidRPr="00AD0CC1" w:rsidRDefault="00F7140F" w:rsidP="00F7140F">
      <w:pPr>
        <w:pStyle w:val="CommentText"/>
      </w:pPr>
      <w:r w:rsidRPr="00AD0CC1">
        <w:rPr>
          <w:rStyle w:val="CommentReference"/>
        </w:rPr>
        <w:annotationRef/>
      </w:r>
      <w:r w:rsidRPr="00AD0CC1">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AD0CC1" w:rsidRDefault="00F7140F" w:rsidP="00F7140F">
      <w:pPr>
        <w:pStyle w:val="CommentText"/>
      </w:pPr>
    </w:p>
    <w:p w14:paraId="0E24258A" w14:textId="77777777" w:rsidR="00F7140F" w:rsidRPr="00AD0CC1" w:rsidRDefault="00F7140F" w:rsidP="00F7140F">
      <w:pPr>
        <w:pStyle w:val="CommentText"/>
      </w:pPr>
      <w:r w:rsidRPr="00AD0CC1">
        <w:t>Related to that, there’s no clear statement of why testing the ICH at a broader taxonomic scale is important now, especially since it cites Beauchamp (1999) as having already done this over 20 years ago and their work has been supported by more targeted studies.</w:t>
      </w:r>
      <w:r w:rsidRPr="00AD0CC1">
        <w:br/>
      </w:r>
      <w:r w:rsidRPr="00AD0CC1">
        <w:br/>
        <w:t xml:space="preserve">The introduction needs to move from background → gap → specific aims → hypotheses. Currently, it’s mostly background with little in the way of critical synthesis, so the research aps </w:t>
      </w:r>
      <w:proofErr w:type="gramStart"/>
      <w:r w:rsidRPr="00AD0CC1">
        <w:t>haven’t</w:t>
      </w:r>
      <w:proofErr w:type="gramEnd"/>
      <w:r w:rsidRPr="00AD0CC1">
        <w:t xml:space="preserve"> been clearly articulated.</w:t>
      </w:r>
      <w:r w:rsidRPr="00AD0CC1">
        <w:br/>
      </w:r>
      <w:r w:rsidRPr="00AD0CC1">
        <w:br/>
        <w:t>The introduction also doesn’t setup birds as the focal group of interest. Why birds? Why landbirds specifically? What factors of their life histories make them a good choice? At the moment, the focus on birds feels arbitrary.</w:t>
      </w:r>
      <w:r w:rsidRPr="00AD0CC1">
        <w:br/>
      </w:r>
      <w:r w:rsidRPr="00AD0CC1">
        <w:br/>
        <w:t>As a general note, try to work on the phrasing throughout the entire chapter. It’s a little too colloquial. You need to be using more precise, academic language.</w:t>
      </w:r>
    </w:p>
  </w:comment>
  <w:comment w:id="68" w:author="Noonan, Michael" w:date="2025-05-29T19:51:00Z" w:initials=" ">
    <w:p w14:paraId="70D7DC90" w14:textId="6D92D190" w:rsidR="000464D5" w:rsidRPr="00AD0CC1" w:rsidRDefault="000464D5">
      <w:pPr>
        <w:pStyle w:val="CommentText"/>
      </w:pPr>
      <w:r w:rsidRPr="00AD0CC1">
        <w:rPr>
          <w:rStyle w:val="CommentReference"/>
        </w:rPr>
        <w:annotationRef/>
      </w:r>
      <w:r w:rsidRPr="00AD0CC1">
        <w:t>This statement is vague and doesn’t serve any purpose.</w:t>
      </w:r>
    </w:p>
  </w:comment>
  <w:comment w:id="69" w:author="Noonan, Michael" w:date="2025-05-29T19:52:00Z" w:initials=" ">
    <w:p w14:paraId="7E0B87B4" w14:textId="4B15A203" w:rsidR="000464D5" w:rsidRPr="00AD0CC1" w:rsidRDefault="000464D5">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67" w:author="Noonan, Michael" w:date="2025-05-29T19:53:00Z" w:initials=" ">
    <w:p w14:paraId="427CA8F9" w14:textId="285609BE" w:rsidR="000464D5" w:rsidRPr="00AD0CC1" w:rsidRDefault="000464D5">
      <w:pPr>
        <w:pStyle w:val="CommentText"/>
      </w:pPr>
      <w:r w:rsidRPr="00AD0CC1">
        <w:rPr>
          <w:rStyle w:val="CommentReference"/>
        </w:rPr>
        <w:annotationRef/>
      </w:r>
      <w:r w:rsidRPr="00AD0CC1">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rsidRPr="00AD0CC1">
        <w:t>timescales</w:t>
      </w:r>
      <w:proofErr w:type="gramEnd"/>
      <w:r w:rsidRPr="00AD0CC1">
        <w:t xml:space="preserve"> it implies that the benefits likely outweigh the costs.</w:t>
      </w:r>
    </w:p>
  </w:comment>
  <w:comment w:id="71" w:author="Noonan, Michael" w:date="2025-05-08T11:38:00Z" w:initials="MN">
    <w:p w14:paraId="4DE10D6A" w14:textId="77777777" w:rsidR="00F7140F" w:rsidRPr="00AD0CC1" w:rsidRDefault="00F7140F" w:rsidP="00F7140F">
      <w:pPr>
        <w:pStyle w:val="CommentText"/>
      </w:pPr>
      <w:r w:rsidRPr="00AD0CC1">
        <w:t xml:space="preserve">It's important to highlight that communal roosting behaviour is a bit of a paradox, but </w:t>
      </w:r>
      <w:r w:rsidRPr="00AD0CC1">
        <w:rPr>
          <w:rStyle w:val="CommentReference"/>
        </w:rPr>
        <w:annotationRef/>
      </w:r>
      <w:r w:rsidRPr="00AD0CC1">
        <w:t xml:space="preserve">this statement is quite vague. </w:t>
      </w:r>
    </w:p>
  </w:comment>
  <w:comment w:id="72" w:author="Noonan, Michael" w:date="2025-05-08T11:42:00Z" w:initials="MN">
    <w:p w14:paraId="4DCC7BCA" w14:textId="77777777" w:rsidR="00F7140F" w:rsidRPr="00AD0CC1" w:rsidRDefault="00F7140F" w:rsidP="00F7140F">
      <w:pPr>
        <w:pStyle w:val="CommentText"/>
      </w:pPr>
      <w:r w:rsidRPr="00AD0CC1">
        <w:rPr>
          <w:rStyle w:val="CommentReference"/>
        </w:rPr>
        <w:annotationRef/>
      </w:r>
      <w:r w:rsidRPr="00AD0CC1">
        <w:t>You need to stick to a consistent spelling. It switches between American and British throughout. I recommend British or Canadian spelling.</w:t>
      </w:r>
    </w:p>
  </w:comment>
  <w:comment w:id="70" w:author="Noonan, Michael" w:date="2025-05-29T19:57:00Z" w:initials=" ">
    <w:p w14:paraId="0237C849" w14:textId="6C6773B8" w:rsidR="007312AF" w:rsidRPr="00AD0CC1" w:rsidRDefault="007312AF">
      <w:pPr>
        <w:pStyle w:val="CommentText"/>
      </w:pPr>
      <w:r w:rsidRPr="00AD0CC1">
        <w:rPr>
          <w:rStyle w:val="CommentReference"/>
        </w:rPr>
        <w:annotationRef/>
      </w:r>
      <w:r w:rsidRPr="00AD0CC1">
        <w:t>Ok, this paragraph is one of the few in which you directly get to the points you’re trying to make. More need to be structured in this way. However, it is still a little thin, the paradox is only hinted at. You need to make a stronger case as to why communal roosting specifically is an apparent paradox.</w:t>
      </w:r>
    </w:p>
  </w:comment>
  <w:comment w:id="73" w:author="Noonan, Michael" w:date="2025-05-29T20:04:00Z" w:initials=" ">
    <w:p w14:paraId="3990FB9C" w14:textId="7634E0BA" w:rsidR="00AC4FD6" w:rsidRPr="00AD0CC1" w:rsidRDefault="00AC4FD6">
      <w:pPr>
        <w:pStyle w:val="CommentText"/>
      </w:pPr>
      <w:r w:rsidRPr="00AD0CC1">
        <w:rPr>
          <w:rStyle w:val="CommentReference"/>
        </w:rPr>
        <w:annotationRef/>
      </w:r>
      <w:r w:rsidRPr="00AD0CC1">
        <w:t>What is actually observed? More in the tropics? Uniform? You need to follow-up this point by describing what is actually observed.</w:t>
      </w:r>
    </w:p>
  </w:comment>
  <w:comment w:id="74" w:author="Noonan, Michael" w:date="2025-05-29T20:03:00Z" w:initials=" ">
    <w:p w14:paraId="3F65D21B" w14:textId="7644F6C7" w:rsidR="00AC4FD6" w:rsidRPr="00AD0CC1" w:rsidRDefault="00AC4FD6">
      <w:pPr>
        <w:pStyle w:val="CommentText"/>
      </w:pPr>
      <w:r w:rsidRPr="00AD0CC1">
        <w:rPr>
          <w:rStyle w:val="CommentReference"/>
        </w:rPr>
        <w:annotationRef/>
      </w:r>
      <w:r w:rsidRPr="00AD0CC1">
        <w:t>If you’re going to use the acronym, use it consistently.</w:t>
      </w:r>
    </w:p>
  </w:comment>
  <w:comment w:id="75" w:author="Noonan, Michael" w:date="2025-05-08T13:59:00Z" w:initials="MN">
    <w:p w14:paraId="38B5DDE2" w14:textId="77777777" w:rsidR="00F7140F" w:rsidRPr="00AD0CC1" w:rsidRDefault="00F7140F" w:rsidP="00F7140F">
      <w:pPr>
        <w:pStyle w:val="CommentText"/>
      </w:pPr>
      <w:r w:rsidRPr="00AD0CC1">
        <w:rPr>
          <w:rStyle w:val="CommentReference"/>
        </w:rPr>
        <w:annotationRef/>
      </w:r>
      <w:r w:rsidRPr="00AD0CC1">
        <w:t xml:space="preserve">You need to lead the reader to this more. There are alternative explanations for why communal roosting may have evolved. Without touching on this, the writing feels very narrow in scope. </w:t>
      </w:r>
    </w:p>
  </w:comment>
  <w:comment w:id="76" w:author="Noonan, Michael" w:date="2025-05-08T14:09:00Z" w:initials="MN">
    <w:p w14:paraId="340DF75A" w14:textId="77777777" w:rsidR="00F7140F" w:rsidRPr="00AD0CC1" w:rsidRDefault="00F7140F" w:rsidP="00F7140F">
      <w:pPr>
        <w:pStyle w:val="CommentText"/>
      </w:pPr>
      <w:r w:rsidRPr="00AD0CC1">
        <w:rPr>
          <w:rStyle w:val="CommentReference"/>
        </w:rPr>
        <w:annotationRef/>
      </w:r>
      <w:r w:rsidRPr="00AD0CC1">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AD0CC1">
        <w:t>etc</w:t>
      </w:r>
      <w:proofErr w:type="spellEnd"/>
      <w:r w:rsidRPr="00AD0CC1">
        <w:t>…</w:t>
      </w:r>
    </w:p>
  </w:comment>
  <w:comment w:id="77" w:author="Noonan, Michael" w:date="2025-05-29T20:08:00Z" w:initials=" ">
    <w:p w14:paraId="13B68ADF" w14:textId="4F40C4E8" w:rsidR="0016238E" w:rsidRPr="00AD0CC1" w:rsidRDefault="0016238E">
      <w:pPr>
        <w:pStyle w:val="CommentText"/>
      </w:pPr>
      <w:r w:rsidRPr="00AD0CC1">
        <w:rPr>
          <w:rStyle w:val="CommentReference"/>
        </w:rPr>
        <w:annotationRef/>
      </w:r>
      <w:r w:rsidRPr="00AD0CC1">
        <w:t>Which variables?</w:t>
      </w:r>
    </w:p>
  </w:comment>
  <w:comment w:id="79" w:author="Noonan, Michael" w:date="2025-05-29T20:11:00Z" w:initials=" ">
    <w:p w14:paraId="68B30342" w14:textId="28A7DAE7" w:rsidR="00AB3390" w:rsidRPr="00AD0CC1" w:rsidRDefault="00AB3390">
      <w:pPr>
        <w:pStyle w:val="CommentText"/>
      </w:pPr>
      <w:r w:rsidRPr="00AD0CC1">
        <w:rPr>
          <w:rStyle w:val="CommentReference"/>
        </w:rPr>
        <w:annotationRef/>
      </w:r>
      <w:r w:rsidRPr="00AD0CC1">
        <w:t>The correct model structure can handle this.</w:t>
      </w:r>
    </w:p>
  </w:comment>
  <w:comment w:id="80" w:author="Noonan, Michael" w:date="2025-05-08T14:01:00Z" w:initials="MN">
    <w:p w14:paraId="16D6FFC7" w14:textId="77777777" w:rsidR="00F7140F" w:rsidRPr="00AD0CC1" w:rsidRDefault="00F7140F" w:rsidP="00F7140F">
      <w:pPr>
        <w:pStyle w:val="CommentText"/>
      </w:pPr>
      <w:r w:rsidRPr="00AD0CC1">
        <w:rPr>
          <w:rStyle w:val="CommentReference"/>
        </w:rPr>
        <w:annotationRef/>
      </w:r>
      <w:r w:rsidRPr="00AD0CC1">
        <w:t>This study is on the evolution of communal roosting behaviour. The intro doesn’t set this up that way, so from the intro, it wasn’t immediately clear to me why you would be using the comparative method here.</w:t>
      </w:r>
    </w:p>
  </w:comment>
  <w:comment w:id="81" w:author="Noonan, Michael" w:date="2025-05-08T11:30:00Z" w:initials="MN">
    <w:p w14:paraId="511F4517" w14:textId="77777777" w:rsidR="00F7140F" w:rsidRPr="00AD0CC1" w:rsidRDefault="00F7140F" w:rsidP="00F7140F">
      <w:pPr>
        <w:pStyle w:val="CommentText"/>
      </w:pPr>
      <w:r w:rsidRPr="00AD0CC1">
        <w:rPr>
          <w:rStyle w:val="CommentReference"/>
        </w:rPr>
        <w:annotationRef/>
      </w:r>
      <w:r w:rsidRPr="00AD0CC1">
        <w:t>The research question is quite vague and doesn’t connect back to any specific hypothesis or conceptual framework. You need to make a stronger case for the specific variables you are working with.</w:t>
      </w:r>
    </w:p>
  </w:comment>
  <w:comment w:id="78" w:author="Noonan, Michael" w:date="2025-05-29T20:13:00Z" w:initials=" ">
    <w:p w14:paraId="7D0C15B5" w14:textId="520D1E67" w:rsidR="00A00D1E" w:rsidRPr="00AD0CC1" w:rsidRDefault="00A00D1E">
      <w:pPr>
        <w:pStyle w:val="CommentText"/>
      </w:pPr>
      <w:r w:rsidRPr="00AD0CC1">
        <w:rPr>
          <w:rStyle w:val="CommentReference"/>
        </w:rPr>
        <w:annotationRef/>
      </w:r>
      <w:r w:rsidRPr="00AD0CC1">
        <w:t>This feels more like thesis intro material (</w:t>
      </w:r>
      <w:proofErr w:type="spellStart"/>
      <w:r w:rsidRPr="00AD0CC1">
        <w:t>i.e</w:t>
      </w:r>
      <w:proofErr w:type="spellEnd"/>
      <w:r w:rsidRPr="00AD0CC1">
        <w:t>, chapter 1), than research paper intro. I’d recommend keeping only the most relevant elements here and moving this up to chapter 1.</w:t>
      </w:r>
    </w:p>
  </w:comment>
  <w:comment w:id="83" w:author="Noonan, Michael" w:date="2025-05-08T14:25:00Z" w:initials="MN">
    <w:p w14:paraId="37AA6E5B" w14:textId="77777777" w:rsidR="00F7140F" w:rsidRPr="00AD0CC1" w:rsidRDefault="00F7140F" w:rsidP="00F7140F">
      <w:pPr>
        <w:pStyle w:val="CommentText"/>
      </w:pPr>
      <w:r w:rsidRPr="00AD0CC1">
        <w:t xml:space="preserve">Like the </w:t>
      </w:r>
      <w:r w:rsidRPr="00AD0CC1">
        <w:rPr>
          <w:rStyle w:val="CommentReference"/>
        </w:rPr>
        <w:annotationRef/>
      </w:r>
      <w:r w:rsidRPr="00AD0CC1">
        <w:t xml:space="preserve">intro, the methods need a lot more depth. This comes across as a collection of notes, rather than a detailed methods section. </w:t>
      </w:r>
    </w:p>
  </w:comment>
  <w:comment w:id="84" w:author="Noonan, Michael" w:date="2025-05-08T14:26:00Z" w:initials="MN">
    <w:p w14:paraId="5A50A86E" w14:textId="77777777" w:rsidR="00086C33" w:rsidRPr="00AD0CC1" w:rsidRDefault="00086C33" w:rsidP="00086C33">
      <w:pPr>
        <w:pStyle w:val="CommentText"/>
      </w:pPr>
      <w:r w:rsidRPr="00AD0CC1">
        <w:rPr>
          <w:rStyle w:val="CommentReference"/>
        </w:rPr>
        <w:annotationRef/>
      </w:r>
      <w:r w:rsidRPr="00AD0CC1">
        <w:t>You need a lot more depth here. The search terms need to be clearly defined, the tools need to be justified and explained in more detail. Also, this doesn’t describe how you actually determined if a species roosted communally or not.</w:t>
      </w:r>
    </w:p>
  </w:comment>
  <w:comment w:id="85" w:author="Noonan, Michael" w:date="2025-05-29T19:49:00Z" w:initials=" ">
    <w:p w14:paraId="635A6A9C" w14:textId="77777777" w:rsidR="00086C33" w:rsidRPr="00AD0CC1" w:rsidRDefault="00086C33" w:rsidP="00086C33">
      <w:pPr>
        <w:pStyle w:val="CommentText"/>
      </w:pPr>
      <w:r w:rsidRPr="00AD0CC1">
        <w:rPr>
          <w:rStyle w:val="CommentReference"/>
        </w:rPr>
        <w:annotationRef/>
      </w:r>
      <w:r w:rsidRPr="00AD0CC1">
        <w:t>This should be the first section of the methods.</w:t>
      </w:r>
    </w:p>
  </w:comment>
  <w:comment w:id="86" w:author="Noonan, Michael" w:date="2025-05-29T19:50:00Z" w:initials=" ">
    <w:p w14:paraId="1EB8DD08" w14:textId="77777777" w:rsidR="00086C33" w:rsidRPr="00AD0CC1" w:rsidRDefault="00086C33" w:rsidP="00086C33">
      <w:pPr>
        <w:pStyle w:val="CommentText"/>
      </w:pPr>
      <w:r w:rsidRPr="00AD0CC1">
        <w:rPr>
          <w:rStyle w:val="CommentReference"/>
        </w:rPr>
        <w:annotationRef/>
      </w:r>
      <w:r w:rsidRPr="00AD0CC1">
        <w:t>You haven’t explained why you did this.</w:t>
      </w:r>
    </w:p>
  </w:comment>
  <w:comment w:id="87" w:author="Noonan, Michael" w:date="2025-05-08T11:40:00Z" w:initials="MN">
    <w:p w14:paraId="35044723" w14:textId="77777777" w:rsidR="00086C33" w:rsidRPr="00AD0CC1" w:rsidRDefault="00086C33" w:rsidP="00086C33">
      <w:pPr>
        <w:pStyle w:val="CommentText"/>
      </w:pPr>
      <w:r w:rsidRPr="00AD0CC1">
        <w:rPr>
          <w:rStyle w:val="CommentReference"/>
        </w:rPr>
        <w:annotationRef/>
      </w:r>
      <w:r w:rsidRPr="00AD0CC1">
        <w:t xml:space="preserve"> </w:t>
      </w:r>
    </w:p>
  </w:comment>
  <w:comment w:id="88" w:author="Noonan, Michael" w:date="2025-05-08T14:29:00Z" w:initials="MN">
    <w:p w14:paraId="0029CB48" w14:textId="77777777" w:rsidR="00086C33" w:rsidRPr="00AD0CC1" w:rsidRDefault="00086C33" w:rsidP="00086C33">
      <w:pPr>
        <w:pStyle w:val="CommentText"/>
      </w:pPr>
      <w:r w:rsidRPr="00AD0CC1">
        <w:rPr>
          <w:rStyle w:val="CommentReference"/>
        </w:rPr>
        <w:annotationRef/>
      </w:r>
      <w:r w:rsidRPr="00AD0CC1">
        <w:t>You need to present a clear set of guidelines that allows the reader to understand how you made this decision from the literature.</w:t>
      </w:r>
    </w:p>
  </w:comment>
  <w:comment w:id="89" w:author="Noonan, Michael" w:date="2025-05-08T14:30:00Z" w:initials="MN">
    <w:p w14:paraId="5E683A28" w14:textId="77777777" w:rsidR="00086C33" w:rsidRPr="00AD0CC1" w:rsidRDefault="00086C33" w:rsidP="00086C33">
      <w:pPr>
        <w:pStyle w:val="CommentText"/>
      </w:pPr>
      <w:r w:rsidRPr="00AD0CC1">
        <w:rPr>
          <w:rStyle w:val="CommentReference"/>
        </w:rPr>
        <w:annotationRef/>
      </w:r>
      <w:r w:rsidRPr="00AD0CC1">
        <w:t>Following on from the previous comment, without a clear set of criteria for how communal roosting was classified, it’s not obvious how/why species would fall into the data deficient category. More details are needed here.</w:t>
      </w:r>
    </w:p>
  </w:comment>
  <w:comment w:id="91" w:author="Noonan, Michael" w:date="2025-05-08T14:32:00Z" w:initials="MN">
    <w:p w14:paraId="2E84D521" w14:textId="77777777" w:rsidR="00086C33" w:rsidRPr="00AD0CC1" w:rsidRDefault="00086C33" w:rsidP="00086C33">
      <w:pPr>
        <w:pStyle w:val="CommentText"/>
      </w:pPr>
      <w:r w:rsidRPr="00AD0CC1">
        <w:rPr>
          <w:rStyle w:val="CommentReference"/>
        </w:rPr>
        <w:annotationRef/>
      </w:r>
      <w:r w:rsidRPr="00AD0CC1">
        <w:t>As above, you need more depth here.</w:t>
      </w:r>
    </w:p>
  </w:comment>
  <w:comment w:id="92" w:author="Noonan, Michael" w:date="2025-05-08T14:32:00Z" w:initials="MN">
    <w:p w14:paraId="38F1245D" w14:textId="77777777" w:rsidR="00086C33" w:rsidRPr="00AD0CC1" w:rsidRDefault="00086C33" w:rsidP="00086C33">
      <w:pPr>
        <w:pStyle w:val="CommentText"/>
      </w:pPr>
      <w:r w:rsidRPr="00AD0CC1">
        <w:rPr>
          <w:rStyle w:val="CommentReference"/>
        </w:rPr>
        <w:annotationRef/>
      </w:r>
      <w:r w:rsidRPr="00AD0CC1">
        <w:t xml:space="preserve">What’s your sample size? Is it 8,373? </w:t>
      </w:r>
    </w:p>
  </w:comment>
  <w:comment w:id="93" w:author="Noonan, Michael" w:date="2025-05-08T14:32:00Z" w:initials="MN">
    <w:p w14:paraId="160CD84F" w14:textId="77777777" w:rsidR="00086C33" w:rsidRPr="00AD0CC1" w:rsidRDefault="00086C33" w:rsidP="00086C33">
      <w:pPr>
        <w:pStyle w:val="CommentText"/>
      </w:pPr>
      <w:r w:rsidRPr="00AD0CC1">
        <w:rPr>
          <w:rStyle w:val="CommentReference"/>
        </w:rPr>
        <w:annotationRef/>
      </w:r>
      <w:r w:rsidRPr="00AD0CC1">
        <w:t xml:space="preserve">There’s a publication for this. Cite the peer </w:t>
      </w:r>
      <w:proofErr w:type="spellStart"/>
      <w:r w:rsidRPr="00AD0CC1">
        <w:t>reviwed</w:t>
      </w:r>
      <w:proofErr w:type="spellEnd"/>
      <w:r w:rsidRPr="00AD0CC1">
        <w:t xml:space="preserve"> study, not the website.</w:t>
      </w:r>
    </w:p>
  </w:comment>
  <w:comment w:id="94" w:author="Noonan, Michael" w:date="2025-05-08T14:31:00Z" w:initials="MN">
    <w:p w14:paraId="05D2FDFC" w14:textId="77777777" w:rsidR="00086C33" w:rsidRPr="00AD0CC1" w:rsidRDefault="00086C33" w:rsidP="00086C33">
      <w:pPr>
        <w:pStyle w:val="CommentText"/>
      </w:pPr>
      <w:r w:rsidRPr="00AD0CC1">
        <w:rPr>
          <w:rStyle w:val="CommentReference"/>
        </w:rPr>
        <w:annotationRef/>
      </w:r>
      <w:r w:rsidRPr="00AD0CC1">
        <w:t>?</w:t>
      </w:r>
    </w:p>
  </w:comment>
  <w:comment w:id="95" w:author="Noonan, Michael" w:date="2025-05-29T20:19:00Z" w:initials=" ">
    <w:p w14:paraId="0A665144" w14:textId="77777777" w:rsidR="00086C33" w:rsidRPr="00AD0CC1" w:rsidRDefault="00086C33" w:rsidP="00086C33">
      <w:pPr>
        <w:pStyle w:val="CommentText"/>
      </w:pPr>
      <w:r w:rsidRPr="00AD0CC1">
        <w:rPr>
          <w:rStyle w:val="CommentReference"/>
        </w:rPr>
        <w:annotationRef/>
      </w:r>
      <w:r w:rsidRPr="00AD0CC1">
        <w:t>References for the package, and the least squares consensus tree method.</w:t>
      </w:r>
    </w:p>
  </w:comment>
  <w:comment w:id="97" w:author="Noonan, Michael" w:date="2025-05-08T14:35:00Z" w:initials="MN">
    <w:p w14:paraId="07AD58E9" w14:textId="77777777" w:rsidR="00F7140F" w:rsidRPr="00AD0CC1" w:rsidRDefault="00F7140F" w:rsidP="00F7140F">
      <w:pPr>
        <w:pStyle w:val="CommentText"/>
      </w:pPr>
      <w:r w:rsidRPr="00AD0CC1">
        <w:t xml:space="preserve">The equation is incorrect. </w:t>
      </w:r>
      <w:r w:rsidRPr="00AD0CC1">
        <w:rPr>
          <w:rStyle w:val="CommentReference"/>
        </w:rPr>
        <w:annotationRef/>
      </w:r>
      <w:r w:rsidRPr="00AD0CC1">
        <w:t>Phylogeny is not an additive term in the model.</w:t>
      </w:r>
    </w:p>
  </w:comment>
  <w:comment w:id="98" w:author="Noonan, Michael" w:date="2025-05-08T14:36:00Z" w:initials="MN">
    <w:p w14:paraId="20388C28" w14:textId="77777777" w:rsidR="00F7140F" w:rsidRPr="00AD0CC1" w:rsidRDefault="00F7140F" w:rsidP="00F7140F">
      <w:pPr>
        <w:pStyle w:val="CommentText"/>
      </w:pPr>
      <w:r w:rsidRPr="00AD0CC1">
        <w:rPr>
          <w:rStyle w:val="CommentReference"/>
        </w:rPr>
        <w:annotationRef/>
      </w:r>
      <w:r w:rsidRPr="00AD0CC1">
        <w:t>This can’t be right. You should be using a logit link for variables bound between o-1</w:t>
      </w:r>
    </w:p>
  </w:comment>
  <w:comment w:id="99" w:author="Noonan, Michael" w:date="2025-05-08T14:38:00Z" w:initials="MN">
    <w:p w14:paraId="3465A623" w14:textId="77777777" w:rsidR="00F7140F" w:rsidRPr="00AD0CC1" w:rsidRDefault="00F7140F" w:rsidP="00F7140F">
      <w:pPr>
        <w:pStyle w:val="CommentText"/>
      </w:pPr>
      <w:r w:rsidRPr="00AD0CC1">
        <w:rPr>
          <w:rStyle w:val="CommentReference"/>
        </w:rPr>
        <w:annotationRef/>
      </w:r>
      <w:r w:rsidRPr="00AD0CC1">
        <w:t>Is this still correct? What about burn in and thinning?</w:t>
      </w:r>
    </w:p>
  </w:comment>
  <w:comment w:id="100" w:author="Noonan, Michael" w:date="2025-05-29T19:49:00Z" w:initials=" ">
    <w:p w14:paraId="326E7E03" w14:textId="77777777" w:rsidR="00FA30DE" w:rsidRPr="00AD0CC1" w:rsidRDefault="00FA30DE" w:rsidP="00FA30DE">
      <w:pPr>
        <w:pStyle w:val="CommentText"/>
      </w:pPr>
      <w:r w:rsidRPr="00AD0CC1">
        <w:rPr>
          <w:rStyle w:val="CommentReference"/>
        </w:rPr>
        <w:annotationRef/>
      </w:r>
      <w:r w:rsidRPr="00AD0CC1">
        <w:t>Data collection first, modelling second.</w:t>
      </w:r>
    </w:p>
  </w:comment>
  <w:comment w:id="101" w:author="Noonan, Michael" w:date="2025-05-08T14:37:00Z" w:initials="MN">
    <w:p w14:paraId="53E4F5B5" w14:textId="77777777" w:rsidR="00FA30DE" w:rsidRPr="00AD0CC1" w:rsidRDefault="00FA30DE" w:rsidP="00FA30DE">
      <w:pPr>
        <w:pStyle w:val="CommentText"/>
      </w:pPr>
      <w:r w:rsidRPr="00AD0CC1">
        <w:rPr>
          <w:rStyle w:val="CommentReference"/>
        </w:rPr>
        <w:annotationRef/>
      </w:r>
      <w:r w:rsidRPr="00AD0CC1">
        <w:t xml:space="preserve">It’s unclear how you got from &gt;8,000 species, to 946. </w:t>
      </w:r>
    </w:p>
  </w:comment>
  <w:comment w:id="102" w:author="Noonan, Michael" w:date="2025-05-08T14:40:00Z" w:initials="MN">
    <w:p w14:paraId="11B2F893" w14:textId="77777777" w:rsidR="00FA30DE" w:rsidRPr="00AD0CC1" w:rsidRDefault="00FA30DE" w:rsidP="00FA30DE">
      <w:pPr>
        <w:pStyle w:val="CommentText"/>
      </w:pPr>
      <w:r w:rsidRPr="00AD0CC1">
        <w:rPr>
          <w:rStyle w:val="CommentReference"/>
        </w:rPr>
        <w:annotationRef/>
      </w:r>
      <w:r w:rsidRPr="00AD0CC1">
        <w:t xml:space="preserve">All of this needs to be justified and shown clearly in the supplementary material. Also, you should be describing this above when you mention the biological variables, so that all of that is in the same place. </w:t>
      </w:r>
    </w:p>
  </w:comment>
  <w:comment w:id="103" w:author="Noonan, Michael" w:date="2025-05-29T20:14:00Z" w:initials=" ">
    <w:p w14:paraId="19F6CE63" w14:textId="77777777" w:rsidR="00FA30DE" w:rsidRPr="00AD0CC1" w:rsidRDefault="00FA30DE" w:rsidP="00FA30DE">
      <w:pPr>
        <w:pStyle w:val="CommentText"/>
      </w:pPr>
      <w:r w:rsidRPr="00AD0CC1">
        <w:rPr>
          <w:rStyle w:val="CommentReference"/>
        </w:rPr>
        <w:annotationRef/>
      </w:r>
      <w:r w:rsidRPr="00AD0CC1">
        <w:t>You need details on why this was run.</w:t>
      </w:r>
    </w:p>
  </w:comment>
  <w:comment w:id="104" w:author="Noonan, Michael" w:date="2025-05-29T20:15:00Z" w:initials=" ">
    <w:p w14:paraId="2C585B2C" w14:textId="77777777" w:rsidR="00FA30DE" w:rsidRPr="00AD0CC1" w:rsidRDefault="00FA30DE" w:rsidP="00FA30DE">
      <w:pPr>
        <w:pStyle w:val="CommentText"/>
      </w:pPr>
      <w:r w:rsidRPr="00AD0CC1">
        <w:rPr>
          <w:rStyle w:val="CommentReference"/>
        </w:rPr>
        <w:annotationRef/>
      </w:r>
      <w:r w:rsidRPr="00AD0CC1">
        <w:t>There’s no table legend.</w:t>
      </w:r>
    </w:p>
  </w:comment>
  <w:comment w:id="105" w:author="Noonan, Michael" w:date="2025-05-08T14:41:00Z" w:initials="MN">
    <w:p w14:paraId="54AE6B18" w14:textId="77777777" w:rsidR="00FA30DE" w:rsidRPr="00AD0CC1" w:rsidRDefault="00FA30DE" w:rsidP="00FA30DE">
      <w:pPr>
        <w:pStyle w:val="CommentText"/>
      </w:pPr>
      <w:r w:rsidRPr="00AD0CC1">
        <w:rPr>
          <w:rStyle w:val="CommentReference"/>
        </w:rPr>
        <w:annotationRef/>
      </w:r>
      <w:r w:rsidRPr="00AD0CC1">
        <w:t>The model names are not really relevant. Either switch to informative model names, or remove.</w:t>
      </w:r>
    </w:p>
  </w:comment>
  <w:comment w:id="107" w:author="Noonan, Michael" w:date="2025-05-08T14:54:00Z" w:initials="MN">
    <w:p w14:paraId="7C46180B" w14:textId="77777777" w:rsidR="00F7140F" w:rsidRPr="00AD0CC1" w:rsidRDefault="00F7140F" w:rsidP="00F7140F">
      <w:pPr>
        <w:pStyle w:val="CommentText"/>
      </w:pPr>
      <w:r w:rsidRPr="00AD0CC1">
        <w:rPr>
          <w:rStyle w:val="CommentReference"/>
        </w:rPr>
        <w:annotationRef/>
      </w:r>
      <w:r w:rsidRPr="00AD0CC1">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109" w:author="Noonan, Michael" w:date="2025-05-08T14:44:00Z" w:initials="MN">
    <w:p w14:paraId="3EB6C3FA" w14:textId="77777777" w:rsidR="00F7140F" w:rsidRPr="00AD0CC1" w:rsidRDefault="00F7140F" w:rsidP="00F7140F">
      <w:pPr>
        <w:pStyle w:val="CommentText"/>
      </w:pPr>
      <w:r w:rsidRPr="00AD0CC1">
        <w:rPr>
          <w:rStyle w:val="CommentReference"/>
        </w:rPr>
        <w:annotationRef/>
      </w:r>
      <w:r w:rsidRPr="00AD0CC1">
        <w:t>The terms 0 and 1 are not helpful, try to use more meaningful language like the presence/absence of communal roosting.</w:t>
      </w:r>
    </w:p>
  </w:comment>
  <w:comment w:id="110" w:author="Noonan, Michael" w:date="2025-05-08T14:45:00Z" w:initials="MN">
    <w:p w14:paraId="0489106F" w14:textId="77777777" w:rsidR="00F7140F" w:rsidRPr="00AD0CC1" w:rsidRDefault="00F7140F" w:rsidP="00F7140F">
      <w:pPr>
        <w:pStyle w:val="CommentText"/>
      </w:pPr>
      <w:r w:rsidRPr="00AD0CC1">
        <w:rPr>
          <w:rStyle w:val="CommentReference"/>
        </w:rPr>
        <w:annotationRef/>
      </w:r>
      <w:r w:rsidRPr="00AD0CC1">
        <w:t>Check for formatting throughout as it switches colours in places.</w:t>
      </w:r>
    </w:p>
  </w:comment>
  <w:comment w:id="120" w:author="Noonan, Michael" w:date="2025-05-08T14:48:00Z" w:initials="MN">
    <w:p w14:paraId="31B8EB0B" w14:textId="77777777" w:rsidR="00F7140F" w:rsidRPr="00AD0CC1" w:rsidRDefault="00F7140F" w:rsidP="00F7140F">
      <w:pPr>
        <w:pStyle w:val="CommentText"/>
      </w:pPr>
      <w:r w:rsidRPr="00AD0CC1">
        <w:rPr>
          <w:rStyle w:val="CommentReference"/>
        </w:rPr>
        <w:annotationRef/>
      </w:r>
      <w:r w:rsidRPr="00AD0CC1">
        <w:t>What is this number?</w:t>
      </w:r>
    </w:p>
  </w:comment>
  <w:comment w:id="135" w:author="Noonan, Michael" w:date="2025-05-08T14:51:00Z" w:initials="MN">
    <w:p w14:paraId="7B7EDA77" w14:textId="77777777" w:rsidR="00F7140F" w:rsidRPr="00AD0CC1" w:rsidRDefault="00F7140F" w:rsidP="00F7140F">
      <w:pPr>
        <w:pStyle w:val="CommentText"/>
      </w:pPr>
      <w:r w:rsidRPr="00AD0CC1">
        <w:rPr>
          <w:rStyle w:val="CommentReference"/>
        </w:rPr>
        <w:annotationRef/>
      </w:r>
      <w:r w:rsidRPr="00AD0CC1">
        <w:t>I don’t know what I’m looking at here.</w:t>
      </w:r>
    </w:p>
  </w:comment>
  <w:comment w:id="136" w:author="Noonan, Michael" w:date="2025-05-08T14:49:00Z" w:initials="MN">
    <w:p w14:paraId="4C90002A" w14:textId="77777777" w:rsidR="00F7140F" w:rsidRPr="00AD0CC1" w:rsidRDefault="00F7140F" w:rsidP="00F7140F">
      <w:pPr>
        <w:pStyle w:val="CommentText"/>
      </w:pPr>
      <w:r w:rsidRPr="00AD0CC1">
        <w:rPr>
          <w:rStyle w:val="CommentReference"/>
        </w:rPr>
        <w:annotationRef/>
      </w:r>
      <w:r w:rsidRPr="00AD0CC1">
        <w:t>You’ll want a proper table here, not a screenshot.</w:t>
      </w:r>
    </w:p>
  </w:comment>
  <w:comment w:id="138" w:author="Noonan, Michael" w:date="2025-05-08T14:52:00Z" w:initials="MN">
    <w:p w14:paraId="4B632BB1" w14:textId="77777777" w:rsidR="00F7140F" w:rsidRPr="00AD0CC1" w:rsidRDefault="00F7140F" w:rsidP="00F7140F">
      <w:pPr>
        <w:pStyle w:val="CommentText"/>
      </w:pPr>
      <w:r w:rsidRPr="00AD0CC1">
        <w:rPr>
          <w:rStyle w:val="CommentReference"/>
        </w:rPr>
        <w:annotationRef/>
      </w:r>
      <w:r w:rsidRPr="00AD0CC1">
        <w:t>The sections above need a lot of work, so I didn’t spend much time on the discussion. The discussion should be deriving new insights based on the results. Without any results yet, it doesn’t make sense to provide in depth comments on the material here.</w:t>
      </w:r>
      <w:r w:rsidRPr="00AD0CC1">
        <w:br/>
      </w:r>
      <w:r w:rsidRPr="00AD0CC1">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139" w:author="Noonan, Michael" w:date="2025-05-08T14:47:00Z" w:initials="MN">
    <w:p w14:paraId="0E33179D" w14:textId="77777777" w:rsidR="009450D8" w:rsidRPr="00AD0CC1" w:rsidRDefault="009450D8" w:rsidP="009450D8">
      <w:pPr>
        <w:pStyle w:val="CommentText"/>
      </w:pPr>
      <w:r w:rsidRPr="00AD0CC1">
        <w:rPr>
          <w:rStyle w:val="CommentReference"/>
        </w:rPr>
        <w:annotationRef/>
      </w:r>
      <w:r w:rsidRPr="00AD0CC1">
        <w:t>This is speculative. No speculation in the results, that should be saved for the discussion.</w:t>
      </w:r>
    </w:p>
  </w:comment>
  <w:comment w:id="145" w:author="sandra cuadros" w:date="2025-06-01T20:08:00Z" w:initials="sc">
    <w:p w14:paraId="221A70C1" w14:textId="215C0AEE" w:rsidR="00F4077F" w:rsidRPr="00AD0CC1" w:rsidRDefault="00F4077F">
      <w:pPr>
        <w:pStyle w:val="CommentText"/>
      </w:pPr>
      <w:r w:rsidRPr="00AD0CC1">
        <w:rPr>
          <w:rStyle w:val="CommentReference"/>
        </w:rPr>
        <w:annotationRef/>
      </w:r>
      <w:r w:rsidRPr="00AD0CC1">
        <w:t>BROUGHT FROM INTRO, REARRANGE</w:t>
      </w:r>
    </w:p>
  </w:comment>
  <w:comment w:id="146" w:author="Noonan, Michael" w:date="2025-05-29T18:56:00Z" w:initials=" ">
    <w:p w14:paraId="337DB261" w14:textId="77777777" w:rsidR="00F4077F" w:rsidRPr="00AD0CC1" w:rsidRDefault="00F4077F" w:rsidP="00F4077F">
      <w:pPr>
        <w:pStyle w:val="CommentText"/>
      </w:pPr>
      <w:r w:rsidRPr="00AD0CC1">
        <w:rPr>
          <w:rStyle w:val="CommentReference"/>
        </w:rPr>
        <w:annotationRef/>
      </w:r>
      <w:r w:rsidRPr="00AD0CC1">
        <w:t xml:space="preserve">This is too short to be a </w:t>
      </w:r>
      <w:proofErr w:type="gramStart"/>
      <w:r w:rsidRPr="00AD0CC1">
        <w:t>stand alone</w:t>
      </w:r>
      <w:proofErr w:type="gramEnd"/>
      <w:r w:rsidRPr="00AD0CC1">
        <w:t xml:space="preserve"> section. I’m also unclear as to what any of this means with respect to the evolution of communal roosting behaviour.</w:t>
      </w:r>
    </w:p>
  </w:comment>
  <w:comment w:id="147" w:author="Noonan, Michael" w:date="2025-05-29T18:56:00Z" w:initials=" ">
    <w:p w14:paraId="78310A4D" w14:textId="77777777" w:rsidR="00F4077F" w:rsidRPr="00AD0CC1" w:rsidRDefault="00F4077F" w:rsidP="00F4077F">
      <w:pPr>
        <w:pStyle w:val="CommentText"/>
      </w:pPr>
      <w:r w:rsidRPr="00AD0CC1">
        <w:rPr>
          <w:rStyle w:val="CommentReference"/>
        </w:rPr>
        <w:annotationRef/>
      </w:r>
      <w:r w:rsidRPr="00AD0CC1">
        <w:t>The intro is all over the place. You’ve now moved into territorial defense, which is completely disconnected from anything that the above material was leading towards. You need to work on flow throughout.</w:t>
      </w:r>
    </w:p>
  </w:comment>
  <w:comment w:id="148" w:author="Noonan, Michael" w:date="2025-05-29T18:58:00Z" w:initials=" ">
    <w:p w14:paraId="0C652EBA" w14:textId="77777777" w:rsidR="00F4077F" w:rsidRPr="00AD0CC1" w:rsidRDefault="00F4077F" w:rsidP="00F4077F">
      <w:pPr>
        <w:pStyle w:val="CommentText"/>
      </w:pPr>
      <w:r w:rsidRPr="00AD0CC1">
        <w:rPr>
          <w:rStyle w:val="CommentReference"/>
        </w:rPr>
        <w:annotationRef/>
      </w:r>
      <w:r w:rsidRPr="00AD0CC1">
        <w:t xml:space="preserve">I don’t know where you’re getting this prediction from. Defensibility is tied to </w:t>
      </w:r>
      <w:proofErr w:type="spellStart"/>
      <w:r w:rsidRPr="00AD0CC1">
        <w:t>spatio</w:t>
      </w:r>
      <w:proofErr w:type="spellEnd"/>
      <w:r w:rsidRPr="00AD0CC1">
        <w:t>-temporal predictability, which can occur at any trophic level. Many insectivorous or seed eating birds will defend territories.</w:t>
      </w:r>
    </w:p>
  </w:comment>
  <w:comment w:id="149" w:author="Noonan, Michael" w:date="2025-05-29T19:00:00Z" w:initials=" ">
    <w:p w14:paraId="20BE47B3" w14:textId="77777777" w:rsidR="00F4077F" w:rsidRPr="00AD0CC1" w:rsidRDefault="00F4077F" w:rsidP="00F4077F">
      <w:pPr>
        <w:pStyle w:val="CommentText"/>
      </w:pPr>
      <w:r w:rsidRPr="00AD0CC1">
        <w:rPr>
          <w:rStyle w:val="CommentReference"/>
        </w:rPr>
        <w:annotationRef/>
      </w:r>
      <w:r w:rsidRPr="00AD0CC1">
        <w:t>Again, I’m not sure where this prediction is coming from. If resources are scarce and not clumped in space/time, they are likely not economical to defend, so the opposite is actually expected. It’s also unclear what any of this has to do with communal roosting.</w:t>
      </w:r>
    </w:p>
  </w:comment>
  <w:comment w:id="150" w:author="Noonan, Michael" w:date="2025-05-29T19:02:00Z" w:initials=" ">
    <w:p w14:paraId="3ED1655C" w14:textId="77777777" w:rsidR="00F4077F" w:rsidRPr="00AD0CC1" w:rsidRDefault="00F4077F" w:rsidP="00F4077F">
      <w:pPr>
        <w:pStyle w:val="CommentText"/>
      </w:pPr>
      <w:r w:rsidRPr="00AD0CC1">
        <w:rPr>
          <w:rStyle w:val="CommentReference"/>
        </w:rPr>
        <w:annotationRef/>
      </w:r>
      <w:r w:rsidRPr="00AD0CC1">
        <w:t>Individuals will defend territories for reasons beyond food, so this section ignores large swaths of species’ ecologies.</w:t>
      </w:r>
    </w:p>
  </w:comment>
  <w:comment w:id="151" w:author="Noonan, Michael" w:date="2025-05-29T19:03:00Z" w:initials=" ">
    <w:p w14:paraId="022A5145" w14:textId="77777777" w:rsidR="00F4077F" w:rsidRPr="00AD0CC1" w:rsidRDefault="00F4077F" w:rsidP="00F4077F">
      <w:pPr>
        <w:pStyle w:val="CommentText"/>
      </w:pPr>
      <w:r w:rsidRPr="00AD0CC1">
        <w:rPr>
          <w:rStyle w:val="CommentReference"/>
        </w:rPr>
        <w:annotationRef/>
      </w:r>
      <w:r w:rsidRPr="00AD0CC1">
        <w:t>Ok, but this doesn’t follow from any of the points you raised above. I’m struggling to understand what the aim of this section is.</w:t>
      </w:r>
    </w:p>
  </w:comment>
  <w:comment w:id="158" w:author="sandra cuadros" w:date="2025-06-01T20:21:00Z" w:initials="sc">
    <w:p w14:paraId="4F5D958A" w14:textId="5F210D6C" w:rsidR="00C13CCF" w:rsidRPr="00AD0CC1" w:rsidRDefault="00C13CCF">
      <w:pPr>
        <w:pStyle w:val="CommentText"/>
      </w:pPr>
      <w:r w:rsidRPr="00AD0CC1">
        <w:rPr>
          <w:rStyle w:val="CommentReference"/>
        </w:rPr>
        <w:annotationRef/>
      </w:r>
      <w:r w:rsidRPr="00AD0CC1">
        <w:t>From CH1</w:t>
      </w:r>
    </w:p>
  </w:comment>
  <w:comment w:id="161" w:author="Noonan, Michael" w:date="2025-05-29T19:52:00Z" w:initials=" ">
    <w:p w14:paraId="39FEB1C1" w14:textId="77777777" w:rsidR="00D96559" w:rsidRPr="00AD0CC1" w:rsidRDefault="00D96559" w:rsidP="00D96559">
      <w:pPr>
        <w:pStyle w:val="CommentText"/>
      </w:pPr>
      <w:r w:rsidRPr="00AD0CC1">
        <w:t xml:space="preserve">Change to </w:t>
      </w:r>
      <w:r w:rsidRPr="00AD0CC1">
        <w:rPr>
          <w:rStyle w:val="CommentReference"/>
        </w:rPr>
        <w:annotationRef/>
      </w:r>
      <w:r w:rsidRPr="00AD0CC1">
        <w:t xml:space="preserve">there is. Theirs is too informal for scientific writing. </w:t>
      </w:r>
    </w:p>
  </w:comment>
  <w:comment w:id="162" w:author="Noonan, Michael" w:date="2025-05-29T19:53:00Z" w:initials=" ">
    <w:p w14:paraId="7AF61353" w14:textId="77777777" w:rsidR="00D96559" w:rsidRPr="00AD0CC1" w:rsidRDefault="00D96559" w:rsidP="00D96559">
      <w:pPr>
        <w:pStyle w:val="CommentText"/>
      </w:pPr>
      <w:r w:rsidRPr="00AD0CC1">
        <w:rPr>
          <w:rStyle w:val="CommentReference"/>
        </w:rPr>
        <w:annotationRef/>
      </w:r>
      <w:r w:rsidRPr="00AD0CC1">
        <w:t xml:space="preserve">This paragraph is unrelated to anything being studied. We’re not studying learning or tool use. This sets up the chapter on the wrong footing. Better to set it up around the cost-benefit trade-off and that if it is selected for over evolutionary </w:t>
      </w:r>
      <w:proofErr w:type="gramStart"/>
      <w:r w:rsidRPr="00AD0CC1">
        <w:t>timescales</w:t>
      </w:r>
      <w:proofErr w:type="gramEnd"/>
      <w:r w:rsidRPr="00AD0CC1">
        <w:t xml:space="preserve"> it implies that the benefits likely outweigh the costs.</w:t>
      </w:r>
    </w:p>
  </w:comment>
  <w:comment w:id="170" w:author="Noonan, Michael" w:date="2025-05-29T20:26:00Z" w:initials=" ">
    <w:p w14:paraId="6BA44349" w14:textId="77777777" w:rsidR="00145D72" w:rsidRPr="00AD0CC1" w:rsidRDefault="00145D72" w:rsidP="00145D72">
      <w:pPr>
        <w:pStyle w:val="CommentText"/>
      </w:pPr>
      <w:r w:rsidRPr="00AD0CC1">
        <w:rPr>
          <w:rStyle w:val="CommentReference"/>
        </w:rPr>
        <w:annotationRef/>
      </w:r>
      <w:r w:rsidRPr="00AD0CC1">
        <w:t>These aren’t needed in the main text. Save for the supplement. Also, you don’t have labels for a and b.</w:t>
      </w:r>
    </w:p>
  </w:comment>
  <w:comment w:id="171" w:author="Noonan, Michael" w:date="2025-05-29T20:28:00Z" w:initials=" ">
    <w:p w14:paraId="17B62841" w14:textId="77777777" w:rsidR="00145D72" w:rsidRDefault="00145D72" w:rsidP="00145D72">
      <w:pPr>
        <w:pStyle w:val="CommentText"/>
      </w:pPr>
      <w:r w:rsidRPr="00AD0CC1">
        <w:rPr>
          <w:rStyle w:val="CommentReference"/>
        </w:rPr>
        <w:annotationRef/>
      </w:r>
      <w:r w:rsidRPr="00AD0CC1">
        <w:t>Stick to the orange and green here. Changing colours for presence vs. absence is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E92915" w15:done="0"/>
  <w15:commentEx w15:paraId="27D1EAF5" w15:done="1"/>
  <w15:commentEx w15:paraId="37312AAC" w15:done="1"/>
  <w15:commentEx w15:paraId="7A33FB30" w15:done="1"/>
  <w15:commentEx w15:paraId="114C4554" w15:done="1"/>
  <w15:commentEx w15:paraId="3FE33AAA" w15:done="1"/>
  <w15:commentEx w15:paraId="13577F00" w15:done="1"/>
  <w15:commentEx w15:paraId="73424A41" w15:done="1"/>
  <w15:commentEx w15:paraId="4295F5A9" w15:done="1"/>
  <w15:commentEx w15:paraId="2FA4E4BA" w15:done="1"/>
  <w15:commentEx w15:paraId="0B27D741" w15:done="1"/>
  <w15:commentEx w15:paraId="7B76F3B1" w15:done="1"/>
  <w15:commentEx w15:paraId="1D6FC051" w15:done="1"/>
  <w15:commentEx w15:paraId="127AC980" w15:done="1"/>
  <w15:commentEx w15:paraId="69F18FC0" w15:done="1"/>
  <w15:commentEx w15:paraId="20BADF72" w15:done="1"/>
  <w15:commentEx w15:paraId="1C45DE12" w15:done="1"/>
  <w15:commentEx w15:paraId="3E6355FD" w15:done="1"/>
  <w15:commentEx w15:paraId="402C7D8E" w15:done="1"/>
  <w15:commentEx w15:paraId="32A85A3D" w15:done="1"/>
  <w15:commentEx w15:paraId="7947AD26" w15:done="1"/>
  <w15:commentEx w15:paraId="5B5CC32B" w15:done="1"/>
  <w15:commentEx w15:paraId="4CC9DDAB" w15:done="1"/>
  <w15:commentEx w15:paraId="499B68D4" w15:done="1"/>
  <w15:commentEx w15:paraId="2307AE6D" w15:done="1"/>
  <w15:commentEx w15:paraId="52205019" w15:done="1"/>
  <w15:commentEx w15:paraId="67649148" w15:done="1"/>
  <w15:commentEx w15:paraId="1AA1B723" w15:done="1"/>
  <w15:commentEx w15:paraId="475E6488" w15:done="1"/>
  <w15:commentEx w15:paraId="0E24258A" w15:done="1"/>
  <w15:commentEx w15:paraId="70D7DC90" w15:done="1"/>
  <w15:commentEx w15:paraId="7E0B87B4" w15:done="1"/>
  <w15:commentEx w15:paraId="427CA8F9" w15:done="0"/>
  <w15:commentEx w15:paraId="4DE10D6A" w15:done="1"/>
  <w15:commentEx w15:paraId="4DCC7BCA" w15:done="1"/>
  <w15:commentEx w15:paraId="0237C849" w15:done="0"/>
  <w15:commentEx w15:paraId="3990FB9C" w15:done="0"/>
  <w15:commentEx w15:paraId="3F65D21B" w15:done="0"/>
  <w15:commentEx w15:paraId="38B5DDE2" w15:done="1"/>
  <w15:commentEx w15:paraId="340DF75A" w15:done="1"/>
  <w15:commentEx w15:paraId="13B68ADF" w15:done="0"/>
  <w15:commentEx w15:paraId="68B30342" w15:done="1"/>
  <w15:commentEx w15:paraId="16D6FFC7" w15:done="1"/>
  <w15:commentEx w15:paraId="511F4517" w15:done="1"/>
  <w15:commentEx w15:paraId="7D0C15B5" w15:done="0"/>
  <w15:commentEx w15:paraId="37AA6E5B" w15:done="1"/>
  <w15:commentEx w15:paraId="5A50A86E" w15:done="1"/>
  <w15:commentEx w15:paraId="635A6A9C" w15:done="1"/>
  <w15:commentEx w15:paraId="1EB8DD08" w15:done="1"/>
  <w15:commentEx w15:paraId="35044723" w15:done="1"/>
  <w15:commentEx w15:paraId="0029CB48" w15:done="1"/>
  <w15:commentEx w15:paraId="5E683A28" w15:done="1"/>
  <w15:commentEx w15:paraId="2E84D521" w15:done="1"/>
  <w15:commentEx w15:paraId="38F1245D" w15:done="1"/>
  <w15:commentEx w15:paraId="160CD84F" w15:done="1"/>
  <w15:commentEx w15:paraId="05D2FDFC" w15:done="1"/>
  <w15:commentEx w15:paraId="0A665144" w15:done="1"/>
  <w15:commentEx w15:paraId="07AD58E9" w15:done="1"/>
  <w15:commentEx w15:paraId="20388C28" w15:done="1"/>
  <w15:commentEx w15:paraId="3465A623" w15:done="1"/>
  <w15:commentEx w15:paraId="326E7E03" w15:done="1"/>
  <w15:commentEx w15:paraId="53E4F5B5" w15:done="1"/>
  <w15:commentEx w15:paraId="11B2F893" w15:done="1"/>
  <w15:commentEx w15:paraId="19F6CE63" w15:done="1"/>
  <w15:commentEx w15:paraId="2C585B2C" w15:done="1"/>
  <w15:commentEx w15:paraId="54AE6B18" w15:done="1"/>
  <w15:commentEx w15:paraId="7C46180B" w15:done="1"/>
  <w15:commentEx w15:paraId="3EB6C3FA" w15:done="1"/>
  <w15:commentEx w15:paraId="0489106F" w15:done="1"/>
  <w15:commentEx w15:paraId="31B8EB0B" w15:done="0"/>
  <w15:commentEx w15:paraId="7B7EDA77" w15:done="1"/>
  <w15:commentEx w15:paraId="4C90002A" w15:done="1"/>
  <w15:commentEx w15:paraId="4B632BB1" w15:done="0"/>
  <w15:commentEx w15:paraId="0E33179D" w15:done="1"/>
  <w15:commentEx w15:paraId="221A70C1" w15:done="0"/>
  <w15:commentEx w15:paraId="337DB261" w15:done="1"/>
  <w15:commentEx w15:paraId="78310A4D" w15:done="1"/>
  <w15:commentEx w15:paraId="0C652EBA" w15:done="0"/>
  <w15:commentEx w15:paraId="20BE47B3" w15:done="0"/>
  <w15:commentEx w15:paraId="3ED1655C" w15:done="0"/>
  <w15:commentEx w15:paraId="022A5145" w15:done="1"/>
  <w15:commentEx w15:paraId="4F5D958A" w15:done="0"/>
  <w15:commentEx w15:paraId="39FEB1C1" w15:done="1"/>
  <w15:commentEx w15:paraId="7AF61353" w15:done="1"/>
  <w15:commentEx w15:paraId="6BA44349" w15:done="1"/>
  <w15:commentEx w15:paraId="17B628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20ED1E" w16cex:dateUtc="2025-05-30T02:40:00Z"/>
  <w16cex:commentExtensible w16cex:durableId="6F7E1946" w16cex:dateUtc="2025-05-08T18:28:00Z"/>
  <w16cex:commentExtensible w16cex:durableId="46569E6D" w16cex:dateUtc="2025-06-08T03:17:00Z"/>
  <w16cex:commentExtensible w16cex:durableId="2DA0750F" w16cex:dateUtc="2025-06-08T03:13:00Z"/>
  <w16cex:commentExtensible w16cex:durableId="2A1C6388" w16cex:dateUtc="2025-06-06T19:54:00Z"/>
  <w16cex:commentExtensible w16cex:durableId="2A222CCF" w16cex:dateUtc="2025-05-08T18:38:00Z"/>
  <w16cex:commentExtensible w16cex:durableId="71C13E7E" w16cex:dateUtc="2025-06-09T21:11:00Z"/>
  <w16cex:commentExtensible w16cex:durableId="0AD86331" w16cex:dateUtc="2025-06-06T20:20:00Z"/>
  <w16cex:commentExtensible w16cex:durableId="7406EE12" w16cex:dateUtc="2025-06-06T20:21:00Z"/>
  <w16cex:commentExtensible w16cex:durableId="5DF2D5E2" w16cex:dateUtc="2025-05-30T03:03:00Z"/>
  <w16cex:commentExtensible w16cex:durableId="0732D0A4" w16cex:dateUtc="2025-06-06T20:31:00Z"/>
  <w16cex:commentExtensible w16cex:durableId="4F12328F" w16cex:dateUtc="2025-06-06T19:51:00Z"/>
  <w16cex:commentExtensible w16cex:durableId="7EBD7631" w16cex:dateUtc="2025-06-08T16:40:00Z"/>
  <w16cex:commentExtensible w16cex:durableId="2F67D561" w16cex:dateUtc="2025-05-08T20:59:00Z"/>
  <w16cex:commentExtensible w16cex:durableId="5FDBB8F4" w16cex:dateUtc="2025-06-06T20:45:00Z"/>
  <w16cex:commentExtensible w16cex:durableId="78C278F8" w16cex:dateUtc="2025-05-08T21:09:00Z"/>
  <w16cex:commentExtensible w16cex:durableId="4381F42A" w16cex:dateUtc="2025-06-06T21:10:00Z"/>
  <w16cex:commentExtensible w16cex:durableId="642898FF" w16cex:dateUtc="2025-06-06T21:02:00Z"/>
  <w16cex:commentExtensible w16cex:durableId="465A037E" w16cex:dateUtc="2025-06-06T20:57:00Z"/>
  <w16cex:commentExtensible w16cex:durableId="7AAD658C" w16cex:dateUtc="2025-06-06T21:17:00Z"/>
  <w16cex:commentExtensible w16cex:durableId="3791D5BE" w16cex:dateUtc="2025-05-29T19:20:00Z"/>
  <w16cex:commentExtensible w16cex:durableId="1E9EDB73" w16cex:dateUtc="2025-05-29T19:22:00Z"/>
  <w16cex:commentExtensible w16cex:durableId="7987F253" w16cex:dateUtc="2025-04-04T17:07:00Z"/>
  <w16cex:commentExtensible w16cex:durableId="0DB15736" w16cex:dateUtc="2025-05-30T02:14:00Z"/>
  <w16cex:commentExtensible w16cex:durableId="1F340387" w16cex:dateUtc="2025-05-30T02:18:00Z"/>
  <w16cex:commentExtensible w16cex:durableId="2D3FACBF" w16cex:dateUtc="2025-05-30T02:19:00Z"/>
  <w16cex:commentExtensible w16cex:durableId="07B68E49" w16cex:dateUtc="2025-05-30T02:08:00Z"/>
  <w16cex:commentExtensible w16cex:durableId="35084E98" w16cex:dateUtc="2025-05-30T02:08:00Z"/>
  <w16cex:commentExtensible w16cex:durableId="57C817A8" w16cex:dateUtc="2025-05-30T02:07:00Z"/>
  <w16cex:commentExtensible w16cex:durableId="66848086" w16cex:dateUtc="2025-05-08T18:28:00Z"/>
  <w16cex:commentExtensible w16cex:durableId="1115A5CD" w16cex:dateUtc="2025-05-30T02:51:00Z"/>
  <w16cex:commentExtensible w16cex:durableId="3DB4D0B3" w16cex:dateUtc="2025-05-30T02:52:00Z"/>
  <w16cex:commentExtensible w16cex:durableId="5C1BB207" w16cex:dateUtc="2025-05-30T02:53:00Z"/>
  <w16cex:commentExtensible w16cex:durableId="7B9F109B" w16cex:dateUtc="2025-05-08T18:38:00Z"/>
  <w16cex:commentExtensible w16cex:durableId="7F5610C5" w16cex:dateUtc="2025-05-08T18:42:00Z"/>
  <w16cex:commentExtensible w16cex:durableId="7D46611A" w16cex:dateUtc="2025-05-30T02:57:00Z"/>
  <w16cex:commentExtensible w16cex:durableId="365ACDC0" w16cex:dateUtc="2025-05-30T03:04:00Z"/>
  <w16cex:commentExtensible w16cex:durableId="48EBD293" w16cex:dateUtc="2025-05-30T03:03:00Z"/>
  <w16cex:commentExtensible w16cex:durableId="4B5EC553" w16cex:dateUtc="2025-05-08T20:59:00Z"/>
  <w16cex:commentExtensible w16cex:durableId="537A74CE" w16cex:dateUtc="2025-05-08T21:09:00Z"/>
  <w16cex:commentExtensible w16cex:durableId="10E49804" w16cex:dateUtc="2025-05-30T03:08:00Z"/>
  <w16cex:commentExtensible w16cex:durableId="15427F46" w16cex:dateUtc="2025-05-30T03:11:00Z"/>
  <w16cex:commentExtensible w16cex:durableId="2AC36BB2" w16cex:dateUtc="2025-05-08T21:01:00Z"/>
  <w16cex:commentExtensible w16cex:durableId="5BDBB769" w16cex:dateUtc="2025-05-08T18:30:00Z"/>
  <w16cex:commentExtensible w16cex:durableId="176E6637" w16cex:dateUtc="2025-05-30T03:13:00Z"/>
  <w16cex:commentExtensible w16cex:durableId="2A63AD96" w16cex:dateUtc="2025-05-08T21:25:00Z"/>
  <w16cex:commentExtensible w16cex:durableId="78ED9533" w16cex:dateUtc="2025-05-08T21:26:00Z"/>
  <w16cex:commentExtensible w16cex:durableId="0CE659C4" w16cex:dateUtc="2025-05-30T02:49:00Z"/>
  <w16cex:commentExtensible w16cex:durableId="6084E85D" w16cex:dateUtc="2025-05-30T02:50:00Z"/>
  <w16cex:commentExtensible w16cex:durableId="03AE4F92" w16cex:dateUtc="2025-05-08T18:40:00Z"/>
  <w16cex:commentExtensible w16cex:durableId="59DCBEBF" w16cex:dateUtc="2025-05-08T21:29:00Z"/>
  <w16cex:commentExtensible w16cex:durableId="47A3E1F2" w16cex:dateUtc="2025-05-08T21:30:00Z"/>
  <w16cex:commentExtensible w16cex:durableId="082049D9" w16cex:dateUtc="2025-05-08T21:32:00Z"/>
  <w16cex:commentExtensible w16cex:durableId="1B1D53C0" w16cex:dateUtc="2025-05-08T21:32:00Z"/>
  <w16cex:commentExtensible w16cex:durableId="5E58A512" w16cex:dateUtc="2025-05-08T21:32:00Z"/>
  <w16cex:commentExtensible w16cex:durableId="47DBD033" w16cex:dateUtc="2025-05-08T21:31:00Z"/>
  <w16cex:commentExtensible w16cex:durableId="0813162C" w16cex:dateUtc="2025-05-30T03:19:00Z"/>
  <w16cex:commentExtensible w16cex:durableId="2161FC7E" w16cex:dateUtc="2025-05-08T21:35:00Z"/>
  <w16cex:commentExtensible w16cex:durableId="62E35676" w16cex:dateUtc="2025-05-08T21:36:00Z"/>
  <w16cex:commentExtensible w16cex:durableId="52A2676E" w16cex:dateUtc="2025-05-08T21:38:00Z"/>
  <w16cex:commentExtensible w16cex:durableId="285EAF44" w16cex:dateUtc="2025-05-30T02:49:00Z"/>
  <w16cex:commentExtensible w16cex:durableId="46360F4A" w16cex:dateUtc="2025-05-08T21:37:00Z"/>
  <w16cex:commentExtensible w16cex:durableId="205FFE0E" w16cex:dateUtc="2025-05-08T21:40:00Z"/>
  <w16cex:commentExtensible w16cex:durableId="47A05668" w16cex:dateUtc="2025-05-30T03:14:00Z"/>
  <w16cex:commentExtensible w16cex:durableId="766C8E07" w16cex:dateUtc="2025-05-30T03:15:00Z"/>
  <w16cex:commentExtensible w16cex:durableId="7D6FE198" w16cex:dateUtc="2025-05-08T21:41:00Z"/>
  <w16cex:commentExtensible w16cex:durableId="5D66E7C7" w16cex:dateUtc="2025-05-08T21:54:00Z"/>
  <w16cex:commentExtensible w16cex:durableId="5DD25B85" w16cex:dateUtc="2025-05-08T21:44:00Z"/>
  <w16cex:commentExtensible w16cex:durableId="003A9CD9" w16cex:dateUtc="2025-05-08T21:45:00Z"/>
  <w16cex:commentExtensible w16cex:durableId="2D23C3AC" w16cex:dateUtc="2025-05-08T21:48: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4B794128" w16cex:dateUtc="2025-06-02T03:08:00Z"/>
  <w16cex:commentExtensible w16cex:durableId="1A8C4F57" w16cex:dateUtc="2025-05-30T01:56:00Z"/>
  <w16cex:commentExtensible w16cex:durableId="3464B501" w16cex:dateUtc="2025-05-30T01:56:00Z"/>
  <w16cex:commentExtensible w16cex:durableId="1C0AF97E" w16cex:dateUtc="2025-05-30T01:58:00Z"/>
  <w16cex:commentExtensible w16cex:durableId="0A0E21ED" w16cex:dateUtc="2025-05-30T02:00:00Z"/>
  <w16cex:commentExtensible w16cex:durableId="15F9552A" w16cex:dateUtc="2025-05-30T02:02:00Z"/>
  <w16cex:commentExtensible w16cex:durableId="6F362BE9" w16cex:dateUtc="2025-05-30T02:03:00Z"/>
  <w16cex:commentExtensible w16cex:durableId="510A0EC1" w16cex:dateUtc="2025-06-02T03:21:00Z"/>
  <w16cex:commentExtensible w16cex:durableId="4A2D739A" w16cex:dateUtc="2025-05-30T02:52:00Z"/>
  <w16cex:commentExtensible w16cex:durableId="5166753F" w16cex:dateUtc="2025-05-30T02:53:00Z"/>
  <w16cex:commentExtensible w16cex:durableId="39DACDDF" w16cex:dateUtc="2025-05-30T03:26:00Z"/>
  <w16cex:commentExtensible w16cex:durableId="2617EFD1" w16cex:dateUtc="2025-05-30T0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E92915" w16cid:durableId="7F20ED1E"/>
  <w16cid:commentId w16cid:paraId="27D1EAF5" w16cid:durableId="6F7E1946"/>
  <w16cid:commentId w16cid:paraId="37312AAC" w16cid:durableId="46569E6D"/>
  <w16cid:commentId w16cid:paraId="7A33FB30" w16cid:durableId="2DA0750F"/>
  <w16cid:commentId w16cid:paraId="114C4554" w16cid:durableId="2A1C6388"/>
  <w16cid:commentId w16cid:paraId="3FE33AAA" w16cid:durableId="2A222CCF"/>
  <w16cid:commentId w16cid:paraId="13577F00" w16cid:durableId="71C13E7E"/>
  <w16cid:commentId w16cid:paraId="73424A41" w16cid:durableId="0AD86331"/>
  <w16cid:commentId w16cid:paraId="4295F5A9" w16cid:durableId="7406EE12"/>
  <w16cid:commentId w16cid:paraId="2FA4E4BA" w16cid:durableId="5DF2D5E2"/>
  <w16cid:commentId w16cid:paraId="0B27D741" w16cid:durableId="0732D0A4"/>
  <w16cid:commentId w16cid:paraId="7B76F3B1" w16cid:durableId="4F12328F"/>
  <w16cid:commentId w16cid:paraId="1D6FC051" w16cid:durableId="7EBD7631"/>
  <w16cid:commentId w16cid:paraId="127AC980" w16cid:durableId="2F67D561"/>
  <w16cid:commentId w16cid:paraId="69F18FC0" w16cid:durableId="5FDBB8F4"/>
  <w16cid:commentId w16cid:paraId="20BADF72" w16cid:durableId="78C278F8"/>
  <w16cid:commentId w16cid:paraId="1C45DE12" w16cid:durableId="4381F42A"/>
  <w16cid:commentId w16cid:paraId="3E6355FD" w16cid:durableId="642898FF"/>
  <w16cid:commentId w16cid:paraId="402C7D8E" w16cid:durableId="465A037E"/>
  <w16cid:commentId w16cid:paraId="32A85A3D" w16cid:durableId="7AAD658C"/>
  <w16cid:commentId w16cid:paraId="7947AD26" w16cid:durableId="3791D5BE"/>
  <w16cid:commentId w16cid:paraId="5B5CC32B" w16cid:durableId="1E9EDB73"/>
  <w16cid:commentId w16cid:paraId="4CC9DDAB" w16cid:durableId="7987F253"/>
  <w16cid:commentId w16cid:paraId="499B68D4" w16cid:durableId="0DB15736"/>
  <w16cid:commentId w16cid:paraId="2307AE6D" w16cid:durableId="1F340387"/>
  <w16cid:commentId w16cid:paraId="52205019" w16cid:durableId="2D3FACBF"/>
  <w16cid:commentId w16cid:paraId="67649148" w16cid:durableId="07B68E49"/>
  <w16cid:commentId w16cid:paraId="1AA1B723" w16cid:durableId="35084E98"/>
  <w16cid:commentId w16cid:paraId="475E6488" w16cid:durableId="57C817A8"/>
  <w16cid:commentId w16cid:paraId="0E24258A" w16cid:durableId="66848086"/>
  <w16cid:commentId w16cid:paraId="70D7DC90" w16cid:durableId="1115A5CD"/>
  <w16cid:commentId w16cid:paraId="7E0B87B4" w16cid:durableId="3DB4D0B3"/>
  <w16cid:commentId w16cid:paraId="427CA8F9" w16cid:durableId="5C1BB207"/>
  <w16cid:commentId w16cid:paraId="4DE10D6A" w16cid:durableId="7B9F109B"/>
  <w16cid:commentId w16cid:paraId="4DCC7BCA" w16cid:durableId="7F5610C5"/>
  <w16cid:commentId w16cid:paraId="0237C849" w16cid:durableId="7D46611A"/>
  <w16cid:commentId w16cid:paraId="3990FB9C" w16cid:durableId="365ACDC0"/>
  <w16cid:commentId w16cid:paraId="3F65D21B" w16cid:durableId="48EBD293"/>
  <w16cid:commentId w16cid:paraId="38B5DDE2" w16cid:durableId="4B5EC553"/>
  <w16cid:commentId w16cid:paraId="340DF75A" w16cid:durableId="537A74CE"/>
  <w16cid:commentId w16cid:paraId="13B68ADF" w16cid:durableId="10E49804"/>
  <w16cid:commentId w16cid:paraId="68B30342" w16cid:durableId="15427F46"/>
  <w16cid:commentId w16cid:paraId="16D6FFC7" w16cid:durableId="2AC36BB2"/>
  <w16cid:commentId w16cid:paraId="511F4517" w16cid:durableId="5BDBB769"/>
  <w16cid:commentId w16cid:paraId="7D0C15B5" w16cid:durableId="176E6637"/>
  <w16cid:commentId w16cid:paraId="37AA6E5B" w16cid:durableId="2A63AD96"/>
  <w16cid:commentId w16cid:paraId="5A50A86E" w16cid:durableId="78ED9533"/>
  <w16cid:commentId w16cid:paraId="635A6A9C" w16cid:durableId="0CE659C4"/>
  <w16cid:commentId w16cid:paraId="1EB8DD08" w16cid:durableId="6084E85D"/>
  <w16cid:commentId w16cid:paraId="35044723" w16cid:durableId="03AE4F92"/>
  <w16cid:commentId w16cid:paraId="0029CB48" w16cid:durableId="59DCBEBF"/>
  <w16cid:commentId w16cid:paraId="5E683A28" w16cid:durableId="47A3E1F2"/>
  <w16cid:commentId w16cid:paraId="2E84D521" w16cid:durableId="082049D9"/>
  <w16cid:commentId w16cid:paraId="38F1245D" w16cid:durableId="1B1D53C0"/>
  <w16cid:commentId w16cid:paraId="160CD84F" w16cid:durableId="5E58A512"/>
  <w16cid:commentId w16cid:paraId="05D2FDFC" w16cid:durableId="47DBD033"/>
  <w16cid:commentId w16cid:paraId="0A665144" w16cid:durableId="0813162C"/>
  <w16cid:commentId w16cid:paraId="07AD58E9" w16cid:durableId="2161FC7E"/>
  <w16cid:commentId w16cid:paraId="20388C28" w16cid:durableId="62E35676"/>
  <w16cid:commentId w16cid:paraId="3465A623" w16cid:durableId="52A2676E"/>
  <w16cid:commentId w16cid:paraId="326E7E03" w16cid:durableId="285EAF44"/>
  <w16cid:commentId w16cid:paraId="53E4F5B5" w16cid:durableId="46360F4A"/>
  <w16cid:commentId w16cid:paraId="11B2F893" w16cid:durableId="205FFE0E"/>
  <w16cid:commentId w16cid:paraId="19F6CE63" w16cid:durableId="47A05668"/>
  <w16cid:commentId w16cid:paraId="2C585B2C" w16cid:durableId="766C8E07"/>
  <w16cid:commentId w16cid:paraId="54AE6B18" w16cid:durableId="7D6FE198"/>
  <w16cid:commentId w16cid:paraId="7C46180B" w16cid:durableId="5D66E7C7"/>
  <w16cid:commentId w16cid:paraId="3EB6C3FA" w16cid:durableId="5DD25B85"/>
  <w16cid:commentId w16cid:paraId="0489106F" w16cid:durableId="003A9CD9"/>
  <w16cid:commentId w16cid:paraId="31B8EB0B" w16cid:durableId="2D23C3AC"/>
  <w16cid:commentId w16cid:paraId="7B7EDA77" w16cid:durableId="3812F925"/>
  <w16cid:commentId w16cid:paraId="4C90002A" w16cid:durableId="081FBC92"/>
  <w16cid:commentId w16cid:paraId="4B632BB1" w16cid:durableId="0E230D23"/>
  <w16cid:commentId w16cid:paraId="0E33179D" w16cid:durableId="4D7412C4"/>
  <w16cid:commentId w16cid:paraId="221A70C1" w16cid:durableId="4B794128"/>
  <w16cid:commentId w16cid:paraId="337DB261" w16cid:durableId="1A8C4F57"/>
  <w16cid:commentId w16cid:paraId="78310A4D" w16cid:durableId="3464B501"/>
  <w16cid:commentId w16cid:paraId="0C652EBA" w16cid:durableId="1C0AF97E"/>
  <w16cid:commentId w16cid:paraId="20BE47B3" w16cid:durableId="0A0E21ED"/>
  <w16cid:commentId w16cid:paraId="3ED1655C" w16cid:durableId="15F9552A"/>
  <w16cid:commentId w16cid:paraId="022A5145" w16cid:durableId="6F362BE9"/>
  <w16cid:commentId w16cid:paraId="4F5D958A" w16cid:durableId="510A0EC1"/>
  <w16cid:commentId w16cid:paraId="39FEB1C1" w16cid:durableId="4A2D739A"/>
  <w16cid:commentId w16cid:paraId="7AF61353" w16cid:durableId="5166753F"/>
  <w16cid:commentId w16cid:paraId="6BA44349" w16cid:durableId="39DACDDF"/>
  <w16cid:commentId w16cid:paraId="17B62841" w16cid:durableId="2617EF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3F0B9" w14:textId="77777777" w:rsidR="00FA0708" w:rsidRPr="00AD0CC1" w:rsidRDefault="00FA0708" w:rsidP="00EA1FBE">
      <w:pPr>
        <w:spacing w:after="0" w:line="240" w:lineRule="auto"/>
      </w:pPr>
      <w:r w:rsidRPr="00AD0CC1">
        <w:separator/>
      </w:r>
    </w:p>
  </w:endnote>
  <w:endnote w:type="continuationSeparator" w:id="0">
    <w:p w14:paraId="7865E0EE" w14:textId="77777777" w:rsidR="00FA0708" w:rsidRPr="00AD0CC1" w:rsidRDefault="00FA0708" w:rsidP="00EA1FBE">
      <w:pPr>
        <w:spacing w:after="0" w:line="240" w:lineRule="auto"/>
      </w:pPr>
      <w:r w:rsidRPr="00AD0C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Content>
      <w:p w14:paraId="4D7F8042" w14:textId="2A03100E" w:rsidR="00DD027D" w:rsidRPr="00AD0CC1" w:rsidRDefault="00DD027D" w:rsidP="00F26C82">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end"/>
        </w:r>
      </w:p>
    </w:sdtContent>
  </w:sdt>
  <w:p w14:paraId="7B217481" w14:textId="77777777" w:rsidR="00DD027D" w:rsidRPr="00AD0CC1"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Content>
      <w:p w14:paraId="38026C8E" w14:textId="5CA231E6" w:rsidR="00DD027D" w:rsidRPr="00AD0CC1" w:rsidRDefault="00DD027D" w:rsidP="00C81346">
        <w:pPr>
          <w:pStyle w:val="Footer"/>
          <w:framePr w:wrap="none" w:vAnchor="text" w:hAnchor="margin" w:xAlign="center" w:y="1"/>
          <w:rPr>
            <w:rStyle w:val="PageNumber"/>
          </w:rPr>
        </w:pPr>
        <w:r w:rsidRPr="00AD0CC1">
          <w:rPr>
            <w:rStyle w:val="PageNumber"/>
          </w:rPr>
          <w:fldChar w:fldCharType="begin"/>
        </w:r>
        <w:r w:rsidRPr="00AD0CC1">
          <w:rPr>
            <w:rStyle w:val="PageNumber"/>
          </w:rPr>
          <w:instrText xml:space="preserve"> PAGE </w:instrText>
        </w:r>
        <w:r w:rsidRPr="00AD0CC1">
          <w:rPr>
            <w:rStyle w:val="PageNumber"/>
          </w:rPr>
          <w:fldChar w:fldCharType="separate"/>
        </w:r>
        <w:r w:rsidRPr="00AD0CC1">
          <w:rPr>
            <w:rStyle w:val="PageNumber"/>
          </w:rPr>
          <w:t>14</w:t>
        </w:r>
        <w:r w:rsidRPr="00AD0CC1">
          <w:rPr>
            <w:rStyle w:val="PageNumber"/>
          </w:rPr>
          <w:fldChar w:fldCharType="end"/>
        </w:r>
      </w:p>
    </w:sdtContent>
  </w:sdt>
  <w:p w14:paraId="2040C5AB" w14:textId="77777777" w:rsidR="00B97D15" w:rsidRPr="00AD0CC1"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01D10" w14:textId="77777777" w:rsidR="00FA0708" w:rsidRPr="00AD0CC1" w:rsidRDefault="00FA0708" w:rsidP="00EA1FBE">
      <w:pPr>
        <w:spacing w:after="0" w:line="240" w:lineRule="auto"/>
      </w:pPr>
      <w:r w:rsidRPr="00AD0CC1">
        <w:separator/>
      </w:r>
    </w:p>
  </w:footnote>
  <w:footnote w:type="continuationSeparator" w:id="0">
    <w:p w14:paraId="1CC98ABF" w14:textId="77777777" w:rsidR="00FA0708" w:rsidRPr="00AD0CC1" w:rsidRDefault="00FA0708" w:rsidP="00EA1FBE">
      <w:pPr>
        <w:spacing w:after="0" w:line="240" w:lineRule="auto"/>
      </w:pPr>
      <w:r w:rsidRPr="00AD0CC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pStyle w:val="Heading5"/>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cd@student.ubc.ca">
    <w15:presenceInfo w15:providerId="AD" w15:userId="S::sandracd@student.ubc.ca::cc945acf-0ceb-406c-8f13-50a0eeb1f2b5"/>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1D4"/>
    <w:rsid w:val="0000529A"/>
    <w:rsid w:val="00005A0D"/>
    <w:rsid w:val="00005DF9"/>
    <w:rsid w:val="00005E26"/>
    <w:rsid w:val="0000683A"/>
    <w:rsid w:val="00006D16"/>
    <w:rsid w:val="0000708D"/>
    <w:rsid w:val="0000778D"/>
    <w:rsid w:val="00010128"/>
    <w:rsid w:val="00010501"/>
    <w:rsid w:val="00010F92"/>
    <w:rsid w:val="00011DBF"/>
    <w:rsid w:val="00011E4B"/>
    <w:rsid w:val="00012C1B"/>
    <w:rsid w:val="000136F8"/>
    <w:rsid w:val="00013FA1"/>
    <w:rsid w:val="000143C6"/>
    <w:rsid w:val="0001487D"/>
    <w:rsid w:val="00014D11"/>
    <w:rsid w:val="00014F4C"/>
    <w:rsid w:val="0001543F"/>
    <w:rsid w:val="00015649"/>
    <w:rsid w:val="00015B61"/>
    <w:rsid w:val="000167AB"/>
    <w:rsid w:val="00016A96"/>
    <w:rsid w:val="00016E6A"/>
    <w:rsid w:val="00023731"/>
    <w:rsid w:val="000241B0"/>
    <w:rsid w:val="00024442"/>
    <w:rsid w:val="00026E03"/>
    <w:rsid w:val="000307EC"/>
    <w:rsid w:val="00030DB5"/>
    <w:rsid w:val="00030FA5"/>
    <w:rsid w:val="0003108F"/>
    <w:rsid w:val="00031231"/>
    <w:rsid w:val="000316F1"/>
    <w:rsid w:val="00031758"/>
    <w:rsid w:val="00032BF4"/>
    <w:rsid w:val="0003366D"/>
    <w:rsid w:val="0003411E"/>
    <w:rsid w:val="00034A15"/>
    <w:rsid w:val="0003571A"/>
    <w:rsid w:val="00035BCA"/>
    <w:rsid w:val="00036D29"/>
    <w:rsid w:val="00036F07"/>
    <w:rsid w:val="00037020"/>
    <w:rsid w:val="00037916"/>
    <w:rsid w:val="00040F1B"/>
    <w:rsid w:val="000413EC"/>
    <w:rsid w:val="00041E07"/>
    <w:rsid w:val="00042016"/>
    <w:rsid w:val="000436B2"/>
    <w:rsid w:val="00044B71"/>
    <w:rsid w:val="0004575E"/>
    <w:rsid w:val="000459FF"/>
    <w:rsid w:val="000464D5"/>
    <w:rsid w:val="0004691A"/>
    <w:rsid w:val="00046C1B"/>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4CD"/>
    <w:rsid w:val="00064E9E"/>
    <w:rsid w:val="00065944"/>
    <w:rsid w:val="00065BF6"/>
    <w:rsid w:val="000664F4"/>
    <w:rsid w:val="00066B8E"/>
    <w:rsid w:val="00066FDD"/>
    <w:rsid w:val="00066FFD"/>
    <w:rsid w:val="000676C2"/>
    <w:rsid w:val="00070209"/>
    <w:rsid w:val="0007159A"/>
    <w:rsid w:val="00072032"/>
    <w:rsid w:val="000729DB"/>
    <w:rsid w:val="00072C0C"/>
    <w:rsid w:val="00072EAD"/>
    <w:rsid w:val="00073463"/>
    <w:rsid w:val="000752D5"/>
    <w:rsid w:val="00075324"/>
    <w:rsid w:val="0007551B"/>
    <w:rsid w:val="00075A56"/>
    <w:rsid w:val="00075B29"/>
    <w:rsid w:val="000764E8"/>
    <w:rsid w:val="000767B4"/>
    <w:rsid w:val="00077861"/>
    <w:rsid w:val="00077CBF"/>
    <w:rsid w:val="00077CCA"/>
    <w:rsid w:val="00077D29"/>
    <w:rsid w:val="000802C7"/>
    <w:rsid w:val="00080555"/>
    <w:rsid w:val="000839D6"/>
    <w:rsid w:val="00084056"/>
    <w:rsid w:val="00084648"/>
    <w:rsid w:val="00084AEF"/>
    <w:rsid w:val="00084B7F"/>
    <w:rsid w:val="00085505"/>
    <w:rsid w:val="00085890"/>
    <w:rsid w:val="000860A7"/>
    <w:rsid w:val="000864AE"/>
    <w:rsid w:val="000868B4"/>
    <w:rsid w:val="00086AFD"/>
    <w:rsid w:val="00086B39"/>
    <w:rsid w:val="00086C33"/>
    <w:rsid w:val="000873E9"/>
    <w:rsid w:val="0009006F"/>
    <w:rsid w:val="0009017F"/>
    <w:rsid w:val="000911A2"/>
    <w:rsid w:val="000914C3"/>
    <w:rsid w:val="00091AD5"/>
    <w:rsid w:val="00091F06"/>
    <w:rsid w:val="000920C4"/>
    <w:rsid w:val="00092521"/>
    <w:rsid w:val="00092BA4"/>
    <w:rsid w:val="00092E48"/>
    <w:rsid w:val="00094887"/>
    <w:rsid w:val="00094DBC"/>
    <w:rsid w:val="0009545B"/>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0F"/>
    <w:rsid w:val="000A2037"/>
    <w:rsid w:val="000A2139"/>
    <w:rsid w:val="000A29EC"/>
    <w:rsid w:val="000A3F19"/>
    <w:rsid w:val="000A44A9"/>
    <w:rsid w:val="000A572E"/>
    <w:rsid w:val="000A6041"/>
    <w:rsid w:val="000A6D4A"/>
    <w:rsid w:val="000A7939"/>
    <w:rsid w:val="000B0F3A"/>
    <w:rsid w:val="000B1B84"/>
    <w:rsid w:val="000B254F"/>
    <w:rsid w:val="000B2CC2"/>
    <w:rsid w:val="000B312C"/>
    <w:rsid w:val="000B36B6"/>
    <w:rsid w:val="000B4757"/>
    <w:rsid w:val="000B4E55"/>
    <w:rsid w:val="000B4EF1"/>
    <w:rsid w:val="000B5467"/>
    <w:rsid w:val="000B5D96"/>
    <w:rsid w:val="000B6115"/>
    <w:rsid w:val="000B6471"/>
    <w:rsid w:val="000B64A7"/>
    <w:rsid w:val="000B6D1A"/>
    <w:rsid w:val="000B6D31"/>
    <w:rsid w:val="000B6EE6"/>
    <w:rsid w:val="000B7419"/>
    <w:rsid w:val="000B76A5"/>
    <w:rsid w:val="000C1481"/>
    <w:rsid w:val="000C1705"/>
    <w:rsid w:val="000C1FCD"/>
    <w:rsid w:val="000C221A"/>
    <w:rsid w:val="000C26AE"/>
    <w:rsid w:val="000C36C8"/>
    <w:rsid w:val="000C3718"/>
    <w:rsid w:val="000C5BE8"/>
    <w:rsid w:val="000C6BB8"/>
    <w:rsid w:val="000C6F1F"/>
    <w:rsid w:val="000C7878"/>
    <w:rsid w:val="000C7B09"/>
    <w:rsid w:val="000D0B5B"/>
    <w:rsid w:val="000D2E08"/>
    <w:rsid w:val="000D4451"/>
    <w:rsid w:val="000D6432"/>
    <w:rsid w:val="000D6949"/>
    <w:rsid w:val="000D7051"/>
    <w:rsid w:val="000D74B0"/>
    <w:rsid w:val="000D7938"/>
    <w:rsid w:val="000D7F43"/>
    <w:rsid w:val="000E02EC"/>
    <w:rsid w:val="000E0F50"/>
    <w:rsid w:val="000E127B"/>
    <w:rsid w:val="000E1A96"/>
    <w:rsid w:val="000E1DE6"/>
    <w:rsid w:val="000E1E17"/>
    <w:rsid w:val="000E219E"/>
    <w:rsid w:val="000E2ED6"/>
    <w:rsid w:val="000E3412"/>
    <w:rsid w:val="000E38A2"/>
    <w:rsid w:val="000E3BC3"/>
    <w:rsid w:val="000E3F34"/>
    <w:rsid w:val="000E4017"/>
    <w:rsid w:val="000E4D48"/>
    <w:rsid w:val="000E4F43"/>
    <w:rsid w:val="000E5248"/>
    <w:rsid w:val="000E5871"/>
    <w:rsid w:val="000E599B"/>
    <w:rsid w:val="000E5E60"/>
    <w:rsid w:val="000E7275"/>
    <w:rsid w:val="000E7417"/>
    <w:rsid w:val="000E7886"/>
    <w:rsid w:val="000F11B0"/>
    <w:rsid w:val="000F23B5"/>
    <w:rsid w:val="000F2DAB"/>
    <w:rsid w:val="000F4348"/>
    <w:rsid w:val="000F4376"/>
    <w:rsid w:val="000F45C4"/>
    <w:rsid w:val="000F4CD3"/>
    <w:rsid w:val="000F4F6F"/>
    <w:rsid w:val="000F5915"/>
    <w:rsid w:val="000F62C7"/>
    <w:rsid w:val="000F776F"/>
    <w:rsid w:val="000F7B2A"/>
    <w:rsid w:val="00100894"/>
    <w:rsid w:val="00100F20"/>
    <w:rsid w:val="0010114A"/>
    <w:rsid w:val="00101420"/>
    <w:rsid w:val="00101E41"/>
    <w:rsid w:val="001022D0"/>
    <w:rsid w:val="001024EC"/>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2D06"/>
    <w:rsid w:val="001138B6"/>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0B9A"/>
    <w:rsid w:val="00131C79"/>
    <w:rsid w:val="001322F6"/>
    <w:rsid w:val="00132B2D"/>
    <w:rsid w:val="00133BBF"/>
    <w:rsid w:val="00133C32"/>
    <w:rsid w:val="00136701"/>
    <w:rsid w:val="00136938"/>
    <w:rsid w:val="00136BC1"/>
    <w:rsid w:val="00136DD0"/>
    <w:rsid w:val="00136FA8"/>
    <w:rsid w:val="00137DA5"/>
    <w:rsid w:val="00140992"/>
    <w:rsid w:val="0014132E"/>
    <w:rsid w:val="001429BF"/>
    <w:rsid w:val="00142EF3"/>
    <w:rsid w:val="00142F95"/>
    <w:rsid w:val="0014366E"/>
    <w:rsid w:val="0014378D"/>
    <w:rsid w:val="001437DB"/>
    <w:rsid w:val="00143A58"/>
    <w:rsid w:val="00144004"/>
    <w:rsid w:val="001445B7"/>
    <w:rsid w:val="00145D72"/>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238E"/>
    <w:rsid w:val="001636BB"/>
    <w:rsid w:val="00163F18"/>
    <w:rsid w:val="00165599"/>
    <w:rsid w:val="00165827"/>
    <w:rsid w:val="0016624D"/>
    <w:rsid w:val="0016670D"/>
    <w:rsid w:val="00167BD3"/>
    <w:rsid w:val="00167EFA"/>
    <w:rsid w:val="001700BB"/>
    <w:rsid w:val="00170348"/>
    <w:rsid w:val="00170D90"/>
    <w:rsid w:val="00170E73"/>
    <w:rsid w:val="00171242"/>
    <w:rsid w:val="001716FD"/>
    <w:rsid w:val="00171D55"/>
    <w:rsid w:val="00171E41"/>
    <w:rsid w:val="001727D1"/>
    <w:rsid w:val="00173341"/>
    <w:rsid w:val="00173680"/>
    <w:rsid w:val="0017409F"/>
    <w:rsid w:val="00174607"/>
    <w:rsid w:val="001748BC"/>
    <w:rsid w:val="00174D69"/>
    <w:rsid w:val="001771AC"/>
    <w:rsid w:val="0017764A"/>
    <w:rsid w:val="00181323"/>
    <w:rsid w:val="0018209B"/>
    <w:rsid w:val="001827E3"/>
    <w:rsid w:val="00182BC0"/>
    <w:rsid w:val="00182C28"/>
    <w:rsid w:val="0018397F"/>
    <w:rsid w:val="00183F3B"/>
    <w:rsid w:val="00184641"/>
    <w:rsid w:val="00184741"/>
    <w:rsid w:val="00184902"/>
    <w:rsid w:val="00184A3D"/>
    <w:rsid w:val="001859CD"/>
    <w:rsid w:val="00185A85"/>
    <w:rsid w:val="0018655C"/>
    <w:rsid w:val="00186A58"/>
    <w:rsid w:val="00186BFA"/>
    <w:rsid w:val="00186CD6"/>
    <w:rsid w:val="001872AA"/>
    <w:rsid w:val="001875A9"/>
    <w:rsid w:val="001876F5"/>
    <w:rsid w:val="00187A36"/>
    <w:rsid w:val="001901BA"/>
    <w:rsid w:val="001924EF"/>
    <w:rsid w:val="00192858"/>
    <w:rsid w:val="00193919"/>
    <w:rsid w:val="00193CD3"/>
    <w:rsid w:val="00194B14"/>
    <w:rsid w:val="001956E4"/>
    <w:rsid w:val="00196B06"/>
    <w:rsid w:val="0019756B"/>
    <w:rsid w:val="001A0E3E"/>
    <w:rsid w:val="001A159C"/>
    <w:rsid w:val="001A23C2"/>
    <w:rsid w:val="001A2803"/>
    <w:rsid w:val="001A31FB"/>
    <w:rsid w:val="001A3AFC"/>
    <w:rsid w:val="001A40B5"/>
    <w:rsid w:val="001A44A1"/>
    <w:rsid w:val="001A4B0A"/>
    <w:rsid w:val="001A5352"/>
    <w:rsid w:val="001A54B6"/>
    <w:rsid w:val="001A5C8D"/>
    <w:rsid w:val="001A5EB7"/>
    <w:rsid w:val="001A5F0B"/>
    <w:rsid w:val="001A6C5F"/>
    <w:rsid w:val="001A6C71"/>
    <w:rsid w:val="001A710D"/>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C6FDF"/>
    <w:rsid w:val="001D021E"/>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D7E70"/>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AE"/>
    <w:rsid w:val="001F3EFD"/>
    <w:rsid w:val="001F51C4"/>
    <w:rsid w:val="001F6021"/>
    <w:rsid w:val="001F63E9"/>
    <w:rsid w:val="001F794C"/>
    <w:rsid w:val="001F7F9B"/>
    <w:rsid w:val="002012C8"/>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30A9"/>
    <w:rsid w:val="00214340"/>
    <w:rsid w:val="0021483B"/>
    <w:rsid w:val="00214921"/>
    <w:rsid w:val="00214A68"/>
    <w:rsid w:val="00215914"/>
    <w:rsid w:val="00215AA0"/>
    <w:rsid w:val="00215AE9"/>
    <w:rsid w:val="00215D6D"/>
    <w:rsid w:val="00215F20"/>
    <w:rsid w:val="00215FEA"/>
    <w:rsid w:val="0022084E"/>
    <w:rsid w:val="00220FA2"/>
    <w:rsid w:val="00222307"/>
    <w:rsid w:val="002226D2"/>
    <w:rsid w:val="00223063"/>
    <w:rsid w:val="00223B89"/>
    <w:rsid w:val="00223C35"/>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32A"/>
    <w:rsid w:val="00244522"/>
    <w:rsid w:val="00244F72"/>
    <w:rsid w:val="00245348"/>
    <w:rsid w:val="00245B5E"/>
    <w:rsid w:val="00245FC8"/>
    <w:rsid w:val="00246473"/>
    <w:rsid w:val="002464B9"/>
    <w:rsid w:val="002470A0"/>
    <w:rsid w:val="00247A66"/>
    <w:rsid w:val="002504DC"/>
    <w:rsid w:val="00250645"/>
    <w:rsid w:val="00250A72"/>
    <w:rsid w:val="00250B9A"/>
    <w:rsid w:val="00250D76"/>
    <w:rsid w:val="0025125F"/>
    <w:rsid w:val="00251D00"/>
    <w:rsid w:val="0025259D"/>
    <w:rsid w:val="002529C3"/>
    <w:rsid w:val="00253A2C"/>
    <w:rsid w:val="00253B9B"/>
    <w:rsid w:val="00254804"/>
    <w:rsid w:val="00254AA8"/>
    <w:rsid w:val="0025520E"/>
    <w:rsid w:val="00255B52"/>
    <w:rsid w:val="00256940"/>
    <w:rsid w:val="00257B3A"/>
    <w:rsid w:val="0026081A"/>
    <w:rsid w:val="00260C5C"/>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D2D"/>
    <w:rsid w:val="00273FF0"/>
    <w:rsid w:val="002741E8"/>
    <w:rsid w:val="00274D17"/>
    <w:rsid w:val="00275FCC"/>
    <w:rsid w:val="002761C1"/>
    <w:rsid w:val="0027660F"/>
    <w:rsid w:val="00277A6E"/>
    <w:rsid w:val="00281288"/>
    <w:rsid w:val="00281806"/>
    <w:rsid w:val="00282935"/>
    <w:rsid w:val="00282AE5"/>
    <w:rsid w:val="00282E1E"/>
    <w:rsid w:val="00283191"/>
    <w:rsid w:val="00283FE2"/>
    <w:rsid w:val="00284717"/>
    <w:rsid w:val="00285190"/>
    <w:rsid w:val="0028650D"/>
    <w:rsid w:val="002866C1"/>
    <w:rsid w:val="002866FC"/>
    <w:rsid w:val="00286964"/>
    <w:rsid w:val="00287A46"/>
    <w:rsid w:val="00290727"/>
    <w:rsid w:val="002912CA"/>
    <w:rsid w:val="00291812"/>
    <w:rsid w:val="002918E9"/>
    <w:rsid w:val="002928DD"/>
    <w:rsid w:val="00292B19"/>
    <w:rsid w:val="00292E90"/>
    <w:rsid w:val="00292F8A"/>
    <w:rsid w:val="002944FE"/>
    <w:rsid w:val="00294571"/>
    <w:rsid w:val="00294ABB"/>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41B7"/>
    <w:rsid w:val="002B55D0"/>
    <w:rsid w:val="002B57D0"/>
    <w:rsid w:val="002B57E4"/>
    <w:rsid w:val="002B5BB8"/>
    <w:rsid w:val="002B6DE0"/>
    <w:rsid w:val="002B78F2"/>
    <w:rsid w:val="002C05D2"/>
    <w:rsid w:val="002C2DC9"/>
    <w:rsid w:val="002C36A6"/>
    <w:rsid w:val="002C3DB5"/>
    <w:rsid w:val="002C4151"/>
    <w:rsid w:val="002C43C2"/>
    <w:rsid w:val="002C4534"/>
    <w:rsid w:val="002C46A8"/>
    <w:rsid w:val="002C4FE5"/>
    <w:rsid w:val="002C5941"/>
    <w:rsid w:val="002C7BE9"/>
    <w:rsid w:val="002C7CD2"/>
    <w:rsid w:val="002D0D12"/>
    <w:rsid w:val="002D1087"/>
    <w:rsid w:val="002D10F6"/>
    <w:rsid w:val="002D1141"/>
    <w:rsid w:val="002D123F"/>
    <w:rsid w:val="002D16C6"/>
    <w:rsid w:val="002D22B0"/>
    <w:rsid w:val="002D281D"/>
    <w:rsid w:val="002D28F3"/>
    <w:rsid w:val="002D2E26"/>
    <w:rsid w:val="002D444F"/>
    <w:rsid w:val="002D5860"/>
    <w:rsid w:val="002D5A40"/>
    <w:rsid w:val="002D5F8B"/>
    <w:rsid w:val="002D6179"/>
    <w:rsid w:val="002D6657"/>
    <w:rsid w:val="002D6A75"/>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2F79AD"/>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52F"/>
    <w:rsid w:val="0031069E"/>
    <w:rsid w:val="00310ABE"/>
    <w:rsid w:val="0031109D"/>
    <w:rsid w:val="00311FC5"/>
    <w:rsid w:val="00312790"/>
    <w:rsid w:val="00312894"/>
    <w:rsid w:val="003129F4"/>
    <w:rsid w:val="00312D16"/>
    <w:rsid w:val="00312F1D"/>
    <w:rsid w:val="00312F5C"/>
    <w:rsid w:val="00313268"/>
    <w:rsid w:val="0031395B"/>
    <w:rsid w:val="00314B97"/>
    <w:rsid w:val="003152D3"/>
    <w:rsid w:val="003158FB"/>
    <w:rsid w:val="00315B31"/>
    <w:rsid w:val="00315B51"/>
    <w:rsid w:val="00315F16"/>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2C0A"/>
    <w:rsid w:val="0033311E"/>
    <w:rsid w:val="003345FF"/>
    <w:rsid w:val="00335002"/>
    <w:rsid w:val="003351B3"/>
    <w:rsid w:val="00335356"/>
    <w:rsid w:val="0033707B"/>
    <w:rsid w:val="00340497"/>
    <w:rsid w:val="003405C5"/>
    <w:rsid w:val="003427E3"/>
    <w:rsid w:val="00343A87"/>
    <w:rsid w:val="003453FB"/>
    <w:rsid w:val="00345C48"/>
    <w:rsid w:val="003462FD"/>
    <w:rsid w:val="003472AD"/>
    <w:rsid w:val="00347423"/>
    <w:rsid w:val="0034763C"/>
    <w:rsid w:val="003477B0"/>
    <w:rsid w:val="00350398"/>
    <w:rsid w:val="00351966"/>
    <w:rsid w:val="0035214C"/>
    <w:rsid w:val="00352FAD"/>
    <w:rsid w:val="003530C1"/>
    <w:rsid w:val="003536D3"/>
    <w:rsid w:val="0035447C"/>
    <w:rsid w:val="003550D0"/>
    <w:rsid w:val="003557C0"/>
    <w:rsid w:val="00355E75"/>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60A3"/>
    <w:rsid w:val="0036709D"/>
    <w:rsid w:val="00370454"/>
    <w:rsid w:val="00370C51"/>
    <w:rsid w:val="00370DA3"/>
    <w:rsid w:val="00371458"/>
    <w:rsid w:val="0037189A"/>
    <w:rsid w:val="00372A39"/>
    <w:rsid w:val="00372D86"/>
    <w:rsid w:val="00374113"/>
    <w:rsid w:val="00375504"/>
    <w:rsid w:val="00375644"/>
    <w:rsid w:val="00375793"/>
    <w:rsid w:val="0037605F"/>
    <w:rsid w:val="00376486"/>
    <w:rsid w:val="00376F07"/>
    <w:rsid w:val="00377242"/>
    <w:rsid w:val="00377C8C"/>
    <w:rsid w:val="00380A1B"/>
    <w:rsid w:val="0038108D"/>
    <w:rsid w:val="0038155D"/>
    <w:rsid w:val="00381716"/>
    <w:rsid w:val="003817D5"/>
    <w:rsid w:val="003818B6"/>
    <w:rsid w:val="00381AF5"/>
    <w:rsid w:val="00382226"/>
    <w:rsid w:val="00382777"/>
    <w:rsid w:val="003828EB"/>
    <w:rsid w:val="00382992"/>
    <w:rsid w:val="00383565"/>
    <w:rsid w:val="0038430C"/>
    <w:rsid w:val="003853FF"/>
    <w:rsid w:val="0038599F"/>
    <w:rsid w:val="00386421"/>
    <w:rsid w:val="00386646"/>
    <w:rsid w:val="00387284"/>
    <w:rsid w:val="00390270"/>
    <w:rsid w:val="00390D66"/>
    <w:rsid w:val="00393123"/>
    <w:rsid w:val="003937C0"/>
    <w:rsid w:val="003941E5"/>
    <w:rsid w:val="003947ED"/>
    <w:rsid w:val="00394BAE"/>
    <w:rsid w:val="00395676"/>
    <w:rsid w:val="00396001"/>
    <w:rsid w:val="00397BFA"/>
    <w:rsid w:val="0039BFCE"/>
    <w:rsid w:val="003A0D5C"/>
    <w:rsid w:val="003A141E"/>
    <w:rsid w:val="003A1C2C"/>
    <w:rsid w:val="003A1F04"/>
    <w:rsid w:val="003A254A"/>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44EB"/>
    <w:rsid w:val="003B55C9"/>
    <w:rsid w:val="003B5F6A"/>
    <w:rsid w:val="003B62E3"/>
    <w:rsid w:val="003B6370"/>
    <w:rsid w:val="003B7374"/>
    <w:rsid w:val="003B74D7"/>
    <w:rsid w:val="003B792C"/>
    <w:rsid w:val="003C02F1"/>
    <w:rsid w:val="003C07AD"/>
    <w:rsid w:val="003C0BD3"/>
    <w:rsid w:val="003C11C5"/>
    <w:rsid w:val="003C2D53"/>
    <w:rsid w:val="003C32D8"/>
    <w:rsid w:val="003C358D"/>
    <w:rsid w:val="003C4E71"/>
    <w:rsid w:val="003C522E"/>
    <w:rsid w:val="003C5249"/>
    <w:rsid w:val="003C6246"/>
    <w:rsid w:val="003C6516"/>
    <w:rsid w:val="003C6976"/>
    <w:rsid w:val="003C6D9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909"/>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0CA1"/>
    <w:rsid w:val="003F0D7B"/>
    <w:rsid w:val="003F2382"/>
    <w:rsid w:val="003F28DC"/>
    <w:rsid w:val="003F2CCE"/>
    <w:rsid w:val="003F3207"/>
    <w:rsid w:val="003F38CB"/>
    <w:rsid w:val="003F39E5"/>
    <w:rsid w:val="003F3A7D"/>
    <w:rsid w:val="003F4095"/>
    <w:rsid w:val="003F4193"/>
    <w:rsid w:val="003F4997"/>
    <w:rsid w:val="003F522F"/>
    <w:rsid w:val="003F571A"/>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17E4C"/>
    <w:rsid w:val="004201D3"/>
    <w:rsid w:val="0042029C"/>
    <w:rsid w:val="00422894"/>
    <w:rsid w:val="004228B3"/>
    <w:rsid w:val="00422FFF"/>
    <w:rsid w:val="00423483"/>
    <w:rsid w:val="004235FB"/>
    <w:rsid w:val="0042436C"/>
    <w:rsid w:val="00424708"/>
    <w:rsid w:val="00424ADA"/>
    <w:rsid w:val="00424E5E"/>
    <w:rsid w:val="004256FA"/>
    <w:rsid w:val="004257EE"/>
    <w:rsid w:val="00425BAC"/>
    <w:rsid w:val="00426243"/>
    <w:rsid w:val="0042645A"/>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E5B"/>
    <w:rsid w:val="004457B4"/>
    <w:rsid w:val="00445B16"/>
    <w:rsid w:val="00447482"/>
    <w:rsid w:val="00447CB5"/>
    <w:rsid w:val="00450DDB"/>
    <w:rsid w:val="004528A8"/>
    <w:rsid w:val="00452FEB"/>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3D4C"/>
    <w:rsid w:val="004645CA"/>
    <w:rsid w:val="00464FDD"/>
    <w:rsid w:val="00465174"/>
    <w:rsid w:val="004653DC"/>
    <w:rsid w:val="00465538"/>
    <w:rsid w:val="0046585B"/>
    <w:rsid w:val="004666AD"/>
    <w:rsid w:val="00466EAF"/>
    <w:rsid w:val="00467282"/>
    <w:rsid w:val="004679B5"/>
    <w:rsid w:val="00470E9D"/>
    <w:rsid w:val="00471641"/>
    <w:rsid w:val="004725D2"/>
    <w:rsid w:val="00472C19"/>
    <w:rsid w:val="004732D8"/>
    <w:rsid w:val="004738E5"/>
    <w:rsid w:val="00473E58"/>
    <w:rsid w:val="00473FED"/>
    <w:rsid w:val="00474063"/>
    <w:rsid w:val="004750CA"/>
    <w:rsid w:val="00475470"/>
    <w:rsid w:val="00475FA6"/>
    <w:rsid w:val="00476090"/>
    <w:rsid w:val="0047652E"/>
    <w:rsid w:val="0047663D"/>
    <w:rsid w:val="00476E34"/>
    <w:rsid w:val="00477C54"/>
    <w:rsid w:val="00477D34"/>
    <w:rsid w:val="004801EF"/>
    <w:rsid w:val="004805CB"/>
    <w:rsid w:val="00480BCA"/>
    <w:rsid w:val="00481222"/>
    <w:rsid w:val="004816C7"/>
    <w:rsid w:val="00483897"/>
    <w:rsid w:val="00483C11"/>
    <w:rsid w:val="00483CB7"/>
    <w:rsid w:val="004840C1"/>
    <w:rsid w:val="004842BE"/>
    <w:rsid w:val="004844B0"/>
    <w:rsid w:val="00484A9C"/>
    <w:rsid w:val="00484EE9"/>
    <w:rsid w:val="004855D7"/>
    <w:rsid w:val="00485B6A"/>
    <w:rsid w:val="00486001"/>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09D"/>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0DD"/>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B07"/>
    <w:rsid w:val="00501DE8"/>
    <w:rsid w:val="00502F2A"/>
    <w:rsid w:val="005033B4"/>
    <w:rsid w:val="00503579"/>
    <w:rsid w:val="00503D9F"/>
    <w:rsid w:val="00503E81"/>
    <w:rsid w:val="0050532B"/>
    <w:rsid w:val="00505333"/>
    <w:rsid w:val="0050565F"/>
    <w:rsid w:val="00505B42"/>
    <w:rsid w:val="005063C4"/>
    <w:rsid w:val="0050660E"/>
    <w:rsid w:val="005069E9"/>
    <w:rsid w:val="00506A84"/>
    <w:rsid w:val="0050778C"/>
    <w:rsid w:val="005106A1"/>
    <w:rsid w:val="00510A23"/>
    <w:rsid w:val="005114C8"/>
    <w:rsid w:val="0051152D"/>
    <w:rsid w:val="005121E1"/>
    <w:rsid w:val="00513DA9"/>
    <w:rsid w:val="00513F46"/>
    <w:rsid w:val="00514B50"/>
    <w:rsid w:val="005151CE"/>
    <w:rsid w:val="00515C1E"/>
    <w:rsid w:val="00515F52"/>
    <w:rsid w:val="00516674"/>
    <w:rsid w:val="00517616"/>
    <w:rsid w:val="00517A5B"/>
    <w:rsid w:val="00517FAE"/>
    <w:rsid w:val="005205EA"/>
    <w:rsid w:val="00521B11"/>
    <w:rsid w:val="00521CDB"/>
    <w:rsid w:val="00522B5F"/>
    <w:rsid w:val="00522C4F"/>
    <w:rsid w:val="005247A3"/>
    <w:rsid w:val="00525215"/>
    <w:rsid w:val="005256E2"/>
    <w:rsid w:val="00525B78"/>
    <w:rsid w:val="00525C0F"/>
    <w:rsid w:val="00525D95"/>
    <w:rsid w:val="005265AB"/>
    <w:rsid w:val="00527846"/>
    <w:rsid w:val="00530793"/>
    <w:rsid w:val="00530897"/>
    <w:rsid w:val="00530D41"/>
    <w:rsid w:val="00531443"/>
    <w:rsid w:val="00532104"/>
    <w:rsid w:val="005325F2"/>
    <w:rsid w:val="00533A17"/>
    <w:rsid w:val="00533FD1"/>
    <w:rsid w:val="00535123"/>
    <w:rsid w:val="00535ABC"/>
    <w:rsid w:val="00535C7A"/>
    <w:rsid w:val="00535CFE"/>
    <w:rsid w:val="00535D7B"/>
    <w:rsid w:val="005366C9"/>
    <w:rsid w:val="005369F1"/>
    <w:rsid w:val="00536EBC"/>
    <w:rsid w:val="0053784F"/>
    <w:rsid w:val="00537985"/>
    <w:rsid w:val="00541493"/>
    <w:rsid w:val="00542721"/>
    <w:rsid w:val="005431A9"/>
    <w:rsid w:val="00543568"/>
    <w:rsid w:val="00544C1F"/>
    <w:rsid w:val="0054687B"/>
    <w:rsid w:val="0055180A"/>
    <w:rsid w:val="00551B3D"/>
    <w:rsid w:val="005522EE"/>
    <w:rsid w:val="00554322"/>
    <w:rsid w:val="00554F18"/>
    <w:rsid w:val="00555401"/>
    <w:rsid w:val="0055566F"/>
    <w:rsid w:val="00555A0B"/>
    <w:rsid w:val="00555C61"/>
    <w:rsid w:val="00555DF0"/>
    <w:rsid w:val="005572C2"/>
    <w:rsid w:val="00557CC5"/>
    <w:rsid w:val="00560A9B"/>
    <w:rsid w:val="00561CD8"/>
    <w:rsid w:val="00562542"/>
    <w:rsid w:val="0056366D"/>
    <w:rsid w:val="0056379A"/>
    <w:rsid w:val="0056389C"/>
    <w:rsid w:val="00563DE2"/>
    <w:rsid w:val="005651BD"/>
    <w:rsid w:val="00565C95"/>
    <w:rsid w:val="005667BB"/>
    <w:rsid w:val="005668BC"/>
    <w:rsid w:val="0056698B"/>
    <w:rsid w:val="0056727A"/>
    <w:rsid w:val="00567B9B"/>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5C1E"/>
    <w:rsid w:val="005762E5"/>
    <w:rsid w:val="00576544"/>
    <w:rsid w:val="00576EE4"/>
    <w:rsid w:val="00577909"/>
    <w:rsid w:val="00577A8D"/>
    <w:rsid w:val="00580DBB"/>
    <w:rsid w:val="00580F6F"/>
    <w:rsid w:val="005812AE"/>
    <w:rsid w:val="00581B13"/>
    <w:rsid w:val="00581B34"/>
    <w:rsid w:val="00581F04"/>
    <w:rsid w:val="005825EC"/>
    <w:rsid w:val="005826A6"/>
    <w:rsid w:val="00582C75"/>
    <w:rsid w:val="00583419"/>
    <w:rsid w:val="005838A7"/>
    <w:rsid w:val="005849D4"/>
    <w:rsid w:val="00584B0B"/>
    <w:rsid w:val="00584C38"/>
    <w:rsid w:val="00585E12"/>
    <w:rsid w:val="005875C3"/>
    <w:rsid w:val="00587FB9"/>
    <w:rsid w:val="00590519"/>
    <w:rsid w:val="00592178"/>
    <w:rsid w:val="005922C7"/>
    <w:rsid w:val="00592692"/>
    <w:rsid w:val="0059269A"/>
    <w:rsid w:val="005927AC"/>
    <w:rsid w:val="005932AC"/>
    <w:rsid w:val="0059392A"/>
    <w:rsid w:val="00593A76"/>
    <w:rsid w:val="00593B31"/>
    <w:rsid w:val="00593FD2"/>
    <w:rsid w:val="00594AEE"/>
    <w:rsid w:val="00594B48"/>
    <w:rsid w:val="00594E1D"/>
    <w:rsid w:val="0059502C"/>
    <w:rsid w:val="0059520F"/>
    <w:rsid w:val="00595619"/>
    <w:rsid w:val="00596026"/>
    <w:rsid w:val="0059652A"/>
    <w:rsid w:val="00596707"/>
    <w:rsid w:val="005A0025"/>
    <w:rsid w:val="005A02F2"/>
    <w:rsid w:val="005A035C"/>
    <w:rsid w:val="005A0664"/>
    <w:rsid w:val="005A084F"/>
    <w:rsid w:val="005A3BED"/>
    <w:rsid w:val="005A40FC"/>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3AC7"/>
    <w:rsid w:val="005B4D37"/>
    <w:rsid w:val="005B5843"/>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195"/>
    <w:rsid w:val="005D15C6"/>
    <w:rsid w:val="005D1E59"/>
    <w:rsid w:val="005D21A4"/>
    <w:rsid w:val="005D2AE8"/>
    <w:rsid w:val="005D2CEB"/>
    <w:rsid w:val="005D2E95"/>
    <w:rsid w:val="005D324F"/>
    <w:rsid w:val="005D4BE1"/>
    <w:rsid w:val="005D542D"/>
    <w:rsid w:val="005D563B"/>
    <w:rsid w:val="005D5FC4"/>
    <w:rsid w:val="005D612E"/>
    <w:rsid w:val="005D61FB"/>
    <w:rsid w:val="005D6FB1"/>
    <w:rsid w:val="005D7C57"/>
    <w:rsid w:val="005D7FEF"/>
    <w:rsid w:val="005E1CF7"/>
    <w:rsid w:val="005E1E9A"/>
    <w:rsid w:val="005E24B5"/>
    <w:rsid w:val="005E2E6B"/>
    <w:rsid w:val="005E3EED"/>
    <w:rsid w:val="005E452D"/>
    <w:rsid w:val="005E4C1B"/>
    <w:rsid w:val="005E4E0D"/>
    <w:rsid w:val="005E4E1F"/>
    <w:rsid w:val="005E58E6"/>
    <w:rsid w:val="005E6124"/>
    <w:rsid w:val="005E6226"/>
    <w:rsid w:val="005E6426"/>
    <w:rsid w:val="005E6AE1"/>
    <w:rsid w:val="005E6C93"/>
    <w:rsid w:val="005E7092"/>
    <w:rsid w:val="005E70C7"/>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3AC"/>
    <w:rsid w:val="005F6910"/>
    <w:rsid w:val="006008C0"/>
    <w:rsid w:val="006021EC"/>
    <w:rsid w:val="00602566"/>
    <w:rsid w:val="006033C7"/>
    <w:rsid w:val="00604B38"/>
    <w:rsid w:val="00605F6F"/>
    <w:rsid w:val="00606407"/>
    <w:rsid w:val="00606954"/>
    <w:rsid w:val="006101A9"/>
    <w:rsid w:val="006105CE"/>
    <w:rsid w:val="00611638"/>
    <w:rsid w:val="006128BE"/>
    <w:rsid w:val="006140B2"/>
    <w:rsid w:val="006142D8"/>
    <w:rsid w:val="006142F9"/>
    <w:rsid w:val="006148D7"/>
    <w:rsid w:val="00615351"/>
    <w:rsid w:val="00615D2D"/>
    <w:rsid w:val="0061652C"/>
    <w:rsid w:val="00616B40"/>
    <w:rsid w:val="006174B2"/>
    <w:rsid w:val="00617C2D"/>
    <w:rsid w:val="00617E5D"/>
    <w:rsid w:val="00620A47"/>
    <w:rsid w:val="00621B69"/>
    <w:rsid w:val="00621D47"/>
    <w:rsid w:val="00622AC5"/>
    <w:rsid w:val="00622F84"/>
    <w:rsid w:val="00624DFE"/>
    <w:rsid w:val="00625192"/>
    <w:rsid w:val="00625959"/>
    <w:rsid w:val="00625975"/>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651C"/>
    <w:rsid w:val="00637065"/>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0FD8"/>
    <w:rsid w:val="00651259"/>
    <w:rsid w:val="006516BB"/>
    <w:rsid w:val="00655CFC"/>
    <w:rsid w:val="006560EA"/>
    <w:rsid w:val="006562E3"/>
    <w:rsid w:val="00656E5A"/>
    <w:rsid w:val="00660474"/>
    <w:rsid w:val="0066088B"/>
    <w:rsid w:val="00660BB2"/>
    <w:rsid w:val="006614CD"/>
    <w:rsid w:val="006614F3"/>
    <w:rsid w:val="0066189B"/>
    <w:rsid w:val="00662A01"/>
    <w:rsid w:val="00662A0E"/>
    <w:rsid w:val="00662BCF"/>
    <w:rsid w:val="00663AC0"/>
    <w:rsid w:val="00663B39"/>
    <w:rsid w:val="00664437"/>
    <w:rsid w:val="00664B3B"/>
    <w:rsid w:val="00664D0A"/>
    <w:rsid w:val="0066539E"/>
    <w:rsid w:val="006656AE"/>
    <w:rsid w:val="00665A22"/>
    <w:rsid w:val="006662AA"/>
    <w:rsid w:val="006666BF"/>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6097"/>
    <w:rsid w:val="006773A0"/>
    <w:rsid w:val="00677C6C"/>
    <w:rsid w:val="00680A6E"/>
    <w:rsid w:val="00680B00"/>
    <w:rsid w:val="00680F5E"/>
    <w:rsid w:val="00681B6F"/>
    <w:rsid w:val="00682257"/>
    <w:rsid w:val="00682326"/>
    <w:rsid w:val="0068300A"/>
    <w:rsid w:val="00683E21"/>
    <w:rsid w:val="00685DE8"/>
    <w:rsid w:val="00685E9B"/>
    <w:rsid w:val="006863AD"/>
    <w:rsid w:val="0068717E"/>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3DA"/>
    <w:rsid w:val="006A6546"/>
    <w:rsid w:val="006A6CF3"/>
    <w:rsid w:val="006A7DDF"/>
    <w:rsid w:val="006A7EEA"/>
    <w:rsid w:val="006B017C"/>
    <w:rsid w:val="006B0B13"/>
    <w:rsid w:val="006B2240"/>
    <w:rsid w:val="006B291F"/>
    <w:rsid w:val="006B2D42"/>
    <w:rsid w:val="006B3078"/>
    <w:rsid w:val="006B4207"/>
    <w:rsid w:val="006B4449"/>
    <w:rsid w:val="006B4F45"/>
    <w:rsid w:val="006B5CB4"/>
    <w:rsid w:val="006B60A7"/>
    <w:rsid w:val="006B6B5B"/>
    <w:rsid w:val="006B6C34"/>
    <w:rsid w:val="006B6C80"/>
    <w:rsid w:val="006B768C"/>
    <w:rsid w:val="006C00DD"/>
    <w:rsid w:val="006C14AC"/>
    <w:rsid w:val="006C2676"/>
    <w:rsid w:val="006C2793"/>
    <w:rsid w:val="006C2852"/>
    <w:rsid w:val="006C2858"/>
    <w:rsid w:val="006C3D87"/>
    <w:rsid w:val="006C43A0"/>
    <w:rsid w:val="006C43DD"/>
    <w:rsid w:val="006C453F"/>
    <w:rsid w:val="006C4592"/>
    <w:rsid w:val="006C4E0E"/>
    <w:rsid w:val="006C4EEE"/>
    <w:rsid w:val="006C5041"/>
    <w:rsid w:val="006C522C"/>
    <w:rsid w:val="006C546B"/>
    <w:rsid w:val="006C58E8"/>
    <w:rsid w:val="006C6A01"/>
    <w:rsid w:val="006C6E23"/>
    <w:rsid w:val="006D04A8"/>
    <w:rsid w:val="006D24F3"/>
    <w:rsid w:val="006D2D18"/>
    <w:rsid w:val="006D39AD"/>
    <w:rsid w:val="006D4AF6"/>
    <w:rsid w:val="006D4DCC"/>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0E98"/>
    <w:rsid w:val="006F139A"/>
    <w:rsid w:val="006F341B"/>
    <w:rsid w:val="006F34DB"/>
    <w:rsid w:val="006F44DF"/>
    <w:rsid w:val="006F5B2B"/>
    <w:rsid w:val="006F6A9F"/>
    <w:rsid w:val="006F71FE"/>
    <w:rsid w:val="006F7203"/>
    <w:rsid w:val="006F727B"/>
    <w:rsid w:val="006F7E12"/>
    <w:rsid w:val="007012C6"/>
    <w:rsid w:val="007025AC"/>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A3F"/>
    <w:rsid w:val="00720EB3"/>
    <w:rsid w:val="00721203"/>
    <w:rsid w:val="00721D26"/>
    <w:rsid w:val="00721F35"/>
    <w:rsid w:val="007222F0"/>
    <w:rsid w:val="00722D9C"/>
    <w:rsid w:val="0072301D"/>
    <w:rsid w:val="00723BA0"/>
    <w:rsid w:val="0072485E"/>
    <w:rsid w:val="00725E30"/>
    <w:rsid w:val="00725F9F"/>
    <w:rsid w:val="0072686F"/>
    <w:rsid w:val="00726F9E"/>
    <w:rsid w:val="00730581"/>
    <w:rsid w:val="00730A68"/>
    <w:rsid w:val="007312AF"/>
    <w:rsid w:val="00731B62"/>
    <w:rsid w:val="00732706"/>
    <w:rsid w:val="00733A13"/>
    <w:rsid w:val="00733AEE"/>
    <w:rsid w:val="00733BDE"/>
    <w:rsid w:val="00733C93"/>
    <w:rsid w:val="00733FFE"/>
    <w:rsid w:val="00734D20"/>
    <w:rsid w:val="00735679"/>
    <w:rsid w:val="00735867"/>
    <w:rsid w:val="00735A75"/>
    <w:rsid w:val="007360EB"/>
    <w:rsid w:val="00736DA0"/>
    <w:rsid w:val="00736DEE"/>
    <w:rsid w:val="00736E88"/>
    <w:rsid w:val="00737128"/>
    <w:rsid w:val="00737858"/>
    <w:rsid w:val="00737D78"/>
    <w:rsid w:val="00740A0E"/>
    <w:rsid w:val="00740D57"/>
    <w:rsid w:val="00741A9A"/>
    <w:rsid w:val="00741B52"/>
    <w:rsid w:val="00741C60"/>
    <w:rsid w:val="0074215C"/>
    <w:rsid w:val="0074347C"/>
    <w:rsid w:val="00743FAA"/>
    <w:rsid w:val="00744DC8"/>
    <w:rsid w:val="007458D9"/>
    <w:rsid w:val="00745952"/>
    <w:rsid w:val="00745A15"/>
    <w:rsid w:val="00745B49"/>
    <w:rsid w:val="007460FD"/>
    <w:rsid w:val="007466A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2340"/>
    <w:rsid w:val="007824AE"/>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9E4"/>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441F"/>
    <w:rsid w:val="007C53B5"/>
    <w:rsid w:val="007C5495"/>
    <w:rsid w:val="007C5818"/>
    <w:rsid w:val="007C69EE"/>
    <w:rsid w:val="007C726E"/>
    <w:rsid w:val="007C75B8"/>
    <w:rsid w:val="007D0ED2"/>
    <w:rsid w:val="007D1FB5"/>
    <w:rsid w:val="007D2C91"/>
    <w:rsid w:val="007D2CE8"/>
    <w:rsid w:val="007D30B4"/>
    <w:rsid w:val="007D5046"/>
    <w:rsid w:val="007D5C7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7AD"/>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3CE6"/>
    <w:rsid w:val="008149EF"/>
    <w:rsid w:val="0081520F"/>
    <w:rsid w:val="00815854"/>
    <w:rsid w:val="00816AE2"/>
    <w:rsid w:val="00816CDE"/>
    <w:rsid w:val="0081798F"/>
    <w:rsid w:val="00820A2A"/>
    <w:rsid w:val="00821C4A"/>
    <w:rsid w:val="00822059"/>
    <w:rsid w:val="00822065"/>
    <w:rsid w:val="008221BE"/>
    <w:rsid w:val="00822C82"/>
    <w:rsid w:val="00822E4E"/>
    <w:rsid w:val="008230D3"/>
    <w:rsid w:val="008239B3"/>
    <w:rsid w:val="00824852"/>
    <w:rsid w:val="00824AB1"/>
    <w:rsid w:val="00825045"/>
    <w:rsid w:val="00825E3B"/>
    <w:rsid w:val="0083039A"/>
    <w:rsid w:val="00830875"/>
    <w:rsid w:val="0083096E"/>
    <w:rsid w:val="00831104"/>
    <w:rsid w:val="00831203"/>
    <w:rsid w:val="008324ED"/>
    <w:rsid w:val="00833658"/>
    <w:rsid w:val="00834397"/>
    <w:rsid w:val="0083476D"/>
    <w:rsid w:val="00835AC0"/>
    <w:rsid w:val="0083627A"/>
    <w:rsid w:val="0083666F"/>
    <w:rsid w:val="008402A3"/>
    <w:rsid w:val="008402A9"/>
    <w:rsid w:val="0084088D"/>
    <w:rsid w:val="00841004"/>
    <w:rsid w:val="008411FC"/>
    <w:rsid w:val="00841809"/>
    <w:rsid w:val="0084308B"/>
    <w:rsid w:val="00843290"/>
    <w:rsid w:val="00843632"/>
    <w:rsid w:val="008438F0"/>
    <w:rsid w:val="00843B83"/>
    <w:rsid w:val="00843EC3"/>
    <w:rsid w:val="008448FA"/>
    <w:rsid w:val="008463AA"/>
    <w:rsid w:val="00846AFF"/>
    <w:rsid w:val="0084719E"/>
    <w:rsid w:val="008472A2"/>
    <w:rsid w:val="008512A8"/>
    <w:rsid w:val="00852A25"/>
    <w:rsid w:val="00852CAE"/>
    <w:rsid w:val="00852CE8"/>
    <w:rsid w:val="00853477"/>
    <w:rsid w:val="0085362B"/>
    <w:rsid w:val="008543CF"/>
    <w:rsid w:val="008545C1"/>
    <w:rsid w:val="008545D0"/>
    <w:rsid w:val="00854CA5"/>
    <w:rsid w:val="00855D71"/>
    <w:rsid w:val="00855D90"/>
    <w:rsid w:val="00856F12"/>
    <w:rsid w:val="008607BB"/>
    <w:rsid w:val="008612B1"/>
    <w:rsid w:val="008614A9"/>
    <w:rsid w:val="00861F51"/>
    <w:rsid w:val="008621E4"/>
    <w:rsid w:val="00864670"/>
    <w:rsid w:val="008649FB"/>
    <w:rsid w:val="00864E55"/>
    <w:rsid w:val="008654C9"/>
    <w:rsid w:val="00865630"/>
    <w:rsid w:val="0086645E"/>
    <w:rsid w:val="0086669D"/>
    <w:rsid w:val="00866865"/>
    <w:rsid w:val="00867B7F"/>
    <w:rsid w:val="0087113C"/>
    <w:rsid w:val="008713C6"/>
    <w:rsid w:val="00871957"/>
    <w:rsid w:val="00871ED3"/>
    <w:rsid w:val="0087204D"/>
    <w:rsid w:val="0087262A"/>
    <w:rsid w:val="008728F6"/>
    <w:rsid w:val="00872AF0"/>
    <w:rsid w:val="00872BF3"/>
    <w:rsid w:val="00872E45"/>
    <w:rsid w:val="00872EEA"/>
    <w:rsid w:val="00873F32"/>
    <w:rsid w:val="0087468F"/>
    <w:rsid w:val="008746B0"/>
    <w:rsid w:val="00874DAF"/>
    <w:rsid w:val="00875B03"/>
    <w:rsid w:val="00875BE4"/>
    <w:rsid w:val="00875E4B"/>
    <w:rsid w:val="0087606F"/>
    <w:rsid w:val="008762E6"/>
    <w:rsid w:val="00876977"/>
    <w:rsid w:val="00876F7B"/>
    <w:rsid w:val="008774CA"/>
    <w:rsid w:val="00880E85"/>
    <w:rsid w:val="008810B2"/>
    <w:rsid w:val="008824D1"/>
    <w:rsid w:val="00882813"/>
    <w:rsid w:val="00882DA7"/>
    <w:rsid w:val="008833EA"/>
    <w:rsid w:val="0088390C"/>
    <w:rsid w:val="00883DE6"/>
    <w:rsid w:val="00884978"/>
    <w:rsid w:val="00885108"/>
    <w:rsid w:val="00887278"/>
    <w:rsid w:val="00887463"/>
    <w:rsid w:val="00887C20"/>
    <w:rsid w:val="00887CA1"/>
    <w:rsid w:val="0089064A"/>
    <w:rsid w:val="008915D3"/>
    <w:rsid w:val="00891824"/>
    <w:rsid w:val="0089192F"/>
    <w:rsid w:val="00891A17"/>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A7039"/>
    <w:rsid w:val="008B02C0"/>
    <w:rsid w:val="008B151C"/>
    <w:rsid w:val="008B1D87"/>
    <w:rsid w:val="008B207F"/>
    <w:rsid w:val="008B2DB9"/>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231"/>
    <w:rsid w:val="008C79D7"/>
    <w:rsid w:val="008C7C7B"/>
    <w:rsid w:val="008D0279"/>
    <w:rsid w:val="008D0C6C"/>
    <w:rsid w:val="008D1042"/>
    <w:rsid w:val="008D176D"/>
    <w:rsid w:val="008D203C"/>
    <w:rsid w:val="008D25B4"/>
    <w:rsid w:val="008D2940"/>
    <w:rsid w:val="008D2D0A"/>
    <w:rsid w:val="008D33FF"/>
    <w:rsid w:val="008D3810"/>
    <w:rsid w:val="008D391C"/>
    <w:rsid w:val="008D4183"/>
    <w:rsid w:val="008D428A"/>
    <w:rsid w:val="008D4408"/>
    <w:rsid w:val="008E1440"/>
    <w:rsid w:val="008E1CCB"/>
    <w:rsid w:val="008E2E6E"/>
    <w:rsid w:val="008E3095"/>
    <w:rsid w:val="008E39B9"/>
    <w:rsid w:val="008E4AFD"/>
    <w:rsid w:val="008E4BAE"/>
    <w:rsid w:val="008E4D88"/>
    <w:rsid w:val="008E56BF"/>
    <w:rsid w:val="008E5BB3"/>
    <w:rsid w:val="008E6439"/>
    <w:rsid w:val="008E660D"/>
    <w:rsid w:val="008E6B95"/>
    <w:rsid w:val="008E7BB6"/>
    <w:rsid w:val="008F1328"/>
    <w:rsid w:val="008F1FAC"/>
    <w:rsid w:val="008F2939"/>
    <w:rsid w:val="008F298C"/>
    <w:rsid w:val="008F33FE"/>
    <w:rsid w:val="008F3532"/>
    <w:rsid w:val="008F459F"/>
    <w:rsid w:val="008F4B2E"/>
    <w:rsid w:val="008F60A4"/>
    <w:rsid w:val="008F669B"/>
    <w:rsid w:val="008F66A4"/>
    <w:rsid w:val="008F689C"/>
    <w:rsid w:val="008F69A4"/>
    <w:rsid w:val="00900B20"/>
    <w:rsid w:val="009034EE"/>
    <w:rsid w:val="009036D1"/>
    <w:rsid w:val="0090371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1C4"/>
    <w:rsid w:val="00922D12"/>
    <w:rsid w:val="00922D9C"/>
    <w:rsid w:val="009254BA"/>
    <w:rsid w:val="00925706"/>
    <w:rsid w:val="00925DB7"/>
    <w:rsid w:val="009262A6"/>
    <w:rsid w:val="00926A99"/>
    <w:rsid w:val="00927194"/>
    <w:rsid w:val="00927519"/>
    <w:rsid w:val="00927534"/>
    <w:rsid w:val="00927C7E"/>
    <w:rsid w:val="00930672"/>
    <w:rsid w:val="00930939"/>
    <w:rsid w:val="0093184A"/>
    <w:rsid w:val="00931D6E"/>
    <w:rsid w:val="009324AD"/>
    <w:rsid w:val="00932942"/>
    <w:rsid w:val="009331DF"/>
    <w:rsid w:val="00934C57"/>
    <w:rsid w:val="009359C0"/>
    <w:rsid w:val="00935A75"/>
    <w:rsid w:val="0093622B"/>
    <w:rsid w:val="00936B61"/>
    <w:rsid w:val="00936CD0"/>
    <w:rsid w:val="00937E16"/>
    <w:rsid w:val="00940CED"/>
    <w:rsid w:val="00941F5F"/>
    <w:rsid w:val="00942562"/>
    <w:rsid w:val="0094267A"/>
    <w:rsid w:val="0094338F"/>
    <w:rsid w:val="009438B4"/>
    <w:rsid w:val="00944726"/>
    <w:rsid w:val="009450D8"/>
    <w:rsid w:val="009452B8"/>
    <w:rsid w:val="00946A1C"/>
    <w:rsid w:val="00947FDD"/>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90F"/>
    <w:rsid w:val="00996E27"/>
    <w:rsid w:val="009A04D7"/>
    <w:rsid w:val="009A141A"/>
    <w:rsid w:val="009A1D85"/>
    <w:rsid w:val="009A26B6"/>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3E4E"/>
    <w:rsid w:val="009C4294"/>
    <w:rsid w:val="009C4CF0"/>
    <w:rsid w:val="009C4EE2"/>
    <w:rsid w:val="009C5766"/>
    <w:rsid w:val="009C5C0D"/>
    <w:rsid w:val="009C5E7F"/>
    <w:rsid w:val="009C6AAC"/>
    <w:rsid w:val="009C72E9"/>
    <w:rsid w:val="009D0D31"/>
    <w:rsid w:val="009D1327"/>
    <w:rsid w:val="009D1904"/>
    <w:rsid w:val="009D1FBC"/>
    <w:rsid w:val="009D24E1"/>
    <w:rsid w:val="009D269D"/>
    <w:rsid w:val="009D2F52"/>
    <w:rsid w:val="009D3ADC"/>
    <w:rsid w:val="009D4F9C"/>
    <w:rsid w:val="009D55A6"/>
    <w:rsid w:val="009D5A14"/>
    <w:rsid w:val="009D5A88"/>
    <w:rsid w:val="009D5AAD"/>
    <w:rsid w:val="009D67DC"/>
    <w:rsid w:val="009D6D2E"/>
    <w:rsid w:val="009D6D60"/>
    <w:rsid w:val="009D7AAE"/>
    <w:rsid w:val="009E07F5"/>
    <w:rsid w:val="009E1291"/>
    <w:rsid w:val="009E1890"/>
    <w:rsid w:val="009E1C21"/>
    <w:rsid w:val="009E2398"/>
    <w:rsid w:val="009E2574"/>
    <w:rsid w:val="009E2616"/>
    <w:rsid w:val="009E3069"/>
    <w:rsid w:val="009E3C0D"/>
    <w:rsid w:val="009E4986"/>
    <w:rsid w:val="009E49FC"/>
    <w:rsid w:val="009E4D11"/>
    <w:rsid w:val="009E58CD"/>
    <w:rsid w:val="009E5F72"/>
    <w:rsid w:val="009E7ACF"/>
    <w:rsid w:val="009E7BFA"/>
    <w:rsid w:val="009E7D9C"/>
    <w:rsid w:val="009F0061"/>
    <w:rsid w:val="009F047E"/>
    <w:rsid w:val="009F08AF"/>
    <w:rsid w:val="009F141F"/>
    <w:rsid w:val="009F14E3"/>
    <w:rsid w:val="009F1976"/>
    <w:rsid w:val="009F1CA7"/>
    <w:rsid w:val="009F1FB0"/>
    <w:rsid w:val="009F2560"/>
    <w:rsid w:val="009F26B3"/>
    <w:rsid w:val="009F3CE0"/>
    <w:rsid w:val="009F4477"/>
    <w:rsid w:val="009F4A5B"/>
    <w:rsid w:val="009F4FE5"/>
    <w:rsid w:val="009F5DE6"/>
    <w:rsid w:val="009F71F2"/>
    <w:rsid w:val="00A0060F"/>
    <w:rsid w:val="00A00803"/>
    <w:rsid w:val="00A00D1E"/>
    <w:rsid w:val="00A0162B"/>
    <w:rsid w:val="00A01BC5"/>
    <w:rsid w:val="00A01C7A"/>
    <w:rsid w:val="00A0321F"/>
    <w:rsid w:val="00A04226"/>
    <w:rsid w:val="00A04AF6"/>
    <w:rsid w:val="00A04C49"/>
    <w:rsid w:val="00A05346"/>
    <w:rsid w:val="00A06995"/>
    <w:rsid w:val="00A0707B"/>
    <w:rsid w:val="00A071AB"/>
    <w:rsid w:val="00A07314"/>
    <w:rsid w:val="00A073DB"/>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8F6"/>
    <w:rsid w:val="00A24D8E"/>
    <w:rsid w:val="00A24F38"/>
    <w:rsid w:val="00A265DB"/>
    <w:rsid w:val="00A27142"/>
    <w:rsid w:val="00A2776A"/>
    <w:rsid w:val="00A27ABF"/>
    <w:rsid w:val="00A30032"/>
    <w:rsid w:val="00A323A9"/>
    <w:rsid w:val="00A325D3"/>
    <w:rsid w:val="00A33004"/>
    <w:rsid w:val="00A33120"/>
    <w:rsid w:val="00A33F13"/>
    <w:rsid w:val="00A3417B"/>
    <w:rsid w:val="00A34672"/>
    <w:rsid w:val="00A34CFB"/>
    <w:rsid w:val="00A353FF"/>
    <w:rsid w:val="00A3661C"/>
    <w:rsid w:val="00A40821"/>
    <w:rsid w:val="00A40916"/>
    <w:rsid w:val="00A414DD"/>
    <w:rsid w:val="00A417DF"/>
    <w:rsid w:val="00A41BE5"/>
    <w:rsid w:val="00A42207"/>
    <w:rsid w:val="00A4268A"/>
    <w:rsid w:val="00A43BB1"/>
    <w:rsid w:val="00A444C7"/>
    <w:rsid w:val="00A445CE"/>
    <w:rsid w:val="00A45349"/>
    <w:rsid w:val="00A46623"/>
    <w:rsid w:val="00A5002A"/>
    <w:rsid w:val="00A502C5"/>
    <w:rsid w:val="00A507B4"/>
    <w:rsid w:val="00A512D2"/>
    <w:rsid w:val="00A51318"/>
    <w:rsid w:val="00A518C2"/>
    <w:rsid w:val="00A53A7F"/>
    <w:rsid w:val="00A548B8"/>
    <w:rsid w:val="00A57219"/>
    <w:rsid w:val="00A579B0"/>
    <w:rsid w:val="00A57B5E"/>
    <w:rsid w:val="00A600B3"/>
    <w:rsid w:val="00A601BD"/>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1D01"/>
    <w:rsid w:val="00A72DEA"/>
    <w:rsid w:val="00A734DA"/>
    <w:rsid w:val="00A73E4C"/>
    <w:rsid w:val="00A73FE7"/>
    <w:rsid w:val="00A7472E"/>
    <w:rsid w:val="00A75516"/>
    <w:rsid w:val="00A758CE"/>
    <w:rsid w:val="00A75A8E"/>
    <w:rsid w:val="00A75CB6"/>
    <w:rsid w:val="00A76790"/>
    <w:rsid w:val="00A771D6"/>
    <w:rsid w:val="00A777B2"/>
    <w:rsid w:val="00A80605"/>
    <w:rsid w:val="00A80677"/>
    <w:rsid w:val="00A8084D"/>
    <w:rsid w:val="00A821BD"/>
    <w:rsid w:val="00A825FF"/>
    <w:rsid w:val="00A8293F"/>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06D7"/>
    <w:rsid w:val="00AA1C75"/>
    <w:rsid w:val="00AA26A6"/>
    <w:rsid w:val="00AA2824"/>
    <w:rsid w:val="00AA39D0"/>
    <w:rsid w:val="00AA4A16"/>
    <w:rsid w:val="00AA4BBE"/>
    <w:rsid w:val="00AA4FDF"/>
    <w:rsid w:val="00AA50CE"/>
    <w:rsid w:val="00AA6616"/>
    <w:rsid w:val="00AA6A48"/>
    <w:rsid w:val="00AA7427"/>
    <w:rsid w:val="00AA7BA4"/>
    <w:rsid w:val="00AB0CC5"/>
    <w:rsid w:val="00AB125F"/>
    <w:rsid w:val="00AB19A3"/>
    <w:rsid w:val="00AB23C4"/>
    <w:rsid w:val="00AB2634"/>
    <w:rsid w:val="00AB3390"/>
    <w:rsid w:val="00AB3EE7"/>
    <w:rsid w:val="00AB4D94"/>
    <w:rsid w:val="00AB5794"/>
    <w:rsid w:val="00AB5A10"/>
    <w:rsid w:val="00AB6EEC"/>
    <w:rsid w:val="00AB7DCF"/>
    <w:rsid w:val="00AC04C7"/>
    <w:rsid w:val="00AC05D7"/>
    <w:rsid w:val="00AC0792"/>
    <w:rsid w:val="00AC0A90"/>
    <w:rsid w:val="00AC27EB"/>
    <w:rsid w:val="00AC33CC"/>
    <w:rsid w:val="00AC3736"/>
    <w:rsid w:val="00AC3A12"/>
    <w:rsid w:val="00AC3B0B"/>
    <w:rsid w:val="00AC4FD6"/>
    <w:rsid w:val="00AC54EF"/>
    <w:rsid w:val="00AC61B9"/>
    <w:rsid w:val="00AD0CC1"/>
    <w:rsid w:val="00AD0E7A"/>
    <w:rsid w:val="00AD138D"/>
    <w:rsid w:val="00AD1413"/>
    <w:rsid w:val="00AD1735"/>
    <w:rsid w:val="00AD2BE2"/>
    <w:rsid w:val="00AD396A"/>
    <w:rsid w:val="00AD3E25"/>
    <w:rsid w:val="00AD3EB7"/>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3A19"/>
    <w:rsid w:val="00AE40D0"/>
    <w:rsid w:val="00AE4D18"/>
    <w:rsid w:val="00AE522C"/>
    <w:rsid w:val="00AE6403"/>
    <w:rsid w:val="00AE71F0"/>
    <w:rsid w:val="00AE7C52"/>
    <w:rsid w:val="00AF11EF"/>
    <w:rsid w:val="00AF19F5"/>
    <w:rsid w:val="00AF201C"/>
    <w:rsid w:val="00AF2578"/>
    <w:rsid w:val="00AF2ED3"/>
    <w:rsid w:val="00AF32B0"/>
    <w:rsid w:val="00AF4F00"/>
    <w:rsid w:val="00AF5C0E"/>
    <w:rsid w:val="00AF695C"/>
    <w:rsid w:val="00AF6C84"/>
    <w:rsid w:val="00AF6FE7"/>
    <w:rsid w:val="00AF74BB"/>
    <w:rsid w:val="00AF7815"/>
    <w:rsid w:val="00AF7C8B"/>
    <w:rsid w:val="00B0132A"/>
    <w:rsid w:val="00B01B07"/>
    <w:rsid w:val="00B028BA"/>
    <w:rsid w:val="00B03510"/>
    <w:rsid w:val="00B03A70"/>
    <w:rsid w:val="00B04903"/>
    <w:rsid w:val="00B05684"/>
    <w:rsid w:val="00B05DA0"/>
    <w:rsid w:val="00B0602B"/>
    <w:rsid w:val="00B068DF"/>
    <w:rsid w:val="00B0709F"/>
    <w:rsid w:val="00B0756E"/>
    <w:rsid w:val="00B07BAD"/>
    <w:rsid w:val="00B07C59"/>
    <w:rsid w:val="00B1010D"/>
    <w:rsid w:val="00B101E2"/>
    <w:rsid w:val="00B108C8"/>
    <w:rsid w:val="00B109D3"/>
    <w:rsid w:val="00B10B99"/>
    <w:rsid w:val="00B11204"/>
    <w:rsid w:val="00B114B3"/>
    <w:rsid w:val="00B118B6"/>
    <w:rsid w:val="00B1323D"/>
    <w:rsid w:val="00B139A0"/>
    <w:rsid w:val="00B13AA6"/>
    <w:rsid w:val="00B14019"/>
    <w:rsid w:val="00B1446F"/>
    <w:rsid w:val="00B14620"/>
    <w:rsid w:val="00B14C68"/>
    <w:rsid w:val="00B150FB"/>
    <w:rsid w:val="00B1593E"/>
    <w:rsid w:val="00B16AB0"/>
    <w:rsid w:val="00B17011"/>
    <w:rsid w:val="00B17D5B"/>
    <w:rsid w:val="00B21C4C"/>
    <w:rsid w:val="00B22433"/>
    <w:rsid w:val="00B22820"/>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373FE"/>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6C1"/>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67FF0"/>
    <w:rsid w:val="00B7048B"/>
    <w:rsid w:val="00B707FD"/>
    <w:rsid w:val="00B70FFA"/>
    <w:rsid w:val="00B71016"/>
    <w:rsid w:val="00B714B2"/>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6D88"/>
    <w:rsid w:val="00B870E6"/>
    <w:rsid w:val="00B87C35"/>
    <w:rsid w:val="00B90024"/>
    <w:rsid w:val="00B90546"/>
    <w:rsid w:val="00B90A17"/>
    <w:rsid w:val="00B9125E"/>
    <w:rsid w:val="00B91E19"/>
    <w:rsid w:val="00B92A27"/>
    <w:rsid w:val="00B93AD6"/>
    <w:rsid w:val="00B93C72"/>
    <w:rsid w:val="00B95006"/>
    <w:rsid w:val="00B957BE"/>
    <w:rsid w:val="00B95E76"/>
    <w:rsid w:val="00B9639B"/>
    <w:rsid w:val="00B9713E"/>
    <w:rsid w:val="00B97352"/>
    <w:rsid w:val="00B97D0A"/>
    <w:rsid w:val="00B97D15"/>
    <w:rsid w:val="00B97DB3"/>
    <w:rsid w:val="00BA119D"/>
    <w:rsid w:val="00BA1FFA"/>
    <w:rsid w:val="00BA29F4"/>
    <w:rsid w:val="00BA2DE0"/>
    <w:rsid w:val="00BA307B"/>
    <w:rsid w:val="00BA4A1C"/>
    <w:rsid w:val="00BA4CB6"/>
    <w:rsid w:val="00BA55CE"/>
    <w:rsid w:val="00BA5A78"/>
    <w:rsid w:val="00BA5FEC"/>
    <w:rsid w:val="00BA6374"/>
    <w:rsid w:val="00BA647C"/>
    <w:rsid w:val="00BA69E2"/>
    <w:rsid w:val="00BA76D1"/>
    <w:rsid w:val="00BA777A"/>
    <w:rsid w:val="00BA7957"/>
    <w:rsid w:val="00BB1186"/>
    <w:rsid w:val="00BB1F6D"/>
    <w:rsid w:val="00BB2695"/>
    <w:rsid w:val="00BB36B7"/>
    <w:rsid w:val="00BB36FD"/>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AB5"/>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AB3"/>
    <w:rsid w:val="00BE7F12"/>
    <w:rsid w:val="00BF028F"/>
    <w:rsid w:val="00BF03ED"/>
    <w:rsid w:val="00BF0FC0"/>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392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29D2"/>
    <w:rsid w:val="00C135A4"/>
    <w:rsid w:val="00C13CCF"/>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5B7C"/>
    <w:rsid w:val="00C26010"/>
    <w:rsid w:val="00C26E84"/>
    <w:rsid w:val="00C27058"/>
    <w:rsid w:val="00C27258"/>
    <w:rsid w:val="00C27273"/>
    <w:rsid w:val="00C272FA"/>
    <w:rsid w:val="00C273FF"/>
    <w:rsid w:val="00C30D09"/>
    <w:rsid w:val="00C318B5"/>
    <w:rsid w:val="00C31989"/>
    <w:rsid w:val="00C31E07"/>
    <w:rsid w:val="00C325AB"/>
    <w:rsid w:val="00C32D2A"/>
    <w:rsid w:val="00C3314F"/>
    <w:rsid w:val="00C33B65"/>
    <w:rsid w:val="00C3403B"/>
    <w:rsid w:val="00C344AD"/>
    <w:rsid w:val="00C353CC"/>
    <w:rsid w:val="00C36972"/>
    <w:rsid w:val="00C3743D"/>
    <w:rsid w:val="00C379E6"/>
    <w:rsid w:val="00C4027A"/>
    <w:rsid w:val="00C40633"/>
    <w:rsid w:val="00C410CC"/>
    <w:rsid w:val="00C4112C"/>
    <w:rsid w:val="00C411EE"/>
    <w:rsid w:val="00C4145B"/>
    <w:rsid w:val="00C4176C"/>
    <w:rsid w:val="00C41D1E"/>
    <w:rsid w:val="00C42021"/>
    <w:rsid w:val="00C420AA"/>
    <w:rsid w:val="00C4287D"/>
    <w:rsid w:val="00C434E4"/>
    <w:rsid w:val="00C4421A"/>
    <w:rsid w:val="00C451B3"/>
    <w:rsid w:val="00C453F8"/>
    <w:rsid w:val="00C46915"/>
    <w:rsid w:val="00C46C0E"/>
    <w:rsid w:val="00C47238"/>
    <w:rsid w:val="00C47871"/>
    <w:rsid w:val="00C50315"/>
    <w:rsid w:val="00C5051C"/>
    <w:rsid w:val="00C50DF2"/>
    <w:rsid w:val="00C5116D"/>
    <w:rsid w:val="00C514D8"/>
    <w:rsid w:val="00C521BB"/>
    <w:rsid w:val="00C53C88"/>
    <w:rsid w:val="00C53DB7"/>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4FB1"/>
    <w:rsid w:val="00C65307"/>
    <w:rsid w:val="00C65525"/>
    <w:rsid w:val="00C674D9"/>
    <w:rsid w:val="00C67B99"/>
    <w:rsid w:val="00C70084"/>
    <w:rsid w:val="00C70166"/>
    <w:rsid w:val="00C718F7"/>
    <w:rsid w:val="00C734EB"/>
    <w:rsid w:val="00C73C24"/>
    <w:rsid w:val="00C73D41"/>
    <w:rsid w:val="00C75A62"/>
    <w:rsid w:val="00C75C8E"/>
    <w:rsid w:val="00C76188"/>
    <w:rsid w:val="00C76281"/>
    <w:rsid w:val="00C7692E"/>
    <w:rsid w:val="00C76B9E"/>
    <w:rsid w:val="00C7704D"/>
    <w:rsid w:val="00C77794"/>
    <w:rsid w:val="00C77D21"/>
    <w:rsid w:val="00C81346"/>
    <w:rsid w:val="00C81554"/>
    <w:rsid w:val="00C815EB"/>
    <w:rsid w:val="00C8290E"/>
    <w:rsid w:val="00C82B38"/>
    <w:rsid w:val="00C82B93"/>
    <w:rsid w:val="00C83569"/>
    <w:rsid w:val="00C83F8F"/>
    <w:rsid w:val="00C84825"/>
    <w:rsid w:val="00C85552"/>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970D5"/>
    <w:rsid w:val="00CA036D"/>
    <w:rsid w:val="00CA0B0D"/>
    <w:rsid w:val="00CA1426"/>
    <w:rsid w:val="00CA1E93"/>
    <w:rsid w:val="00CA20E4"/>
    <w:rsid w:val="00CA23A4"/>
    <w:rsid w:val="00CA24FE"/>
    <w:rsid w:val="00CA289C"/>
    <w:rsid w:val="00CA2A2A"/>
    <w:rsid w:val="00CA2C20"/>
    <w:rsid w:val="00CA2C9B"/>
    <w:rsid w:val="00CA3928"/>
    <w:rsid w:val="00CA4C1D"/>
    <w:rsid w:val="00CA4F8A"/>
    <w:rsid w:val="00CA5178"/>
    <w:rsid w:val="00CA5525"/>
    <w:rsid w:val="00CA5C3A"/>
    <w:rsid w:val="00CA6267"/>
    <w:rsid w:val="00CA745A"/>
    <w:rsid w:val="00CA7B0E"/>
    <w:rsid w:val="00CA7B44"/>
    <w:rsid w:val="00CA7D79"/>
    <w:rsid w:val="00CB0F5A"/>
    <w:rsid w:val="00CB1AE4"/>
    <w:rsid w:val="00CB1F96"/>
    <w:rsid w:val="00CB38FB"/>
    <w:rsid w:val="00CB47AA"/>
    <w:rsid w:val="00CB4D8F"/>
    <w:rsid w:val="00CB5B27"/>
    <w:rsid w:val="00CB5E6A"/>
    <w:rsid w:val="00CB611D"/>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0484"/>
    <w:rsid w:val="00CD10BF"/>
    <w:rsid w:val="00CD138B"/>
    <w:rsid w:val="00CD155F"/>
    <w:rsid w:val="00CD1A29"/>
    <w:rsid w:val="00CD1B74"/>
    <w:rsid w:val="00CD3833"/>
    <w:rsid w:val="00CD3E29"/>
    <w:rsid w:val="00CD456C"/>
    <w:rsid w:val="00CD4EF0"/>
    <w:rsid w:val="00CD4F16"/>
    <w:rsid w:val="00CD535D"/>
    <w:rsid w:val="00CD6EAD"/>
    <w:rsid w:val="00CD7205"/>
    <w:rsid w:val="00CE008B"/>
    <w:rsid w:val="00CE0705"/>
    <w:rsid w:val="00CE0ACD"/>
    <w:rsid w:val="00CE1B8C"/>
    <w:rsid w:val="00CE1CA0"/>
    <w:rsid w:val="00CE42D1"/>
    <w:rsid w:val="00CE4631"/>
    <w:rsid w:val="00CE5C1C"/>
    <w:rsid w:val="00CE6BE5"/>
    <w:rsid w:val="00CE7006"/>
    <w:rsid w:val="00CE7015"/>
    <w:rsid w:val="00CE7083"/>
    <w:rsid w:val="00CF11A9"/>
    <w:rsid w:val="00CF1560"/>
    <w:rsid w:val="00CF1F41"/>
    <w:rsid w:val="00CF2E56"/>
    <w:rsid w:val="00CF2FDA"/>
    <w:rsid w:val="00CF34A8"/>
    <w:rsid w:val="00CF3511"/>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5E0"/>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0D76"/>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24C2"/>
    <w:rsid w:val="00D628B9"/>
    <w:rsid w:val="00D63855"/>
    <w:rsid w:val="00D6416E"/>
    <w:rsid w:val="00D6523B"/>
    <w:rsid w:val="00D6532B"/>
    <w:rsid w:val="00D6573A"/>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0C"/>
    <w:rsid w:val="00D75439"/>
    <w:rsid w:val="00D775EE"/>
    <w:rsid w:val="00D7790E"/>
    <w:rsid w:val="00D8073D"/>
    <w:rsid w:val="00D80E93"/>
    <w:rsid w:val="00D80EAF"/>
    <w:rsid w:val="00D80EE7"/>
    <w:rsid w:val="00D8249D"/>
    <w:rsid w:val="00D82856"/>
    <w:rsid w:val="00D828A9"/>
    <w:rsid w:val="00D82EE7"/>
    <w:rsid w:val="00D83954"/>
    <w:rsid w:val="00D84BF3"/>
    <w:rsid w:val="00D85D7C"/>
    <w:rsid w:val="00D86059"/>
    <w:rsid w:val="00D86433"/>
    <w:rsid w:val="00D87878"/>
    <w:rsid w:val="00D87C2F"/>
    <w:rsid w:val="00D904F5"/>
    <w:rsid w:val="00D91073"/>
    <w:rsid w:val="00D912E2"/>
    <w:rsid w:val="00D91703"/>
    <w:rsid w:val="00D92B7B"/>
    <w:rsid w:val="00D92BB1"/>
    <w:rsid w:val="00D92D1B"/>
    <w:rsid w:val="00D92FAF"/>
    <w:rsid w:val="00D93863"/>
    <w:rsid w:val="00D93896"/>
    <w:rsid w:val="00D9406F"/>
    <w:rsid w:val="00D9422A"/>
    <w:rsid w:val="00D94415"/>
    <w:rsid w:val="00D95373"/>
    <w:rsid w:val="00D95FFA"/>
    <w:rsid w:val="00D96559"/>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5B01"/>
    <w:rsid w:val="00DA6273"/>
    <w:rsid w:val="00DA66E4"/>
    <w:rsid w:val="00DA6F95"/>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7F8"/>
    <w:rsid w:val="00DC1A7A"/>
    <w:rsid w:val="00DC1F33"/>
    <w:rsid w:val="00DC3970"/>
    <w:rsid w:val="00DC3D8F"/>
    <w:rsid w:val="00DC4276"/>
    <w:rsid w:val="00DC54C9"/>
    <w:rsid w:val="00DC5F02"/>
    <w:rsid w:val="00DC60AE"/>
    <w:rsid w:val="00DD027D"/>
    <w:rsid w:val="00DD09AD"/>
    <w:rsid w:val="00DD0D6C"/>
    <w:rsid w:val="00DD1489"/>
    <w:rsid w:val="00DD149E"/>
    <w:rsid w:val="00DD1538"/>
    <w:rsid w:val="00DD17C3"/>
    <w:rsid w:val="00DD193D"/>
    <w:rsid w:val="00DD236B"/>
    <w:rsid w:val="00DD3666"/>
    <w:rsid w:val="00DD3BD5"/>
    <w:rsid w:val="00DD513D"/>
    <w:rsid w:val="00DD5BC1"/>
    <w:rsid w:val="00DD609B"/>
    <w:rsid w:val="00DD6269"/>
    <w:rsid w:val="00DD68D9"/>
    <w:rsid w:val="00DD6D8D"/>
    <w:rsid w:val="00DD713E"/>
    <w:rsid w:val="00DE0558"/>
    <w:rsid w:val="00DE0C17"/>
    <w:rsid w:val="00DE11EB"/>
    <w:rsid w:val="00DE18EC"/>
    <w:rsid w:val="00DE1C99"/>
    <w:rsid w:val="00DE3960"/>
    <w:rsid w:val="00DE4399"/>
    <w:rsid w:val="00DE4A8A"/>
    <w:rsid w:val="00DE4CEC"/>
    <w:rsid w:val="00DE521E"/>
    <w:rsid w:val="00DE5F26"/>
    <w:rsid w:val="00DE71B4"/>
    <w:rsid w:val="00DE7286"/>
    <w:rsid w:val="00DE73ED"/>
    <w:rsid w:val="00DE7F74"/>
    <w:rsid w:val="00DF0A1E"/>
    <w:rsid w:val="00DF1012"/>
    <w:rsid w:val="00DF1189"/>
    <w:rsid w:val="00DF155F"/>
    <w:rsid w:val="00DF1593"/>
    <w:rsid w:val="00DF1F92"/>
    <w:rsid w:val="00DF2164"/>
    <w:rsid w:val="00DF2794"/>
    <w:rsid w:val="00DF2A3E"/>
    <w:rsid w:val="00DF32E4"/>
    <w:rsid w:val="00DF5904"/>
    <w:rsid w:val="00DF5AB2"/>
    <w:rsid w:val="00DF6B32"/>
    <w:rsid w:val="00DF6F57"/>
    <w:rsid w:val="00DF7215"/>
    <w:rsid w:val="00DF7CB8"/>
    <w:rsid w:val="00DF7EEA"/>
    <w:rsid w:val="00E0081C"/>
    <w:rsid w:val="00E00B5B"/>
    <w:rsid w:val="00E01131"/>
    <w:rsid w:val="00E01A3F"/>
    <w:rsid w:val="00E02013"/>
    <w:rsid w:val="00E02479"/>
    <w:rsid w:val="00E02ED6"/>
    <w:rsid w:val="00E03462"/>
    <w:rsid w:val="00E043E4"/>
    <w:rsid w:val="00E047A5"/>
    <w:rsid w:val="00E04DB3"/>
    <w:rsid w:val="00E0545D"/>
    <w:rsid w:val="00E05916"/>
    <w:rsid w:val="00E05B45"/>
    <w:rsid w:val="00E0639B"/>
    <w:rsid w:val="00E07EC9"/>
    <w:rsid w:val="00E10120"/>
    <w:rsid w:val="00E11206"/>
    <w:rsid w:val="00E11413"/>
    <w:rsid w:val="00E129EF"/>
    <w:rsid w:val="00E12B14"/>
    <w:rsid w:val="00E12B59"/>
    <w:rsid w:val="00E13E13"/>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83E"/>
    <w:rsid w:val="00E30AA6"/>
    <w:rsid w:val="00E31B74"/>
    <w:rsid w:val="00E325E2"/>
    <w:rsid w:val="00E329E5"/>
    <w:rsid w:val="00E332FA"/>
    <w:rsid w:val="00E33526"/>
    <w:rsid w:val="00E336A7"/>
    <w:rsid w:val="00E336E2"/>
    <w:rsid w:val="00E3392C"/>
    <w:rsid w:val="00E34115"/>
    <w:rsid w:val="00E3441A"/>
    <w:rsid w:val="00E3510E"/>
    <w:rsid w:val="00E360AF"/>
    <w:rsid w:val="00E36FDE"/>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9D8"/>
    <w:rsid w:val="00E46CDC"/>
    <w:rsid w:val="00E47407"/>
    <w:rsid w:val="00E47B2A"/>
    <w:rsid w:val="00E47BE5"/>
    <w:rsid w:val="00E5037C"/>
    <w:rsid w:val="00E50AA6"/>
    <w:rsid w:val="00E5135D"/>
    <w:rsid w:val="00E5171E"/>
    <w:rsid w:val="00E52651"/>
    <w:rsid w:val="00E526E2"/>
    <w:rsid w:val="00E528AB"/>
    <w:rsid w:val="00E52B61"/>
    <w:rsid w:val="00E531F7"/>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13A"/>
    <w:rsid w:val="00E63738"/>
    <w:rsid w:val="00E63D43"/>
    <w:rsid w:val="00E65A9D"/>
    <w:rsid w:val="00E660BC"/>
    <w:rsid w:val="00E66817"/>
    <w:rsid w:val="00E6777F"/>
    <w:rsid w:val="00E67F9E"/>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7D3"/>
    <w:rsid w:val="00E76DB2"/>
    <w:rsid w:val="00E77171"/>
    <w:rsid w:val="00E77E8D"/>
    <w:rsid w:val="00E802DE"/>
    <w:rsid w:val="00E80F09"/>
    <w:rsid w:val="00E80FA0"/>
    <w:rsid w:val="00E82082"/>
    <w:rsid w:val="00E82403"/>
    <w:rsid w:val="00E82975"/>
    <w:rsid w:val="00E836FA"/>
    <w:rsid w:val="00E83755"/>
    <w:rsid w:val="00E83CB6"/>
    <w:rsid w:val="00E840BC"/>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31D4"/>
    <w:rsid w:val="00EA4204"/>
    <w:rsid w:val="00EA42AC"/>
    <w:rsid w:val="00EA5102"/>
    <w:rsid w:val="00EA5258"/>
    <w:rsid w:val="00EA53B8"/>
    <w:rsid w:val="00EA59C2"/>
    <w:rsid w:val="00EA6417"/>
    <w:rsid w:val="00EA65AD"/>
    <w:rsid w:val="00EA7402"/>
    <w:rsid w:val="00EA7419"/>
    <w:rsid w:val="00EA7503"/>
    <w:rsid w:val="00EA7BB2"/>
    <w:rsid w:val="00EB076D"/>
    <w:rsid w:val="00EB182F"/>
    <w:rsid w:val="00EB1B18"/>
    <w:rsid w:val="00EB1DC3"/>
    <w:rsid w:val="00EB1F41"/>
    <w:rsid w:val="00EB240D"/>
    <w:rsid w:val="00EB246D"/>
    <w:rsid w:val="00EB2786"/>
    <w:rsid w:val="00EB32B2"/>
    <w:rsid w:val="00EB3365"/>
    <w:rsid w:val="00EB4929"/>
    <w:rsid w:val="00EB4BCE"/>
    <w:rsid w:val="00EB4C0F"/>
    <w:rsid w:val="00EB5434"/>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5F0B"/>
    <w:rsid w:val="00EC643F"/>
    <w:rsid w:val="00EC67A6"/>
    <w:rsid w:val="00EC6FB0"/>
    <w:rsid w:val="00EC6FC8"/>
    <w:rsid w:val="00EC70D2"/>
    <w:rsid w:val="00EC70ED"/>
    <w:rsid w:val="00EC783D"/>
    <w:rsid w:val="00ED04A3"/>
    <w:rsid w:val="00ED0B83"/>
    <w:rsid w:val="00ED186C"/>
    <w:rsid w:val="00ED21DA"/>
    <w:rsid w:val="00ED21F9"/>
    <w:rsid w:val="00ED2A17"/>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3037"/>
    <w:rsid w:val="00EE37D5"/>
    <w:rsid w:val="00EE46AE"/>
    <w:rsid w:val="00EE5140"/>
    <w:rsid w:val="00EE531F"/>
    <w:rsid w:val="00EE54C1"/>
    <w:rsid w:val="00EE61EB"/>
    <w:rsid w:val="00EE636D"/>
    <w:rsid w:val="00EE6B90"/>
    <w:rsid w:val="00EE6E4C"/>
    <w:rsid w:val="00EE7900"/>
    <w:rsid w:val="00EF05E5"/>
    <w:rsid w:val="00EF07F2"/>
    <w:rsid w:val="00EF1424"/>
    <w:rsid w:val="00EF291C"/>
    <w:rsid w:val="00EF3D1A"/>
    <w:rsid w:val="00EF532C"/>
    <w:rsid w:val="00EF54A1"/>
    <w:rsid w:val="00EF5BE5"/>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5A7"/>
    <w:rsid w:val="00F27EF4"/>
    <w:rsid w:val="00F309E3"/>
    <w:rsid w:val="00F31003"/>
    <w:rsid w:val="00F32933"/>
    <w:rsid w:val="00F32AEF"/>
    <w:rsid w:val="00F32AFF"/>
    <w:rsid w:val="00F32E43"/>
    <w:rsid w:val="00F34B23"/>
    <w:rsid w:val="00F3541A"/>
    <w:rsid w:val="00F35CD8"/>
    <w:rsid w:val="00F36110"/>
    <w:rsid w:val="00F36424"/>
    <w:rsid w:val="00F37070"/>
    <w:rsid w:val="00F37D7B"/>
    <w:rsid w:val="00F37ED9"/>
    <w:rsid w:val="00F4077F"/>
    <w:rsid w:val="00F40EC6"/>
    <w:rsid w:val="00F4111D"/>
    <w:rsid w:val="00F413DA"/>
    <w:rsid w:val="00F416DD"/>
    <w:rsid w:val="00F437A0"/>
    <w:rsid w:val="00F43968"/>
    <w:rsid w:val="00F441DE"/>
    <w:rsid w:val="00F44576"/>
    <w:rsid w:val="00F44C04"/>
    <w:rsid w:val="00F46302"/>
    <w:rsid w:val="00F46332"/>
    <w:rsid w:val="00F466AD"/>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0226"/>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B26"/>
    <w:rsid w:val="00F81EAE"/>
    <w:rsid w:val="00F82F57"/>
    <w:rsid w:val="00F848B5"/>
    <w:rsid w:val="00F85CCB"/>
    <w:rsid w:val="00F862A8"/>
    <w:rsid w:val="00F864EC"/>
    <w:rsid w:val="00F86C20"/>
    <w:rsid w:val="00F87402"/>
    <w:rsid w:val="00F87570"/>
    <w:rsid w:val="00F87A40"/>
    <w:rsid w:val="00F90A12"/>
    <w:rsid w:val="00F90E93"/>
    <w:rsid w:val="00F917C5"/>
    <w:rsid w:val="00F9410C"/>
    <w:rsid w:val="00F954C1"/>
    <w:rsid w:val="00F95ED4"/>
    <w:rsid w:val="00F96062"/>
    <w:rsid w:val="00F9617B"/>
    <w:rsid w:val="00F964CE"/>
    <w:rsid w:val="00F97B83"/>
    <w:rsid w:val="00FA03C2"/>
    <w:rsid w:val="00FA0481"/>
    <w:rsid w:val="00FA0708"/>
    <w:rsid w:val="00FA1817"/>
    <w:rsid w:val="00FA1E52"/>
    <w:rsid w:val="00FA1F9C"/>
    <w:rsid w:val="00FA21C8"/>
    <w:rsid w:val="00FA30DE"/>
    <w:rsid w:val="00FA37E8"/>
    <w:rsid w:val="00FA3AB6"/>
    <w:rsid w:val="00FA4266"/>
    <w:rsid w:val="00FA42B1"/>
    <w:rsid w:val="00FA46D6"/>
    <w:rsid w:val="00FA4884"/>
    <w:rsid w:val="00FA4A91"/>
    <w:rsid w:val="00FA4B4A"/>
    <w:rsid w:val="00FA4CF0"/>
    <w:rsid w:val="00FA5852"/>
    <w:rsid w:val="00FA5D58"/>
    <w:rsid w:val="00FA6359"/>
    <w:rsid w:val="00FB00DB"/>
    <w:rsid w:val="00FB0C72"/>
    <w:rsid w:val="00FB15FD"/>
    <w:rsid w:val="00FB1909"/>
    <w:rsid w:val="00FB27BD"/>
    <w:rsid w:val="00FB331A"/>
    <w:rsid w:val="00FB3323"/>
    <w:rsid w:val="00FB3A77"/>
    <w:rsid w:val="00FB49EE"/>
    <w:rsid w:val="00FB57C0"/>
    <w:rsid w:val="00FB57E6"/>
    <w:rsid w:val="00FB60A7"/>
    <w:rsid w:val="00FB60E3"/>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8E5"/>
    <w:rsid w:val="00FD29D5"/>
    <w:rsid w:val="00FD2CCD"/>
    <w:rsid w:val="00FD2DF6"/>
    <w:rsid w:val="00FD32E4"/>
    <w:rsid w:val="00FD3A5D"/>
    <w:rsid w:val="00FD3B5D"/>
    <w:rsid w:val="00FD46F5"/>
    <w:rsid w:val="00FD5412"/>
    <w:rsid w:val="00FD57D4"/>
    <w:rsid w:val="00FD6057"/>
    <w:rsid w:val="00FD7096"/>
    <w:rsid w:val="00FD7273"/>
    <w:rsid w:val="00FD740F"/>
    <w:rsid w:val="00FD7612"/>
    <w:rsid w:val="00FE052D"/>
    <w:rsid w:val="00FE067B"/>
    <w:rsid w:val="00FE17EC"/>
    <w:rsid w:val="00FE1B80"/>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40708"/>
  <w15:chartTrackingRefBased/>
  <w15:docId w15:val="{5E9E8C5F-9A20-4382-87EC-8076BD8DC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 w:type="paragraph" w:styleId="TOC3">
    <w:name w:val="toc 3"/>
    <w:basedOn w:val="Normal"/>
    <w:next w:val="Normal"/>
    <w:autoRedefine/>
    <w:uiPriority w:val="39"/>
    <w:unhideWhenUsed/>
    <w:rsid w:val="00193919"/>
    <w:pPr>
      <w:spacing w:after="100"/>
      <w:ind w:left="440"/>
    </w:pPr>
  </w:style>
  <w:style w:type="character" w:styleId="Strong">
    <w:name w:val="Strong"/>
    <w:basedOn w:val="DefaultParagraphFont"/>
    <w:uiPriority w:val="22"/>
    <w:qFormat/>
    <w:rsid w:val="00315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955397">
      <w:bodyDiv w:val="1"/>
      <w:marLeft w:val="0"/>
      <w:marRight w:val="0"/>
      <w:marTop w:val="0"/>
      <w:marBottom w:val="0"/>
      <w:divBdr>
        <w:top w:val="none" w:sz="0" w:space="0" w:color="auto"/>
        <w:left w:val="none" w:sz="0" w:space="0" w:color="auto"/>
        <w:bottom w:val="none" w:sz="0" w:space="0" w:color="auto"/>
        <w:right w:val="none" w:sz="0" w:space="0" w:color="auto"/>
      </w:divBdr>
    </w:div>
    <w:div w:id="306328559">
      <w:bodyDiv w:val="1"/>
      <w:marLeft w:val="0"/>
      <w:marRight w:val="0"/>
      <w:marTop w:val="0"/>
      <w:marBottom w:val="0"/>
      <w:divBdr>
        <w:top w:val="none" w:sz="0" w:space="0" w:color="auto"/>
        <w:left w:val="none" w:sz="0" w:space="0" w:color="auto"/>
        <w:bottom w:val="none" w:sz="0" w:space="0" w:color="auto"/>
        <w:right w:val="none" w:sz="0" w:space="0" w:color="auto"/>
      </w:divBdr>
      <w:divsChild>
        <w:div w:id="1851020051">
          <w:marLeft w:val="0"/>
          <w:marRight w:val="0"/>
          <w:marTop w:val="0"/>
          <w:marBottom w:val="0"/>
          <w:divBdr>
            <w:top w:val="none" w:sz="0" w:space="0" w:color="auto"/>
            <w:left w:val="none" w:sz="0" w:space="0" w:color="auto"/>
            <w:bottom w:val="none" w:sz="0" w:space="0" w:color="auto"/>
            <w:right w:val="none" w:sz="0" w:space="0" w:color="auto"/>
          </w:divBdr>
          <w:divsChild>
            <w:div w:id="906844409">
              <w:marLeft w:val="0"/>
              <w:marRight w:val="0"/>
              <w:marTop w:val="0"/>
              <w:marBottom w:val="0"/>
              <w:divBdr>
                <w:top w:val="none" w:sz="0" w:space="0" w:color="auto"/>
                <w:left w:val="none" w:sz="0" w:space="0" w:color="auto"/>
                <w:bottom w:val="none" w:sz="0" w:space="0" w:color="auto"/>
                <w:right w:val="none" w:sz="0" w:space="0" w:color="auto"/>
              </w:divBdr>
              <w:divsChild>
                <w:div w:id="5495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8/08/relationships/commentsExtensible" Target="commentsExtensible.xml"/><Relationship Id="rId18" Type="http://schemas.openxmlformats.org/officeDocument/2006/relationships/hyperlink" Target="https://meridian.allenpress.com/rapt/article/52/4/407/429769/Evolution-of-Communal-Roosting-A-Social-Refuge" TargetMode="External"/><Relationship Id="rId26" Type="http://schemas.openxmlformats.org/officeDocument/2006/relationships/image" Target="media/image4.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i.org/10.1073/pnas.1505913113" TargetMode="External"/><Relationship Id="rId34" Type="http://schemas.openxmlformats.org/officeDocument/2006/relationships/image" Target="media/image9.pn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frontiersin.org/journals/ecology-and-evolution/articles/10.3389/fevo.2016.00074/full#h3" TargetMode="External"/><Relationship Id="rId25" Type="http://schemas.openxmlformats.org/officeDocument/2006/relationships/hyperlink" Target="https://muse.jhu.edu/book/34368" TargetMode="External"/><Relationship Id="rId33" Type="http://schemas.openxmlformats.org/officeDocument/2006/relationships/image" Target="media/image1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onlinelibrary.wiley.com/doi/full/10.1111/brv.13089" TargetMode="External"/><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10.1093/auk/99.3.424" TargetMode="External"/><Relationship Id="rId32" Type="http://schemas.openxmlformats.org/officeDocument/2006/relationships/image" Target="media/image10.png"/><Relationship Id="rId37" Type="http://schemas.openxmlformats.org/officeDocument/2006/relationships/hyperlink" Target="https://github.com/QuantitativeEcologyLab/MSc.-Communal-roosting-behav"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1126/sciadv.abe2101" TargetMode="External"/><Relationship Id="rId28" Type="http://schemas.openxmlformats.org/officeDocument/2006/relationships/image" Target="media/image60.png"/><Relationship Id="rId36" Type="http://schemas.openxmlformats.org/officeDocument/2006/relationships/image" Target="media/image13.png"/><Relationship Id="rId10" Type="http://schemas.openxmlformats.org/officeDocument/2006/relationships/comments" Target="comments.xml"/><Relationship Id="rId19" Type="http://schemas.openxmlformats.org/officeDocument/2006/relationships/hyperlink" Target="https://www.sciencedirect.com/science/article/pii/S0169204604001288"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1.png"/><Relationship Id="rId22" Type="http://schemas.openxmlformats.org/officeDocument/2006/relationships/hyperlink" Target="https://doi.org/10.3819/CCBR.2018.130008"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14425</TotalTime>
  <Pages>94</Pages>
  <Words>71058</Words>
  <Characters>405036</Characters>
  <Application>Microsoft Office Word</Application>
  <DocSecurity>0</DocSecurity>
  <Lines>3375</Lines>
  <Paragraphs>950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 cuadros</cp:lastModifiedBy>
  <cp:revision>167</cp:revision>
  <dcterms:created xsi:type="dcterms:W3CDTF">2025-05-26T23:06:00Z</dcterms:created>
  <dcterms:modified xsi:type="dcterms:W3CDTF">2025-06-30T22:27:00Z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id="aJEuLT6r"/&gt;&lt;style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