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AFC7ED" w14:textId="42B50208" w:rsidR="00117F54" w:rsidRPr="0098295B" w:rsidRDefault="00101420" w:rsidP="00D70E63">
      <w:pPr>
        <w:spacing w:line="360" w:lineRule="auto"/>
        <w:jc w:val="both"/>
        <w:rPr>
          <w:rFonts w:ascii="Times New Roman" w:hAnsi="Times New Roman" w:cs="Times New Roman"/>
          <w:b/>
          <w:bCs/>
          <w:sz w:val="28"/>
          <w:szCs w:val="28"/>
        </w:rPr>
      </w:pPr>
      <w:r w:rsidRPr="0098295B">
        <w:rPr>
          <w:rFonts w:ascii="Times New Roman" w:hAnsi="Times New Roman" w:cs="Times New Roman"/>
          <w:b/>
          <w:bCs/>
          <w:sz w:val="28"/>
          <w:szCs w:val="28"/>
        </w:rPr>
        <mc:AlternateContent>
          <mc:Choice Requires="wpi">
            <w:drawing>
              <wp:anchor distT="0" distB="0" distL="114300" distR="114300" simplePos="0" relativeHeight="251659264" behindDoc="0" locked="0" layoutInCell="1" allowOverlap="1" wp14:anchorId="6700BF7E" wp14:editId="15C41DFB">
                <wp:simplePos x="0" y="0"/>
                <wp:positionH relativeFrom="column">
                  <wp:posOffset>8001460</wp:posOffset>
                </wp:positionH>
                <wp:positionV relativeFrom="paragraph">
                  <wp:posOffset>431700</wp:posOffset>
                </wp:positionV>
                <wp:extent cx="360" cy="360"/>
                <wp:effectExtent l="38100" t="38100" r="57150" b="57150"/>
                <wp:wrapNone/>
                <wp:docPr id="2" name="Ink 2"/>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1614276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629.35pt;margin-top:33.3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">
                <v:imagedata r:id="rId9" o:title=""/>
              </v:shape>
            </w:pict>
          </mc:Fallback>
        </mc:AlternateContent>
      </w:r>
    </w:p>
    <w:p w14:paraId="0E935B1F" w14:textId="77777777" w:rsidR="00121F09" w:rsidRPr="0098295B" w:rsidRDefault="00121F09" w:rsidP="00D70E63">
      <w:pPr>
        <w:spacing w:line="360" w:lineRule="auto"/>
        <w:jc w:val="both"/>
        <w:rPr>
          <w:rFonts w:ascii="Times New Roman" w:hAnsi="Times New Roman" w:cs="Times New Roman"/>
          <w:b/>
          <w:bCs/>
          <w:sz w:val="28"/>
          <w:szCs w:val="28"/>
        </w:rPr>
      </w:pPr>
    </w:p>
    <w:p w14:paraId="089B6436" w14:textId="77777777" w:rsidR="00117F54" w:rsidRPr="0098295B" w:rsidRDefault="00117F54" w:rsidP="00D70E63">
      <w:pPr>
        <w:spacing w:line="360" w:lineRule="auto"/>
        <w:jc w:val="both"/>
        <w:rPr>
          <w:rFonts w:ascii="Times New Roman" w:hAnsi="Times New Roman" w:cs="Times New Roman"/>
          <w:b/>
          <w:bCs/>
          <w:sz w:val="28"/>
          <w:szCs w:val="28"/>
        </w:rPr>
      </w:pPr>
    </w:p>
    <w:p w14:paraId="561299CC" w14:textId="31061ECF" w:rsidR="001D0E0A" w:rsidRPr="0098295B" w:rsidRDefault="008D203C" w:rsidP="00E047A5">
      <w:pPr>
        <w:spacing w:line="360" w:lineRule="auto"/>
        <w:jc w:val="center"/>
        <w:rPr>
          <w:rFonts w:ascii="Times New Roman" w:hAnsi="Times New Roman" w:cs="Times New Roman"/>
          <w:b/>
          <w:bCs/>
          <w:sz w:val="28"/>
          <w:szCs w:val="28"/>
        </w:rPr>
      </w:pPr>
      <w:r w:rsidRPr="0098295B">
        <w:rPr>
          <w:rFonts w:ascii="Times New Roman" w:hAnsi="Times New Roman" w:cs="Times New Roman"/>
          <w:b/>
          <w:bCs/>
          <w:sz w:val="28"/>
          <w:szCs w:val="28"/>
        </w:rPr>
        <w:t xml:space="preserve">THE </w:t>
      </w:r>
      <w:r w:rsidR="005B0832" w:rsidRPr="0098295B">
        <w:rPr>
          <w:rFonts w:ascii="Times New Roman" w:hAnsi="Times New Roman" w:cs="Times New Roman"/>
          <w:b/>
          <w:bCs/>
          <w:sz w:val="28"/>
          <w:szCs w:val="28"/>
        </w:rPr>
        <w:t xml:space="preserve">ORIGINS </w:t>
      </w:r>
      <w:r w:rsidRPr="0098295B">
        <w:rPr>
          <w:rFonts w:ascii="Times New Roman" w:hAnsi="Times New Roman" w:cs="Times New Roman"/>
          <w:b/>
          <w:bCs/>
          <w:sz w:val="28"/>
          <w:szCs w:val="28"/>
        </w:rPr>
        <w:t xml:space="preserve">OF COMMUNAL ROOSTING </w:t>
      </w:r>
      <w:r w:rsidR="005B0832" w:rsidRPr="0098295B">
        <w:rPr>
          <w:rFonts w:ascii="Times New Roman" w:hAnsi="Times New Roman" w:cs="Times New Roman"/>
          <w:b/>
          <w:bCs/>
          <w:sz w:val="28"/>
          <w:szCs w:val="28"/>
        </w:rPr>
        <w:t>BEHAVIOR IN BIRDS</w:t>
      </w:r>
    </w:p>
    <w:p w14:paraId="19EF9137" w14:textId="77777777" w:rsidR="00117F54" w:rsidRPr="0098295B" w:rsidRDefault="00117F54" w:rsidP="00E047A5">
      <w:pPr>
        <w:spacing w:line="360" w:lineRule="auto"/>
        <w:jc w:val="center"/>
        <w:rPr>
          <w:rFonts w:ascii="Times New Roman" w:hAnsi="Times New Roman" w:cs="Times New Roman"/>
          <w:b/>
          <w:bCs/>
          <w:sz w:val="28"/>
          <w:szCs w:val="28"/>
        </w:rPr>
      </w:pPr>
    </w:p>
    <w:p w14:paraId="3F9FE34C" w14:textId="0DDF9BD8" w:rsidR="00117F54" w:rsidRPr="0098295B" w:rsidRDefault="001022D0" w:rsidP="00D70E63">
      <w:pPr>
        <w:tabs>
          <w:tab w:val="center" w:pos="4680"/>
          <w:tab w:val="left" w:pos="6510"/>
        </w:tabs>
        <w:jc w:val="center"/>
        <w:rPr>
          <w:rFonts w:ascii="Times New Roman" w:hAnsi="Times New Roman" w:cs="Times New Roman"/>
          <w:sz w:val="24"/>
          <w:szCs w:val="24"/>
        </w:rPr>
      </w:pPr>
      <w:r w:rsidRPr="0098295B">
        <w:rPr>
          <w:rFonts w:ascii="Times New Roman" w:hAnsi="Times New Roman" w:cs="Times New Roman"/>
          <w:sz w:val="24"/>
          <w:szCs w:val="24"/>
        </w:rPr>
        <w:t>MSc</w:t>
      </w:r>
      <w:r w:rsidR="00D37A21" w:rsidRPr="0098295B">
        <w:rPr>
          <w:rFonts w:ascii="Times New Roman" w:hAnsi="Times New Roman" w:cs="Times New Roman"/>
          <w:sz w:val="24"/>
          <w:szCs w:val="24"/>
        </w:rPr>
        <w:t>.</w:t>
      </w:r>
      <w:r w:rsidR="00117F54" w:rsidRPr="0098295B">
        <w:rPr>
          <w:rFonts w:ascii="Times New Roman" w:hAnsi="Times New Roman" w:cs="Times New Roman"/>
          <w:sz w:val="24"/>
          <w:szCs w:val="24"/>
        </w:rPr>
        <w:t xml:space="preserve"> research proposal</w:t>
      </w:r>
    </w:p>
    <w:p w14:paraId="73DFBD96" w14:textId="77777777" w:rsidR="00117F54" w:rsidRPr="0098295B" w:rsidRDefault="00117F54" w:rsidP="00D70E63">
      <w:pPr>
        <w:jc w:val="center"/>
        <w:rPr>
          <w:rFonts w:ascii="Times New Roman" w:hAnsi="Times New Roman" w:cs="Times New Roman"/>
          <w:sz w:val="24"/>
          <w:szCs w:val="24"/>
        </w:rPr>
      </w:pPr>
    </w:p>
    <w:p w14:paraId="697921AB" w14:textId="77777777" w:rsidR="00117F54" w:rsidRPr="0098295B" w:rsidRDefault="00117F54" w:rsidP="00D70E63">
      <w:pPr>
        <w:jc w:val="center"/>
        <w:rPr>
          <w:rFonts w:ascii="Times New Roman" w:hAnsi="Times New Roman" w:cs="Times New Roman"/>
          <w:sz w:val="24"/>
          <w:szCs w:val="24"/>
        </w:rPr>
      </w:pPr>
    </w:p>
    <w:p w14:paraId="670D98D3" w14:textId="1A5474FE" w:rsidR="00117F54" w:rsidRPr="0098295B" w:rsidRDefault="00117F54" w:rsidP="00D70E63">
      <w:pPr>
        <w:jc w:val="center"/>
        <w:rPr>
          <w:rFonts w:ascii="Times New Roman" w:hAnsi="Times New Roman" w:cs="Times New Roman"/>
          <w:sz w:val="24"/>
          <w:szCs w:val="24"/>
        </w:rPr>
      </w:pPr>
      <w:r w:rsidRPr="0098295B">
        <w:rPr>
          <w:rFonts w:ascii="Times New Roman" w:hAnsi="Times New Roman" w:cs="Times New Roman"/>
          <w:sz w:val="24"/>
          <w:szCs w:val="24"/>
        </w:rPr>
        <w:t>Submitted by Sandra Cuadros</w:t>
      </w:r>
    </w:p>
    <w:p w14:paraId="0FACD296" w14:textId="77777777" w:rsidR="00117F54" w:rsidRPr="0098295B" w:rsidRDefault="00117F54" w:rsidP="00D70E63">
      <w:pPr>
        <w:jc w:val="center"/>
        <w:rPr>
          <w:rFonts w:ascii="Times New Roman" w:hAnsi="Times New Roman" w:cs="Times New Roman"/>
          <w:sz w:val="24"/>
          <w:szCs w:val="24"/>
        </w:rPr>
      </w:pPr>
    </w:p>
    <w:p w14:paraId="74178899" w14:textId="3DB5BEDD" w:rsidR="00117F54" w:rsidRPr="0098295B" w:rsidRDefault="00117F54" w:rsidP="00D70E63">
      <w:pPr>
        <w:jc w:val="center"/>
        <w:rPr>
          <w:rFonts w:ascii="Times New Roman" w:hAnsi="Times New Roman" w:cs="Times New Roman"/>
          <w:sz w:val="24"/>
          <w:szCs w:val="24"/>
        </w:rPr>
      </w:pPr>
      <w:r w:rsidRPr="0098295B">
        <w:rPr>
          <w:rFonts w:ascii="Times New Roman" w:hAnsi="Times New Roman" w:cs="Times New Roman"/>
          <w:sz w:val="24"/>
          <w:szCs w:val="24"/>
        </w:rPr>
        <w:t>Supervised by Dr. Michael Noonan</w:t>
      </w:r>
    </w:p>
    <w:p w14:paraId="45E05A0E" w14:textId="77777777" w:rsidR="00117F54" w:rsidRPr="0098295B" w:rsidRDefault="00117F54" w:rsidP="00D70E63">
      <w:pPr>
        <w:jc w:val="center"/>
        <w:rPr>
          <w:rFonts w:ascii="Times New Roman" w:hAnsi="Times New Roman" w:cs="Times New Roman"/>
          <w:sz w:val="24"/>
          <w:szCs w:val="24"/>
        </w:rPr>
      </w:pPr>
      <w:r w:rsidRPr="0098295B">
        <w:rPr>
          <w:rFonts w:ascii="Times New Roman" w:hAnsi="Times New Roman" w:cs="Times New Roman"/>
          <w:sz w:val="24"/>
          <w:szCs w:val="24"/>
        </w:rPr>
        <w:t>Committee Members</w:t>
      </w:r>
    </w:p>
    <w:p w14:paraId="4AEBAA52" w14:textId="05662E24" w:rsidR="00117F54" w:rsidRPr="0098295B" w:rsidRDefault="00117F54" w:rsidP="00D70E63">
      <w:pPr>
        <w:jc w:val="center"/>
        <w:rPr>
          <w:rFonts w:ascii="Times New Roman" w:hAnsi="Times New Roman" w:cs="Times New Roman"/>
          <w:sz w:val="24"/>
          <w:szCs w:val="24"/>
        </w:rPr>
      </w:pPr>
      <w:r w:rsidRPr="0098295B">
        <w:rPr>
          <w:rFonts w:ascii="Times New Roman" w:hAnsi="Times New Roman" w:cs="Times New Roman"/>
          <w:sz w:val="24"/>
          <w:szCs w:val="24"/>
        </w:rPr>
        <w:t>Dr. Adam Ford, Dr. Autumn-Lynn Harrison, &amp; Dr. Karen Hodges</w:t>
      </w:r>
    </w:p>
    <w:p w14:paraId="4DF1E075" w14:textId="77777777" w:rsidR="00117F54" w:rsidRPr="0098295B" w:rsidRDefault="00117F54" w:rsidP="00D70E63">
      <w:pPr>
        <w:jc w:val="center"/>
        <w:rPr>
          <w:rFonts w:ascii="Times New Roman" w:hAnsi="Times New Roman" w:cs="Times New Roman"/>
          <w:sz w:val="24"/>
          <w:szCs w:val="24"/>
        </w:rPr>
      </w:pPr>
    </w:p>
    <w:p w14:paraId="533CCC15" w14:textId="77777777" w:rsidR="00117F54" w:rsidRPr="0098295B" w:rsidRDefault="00117F54" w:rsidP="00D70E63">
      <w:pPr>
        <w:jc w:val="center"/>
        <w:rPr>
          <w:rFonts w:ascii="Times New Roman" w:hAnsi="Times New Roman" w:cs="Times New Roman"/>
          <w:sz w:val="24"/>
          <w:szCs w:val="24"/>
        </w:rPr>
      </w:pPr>
    </w:p>
    <w:p w14:paraId="5E6E2AD4" w14:textId="77777777" w:rsidR="00117F54" w:rsidRPr="0098295B" w:rsidRDefault="00117F54" w:rsidP="00D70E63">
      <w:pPr>
        <w:jc w:val="center"/>
        <w:rPr>
          <w:rFonts w:ascii="Times New Roman" w:hAnsi="Times New Roman" w:cs="Times New Roman"/>
          <w:sz w:val="24"/>
          <w:szCs w:val="24"/>
        </w:rPr>
      </w:pPr>
      <w:r w:rsidRPr="0098295B">
        <w:rPr>
          <w:rFonts w:ascii="Times New Roman" w:hAnsi="Times New Roman" w:cs="Times New Roman"/>
          <w:sz w:val="24"/>
          <w:szCs w:val="24"/>
        </w:rPr>
        <w:t>Department of Biology</w:t>
      </w:r>
    </w:p>
    <w:p w14:paraId="436DE1C1" w14:textId="77777777" w:rsidR="00117F54" w:rsidRPr="0098295B" w:rsidRDefault="00117F54" w:rsidP="00D70E63">
      <w:pPr>
        <w:jc w:val="center"/>
        <w:rPr>
          <w:rFonts w:ascii="Times New Roman" w:hAnsi="Times New Roman" w:cs="Times New Roman"/>
          <w:sz w:val="24"/>
          <w:szCs w:val="24"/>
        </w:rPr>
      </w:pPr>
    </w:p>
    <w:p w14:paraId="697A81AD" w14:textId="77777777" w:rsidR="00117F54" w:rsidRPr="0098295B" w:rsidRDefault="00117F54" w:rsidP="00D70E63">
      <w:pPr>
        <w:jc w:val="center"/>
        <w:rPr>
          <w:rFonts w:ascii="Times New Roman" w:hAnsi="Times New Roman" w:cs="Times New Roman"/>
          <w:sz w:val="24"/>
          <w:szCs w:val="24"/>
        </w:rPr>
      </w:pPr>
      <w:r w:rsidRPr="0098295B">
        <w:rPr>
          <w:rFonts w:ascii="Times New Roman" w:hAnsi="Times New Roman" w:cs="Times New Roman"/>
          <w:sz w:val="24"/>
          <w:szCs w:val="24"/>
        </w:rPr>
        <w:t>University of British Columbia Okanagan</w:t>
      </w:r>
    </w:p>
    <w:p w14:paraId="1BCDBE83" w14:textId="77777777" w:rsidR="00117F54" w:rsidRPr="0098295B" w:rsidRDefault="00117F54" w:rsidP="00D70E63">
      <w:pPr>
        <w:jc w:val="center"/>
        <w:rPr>
          <w:rFonts w:ascii="Times New Roman" w:hAnsi="Times New Roman" w:cs="Times New Roman"/>
          <w:sz w:val="24"/>
          <w:szCs w:val="24"/>
        </w:rPr>
      </w:pPr>
    </w:p>
    <w:p w14:paraId="3F127A50" w14:textId="77777777" w:rsidR="00117F54" w:rsidRPr="0098295B" w:rsidRDefault="00117F54" w:rsidP="00E047A5">
      <w:pPr>
        <w:jc w:val="center"/>
        <w:rPr>
          <w:rFonts w:ascii="Times New Roman" w:hAnsi="Times New Roman" w:cs="Times New Roman"/>
          <w:sz w:val="24"/>
          <w:szCs w:val="24"/>
        </w:rPr>
      </w:pPr>
    </w:p>
    <w:p w14:paraId="42EB16EB" w14:textId="5D313D87" w:rsidR="00117F54" w:rsidRPr="0098295B" w:rsidRDefault="00ED6D8F" w:rsidP="00D70E63">
      <w:pPr>
        <w:jc w:val="center"/>
        <w:rPr>
          <w:rFonts w:ascii="Times New Roman" w:hAnsi="Times New Roman" w:cs="Times New Roman"/>
          <w:sz w:val="24"/>
          <w:szCs w:val="24"/>
        </w:rPr>
      </w:pPr>
      <w:r w:rsidRPr="0098295B">
        <w:rPr>
          <w:rFonts w:ascii="Times New Roman" w:hAnsi="Times New Roman" w:cs="Times New Roman"/>
          <w:sz w:val="24"/>
          <w:szCs w:val="24"/>
          <w:highlight w:val="yellow"/>
        </w:rPr>
        <w:t>March</w:t>
      </w:r>
      <w:r w:rsidR="00117F54" w:rsidRPr="0098295B">
        <w:rPr>
          <w:rFonts w:ascii="Times New Roman" w:hAnsi="Times New Roman" w:cs="Times New Roman"/>
          <w:sz w:val="24"/>
          <w:szCs w:val="24"/>
          <w:highlight w:val="yellow"/>
        </w:rPr>
        <w:t>202</w:t>
      </w:r>
      <w:r w:rsidRPr="0098295B">
        <w:rPr>
          <w:rFonts w:ascii="Times New Roman" w:hAnsi="Times New Roman" w:cs="Times New Roman"/>
          <w:sz w:val="24"/>
          <w:szCs w:val="24"/>
          <w:highlight w:val="yellow"/>
        </w:rPr>
        <w:t>5</w:t>
      </w:r>
    </w:p>
    <w:p w14:paraId="5A0B77CE" w14:textId="77777777" w:rsidR="00117F54" w:rsidRPr="0098295B" w:rsidRDefault="00117F54" w:rsidP="00D70E63">
      <w:pPr>
        <w:spacing w:line="360" w:lineRule="auto"/>
        <w:jc w:val="both"/>
        <w:rPr>
          <w:rFonts w:ascii="Times New Roman" w:hAnsi="Times New Roman" w:cs="Times New Roman"/>
          <w:b/>
          <w:bCs/>
          <w:sz w:val="28"/>
          <w:szCs w:val="28"/>
        </w:rPr>
      </w:pPr>
    </w:p>
    <w:p w14:paraId="00DD8DC0" w14:textId="77777777" w:rsidR="00C272FA" w:rsidRPr="0098295B" w:rsidRDefault="00C272FA" w:rsidP="00D70E63">
      <w:pPr>
        <w:spacing w:line="360" w:lineRule="auto"/>
        <w:jc w:val="both"/>
        <w:rPr>
          <w:rFonts w:ascii="Times New Roman" w:hAnsi="Times New Roman" w:cs="Times New Roman"/>
          <w:b/>
          <w:bCs/>
          <w:sz w:val="28"/>
          <w:szCs w:val="28"/>
        </w:rPr>
      </w:pPr>
    </w:p>
    <w:p w14:paraId="0FFD04F5" w14:textId="77777777" w:rsidR="00C272FA" w:rsidRPr="0098295B" w:rsidRDefault="00C272FA" w:rsidP="00D70E63">
      <w:pPr>
        <w:spacing w:line="360" w:lineRule="auto"/>
        <w:jc w:val="both"/>
        <w:rPr>
          <w:rFonts w:ascii="Times New Roman" w:hAnsi="Times New Roman" w:cs="Times New Roman"/>
          <w:b/>
          <w:bCs/>
          <w:sz w:val="28"/>
          <w:szCs w:val="28"/>
        </w:rPr>
      </w:pPr>
    </w:p>
    <w:p w14:paraId="0A3B10CE" w14:textId="77777777" w:rsidR="00C272FA" w:rsidRPr="0098295B" w:rsidRDefault="00C272FA" w:rsidP="00D70E63">
      <w:pPr>
        <w:spacing w:line="360" w:lineRule="auto"/>
        <w:jc w:val="both"/>
        <w:rPr>
          <w:rFonts w:ascii="Times New Roman" w:hAnsi="Times New Roman" w:cs="Times New Roman"/>
          <w:b/>
          <w:bCs/>
          <w:sz w:val="28"/>
          <w:szCs w:val="28"/>
        </w:rPr>
      </w:pPr>
    </w:p>
    <w:p w14:paraId="75F36476" w14:textId="77777777" w:rsidR="00237781" w:rsidRPr="0098295B" w:rsidRDefault="00237781" w:rsidP="00E047A5">
      <w:pPr>
        <w:pStyle w:val="Heading1"/>
        <w:spacing w:before="400" w:after="120" w:line="240" w:lineRule="auto"/>
        <w:rPr>
          <w:rFonts w:ascii="Times New Roman" w:eastAsia="Times New Roman" w:hAnsi="Times New Roman" w:cs="Times New Roman"/>
          <w:b/>
          <w:color w:val="auto"/>
          <w:sz w:val="28"/>
          <w:szCs w:val="40"/>
          <w:lang w:eastAsia="en-CA"/>
        </w:rPr>
      </w:pPr>
      <w:bookmarkStart w:id="0" w:name="_Toc196397344"/>
      <w:bookmarkStart w:id="1" w:name="_Toc199244197"/>
      <w:r w:rsidRPr="0098295B">
        <w:rPr>
          <w:rFonts w:ascii="Times New Roman" w:eastAsia="Times New Roman" w:hAnsi="Times New Roman" w:cs="Times New Roman"/>
          <w:b/>
          <w:color w:val="auto"/>
          <w:sz w:val="28"/>
          <w:szCs w:val="40"/>
          <w:lang w:eastAsia="en-CA"/>
        </w:rPr>
        <w:lastRenderedPageBreak/>
        <w:t>Abstract</w:t>
      </w:r>
      <w:bookmarkEnd w:id="0"/>
      <w:bookmarkEnd w:id="1"/>
      <w:r w:rsidRPr="0098295B">
        <w:rPr>
          <w:rFonts w:ascii="Times New Roman" w:eastAsia="Times New Roman" w:hAnsi="Times New Roman" w:cs="Times New Roman"/>
          <w:b/>
          <w:color w:val="auto"/>
          <w:sz w:val="28"/>
          <w:szCs w:val="40"/>
          <w:lang w:eastAsia="en-CA"/>
        </w:rPr>
        <w:t xml:space="preserve"> </w:t>
      </w:r>
    </w:p>
    <w:p w14:paraId="47FB5FDF" w14:textId="77777777" w:rsidR="00C272FA" w:rsidRPr="0098295B" w:rsidRDefault="00C272FA" w:rsidP="00D70E63">
      <w:pPr>
        <w:spacing w:line="360" w:lineRule="auto"/>
        <w:jc w:val="both"/>
        <w:rPr>
          <w:rFonts w:ascii="Times New Roman" w:hAnsi="Times New Roman" w:cs="Times New Roman"/>
          <w:b/>
          <w:bCs/>
          <w:sz w:val="28"/>
          <w:szCs w:val="28"/>
        </w:rPr>
      </w:pPr>
    </w:p>
    <w:p w14:paraId="1560B0D3" w14:textId="77777777" w:rsidR="00AE4D18" w:rsidRPr="0098295B" w:rsidRDefault="00AE4D18" w:rsidP="00D70E63">
      <w:pPr>
        <w:jc w:val="both"/>
        <w:rPr>
          <w:rFonts w:ascii="Times New Roman" w:hAnsi="Times New Roman" w:cs="Times New Roman"/>
          <w:b/>
          <w:bCs/>
          <w:sz w:val="28"/>
          <w:szCs w:val="28"/>
        </w:rPr>
      </w:pPr>
    </w:p>
    <w:p w14:paraId="0CE932DB" w14:textId="77777777" w:rsidR="00AE4D18" w:rsidRPr="0098295B" w:rsidRDefault="00AE4D18" w:rsidP="00D70E63">
      <w:pPr>
        <w:jc w:val="both"/>
        <w:rPr>
          <w:rFonts w:ascii="Times New Roman" w:hAnsi="Times New Roman" w:cs="Times New Roman"/>
          <w:b/>
          <w:bCs/>
          <w:sz w:val="28"/>
          <w:szCs w:val="28"/>
        </w:rPr>
      </w:pPr>
    </w:p>
    <w:p w14:paraId="59D3015C" w14:textId="77FFB2B1" w:rsidR="00AE4D18" w:rsidRPr="0098295B" w:rsidRDefault="00AE4D18" w:rsidP="00D70E63">
      <w:pPr>
        <w:jc w:val="both"/>
        <w:rPr>
          <w:rFonts w:ascii="Times New Roman" w:hAnsi="Times New Roman" w:cs="Times New Roman"/>
          <w:b/>
          <w:bCs/>
          <w:sz w:val="28"/>
          <w:szCs w:val="28"/>
        </w:rPr>
      </w:pPr>
    </w:p>
    <w:p w14:paraId="69AD8BB2" w14:textId="77777777" w:rsidR="00237781" w:rsidRPr="0098295B" w:rsidRDefault="00237781" w:rsidP="00D70E63">
      <w:pPr>
        <w:jc w:val="both"/>
        <w:rPr>
          <w:rFonts w:ascii="Times New Roman" w:hAnsi="Times New Roman" w:cs="Times New Roman"/>
          <w:b/>
          <w:bCs/>
          <w:sz w:val="28"/>
          <w:szCs w:val="28"/>
        </w:rPr>
      </w:pPr>
    </w:p>
    <w:p w14:paraId="0EE6502A" w14:textId="77777777" w:rsidR="00237781" w:rsidRPr="0098295B" w:rsidRDefault="00237781" w:rsidP="00D70E63">
      <w:pPr>
        <w:jc w:val="both"/>
        <w:rPr>
          <w:rFonts w:ascii="Times New Roman" w:hAnsi="Times New Roman" w:cs="Times New Roman"/>
          <w:b/>
          <w:bCs/>
          <w:sz w:val="28"/>
          <w:szCs w:val="28"/>
        </w:rPr>
      </w:pPr>
    </w:p>
    <w:p w14:paraId="2FC1C74C" w14:textId="77777777" w:rsidR="00237781" w:rsidRPr="0098295B" w:rsidRDefault="00237781" w:rsidP="00D70E63">
      <w:pPr>
        <w:jc w:val="both"/>
        <w:rPr>
          <w:rFonts w:ascii="Times New Roman" w:hAnsi="Times New Roman" w:cs="Times New Roman"/>
          <w:b/>
          <w:bCs/>
          <w:sz w:val="28"/>
          <w:szCs w:val="28"/>
        </w:rPr>
      </w:pPr>
    </w:p>
    <w:p w14:paraId="10F11925" w14:textId="77777777" w:rsidR="00237781" w:rsidRPr="0098295B" w:rsidRDefault="00237781" w:rsidP="00D70E63">
      <w:pPr>
        <w:jc w:val="both"/>
        <w:rPr>
          <w:rFonts w:ascii="Times New Roman" w:hAnsi="Times New Roman" w:cs="Times New Roman"/>
          <w:b/>
          <w:bCs/>
          <w:sz w:val="28"/>
          <w:szCs w:val="28"/>
        </w:rPr>
      </w:pPr>
    </w:p>
    <w:p w14:paraId="1D6F45E3" w14:textId="77777777" w:rsidR="00237781" w:rsidRPr="0098295B" w:rsidRDefault="00237781" w:rsidP="00D70E63">
      <w:pPr>
        <w:jc w:val="both"/>
        <w:rPr>
          <w:rFonts w:ascii="Times New Roman" w:hAnsi="Times New Roman" w:cs="Times New Roman"/>
          <w:b/>
          <w:bCs/>
          <w:sz w:val="28"/>
          <w:szCs w:val="28"/>
        </w:rPr>
      </w:pPr>
    </w:p>
    <w:p w14:paraId="2773994B" w14:textId="77777777" w:rsidR="00237781" w:rsidRPr="0098295B" w:rsidRDefault="00237781" w:rsidP="00D70E63">
      <w:pPr>
        <w:jc w:val="both"/>
        <w:rPr>
          <w:rFonts w:ascii="Times New Roman" w:hAnsi="Times New Roman" w:cs="Times New Roman"/>
          <w:b/>
          <w:bCs/>
          <w:sz w:val="28"/>
          <w:szCs w:val="28"/>
        </w:rPr>
      </w:pPr>
    </w:p>
    <w:p w14:paraId="7D436D0F" w14:textId="77777777" w:rsidR="00237781" w:rsidRPr="0098295B" w:rsidRDefault="00237781" w:rsidP="00D70E63">
      <w:pPr>
        <w:jc w:val="both"/>
        <w:rPr>
          <w:rFonts w:ascii="Times New Roman" w:hAnsi="Times New Roman" w:cs="Times New Roman"/>
          <w:b/>
          <w:bCs/>
          <w:sz w:val="28"/>
          <w:szCs w:val="28"/>
        </w:rPr>
      </w:pPr>
    </w:p>
    <w:p w14:paraId="2808C9B1" w14:textId="77777777" w:rsidR="00237781" w:rsidRPr="0098295B" w:rsidRDefault="00237781" w:rsidP="00D70E63">
      <w:pPr>
        <w:jc w:val="both"/>
        <w:rPr>
          <w:rFonts w:ascii="Times New Roman" w:hAnsi="Times New Roman" w:cs="Times New Roman"/>
          <w:b/>
          <w:bCs/>
          <w:sz w:val="28"/>
          <w:szCs w:val="28"/>
        </w:rPr>
      </w:pPr>
    </w:p>
    <w:p w14:paraId="3086A34C" w14:textId="77777777" w:rsidR="00237781" w:rsidRPr="0098295B" w:rsidRDefault="00237781" w:rsidP="00D70E63">
      <w:pPr>
        <w:jc w:val="both"/>
        <w:rPr>
          <w:rFonts w:ascii="Times New Roman" w:hAnsi="Times New Roman" w:cs="Times New Roman"/>
          <w:b/>
          <w:bCs/>
          <w:sz w:val="28"/>
          <w:szCs w:val="28"/>
        </w:rPr>
      </w:pPr>
    </w:p>
    <w:p w14:paraId="284979FD" w14:textId="77777777" w:rsidR="00237781" w:rsidRPr="0098295B" w:rsidRDefault="00237781" w:rsidP="00D70E63">
      <w:pPr>
        <w:jc w:val="both"/>
        <w:rPr>
          <w:rFonts w:ascii="Times New Roman" w:hAnsi="Times New Roman" w:cs="Times New Roman"/>
          <w:b/>
          <w:bCs/>
          <w:sz w:val="28"/>
          <w:szCs w:val="28"/>
        </w:rPr>
      </w:pPr>
    </w:p>
    <w:p w14:paraId="367B6F25" w14:textId="77777777" w:rsidR="00237781" w:rsidRPr="0098295B" w:rsidRDefault="00237781" w:rsidP="00D70E63">
      <w:pPr>
        <w:jc w:val="both"/>
        <w:rPr>
          <w:rFonts w:ascii="Times New Roman" w:hAnsi="Times New Roman" w:cs="Times New Roman"/>
          <w:b/>
          <w:bCs/>
          <w:sz w:val="28"/>
          <w:szCs w:val="28"/>
        </w:rPr>
      </w:pPr>
    </w:p>
    <w:p w14:paraId="54F79088" w14:textId="77777777" w:rsidR="00237781" w:rsidRPr="0098295B" w:rsidRDefault="00237781" w:rsidP="00D70E63">
      <w:pPr>
        <w:jc w:val="both"/>
        <w:rPr>
          <w:rFonts w:ascii="Times New Roman" w:hAnsi="Times New Roman" w:cs="Times New Roman"/>
          <w:b/>
          <w:bCs/>
          <w:sz w:val="28"/>
          <w:szCs w:val="28"/>
        </w:rPr>
      </w:pPr>
    </w:p>
    <w:p w14:paraId="2B12E399" w14:textId="77777777" w:rsidR="00237781" w:rsidRPr="0098295B" w:rsidRDefault="00237781" w:rsidP="00D70E63">
      <w:pPr>
        <w:jc w:val="both"/>
        <w:rPr>
          <w:rFonts w:ascii="Times New Roman" w:hAnsi="Times New Roman" w:cs="Times New Roman"/>
          <w:b/>
          <w:bCs/>
          <w:sz w:val="28"/>
          <w:szCs w:val="28"/>
        </w:rPr>
      </w:pPr>
    </w:p>
    <w:p w14:paraId="1D13D3A7" w14:textId="77777777" w:rsidR="00237781" w:rsidRPr="0098295B" w:rsidRDefault="00237781" w:rsidP="00D70E63">
      <w:pPr>
        <w:jc w:val="both"/>
        <w:rPr>
          <w:rFonts w:ascii="Times New Roman" w:hAnsi="Times New Roman" w:cs="Times New Roman"/>
          <w:b/>
          <w:bCs/>
          <w:sz w:val="28"/>
          <w:szCs w:val="28"/>
        </w:rPr>
      </w:pPr>
    </w:p>
    <w:p w14:paraId="16E413FD" w14:textId="77777777" w:rsidR="00237781" w:rsidRPr="0098295B" w:rsidRDefault="00237781" w:rsidP="00D70E63">
      <w:pPr>
        <w:jc w:val="both"/>
        <w:rPr>
          <w:rFonts w:ascii="Times New Roman" w:hAnsi="Times New Roman" w:cs="Times New Roman"/>
          <w:b/>
          <w:bCs/>
          <w:sz w:val="28"/>
          <w:szCs w:val="28"/>
        </w:rPr>
      </w:pPr>
    </w:p>
    <w:p w14:paraId="21BAD1C0" w14:textId="77777777" w:rsidR="00237781" w:rsidRPr="0098295B" w:rsidRDefault="00237781" w:rsidP="00D70E63">
      <w:pPr>
        <w:jc w:val="both"/>
        <w:rPr>
          <w:rFonts w:ascii="Times New Roman" w:hAnsi="Times New Roman" w:cs="Times New Roman"/>
          <w:b/>
          <w:bCs/>
          <w:sz w:val="28"/>
          <w:szCs w:val="28"/>
        </w:rPr>
      </w:pPr>
    </w:p>
    <w:p w14:paraId="3A5CE824" w14:textId="77777777" w:rsidR="00237781" w:rsidRPr="0098295B" w:rsidRDefault="00237781" w:rsidP="00D70E63">
      <w:pPr>
        <w:jc w:val="both"/>
        <w:rPr>
          <w:rFonts w:ascii="Times New Roman" w:hAnsi="Times New Roman" w:cs="Times New Roman"/>
          <w:b/>
          <w:bCs/>
          <w:sz w:val="28"/>
          <w:szCs w:val="28"/>
        </w:rPr>
      </w:pPr>
    </w:p>
    <w:p w14:paraId="543AC6C2" w14:textId="77777777" w:rsidR="00237781" w:rsidRPr="0098295B" w:rsidRDefault="00237781" w:rsidP="00D70E63">
      <w:pPr>
        <w:jc w:val="both"/>
        <w:rPr>
          <w:rFonts w:ascii="Times New Roman" w:hAnsi="Times New Roman" w:cs="Times New Roman"/>
          <w:b/>
          <w:bCs/>
          <w:sz w:val="28"/>
          <w:szCs w:val="28"/>
        </w:rPr>
      </w:pPr>
    </w:p>
    <w:p w14:paraId="58FBE54D" w14:textId="77777777" w:rsidR="00237781" w:rsidRPr="0098295B" w:rsidRDefault="00237781" w:rsidP="00D70E63">
      <w:pPr>
        <w:jc w:val="both"/>
        <w:rPr>
          <w:rFonts w:ascii="Times New Roman" w:hAnsi="Times New Roman" w:cs="Times New Roman"/>
          <w:b/>
          <w:bCs/>
          <w:sz w:val="28"/>
          <w:szCs w:val="28"/>
        </w:rPr>
      </w:pPr>
    </w:p>
    <w:p w14:paraId="5A6930A8" w14:textId="77777777" w:rsidR="00237781" w:rsidRPr="0098295B" w:rsidRDefault="00237781" w:rsidP="00D70E63">
      <w:pPr>
        <w:jc w:val="both"/>
        <w:rPr>
          <w:rFonts w:ascii="Times New Roman" w:hAnsi="Times New Roman" w:cs="Times New Roman"/>
          <w:b/>
          <w:bCs/>
          <w:sz w:val="28"/>
          <w:szCs w:val="28"/>
        </w:rPr>
      </w:pPr>
    </w:p>
    <w:p w14:paraId="67F00F0D" w14:textId="4B3D5D8E" w:rsidR="00237781" w:rsidRPr="0098295B" w:rsidRDefault="00237781" w:rsidP="00237781">
      <w:pPr>
        <w:pStyle w:val="Heading1"/>
        <w:spacing w:before="400" w:after="120" w:line="240" w:lineRule="auto"/>
        <w:rPr>
          <w:rFonts w:ascii="Times New Roman" w:eastAsia="Times New Roman" w:hAnsi="Times New Roman" w:cs="Times New Roman"/>
          <w:b/>
          <w:color w:val="auto"/>
          <w:sz w:val="28"/>
          <w:szCs w:val="40"/>
          <w:lang w:eastAsia="en-CA"/>
        </w:rPr>
      </w:pPr>
      <w:bookmarkStart w:id="2" w:name="_Toc199244198"/>
      <w:r w:rsidRPr="0098295B">
        <w:rPr>
          <w:rFonts w:ascii="Times New Roman" w:eastAsia="Times New Roman" w:hAnsi="Times New Roman" w:cs="Times New Roman"/>
          <w:b/>
          <w:color w:val="auto"/>
          <w:sz w:val="28"/>
          <w:szCs w:val="40"/>
          <w:lang w:eastAsia="en-CA"/>
        </w:rPr>
        <w:lastRenderedPageBreak/>
        <w:t>Lay Summary</w:t>
      </w:r>
      <w:bookmarkEnd w:id="2"/>
    </w:p>
    <w:p w14:paraId="7304E729" w14:textId="77777777" w:rsidR="00237781" w:rsidRPr="0098295B" w:rsidRDefault="00237781" w:rsidP="00237781">
      <w:pPr>
        <w:rPr>
          <w:lang w:eastAsia="en-CA"/>
        </w:rPr>
      </w:pPr>
    </w:p>
    <w:p w14:paraId="39C23681" w14:textId="77777777" w:rsidR="00237781" w:rsidRPr="0098295B" w:rsidRDefault="00237781" w:rsidP="00237781">
      <w:pPr>
        <w:rPr>
          <w:lang w:eastAsia="en-CA"/>
        </w:rPr>
      </w:pPr>
    </w:p>
    <w:p w14:paraId="6342ADB9" w14:textId="77777777" w:rsidR="00237781" w:rsidRPr="0098295B" w:rsidRDefault="00237781" w:rsidP="00237781">
      <w:pPr>
        <w:rPr>
          <w:lang w:eastAsia="en-CA"/>
        </w:rPr>
      </w:pPr>
    </w:p>
    <w:p w14:paraId="58C99EF6" w14:textId="77777777" w:rsidR="00237781" w:rsidRPr="0098295B" w:rsidRDefault="00237781" w:rsidP="00237781">
      <w:pPr>
        <w:rPr>
          <w:lang w:eastAsia="en-CA"/>
        </w:rPr>
      </w:pPr>
    </w:p>
    <w:p w14:paraId="4D0552D2" w14:textId="77777777" w:rsidR="00237781" w:rsidRPr="0098295B" w:rsidRDefault="00237781" w:rsidP="00237781">
      <w:pPr>
        <w:rPr>
          <w:lang w:eastAsia="en-CA"/>
        </w:rPr>
      </w:pPr>
    </w:p>
    <w:p w14:paraId="6558BC99" w14:textId="77777777" w:rsidR="00237781" w:rsidRPr="0098295B" w:rsidRDefault="00237781" w:rsidP="00237781">
      <w:pPr>
        <w:rPr>
          <w:lang w:eastAsia="en-CA"/>
        </w:rPr>
      </w:pPr>
    </w:p>
    <w:p w14:paraId="2721E876" w14:textId="77777777" w:rsidR="00237781" w:rsidRPr="0098295B" w:rsidRDefault="00237781" w:rsidP="00237781">
      <w:pPr>
        <w:rPr>
          <w:lang w:eastAsia="en-CA"/>
        </w:rPr>
      </w:pPr>
    </w:p>
    <w:p w14:paraId="525A3AD8" w14:textId="77777777" w:rsidR="00237781" w:rsidRPr="0098295B" w:rsidRDefault="00237781" w:rsidP="00237781">
      <w:pPr>
        <w:rPr>
          <w:lang w:eastAsia="en-CA"/>
        </w:rPr>
      </w:pPr>
    </w:p>
    <w:p w14:paraId="406D9D1B" w14:textId="77777777" w:rsidR="00237781" w:rsidRPr="0098295B" w:rsidRDefault="00237781" w:rsidP="00237781">
      <w:pPr>
        <w:rPr>
          <w:lang w:eastAsia="en-CA"/>
        </w:rPr>
      </w:pPr>
    </w:p>
    <w:p w14:paraId="1A7F0E1D" w14:textId="77777777" w:rsidR="00237781" w:rsidRPr="0098295B" w:rsidRDefault="00237781" w:rsidP="00237781">
      <w:pPr>
        <w:rPr>
          <w:lang w:eastAsia="en-CA"/>
        </w:rPr>
      </w:pPr>
    </w:p>
    <w:p w14:paraId="08043D66" w14:textId="77777777" w:rsidR="00237781" w:rsidRPr="0098295B" w:rsidRDefault="00237781" w:rsidP="00237781">
      <w:pPr>
        <w:rPr>
          <w:lang w:eastAsia="en-CA"/>
        </w:rPr>
      </w:pPr>
    </w:p>
    <w:p w14:paraId="0CA311FA" w14:textId="77777777" w:rsidR="00237781" w:rsidRPr="0098295B" w:rsidRDefault="00237781" w:rsidP="00237781">
      <w:pPr>
        <w:rPr>
          <w:lang w:eastAsia="en-CA"/>
        </w:rPr>
      </w:pPr>
    </w:p>
    <w:p w14:paraId="6CD813A4" w14:textId="77777777" w:rsidR="00237781" w:rsidRPr="0098295B" w:rsidRDefault="00237781" w:rsidP="00237781">
      <w:pPr>
        <w:rPr>
          <w:lang w:eastAsia="en-CA"/>
        </w:rPr>
      </w:pPr>
    </w:p>
    <w:p w14:paraId="330F2AE3" w14:textId="77777777" w:rsidR="00237781" w:rsidRPr="0098295B" w:rsidRDefault="00237781" w:rsidP="00237781">
      <w:pPr>
        <w:rPr>
          <w:lang w:eastAsia="en-CA"/>
        </w:rPr>
      </w:pPr>
    </w:p>
    <w:p w14:paraId="102534B1" w14:textId="77777777" w:rsidR="00237781" w:rsidRPr="0098295B" w:rsidRDefault="00237781" w:rsidP="00237781">
      <w:pPr>
        <w:rPr>
          <w:lang w:eastAsia="en-CA"/>
        </w:rPr>
      </w:pPr>
    </w:p>
    <w:p w14:paraId="12B7C0F0" w14:textId="77777777" w:rsidR="00237781" w:rsidRPr="0098295B" w:rsidRDefault="00237781" w:rsidP="00237781">
      <w:pPr>
        <w:rPr>
          <w:lang w:eastAsia="en-CA"/>
        </w:rPr>
      </w:pPr>
    </w:p>
    <w:p w14:paraId="1180E94C" w14:textId="77777777" w:rsidR="00237781" w:rsidRPr="0098295B" w:rsidRDefault="00237781" w:rsidP="00237781">
      <w:pPr>
        <w:rPr>
          <w:lang w:eastAsia="en-CA"/>
        </w:rPr>
      </w:pPr>
    </w:p>
    <w:p w14:paraId="7811536F" w14:textId="77777777" w:rsidR="00237781" w:rsidRPr="0098295B" w:rsidRDefault="00237781" w:rsidP="00237781">
      <w:pPr>
        <w:rPr>
          <w:lang w:eastAsia="en-CA"/>
        </w:rPr>
      </w:pPr>
    </w:p>
    <w:p w14:paraId="289D9A62" w14:textId="77777777" w:rsidR="00237781" w:rsidRPr="0098295B" w:rsidRDefault="00237781" w:rsidP="00237781">
      <w:pPr>
        <w:rPr>
          <w:lang w:eastAsia="en-CA"/>
        </w:rPr>
      </w:pPr>
    </w:p>
    <w:p w14:paraId="3F61FA8C" w14:textId="77777777" w:rsidR="00237781" w:rsidRPr="0098295B" w:rsidRDefault="00237781" w:rsidP="00237781">
      <w:pPr>
        <w:rPr>
          <w:lang w:eastAsia="en-CA"/>
        </w:rPr>
      </w:pPr>
    </w:p>
    <w:p w14:paraId="7BE354EF" w14:textId="77777777" w:rsidR="00237781" w:rsidRPr="0098295B" w:rsidRDefault="00237781" w:rsidP="00237781">
      <w:pPr>
        <w:rPr>
          <w:lang w:eastAsia="en-CA"/>
        </w:rPr>
      </w:pPr>
    </w:p>
    <w:p w14:paraId="78FFA880" w14:textId="77777777" w:rsidR="00237781" w:rsidRPr="0098295B" w:rsidRDefault="00237781" w:rsidP="00237781">
      <w:pPr>
        <w:rPr>
          <w:lang w:eastAsia="en-CA"/>
        </w:rPr>
      </w:pPr>
    </w:p>
    <w:p w14:paraId="43BA17DE" w14:textId="77777777" w:rsidR="00237781" w:rsidRPr="0098295B" w:rsidRDefault="00237781" w:rsidP="00237781">
      <w:pPr>
        <w:rPr>
          <w:lang w:eastAsia="en-CA"/>
        </w:rPr>
      </w:pPr>
    </w:p>
    <w:p w14:paraId="56C5163A" w14:textId="77777777" w:rsidR="00237781" w:rsidRPr="0098295B" w:rsidRDefault="00237781" w:rsidP="00237781">
      <w:pPr>
        <w:rPr>
          <w:lang w:eastAsia="en-CA"/>
        </w:rPr>
      </w:pPr>
    </w:p>
    <w:p w14:paraId="4E17D5E2" w14:textId="77777777" w:rsidR="00237781" w:rsidRPr="0098295B" w:rsidRDefault="00237781" w:rsidP="00237781">
      <w:pPr>
        <w:rPr>
          <w:lang w:eastAsia="en-CA"/>
        </w:rPr>
      </w:pPr>
    </w:p>
    <w:p w14:paraId="2EB5611D" w14:textId="77777777" w:rsidR="00237781" w:rsidRPr="0098295B" w:rsidRDefault="00237781" w:rsidP="00237781">
      <w:pPr>
        <w:rPr>
          <w:lang w:eastAsia="en-CA"/>
        </w:rPr>
      </w:pPr>
    </w:p>
    <w:p w14:paraId="40B8EA76" w14:textId="77777777" w:rsidR="00237781" w:rsidRPr="0098295B" w:rsidRDefault="00237781" w:rsidP="00237781">
      <w:pPr>
        <w:rPr>
          <w:lang w:eastAsia="en-CA"/>
        </w:rPr>
      </w:pPr>
    </w:p>
    <w:p w14:paraId="7AAE08C3" w14:textId="77777777" w:rsidR="00237781" w:rsidRPr="0098295B" w:rsidRDefault="00237781" w:rsidP="00237781">
      <w:pPr>
        <w:rPr>
          <w:lang w:eastAsia="en-CA"/>
        </w:rPr>
      </w:pPr>
    </w:p>
    <w:p w14:paraId="37AAFEE1" w14:textId="75E484E4" w:rsidR="00237781" w:rsidRPr="0098295B" w:rsidRDefault="00237781" w:rsidP="00E047A5">
      <w:pPr>
        <w:pStyle w:val="Heading1"/>
        <w:spacing w:before="400" w:after="120" w:line="240" w:lineRule="auto"/>
        <w:rPr>
          <w:rFonts w:ascii="Times New Roman" w:eastAsia="Times New Roman" w:hAnsi="Times New Roman" w:cs="Times New Roman"/>
          <w:b/>
          <w:color w:val="auto"/>
          <w:sz w:val="28"/>
          <w:szCs w:val="40"/>
          <w:lang w:eastAsia="en-CA"/>
        </w:rPr>
      </w:pPr>
      <w:bookmarkStart w:id="3" w:name="_Toc199244199"/>
      <w:r w:rsidRPr="0098295B">
        <w:rPr>
          <w:rFonts w:ascii="Times New Roman" w:eastAsia="Times New Roman" w:hAnsi="Times New Roman" w:cs="Times New Roman"/>
          <w:b/>
          <w:color w:val="auto"/>
          <w:sz w:val="28"/>
          <w:szCs w:val="40"/>
          <w:lang w:eastAsia="en-CA"/>
        </w:rPr>
        <w:lastRenderedPageBreak/>
        <w:t>Preface</w:t>
      </w:r>
      <w:bookmarkEnd w:id="3"/>
    </w:p>
    <w:p w14:paraId="2D71F690" w14:textId="77777777" w:rsidR="00237781" w:rsidRPr="0098295B" w:rsidRDefault="00237781" w:rsidP="00E047A5">
      <w:pPr>
        <w:rPr>
          <w:lang w:eastAsia="en-CA"/>
        </w:rPr>
      </w:pPr>
    </w:p>
    <w:p w14:paraId="05AF6D54" w14:textId="77777777" w:rsidR="00237781" w:rsidRPr="0098295B" w:rsidRDefault="00237781" w:rsidP="00D70E63">
      <w:pPr>
        <w:jc w:val="both"/>
        <w:rPr>
          <w:rFonts w:ascii="Times New Roman" w:hAnsi="Times New Roman" w:cs="Times New Roman"/>
          <w:b/>
          <w:bCs/>
          <w:sz w:val="28"/>
          <w:szCs w:val="28"/>
        </w:rPr>
      </w:pPr>
    </w:p>
    <w:p w14:paraId="0EC02CE8" w14:textId="77777777" w:rsidR="00AE4D18" w:rsidRPr="0098295B" w:rsidRDefault="00AE4D18" w:rsidP="00D70E63">
      <w:pPr>
        <w:jc w:val="both"/>
        <w:rPr>
          <w:rFonts w:ascii="Times New Roman" w:hAnsi="Times New Roman" w:cs="Times New Roman"/>
          <w:b/>
          <w:bCs/>
          <w:sz w:val="28"/>
          <w:szCs w:val="28"/>
        </w:rPr>
      </w:pPr>
    </w:p>
    <w:p w14:paraId="7F4920E5" w14:textId="77777777" w:rsidR="00237781" w:rsidRPr="0098295B" w:rsidRDefault="00237781" w:rsidP="00D70E63">
      <w:pPr>
        <w:jc w:val="both"/>
        <w:rPr>
          <w:rFonts w:ascii="Times New Roman" w:hAnsi="Times New Roman" w:cs="Times New Roman"/>
          <w:b/>
          <w:bCs/>
          <w:sz w:val="28"/>
          <w:szCs w:val="28"/>
        </w:rPr>
      </w:pPr>
    </w:p>
    <w:p w14:paraId="465CF59E" w14:textId="77777777" w:rsidR="00237781" w:rsidRPr="0098295B" w:rsidRDefault="00237781" w:rsidP="00D70E63">
      <w:pPr>
        <w:jc w:val="both"/>
        <w:rPr>
          <w:rFonts w:ascii="Times New Roman" w:hAnsi="Times New Roman" w:cs="Times New Roman"/>
          <w:b/>
          <w:bCs/>
          <w:sz w:val="28"/>
          <w:szCs w:val="28"/>
        </w:rPr>
      </w:pPr>
    </w:p>
    <w:p w14:paraId="0F731020" w14:textId="77777777" w:rsidR="00237781" w:rsidRPr="0098295B" w:rsidRDefault="00237781" w:rsidP="00D70E63">
      <w:pPr>
        <w:jc w:val="both"/>
        <w:rPr>
          <w:rFonts w:ascii="Times New Roman" w:hAnsi="Times New Roman" w:cs="Times New Roman"/>
          <w:b/>
          <w:bCs/>
          <w:sz w:val="28"/>
          <w:szCs w:val="28"/>
        </w:rPr>
      </w:pPr>
    </w:p>
    <w:p w14:paraId="10E2C24A" w14:textId="77777777" w:rsidR="00237781" w:rsidRPr="0098295B" w:rsidRDefault="00237781" w:rsidP="00D70E63">
      <w:pPr>
        <w:jc w:val="both"/>
        <w:rPr>
          <w:rFonts w:ascii="Times New Roman" w:hAnsi="Times New Roman" w:cs="Times New Roman"/>
          <w:b/>
          <w:bCs/>
          <w:sz w:val="28"/>
          <w:szCs w:val="28"/>
        </w:rPr>
      </w:pPr>
    </w:p>
    <w:p w14:paraId="636F958F" w14:textId="77777777" w:rsidR="00237781" w:rsidRPr="0098295B" w:rsidRDefault="00237781" w:rsidP="00D70E63">
      <w:pPr>
        <w:jc w:val="both"/>
        <w:rPr>
          <w:rFonts w:ascii="Times New Roman" w:hAnsi="Times New Roman" w:cs="Times New Roman"/>
          <w:b/>
          <w:bCs/>
          <w:sz w:val="28"/>
          <w:szCs w:val="28"/>
        </w:rPr>
      </w:pPr>
    </w:p>
    <w:p w14:paraId="2DD6C743" w14:textId="77777777" w:rsidR="00237781" w:rsidRPr="0098295B" w:rsidRDefault="00237781" w:rsidP="00D70E63">
      <w:pPr>
        <w:jc w:val="both"/>
        <w:rPr>
          <w:rFonts w:ascii="Times New Roman" w:hAnsi="Times New Roman" w:cs="Times New Roman"/>
          <w:b/>
          <w:bCs/>
          <w:sz w:val="28"/>
          <w:szCs w:val="28"/>
        </w:rPr>
      </w:pPr>
    </w:p>
    <w:p w14:paraId="5B51BCDA" w14:textId="77777777" w:rsidR="00237781" w:rsidRPr="0098295B" w:rsidRDefault="00237781" w:rsidP="00D70E63">
      <w:pPr>
        <w:jc w:val="both"/>
        <w:rPr>
          <w:rFonts w:ascii="Times New Roman" w:hAnsi="Times New Roman" w:cs="Times New Roman"/>
          <w:b/>
          <w:bCs/>
          <w:sz w:val="28"/>
          <w:szCs w:val="28"/>
        </w:rPr>
      </w:pPr>
    </w:p>
    <w:p w14:paraId="0F9266CD" w14:textId="77777777" w:rsidR="00237781" w:rsidRPr="0098295B" w:rsidRDefault="00237781" w:rsidP="00D70E63">
      <w:pPr>
        <w:jc w:val="both"/>
        <w:rPr>
          <w:rFonts w:ascii="Times New Roman" w:hAnsi="Times New Roman" w:cs="Times New Roman"/>
          <w:b/>
          <w:bCs/>
          <w:sz w:val="28"/>
          <w:szCs w:val="28"/>
        </w:rPr>
      </w:pPr>
    </w:p>
    <w:p w14:paraId="6F0DBE82" w14:textId="77777777" w:rsidR="00237781" w:rsidRPr="0098295B" w:rsidRDefault="00237781" w:rsidP="00D70E63">
      <w:pPr>
        <w:jc w:val="both"/>
        <w:rPr>
          <w:rFonts w:ascii="Times New Roman" w:hAnsi="Times New Roman" w:cs="Times New Roman"/>
          <w:b/>
          <w:bCs/>
          <w:sz w:val="28"/>
          <w:szCs w:val="28"/>
        </w:rPr>
      </w:pPr>
    </w:p>
    <w:p w14:paraId="0149247E" w14:textId="77777777" w:rsidR="00237781" w:rsidRPr="0098295B" w:rsidRDefault="00237781" w:rsidP="00D70E63">
      <w:pPr>
        <w:jc w:val="both"/>
        <w:rPr>
          <w:rFonts w:ascii="Times New Roman" w:hAnsi="Times New Roman" w:cs="Times New Roman"/>
          <w:b/>
          <w:bCs/>
          <w:sz w:val="28"/>
          <w:szCs w:val="28"/>
        </w:rPr>
      </w:pPr>
    </w:p>
    <w:p w14:paraId="14D11706" w14:textId="77777777" w:rsidR="00237781" w:rsidRPr="0098295B" w:rsidRDefault="00237781" w:rsidP="00D70E63">
      <w:pPr>
        <w:jc w:val="both"/>
        <w:rPr>
          <w:rFonts w:ascii="Times New Roman" w:hAnsi="Times New Roman" w:cs="Times New Roman"/>
          <w:b/>
          <w:bCs/>
          <w:sz w:val="28"/>
          <w:szCs w:val="28"/>
        </w:rPr>
      </w:pPr>
    </w:p>
    <w:p w14:paraId="5C08D4F4" w14:textId="77777777" w:rsidR="00237781" w:rsidRPr="0098295B" w:rsidRDefault="00237781" w:rsidP="00D70E63">
      <w:pPr>
        <w:jc w:val="both"/>
        <w:rPr>
          <w:rFonts w:ascii="Times New Roman" w:hAnsi="Times New Roman" w:cs="Times New Roman"/>
          <w:b/>
          <w:bCs/>
          <w:sz w:val="28"/>
          <w:szCs w:val="28"/>
        </w:rPr>
      </w:pPr>
    </w:p>
    <w:p w14:paraId="6F51E647" w14:textId="77777777" w:rsidR="00237781" w:rsidRPr="0098295B" w:rsidRDefault="00237781" w:rsidP="00D70E63">
      <w:pPr>
        <w:jc w:val="both"/>
        <w:rPr>
          <w:rFonts w:ascii="Times New Roman" w:hAnsi="Times New Roman" w:cs="Times New Roman"/>
          <w:b/>
          <w:bCs/>
          <w:sz w:val="28"/>
          <w:szCs w:val="28"/>
        </w:rPr>
      </w:pPr>
    </w:p>
    <w:p w14:paraId="2A8E3B58" w14:textId="77777777" w:rsidR="00237781" w:rsidRPr="0098295B" w:rsidRDefault="00237781" w:rsidP="00D70E63">
      <w:pPr>
        <w:jc w:val="both"/>
        <w:rPr>
          <w:rFonts w:ascii="Times New Roman" w:hAnsi="Times New Roman" w:cs="Times New Roman"/>
          <w:b/>
          <w:bCs/>
          <w:sz w:val="28"/>
          <w:szCs w:val="28"/>
        </w:rPr>
      </w:pPr>
    </w:p>
    <w:p w14:paraId="1C1BF8E0" w14:textId="77777777" w:rsidR="00237781" w:rsidRPr="0098295B" w:rsidRDefault="00237781" w:rsidP="00D70E63">
      <w:pPr>
        <w:jc w:val="both"/>
        <w:rPr>
          <w:rFonts w:ascii="Times New Roman" w:hAnsi="Times New Roman" w:cs="Times New Roman"/>
          <w:b/>
          <w:bCs/>
          <w:sz w:val="28"/>
          <w:szCs w:val="28"/>
        </w:rPr>
      </w:pPr>
    </w:p>
    <w:p w14:paraId="0D6D9E48" w14:textId="77777777" w:rsidR="00237781" w:rsidRPr="0098295B" w:rsidRDefault="00237781" w:rsidP="00D70E63">
      <w:pPr>
        <w:jc w:val="both"/>
        <w:rPr>
          <w:rFonts w:ascii="Times New Roman" w:hAnsi="Times New Roman" w:cs="Times New Roman"/>
          <w:b/>
          <w:bCs/>
          <w:sz w:val="28"/>
          <w:szCs w:val="28"/>
        </w:rPr>
      </w:pPr>
    </w:p>
    <w:p w14:paraId="51BF50FA" w14:textId="77777777" w:rsidR="00237781" w:rsidRPr="0098295B" w:rsidRDefault="00237781" w:rsidP="00D70E63">
      <w:pPr>
        <w:jc w:val="both"/>
        <w:rPr>
          <w:rFonts w:ascii="Times New Roman" w:hAnsi="Times New Roman" w:cs="Times New Roman"/>
          <w:b/>
          <w:bCs/>
          <w:sz w:val="28"/>
          <w:szCs w:val="28"/>
        </w:rPr>
      </w:pPr>
    </w:p>
    <w:p w14:paraId="7C1A9A0D" w14:textId="77777777" w:rsidR="00237781" w:rsidRPr="0098295B" w:rsidRDefault="00237781" w:rsidP="00D70E63">
      <w:pPr>
        <w:jc w:val="both"/>
        <w:rPr>
          <w:rFonts w:ascii="Times New Roman" w:hAnsi="Times New Roman" w:cs="Times New Roman"/>
          <w:b/>
          <w:bCs/>
          <w:sz w:val="28"/>
          <w:szCs w:val="28"/>
        </w:rPr>
      </w:pPr>
    </w:p>
    <w:p w14:paraId="24427F03" w14:textId="77777777" w:rsidR="00237781" w:rsidRPr="0098295B" w:rsidRDefault="00237781" w:rsidP="00D70E63">
      <w:pPr>
        <w:jc w:val="both"/>
        <w:rPr>
          <w:rFonts w:ascii="Times New Roman" w:hAnsi="Times New Roman" w:cs="Times New Roman"/>
          <w:b/>
          <w:bCs/>
          <w:sz w:val="28"/>
          <w:szCs w:val="28"/>
        </w:rPr>
      </w:pPr>
    </w:p>
    <w:p w14:paraId="4129BA8F" w14:textId="77777777" w:rsidR="00237781" w:rsidRPr="0098295B" w:rsidRDefault="00237781" w:rsidP="00D70E63">
      <w:pPr>
        <w:jc w:val="both"/>
        <w:rPr>
          <w:rFonts w:ascii="Times New Roman" w:hAnsi="Times New Roman" w:cs="Times New Roman"/>
          <w:b/>
          <w:bCs/>
          <w:sz w:val="28"/>
          <w:szCs w:val="28"/>
        </w:rPr>
      </w:pPr>
    </w:p>
    <w:p w14:paraId="5BEB38E2" w14:textId="77777777" w:rsidR="00237781" w:rsidRPr="0098295B" w:rsidRDefault="00237781" w:rsidP="00D70E63">
      <w:pPr>
        <w:jc w:val="both"/>
        <w:rPr>
          <w:rFonts w:ascii="Times New Roman" w:hAnsi="Times New Roman" w:cs="Times New Roman"/>
          <w:b/>
          <w:bCs/>
          <w:sz w:val="28"/>
          <w:szCs w:val="28"/>
        </w:rPr>
      </w:pPr>
    </w:p>
    <w:sdt>
      <w:sdtPr>
        <w:rPr>
          <w:rFonts w:ascii="Times New Roman" w:eastAsiaTheme="minorHAnsi" w:hAnsi="Times New Roman" w:cs="Times New Roman"/>
          <w:b/>
          <w:bCs/>
          <w:color w:val="auto"/>
          <w:sz w:val="28"/>
          <w:szCs w:val="28"/>
        </w:rPr>
        <w:id w:val="-1341395253"/>
        <w:docPartObj>
          <w:docPartGallery w:val="Table of Contents"/>
          <w:docPartUnique/>
        </w:docPartObj>
      </w:sdtPr>
      <w:sdtEndPr>
        <w:rPr>
          <w:sz w:val="24"/>
          <w:szCs w:val="24"/>
        </w:rPr>
      </w:sdtEndPr>
      <w:sdtContent>
        <w:p w14:paraId="0250A756" w14:textId="5997B725" w:rsidR="000A44A9" w:rsidRPr="0098295B" w:rsidRDefault="00237781" w:rsidP="004F3D74">
          <w:pPr>
            <w:pStyle w:val="TOCHeading"/>
            <w:spacing w:line="360" w:lineRule="auto"/>
            <w:jc w:val="both"/>
            <w:rPr>
              <w:rFonts w:ascii="Times New Roman" w:hAnsi="Times New Roman" w:cs="Times New Roman"/>
              <w:b/>
              <w:bCs/>
              <w:color w:val="auto"/>
              <w:sz w:val="28"/>
              <w:szCs w:val="28"/>
            </w:rPr>
          </w:pPr>
          <w:r w:rsidRPr="0098295B">
            <w:rPr>
              <w:rFonts w:ascii="Times New Roman" w:eastAsiaTheme="minorHAnsi" w:hAnsi="Times New Roman" w:cs="Times New Roman"/>
              <w:b/>
              <w:bCs/>
              <w:color w:val="auto"/>
              <w:sz w:val="28"/>
              <w:szCs w:val="28"/>
            </w:rPr>
            <w:t xml:space="preserve">Table of </w:t>
          </w:r>
          <w:r w:rsidR="000A44A9" w:rsidRPr="0098295B">
            <w:rPr>
              <w:rFonts w:ascii="Times New Roman" w:hAnsi="Times New Roman" w:cs="Times New Roman"/>
              <w:b/>
              <w:bCs/>
              <w:color w:val="auto"/>
              <w:sz w:val="28"/>
              <w:szCs w:val="28"/>
            </w:rPr>
            <w:t>Contents</w:t>
          </w:r>
        </w:p>
        <w:p w14:paraId="692A0D17" w14:textId="4FC9C353" w:rsidR="00F437A0" w:rsidRPr="00CC0C76" w:rsidRDefault="000A44A9">
          <w:pPr>
            <w:pStyle w:val="TOC1"/>
            <w:tabs>
              <w:tab w:val="right" w:leader="dot" w:pos="9350"/>
            </w:tabs>
            <w:rPr>
              <w:rFonts w:eastAsiaTheme="minorEastAsia"/>
              <w:kern w:val="2"/>
              <w:sz w:val="24"/>
              <w:szCs w:val="24"/>
              <w:lang w:eastAsia="en-CA"/>
              <w14:ligatures w14:val="standardContextual"/>
            </w:rPr>
          </w:pPr>
          <w:r w:rsidRPr="0098295B">
            <w:rPr>
              <w:rFonts w:ascii="Times New Roman" w:hAnsi="Times New Roman" w:cs="Times New Roman"/>
              <w:sz w:val="24"/>
              <w:szCs w:val="24"/>
            </w:rPr>
            <w:fldChar w:fldCharType="begin"/>
          </w:r>
          <w:r w:rsidRPr="0098295B">
            <w:rPr>
              <w:rFonts w:ascii="Times New Roman" w:hAnsi="Times New Roman" w:cs="Times New Roman"/>
              <w:sz w:val="24"/>
              <w:szCs w:val="24"/>
            </w:rPr>
            <w:instrText xml:space="preserve"> TOC \o "1-3" \h \z \u </w:instrText>
          </w:r>
          <w:r w:rsidRPr="0098295B">
            <w:rPr>
              <w:rFonts w:ascii="Times New Roman" w:hAnsi="Times New Roman" w:cs="Times New Roman"/>
              <w:sz w:val="24"/>
              <w:szCs w:val="24"/>
            </w:rPr>
            <w:fldChar w:fldCharType="separate"/>
          </w:r>
          <w:hyperlink w:anchor="_Toc199244197" w:history="1">
            <w:r w:rsidR="00F437A0" w:rsidRPr="00CC0C76">
              <w:rPr>
                <w:rStyle w:val="Hyperlink"/>
                <w:rFonts w:ascii="Times New Roman" w:eastAsia="Times New Roman" w:hAnsi="Times New Roman" w:cs="Times New Roman"/>
                <w:b/>
                <w:lang w:eastAsia="en-CA"/>
              </w:rPr>
              <w:t>Abstract</w:t>
            </w:r>
            <w:r w:rsidR="00F437A0" w:rsidRPr="00CC0C76">
              <w:rPr>
                <w:webHidden/>
              </w:rPr>
              <w:tab/>
            </w:r>
            <w:r w:rsidR="00F437A0" w:rsidRPr="00CC0C76">
              <w:rPr>
                <w:webHidden/>
              </w:rPr>
              <w:fldChar w:fldCharType="begin"/>
            </w:r>
            <w:r w:rsidR="00F437A0" w:rsidRPr="00CC0C76">
              <w:rPr>
                <w:webHidden/>
              </w:rPr>
              <w:instrText xml:space="preserve"> PAGEREF _Toc199244197 \h </w:instrText>
            </w:r>
            <w:r w:rsidR="00F437A0" w:rsidRPr="00CC0C76">
              <w:rPr>
                <w:webHidden/>
              </w:rPr>
            </w:r>
            <w:r w:rsidR="00F437A0" w:rsidRPr="00CC0C76">
              <w:rPr>
                <w:webHidden/>
              </w:rPr>
              <w:fldChar w:fldCharType="separate"/>
            </w:r>
            <w:r w:rsidR="00F437A0" w:rsidRPr="00CC0C76">
              <w:rPr>
                <w:webHidden/>
              </w:rPr>
              <w:t>2</w:t>
            </w:r>
            <w:r w:rsidR="00F437A0" w:rsidRPr="00CC0C76">
              <w:rPr>
                <w:webHidden/>
              </w:rPr>
              <w:fldChar w:fldCharType="end"/>
            </w:r>
          </w:hyperlink>
        </w:p>
        <w:p w14:paraId="0D451E13" w14:textId="4CA1F60C" w:rsidR="00F437A0" w:rsidRPr="00CC0C76" w:rsidRDefault="00F437A0">
          <w:pPr>
            <w:pStyle w:val="TOC1"/>
            <w:tabs>
              <w:tab w:val="right" w:leader="dot" w:pos="9350"/>
            </w:tabs>
            <w:rPr>
              <w:rFonts w:eastAsiaTheme="minorEastAsia"/>
              <w:kern w:val="2"/>
              <w:sz w:val="24"/>
              <w:szCs w:val="24"/>
              <w:lang w:eastAsia="en-CA"/>
              <w14:ligatures w14:val="standardContextual"/>
            </w:rPr>
          </w:pPr>
          <w:hyperlink w:anchor="_Toc199244198" w:history="1">
            <w:r w:rsidRPr="00CC0C76">
              <w:rPr>
                <w:rStyle w:val="Hyperlink"/>
                <w:rFonts w:ascii="Times New Roman" w:eastAsia="Times New Roman" w:hAnsi="Times New Roman" w:cs="Times New Roman"/>
                <w:b/>
                <w:lang w:eastAsia="en-CA"/>
              </w:rPr>
              <w:t>Lay Summary</w:t>
            </w:r>
            <w:r w:rsidRPr="00CC0C76">
              <w:rPr>
                <w:webHidden/>
              </w:rPr>
              <w:tab/>
            </w:r>
            <w:r w:rsidRPr="00CC0C76">
              <w:rPr>
                <w:webHidden/>
              </w:rPr>
              <w:fldChar w:fldCharType="begin"/>
            </w:r>
            <w:r w:rsidRPr="00CC0C76">
              <w:rPr>
                <w:webHidden/>
              </w:rPr>
              <w:instrText xml:space="preserve"> PAGEREF _Toc199244198 \h </w:instrText>
            </w:r>
            <w:r w:rsidRPr="00CC0C76">
              <w:rPr>
                <w:webHidden/>
              </w:rPr>
            </w:r>
            <w:r w:rsidRPr="00CC0C76">
              <w:rPr>
                <w:webHidden/>
              </w:rPr>
              <w:fldChar w:fldCharType="separate"/>
            </w:r>
            <w:r w:rsidRPr="00CC0C76">
              <w:rPr>
                <w:webHidden/>
              </w:rPr>
              <w:t>3</w:t>
            </w:r>
            <w:r w:rsidRPr="00CC0C76">
              <w:rPr>
                <w:webHidden/>
              </w:rPr>
              <w:fldChar w:fldCharType="end"/>
            </w:r>
          </w:hyperlink>
        </w:p>
        <w:p w14:paraId="2F9F75E7" w14:textId="646E2337" w:rsidR="00F437A0" w:rsidRPr="00CC0C76" w:rsidRDefault="00F437A0">
          <w:pPr>
            <w:pStyle w:val="TOC1"/>
            <w:tabs>
              <w:tab w:val="right" w:leader="dot" w:pos="9350"/>
            </w:tabs>
            <w:rPr>
              <w:rFonts w:eastAsiaTheme="minorEastAsia"/>
              <w:kern w:val="2"/>
              <w:sz w:val="24"/>
              <w:szCs w:val="24"/>
              <w:lang w:eastAsia="en-CA"/>
              <w14:ligatures w14:val="standardContextual"/>
            </w:rPr>
          </w:pPr>
          <w:hyperlink w:anchor="_Toc199244199" w:history="1">
            <w:r w:rsidRPr="00CC0C76">
              <w:rPr>
                <w:rStyle w:val="Hyperlink"/>
                <w:rFonts w:ascii="Times New Roman" w:eastAsia="Times New Roman" w:hAnsi="Times New Roman" w:cs="Times New Roman"/>
                <w:b/>
                <w:lang w:eastAsia="en-CA"/>
              </w:rPr>
              <w:t>Preface</w:t>
            </w:r>
            <w:r w:rsidRPr="00CC0C76">
              <w:rPr>
                <w:webHidden/>
              </w:rPr>
              <w:tab/>
            </w:r>
            <w:r w:rsidRPr="00CC0C76">
              <w:rPr>
                <w:webHidden/>
              </w:rPr>
              <w:fldChar w:fldCharType="begin"/>
            </w:r>
            <w:r w:rsidRPr="00CC0C76">
              <w:rPr>
                <w:webHidden/>
              </w:rPr>
              <w:instrText xml:space="preserve"> PAGEREF _Toc199244199 \h </w:instrText>
            </w:r>
            <w:r w:rsidRPr="00CC0C76">
              <w:rPr>
                <w:webHidden/>
              </w:rPr>
            </w:r>
            <w:r w:rsidRPr="00CC0C76">
              <w:rPr>
                <w:webHidden/>
              </w:rPr>
              <w:fldChar w:fldCharType="separate"/>
            </w:r>
            <w:r w:rsidRPr="00CC0C76">
              <w:rPr>
                <w:webHidden/>
              </w:rPr>
              <w:t>4</w:t>
            </w:r>
            <w:r w:rsidRPr="00CC0C76">
              <w:rPr>
                <w:webHidden/>
              </w:rPr>
              <w:fldChar w:fldCharType="end"/>
            </w:r>
          </w:hyperlink>
        </w:p>
        <w:p w14:paraId="137ADED6" w14:textId="5BA4138B" w:rsidR="00F437A0" w:rsidRPr="00CC0C76" w:rsidRDefault="00F437A0">
          <w:pPr>
            <w:pStyle w:val="TOC1"/>
            <w:tabs>
              <w:tab w:val="right" w:leader="dot" w:pos="9350"/>
            </w:tabs>
            <w:rPr>
              <w:rFonts w:eastAsiaTheme="minorEastAsia"/>
              <w:kern w:val="2"/>
              <w:sz w:val="24"/>
              <w:szCs w:val="24"/>
              <w:lang w:eastAsia="en-CA"/>
              <w14:ligatures w14:val="standardContextual"/>
            </w:rPr>
          </w:pPr>
          <w:hyperlink w:anchor="_Toc199244200" w:history="1">
            <w:r w:rsidRPr="00CC0C76">
              <w:rPr>
                <w:rStyle w:val="Hyperlink"/>
                <w:rFonts w:ascii="Times New Roman" w:eastAsia="Times New Roman" w:hAnsi="Times New Roman" w:cs="Times New Roman"/>
                <w:b/>
                <w:lang w:eastAsia="en-CA"/>
              </w:rPr>
              <w:t>List of Tables</w:t>
            </w:r>
            <w:r w:rsidRPr="00CC0C76">
              <w:rPr>
                <w:webHidden/>
              </w:rPr>
              <w:tab/>
            </w:r>
            <w:r w:rsidRPr="00CC0C76">
              <w:rPr>
                <w:webHidden/>
              </w:rPr>
              <w:fldChar w:fldCharType="begin"/>
            </w:r>
            <w:r w:rsidRPr="00CC0C76">
              <w:rPr>
                <w:webHidden/>
              </w:rPr>
              <w:instrText xml:space="preserve"> PAGEREF _Toc199244200 \h </w:instrText>
            </w:r>
            <w:r w:rsidRPr="00CC0C76">
              <w:rPr>
                <w:webHidden/>
              </w:rPr>
            </w:r>
            <w:r w:rsidRPr="00CC0C76">
              <w:rPr>
                <w:webHidden/>
              </w:rPr>
              <w:fldChar w:fldCharType="separate"/>
            </w:r>
            <w:r w:rsidRPr="00CC0C76">
              <w:rPr>
                <w:webHidden/>
              </w:rPr>
              <w:t>6</w:t>
            </w:r>
            <w:r w:rsidRPr="00CC0C76">
              <w:rPr>
                <w:webHidden/>
              </w:rPr>
              <w:fldChar w:fldCharType="end"/>
            </w:r>
          </w:hyperlink>
        </w:p>
        <w:p w14:paraId="6BC368E5" w14:textId="3CEC28E9" w:rsidR="00F437A0" w:rsidRPr="00CC0C76" w:rsidRDefault="00F437A0">
          <w:pPr>
            <w:pStyle w:val="TOC1"/>
            <w:tabs>
              <w:tab w:val="right" w:leader="dot" w:pos="9350"/>
            </w:tabs>
            <w:rPr>
              <w:rFonts w:eastAsiaTheme="minorEastAsia"/>
              <w:kern w:val="2"/>
              <w:sz w:val="24"/>
              <w:szCs w:val="24"/>
              <w:lang w:eastAsia="en-CA"/>
              <w14:ligatures w14:val="standardContextual"/>
            </w:rPr>
          </w:pPr>
          <w:hyperlink w:anchor="_Toc199244201" w:history="1">
            <w:r w:rsidRPr="00CC0C76">
              <w:rPr>
                <w:rStyle w:val="Hyperlink"/>
                <w:rFonts w:ascii="Times New Roman" w:eastAsia="Times New Roman" w:hAnsi="Times New Roman" w:cs="Times New Roman"/>
                <w:b/>
                <w:lang w:eastAsia="en-CA"/>
              </w:rPr>
              <w:t>List of Figures</w:t>
            </w:r>
            <w:r w:rsidRPr="00CC0C76">
              <w:rPr>
                <w:webHidden/>
              </w:rPr>
              <w:tab/>
            </w:r>
            <w:r w:rsidRPr="00CC0C76">
              <w:rPr>
                <w:webHidden/>
              </w:rPr>
              <w:fldChar w:fldCharType="begin"/>
            </w:r>
            <w:r w:rsidRPr="00CC0C76">
              <w:rPr>
                <w:webHidden/>
              </w:rPr>
              <w:instrText xml:space="preserve"> PAGEREF _Toc199244201 \h </w:instrText>
            </w:r>
            <w:r w:rsidRPr="00CC0C76">
              <w:rPr>
                <w:webHidden/>
              </w:rPr>
            </w:r>
            <w:r w:rsidRPr="00CC0C76">
              <w:rPr>
                <w:webHidden/>
              </w:rPr>
              <w:fldChar w:fldCharType="separate"/>
            </w:r>
            <w:r w:rsidRPr="00CC0C76">
              <w:rPr>
                <w:webHidden/>
              </w:rPr>
              <w:t>7</w:t>
            </w:r>
            <w:r w:rsidRPr="00CC0C76">
              <w:rPr>
                <w:webHidden/>
              </w:rPr>
              <w:fldChar w:fldCharType="end"/>
            </w:r>
          </w:hyperlink>
        </w:p>
        <w:p w14:paraId="429BF906" w14:textId="17405CD8" w:rsidR="00F437A0" w:rsidRPr="00CC0C76" w:rsidRDefault="00F437A0">
          <w:pPr>
            <w:pStyle w:val="TOC1"/>
            <w:tabs>
              <w:tab w:val="right" w:leader="dot" w:pos="9350"/>
            </w:tabs>
            <w:rPr>
              <w:rFonts w:eastAsiaTheme="minorEastAsia"/>
              <w:kern w:val="2"/>
              <w:sz w:val="24"/>
              <w:szCs w:val="24"/>
              <w:lang w:eastAsia="en-CA"/>
              <w14:ligatures w14:val="standardContextual"/>
            </w:rPr>
          </w:pPr>
          <w:hyperlink w:anchor="_Toc199244202" w:history="1">
            <w:r w:rsidRPr="00CC0C76">
              <w:rPr>
                <w:rStyle w:val="Hyperlink"/>
                <w:rFonts w:ascii="Times New Roman" w:eastAsia="Times New Roman" w:hAnsi="Times New Roman" w:cs="Times New Roman"/>
                <w:b/>
                <w:lang w:eastAsia="en-CA"/>
              </w:rPr>
              <w:t>List of Abbreviations</w:t>
            </w:r>
            <w:r w:rsidRPr="00CC0C76">
              <w:rPr>
                <w:webHidden/>
              </w:rPr>
              <w:tab/>
            </w:r>
            <w:r w:rsidRPr="00CC0C76">
              <w:rPr>
                <w:webHidden/>
              </w:rPr>
              <w:fldChar w:fldCharType="begin"/>
            </w:r>
            <w:r w:rsidRPr="00CC0C76">
              <w:rPr>
                <w:webHidden/>
              </w:rPr>
              <w:instrText xml:space="preserve"> PAGEREF _Toc199244202 \h </w:instrText>
            </w:r>
            <w:r w:rsidRPr="00CC0C76">
              <w:rPr>
                <w:webHidden/>
              </w:rPr>
            </w:r>
            <w:r w:rsidRPr="00CC0C76">
              <w:rPr>
                <w:webHidden/>
              </w:rPr>
              <w:fldChar w:fldCharType="separate"/>
            </w:r>
            <w:r w:rsidRPr="00CC0C76">
              <w:rPr>
                <w:webHidden/>
              </w:rPr>
              <w:t>8</w:t>
            </w:r>
            <w:r w:rsidRPr="00CC0C76">
              <w:rPr>
                <w:webHidden/>
              </w:rPr>
              <w:fldChar w:fldCharType="end"/>
            </w:r>
          </w:hyperlink>
        </w:p>
        <w:p w14:paraId="74AD414E" w14:textId="187E5111" w:rsidR="00F437A0" w:rsidRPr="00CC0C76" w:rsidRDefault="00F437A0">
          <w:pPr>
            <w:pStyle w:val="TOC1"/>
            <w:tabs>
              <w:tab w:val="right" w:leader="dot" w:pos="9350"/>
            </w:tabs>
            <w:rPr>
              <w:rFonts w:eastAsiaTheme="minorEastAsia"/>
              <w:kern w:val="2"/>
              <w:sz w:val="24"/>
              <w:szCs w:val="24"/>
              <w:lang w:eastAsia="en-CA"/>
              <w14:ligatures w14:val="standardContextual"/>
            </w:rPr>
          </w:pPr>
          <w:hyperlink w:anchor="_Toc199244203" w:history="1">
            <w:r w:rsidRPr="00CC0C76">
              <w:rPr>
                <w:rStyle w:val="Hyperlink"/>
                <w:rFonts w:ascii="Times New Roman" w:eastAsia="Times New Roman" w:hAnsi="Times New Roman" w:cs="Times New Roman"/>
                <w:b/>
                <w:lang w:eastAsia="en-CA"/>
              </w:rPr>
              <w:t>Acknowledgments</w:t>
            </w:r>
            <w:r w:rsidRPr="00CC0C76">
              <w:rPr>
                <w:webHidden/>
              </w:rPr>
              <w:tab/>
            </w:r>
            <w:r w:rsidRPr="00CC0C76">
              <w:rPr>
                <w:webHidden/>
              </w:rPr>
              <w:fldChar w:fldCharType="begin"/>
            </w:r>
            <w:r w:rsidRPr="00CC0C76">
              <w:rPr>
                <w:webHidden/>
              </w:rPr>
              <w:instrText xml:space="preserve"> PAGEREF _Toc199244203 \h </w:instrText>
            </w:r>
            <w:r w:rsidRPr="00CC0C76">
              <w:rPr>
                <w:webHidden/>
              </w:rPr>
            </w:r>
            <w:r w:rsidRPr="00CC0C76">
              <w:rPr>
                <w:webHidden/>
              </w:rPr>
              <w:fldChar w:fldCharType="separate"/>
            </w:r>
            <w:r w:rsidRPr="00CC0C76">
              <w:rPr>
                <w:webHidden/>
              </w:rPr>
              <w:t>9</w:t>
            </w:r>
            <w:r w:rsidRPr="00CC0C76">
              <w:rPr>
                <w:webHidden/>
              </w:rPr>
              <w:fldChar w:fldCharType="end"/>
            </w:r>
          </w:hyperlink>
        </w:p>
        <w:p w14:paraId="35AF3D48" w14:textId="200708B4" w:rsidR="00F437A0" w:rsidRPr="00CC0C76" w:rsidRDefault="00F437A0">
          <w:pPr>
            <w:pStyle w:val="TOC1"/>
            <w:tabs>
              <w:tab w:val="right" w:leader="dot" w:pos="9350"/>
            </w:tabs>
            <w:rPr>
              <w:rFonts w:eastAsiaTheme="minorEastAsia"/>
              <w:kern w:val="2"/>
              <w:sz w:val="24"/>
              <w:szCs w:val="24"/>
              <w:lang w:eastAsia="en-CA"/>
              <w14:ligatures w14:val="standardContextual"/>
            </w:rPr>
          </w:pPr>
          <w:hyperlink w:anchor="_Toc199244204" w:history="1">
            <w:r w:rsidRPr="00CC0C76">
              <w:rPr>
                <w:rStyle w:val="Hyperlink"/>
                <w:rFonts w:ascii="Times New Roman" w:eastAsia="Times New Roman" w:hAnsi="Times New Roman" w:cs="Times New Roman"/>
                <w:b/>
                <w:lang w:eastAsia="en-CA"/>
              </w:rPr>
              <w:t>Dedication</w:t>
            </w:r>
            <w:r w:rsidRPr="00CC0C76">
              <w:rPr>
                <w:webHidden/>
              </w:rPr>
              <w:tab/>
            </w:r>
            <w:r w:rsidRPr="00CC0C76">
              <w:rPr>
                <w:webHidden/>
              </w:rPr>
              <w:fldChar w:fldCharType="begin"/>
            </w:r>
            <w:r w:rsidRPr="00CC0C76">
              <w:rPr>
                <w:webHidden/>
              </w:rPr>
              <w:instrText xml:space="preserve"> PAGEREF _Toc199244204 \h </w:instrText>
            </w:r>
            <w:r w:rsidRPr="00CC0C76">
              <w:rPr>
                <w:webHidden/>
              </w:rPr>
            </w:r>
            <w:r w:rsidRPr="00CC0C76">
              <w:rPr>
                <w:webHidden/>
              </w:rPr>
              <w:fldChar w:fldCharType="separate"/>
            </w:r>
            <w:r w:rsidRPr="00CC0C76">
              <w:rPr>
                <w:webHidden/>
              </w:rPr>
              <w:t>10</w:t>
            </w:r>
            <w:r w:rsidRPr="00CC0C76">
              <w:rPr>
                <w:webHidden/>
              </w:rPr>
              <w:fldChar w:fldCharType="end"/>
            </w:r>
          </w:hyperlink>
        </w:p>
        <w:p w14:paraId="1ECEB505" w14:textId="2C64451D" w:rsidR="00F437A0" w:rsidRPr="00CC0C76" w:rsidRDefault="00F437A0">
          <w:pPr>
            <w:pStyle w:val="TOC1"/>
            <w:tabs>
              <w:tab w:val="right" w:leader="dot" w:pos="9350"/>
            </w:tabs>
            <w:rPr>
              <w:rFonts w:eastAsiaTheme="minorEastAsia"/>
              <w:kern w:val="2"/>
              <w:sz w:val="24"/>
              <w:szCs w:val="24"/>
              <w:lang w:eastAsia="en-CA"/>
              <w14:ligatures w14:val="standardContextual"/>
            </w:rPr>
          </w:pPr>
          <w:hyperlink w:anchor="_Toc199244205" w:history="1">
            <w:r w:rsidRPr="00CC0C76">
              <w:rPr>
                <w:rStyle w:val="Hyperlink"/>
                <w:rFonts w:ascii="Times New Roman" w:hAnsi="Times New Roman" w:cs="Times New Roman"/>
                <w:b/>
                <w:bCs/>
              </w:rPr>
              <w:t>Chapter 1: Movement ecology and foraging behavior</w:t>
            </w:r>
            <w:r w:rsidRPr="00CC0C76">
              <w:rPr>
                <w:webHidden/>
              </w:rPr>
              <w:tab/>
            </w:r>
            <w:r w:rsidRPr="00CC0C76">
              <w:rPr>
                <w:webHidden/>
              </w:rPr>
              <w:fldChar w:fldCharType="begin"/>
            </w:r>
            <w:r w:rsidRPr="00CC0C76">
              <w:rPr>
                <w:webHidden/>
              </w:rPr>
              <w:instrText xml:space="preserve"> PAGEREF _Toc199244205 \h </w:instrText>
            </w:r>
            <w:r w:rsidRPr="00CC0C76">
              <w:rPr>
                <w:webHidden/>
              </w:rPr>
            </w:r>
            <w:r w:rsidRPr="00CC0C76">
              <w:rPr>
                <w:webHidden/>
              </w:rPr>
              <w:fldChar w:fldCharType="separate"/>
            </w:r>
            <w:r w:rsidRPr="00CC0C76">
              <w:rPr>
                <w:webHidden/>
              </w:rPr>
              <w:t>11</w:t>
            </w:r>
            <w:r w:rsidRPr="00CC0C76">
              <w:rPr>
                <w:webHidden/>
              </w:rPr>
              <w:fldChar w:fldCharType="end"/>
            </w:r>
          </w:hyperlink>
        </w:p>
        <w:p w14:paraId="7B034DB1" w14:textId="56D3F530" w:rsidR="00F437A0" w:rsidRPr="00CC0C76" w:rsidRDefault="00F437A0">
          <w:pPr>
            <w:pStyle w:val="TOC2"/>
            <w:tabs>
              <w:tab w:val="right" w:leader="dot" w:pos="9350"/>
            </w:tabs>
            <w:rPr>
              <w:rFonts w:eastAsiaTheme="minorEastAsia"/>
              <w:kern w:val="2"/>
              <w:sz w:val="24"/>
              <w:szCs w:val="24"/>
              <w:lang w:eastAsia="en-CA"/>
              <w14:ligatures w14:val="standardContextual"/>
            </w:rPr>
          </w:pPr>
          <w:hyperlink w:anchor="_Toc199244206" w:history="1">
            <w:r w:rsidRPr="00CC0C76">
              <w:rPr>
                <w:rStyle w:val="Hyperlink"/>
                <w:rFonts w:ascii="Times New Roman" w:hAnsi="Times New Roman" w:cs="Times New Roman"/>
                <w:b/>
                <w:bCs/>
              </w:rPr>
              <w:t>1.1 Movement ecology in wildlife – an overview</w:t>
            </w:r>
            <w:r w:rsidRPr="00CC0C76">
              <w:rPr>
                <w:webHidden/>
              </w:rPr>
              <w:tab/>
            </w:r>
            <w:r w:rsidRPr="00CC0C76">
              <w:rPr>
                <w:webHidden/>
              </w:rPr>
              <w:fldChar w:fldCharType="begin"/>
            </w:r>
            <w:r w:rsidRPr="00CC0C76">
              <w:rPr>
                <w:webHidden/>
              </w:rPr>
              <w:instrText xml:space="preserve"> PAGEREF _Toc199244206 \h </w:instrText>
            </w:r>
            <w:r w:rsidRPr="00CC0C76">
              <w:rPr>
                <w:webHidden/>
              </w:rPr>
            </w:r>
            <w:r w:rsidRPr="00CC0C76">
              <w:rPr>
                <w:webHidden/>
              </w:rPr>
              <w:fldChar w:fldCharType="separate"/>
            </w:r>
            <w:r w:rsidRPr="00CC0C76">
              <w:rPr>
                <w:webHidden/>
              </w:rPr>
              <w:t>11</w:t>
            </w:r>
            <w:r w:rsidRPr="00CC0C76">
              <w:rPr>
                <w:webHidden/>
              </w:rPr>
              <w:fldChar w:fldCharType="end"/>
            </w:r>
          </w:hyperlink>
        </w:p>
        <w:p w14:paraId="48C86714" w14:textId="61A0AB2F" w:rsidR="00F437A0" w:rsidRPr="00CC0C76" w:rsidRDefault="00F437A0">
          <w:pPr>
            <w:pStyle w:val="TOC2"/>
            <w:tabs>
              <w:tab w:val="right" w:leader="dot" w:pos="9350"/>
            </w:tabs>
            <w:rPr>
              <w:rFonts w:eastAsiaTheme="minorEastAsia"/>
              <w:kern w:val="2"/>
              <w:sz w:val="24"/>
              <w:szCs w:val="24"/>
              <w:lang w:eastAsia="en-CA"/>
              <w14:ligatures w14:val="standardContextual"/>
            </w:rPr>
          </w:pPr>
          <w:hyperlink w:anchor="_Toc199244207" w:history="1">
            <w:r w:rsidRPr="00CC0C76">
              <w:rPr>
                <w:rStyle w:val="Hyperlink"/>
                <w:rFonts w:ascii="Times New Roman" w:hAnsi="Times New Roman" w:cs="Times New Roman"/>
                <w:b/>
                <w:bCs/>
              </w:rPr>
              <w:t>1.2 The unique nature of avian foraging ecology</w:t>
            </w:r>
            <w:r w:rsidRPr="00CC0C76">
              <w:rPr>
                <w:webHidden/>
              </w:rPr>
              <w:tab/>
            </w:r>
            <w:r w:rsidRPr="00CC0C76">
              <w:rPr>
                <w:webHidden/>
              </w:rPr>
              <w:fldChar w:fldCharType="begin"/>
            </w:r>
            <w:r w:rsidRPr="00CC0C76">
              <w:rPr>
                <w:webHidden/>
              </w:rPr>
              <w:instrText xml:space="preserve"> PAGEREF _Toc199244207 \h </w:instrText>
            </w:r>
            <w:r w:rsidRPr="00CC0C76">
              <w:rPr>
                <w:webHidden/>
              </w:rPr>
            </w:r>
            <w:r w:rsidRPr="00CC0C76">
              <w:rPr>
                <w:webHidden/>
              </w:rPr>
              <w:fldChar w:fldCharType="separate"/>
            </w:r>
            <w:r w:rsidRPr="00CC0C76">
              <w:rPr>
                <w:webHidden/>
              </w:rPr>
              <w:t>12</w:t>
            </w:r>
            <w:r w:rsidRPr="00CC0C76">
              <w:rPr>
                <w:webHidden/>
              </w:rPr>
              <w:fldChar w:fldCharType="end"/>
            </w:r>
          </w:hyperlink>
        </w:p>
        <w:p w14:paraId="4B2733C5" w14:textId="40C0AD02" w:rsidR="00F437A0" w:rsidRPr="00CC0C76" w:rsidRDefault="00F437A0">
          <w:pPr>
            <w:pStyle w:val="TOC2"/>
            <w:tabs>
              <w:tab w:val="right" w:leader="dot" w:pos="9350"/>
            </w:tabs>
            <w:rPr>
              <w:rFonts w:eastAsiaTheme="minorEastAsia"/>
              <w:kern w:val="2"/>
              <w:sz w:val="24"/>
              <w:szCs w:val="24"/>
              <w:lang w:eastAsia="en-CA"/>
              <w14:ligatures w14:val="standardContextual"/>
            </w:rPr>
          </w:pPr>
          <w:hyperlink w:anchor="_Toc199244208" w:history="1">
            <w:r w:rsidRPr="00CC0C76">
              <w:rPr>
                <w:rStyle w:val="Hyperlink"/>
                <w:rFonts w:ascii="Times New Roman" w:hAnsi="Times New Roman" w:cs="Times New Roman"/>
                <w:b/>
                <w:bCs/>
              </w:rPr>
              <w:t>1.3 Movement ecology and bird foraging behavior</w:t>
            </w:r>
            <w:r w:rsidRPr="00CC0C76">
              <w:rPr>
                <w:webHidden/>
              </w:rPr>
              <w:tab/>
            </w:r>
            <w:r w:rsidRPr="00CC0C76">
              <w:rPr>
                <w:webHidden/>
              </w:rPr>
              <w:fldChar w:fldCharType="begin"/>
            </w:r>
            <w:r w:rsidRPr="00CC0C76">
              <w:rPr>
                <w:webHidden/>
              </w:rPr>
              <w:instrText xml:space="preserve"> PAGEREF _Toc199244208 \h </w:instrText>
            </w:r>
            <w:r w:rsidRPr="00CC0C76">
              <w:rPr>
                <w:webHidden/>
              </w:rPr>
            </w:r>
            <w:r w:rsidRPr="00CC0C76">
              <w:rPr>
                <w:webHidden/>
              </w:rPr>
              <w:fldChar w:fldCharType="separate"/>
            </w:r>
            <w:r w:rsidRPr="00CC0C76">
              <w:rPr>
                <w:webHidden/>
              </w:rPr>
              <w:t>13</w:t>
            </w:r>
            <w:r w:rsidRPr="00CC0C76">
              <w:rPr>
                <w:webHidden/>
              </w:rPr>
              <w:fldChar w:fldCharType="end"/>
            </w:r>
          </w:hyperlink>
        </w:p>
        <w:p w14:paraId="39F9EDAD" w14:textId="0974D30C" w:rsidR="00F437A0" w:rsidRPr="00CC0C76" w:rsidRDefault="00F437A0">
          <w:pPr>
            <w:pStyle w:val="TOC2"/>
            <w:tabs>
              <w:tab w:val="right" w:leader="dot" w:pos="9350"/>
            </w:tabs>
            <w:rPr>
              <w:rFonts w:eastAsiaTheme="minorEastAsia"/>
              <w:kern w:val="2"/>
              <w:sz w:val="24"/>
              <w:szCs w:val="24"/>
              <w:lang w:eastAsia="en-CA"/>
              <w14:ligatures w14:val="standardContextual"/>
            </w:rPr>
          </w:pPr>
          <w:hyperlink w:anchor="_Toc199244209" w:history="1">
            <w:r w:rsidRPr="00CC0C76">
              <w:rPr>
                <w:rStyle w:val="Hyperlink"/>
                <w:rFonts w:ascii="Times New Roman" w:hAnsi="Times New Roman" w:cs="Times New Roman"/>
                <w:b/>
                <w:bCs/>
              </w:rPr>
              <w:t>1.4 Predictability of resources and foraging behavior</w:t>
            </w:r>
            <w:r w:rsidRPr="00CC0C76">
              <w:rPr>
                <w:webHidden/>
              </w:rPr>
              <w:tab/>
            </w:r>
            <w:r w:rsidRPr="00CC0C76">
              <w:rPr>
                <w:webHidden/>
              </w:rPr>
              <w:fldChar w:fldCharType="begin"/>
            </w:r>
            <w:r w:rsidRPr="00CC0C76">
              <w:rPr>
                <w:webHidden/>
              </w:rPr>
              <w:instrText xml:space="preserve"> PAGEREF _Toc199244209 \h </w:instrText>
            </w:r>
            <w:r w:rsidRPr="00CC0C76">
              <w:rPr>
                <w:webHidden/>
              </w:rPr>
            </w:r>
            <w:r w:rsidRPr="00CC0C76">
              <w:rPr>
                <w:webHidden/>
              </w:rPr>
              <w:fldChar w:fldCharType="separate"/>
            </w:r>
            <w:r w:rsidRPr="00CC0C76">
              <w:rPr>
                <w:webHidden/>
              </w:rPr>
              <w:t>14</w:t>
            </w:r>
            <w:r w:rsidRPr="00CC0C76">
              <w:rPr>
                <w:webHidden/>
              </w:rPr>
              <w:fldChar w:fldCharType="end"/>
            </w:r>
          </w:hyperlink>
        </w:p>
        <w:p w14:paraId="441FC8E9" w14:textId="2DB50978" w:rsidR="00F437A0" w:rsidRPr="00CC0C76" w:rsidRDefault="00F437A0">
          <w:pPr>
            <w:pStyle w:val="TOC2"/>
            <w:tabs>
              <w:tab w:val="right" w:leader="dot" w:pos="9350"/>
            </w:tabs>
            <w:rPr>
              <w:rFonts w:eastAsiaTheme="minorEastAsia"/>
              <w:kern w:val="2"/>
              <w:sz w:val="24"/>
              <w:szCs w:val="24"/>
              <w:lang w:eastAsia="en-CA"/>
              <w14:ligatures w14:val="standardContextual"/>
            </w:rPr>
          </w:pPr>
          <w:hyperlink w:anchor="_Toc199244210" w:history="1">
            <w:r w:rsidRPr="00CC0C76">
              <w:rPr>
                <w:rStyle w:val="Hyperlink"/>
                <w:rFonts w:ascii="Times New Roman" w:hAnsi="Times New Roman" w:cs="Times New Roman"/>
                <w:b/>
                <w:bCs/>
              </w:rPr>
              <w:t>1.5 Social structure and foraging behavior</w:t>
            </w:r>
            <w:r w:rsidRPr="00CC0C76">
              <w:rPr>
                <w:webHidden/>
              </w:rPr>
              <w:tab/>
            </w:r>
            <w:r w:rsidRPr="00CC0C76">
              <w:rPr>
                <w:webHidden/>
              </w:rPr>
              <w:fldChar w:fldCharType="begin"/>
            </w:r>
            <w:r w:rsidRPr="00CC0C76">
              <w:rPr>
                <w:webHidden/>
              </w:rPr>
              <w:instrText xml:space="preserve"> PAGEREF _Toc199244210 \h </w:instrText>
            </w:r>
            <w:r w:rsidRPr="00CC0C76">
              <w:rPr>
                <w:webHidden/>
              </w:rPr>
            </w:r>
            <w:r w:rsidRPr="00CC0C76">
              <w:rPr>
                <w:webHidden/>
              </w:rPr>
              <w:fldChar w:fldCharType="separate"/>
            </w:r>
            <w:r w:rsidRPr="00CC0C76">
              <w:rPr>
                <w:webHidden/>
              </w:rPr>
              <w:t>15</w:t>
            </w:r>
            <w:r w:rsidRPr="00CC0C76">
              <w:rPr>
                <w:webHidden/>
              </w:rPr>
              <w:fldChar w:fldCharType="end"/>
            </w:r>
          </w:hyperlink>
        </w:p>
        <w:p w14:paraId="126B5BED" w14:textId="4A89E811" w:rsidR="00F437A0" w:rsidRPr="00CC0C76" w:rsidRDefault="00F437A0">
          <w:pPr>
            <w:pStyle w:val="TOC2"/>
            <w:tabs>
              <w:tab w:val="right" w:leader="dot" w:pos="9350"/>
            </w:tabs>
            <w:rPr>
              <w:rFonts w:eastAsiaTheme="minorEastAsia"/>
              <w:kern w:val="2"/>
              <w:sz w:val="24"/>
              <w:szCs w:val="24"/>
              <w:lang w:eastAsia="en-CA"/>
              <w14:ligatures w14:val="standardContextual"/>
            </w:rPr>
          </w:pPr>
          <w:hyperlink w:anchor="_Toc199244211" w:history="1">
            <w:r w:rsidRPr="00CC0C76">
              <w:rPr>
                <w:rStyle w:val="Hyperlink"/>
                <w:rFonts w:ascii="Times New Roman" w:hAnsi="Times New Roman" w:cs="Times New Roman"/>
                <w:b/>
                <w:bCs/>
              </w:rPr>
              <w:t>1.6 Memory and foraging behavior</w:t>
            </w:r>
            <w:r w:rsidRPr="00CC0C76">
              <w:rPr>
                <w:webHidden/>
              </w:rPr>
              <w:tab/>
            </w:r>
            <w:r w:rsidRPr="00CC0C76">
              <w:rPr>
                <w:webHidden/>
              </w:rPr>
              <w:fldChar w:fldCharType="begin"/>
            </w:r>
            <w:r w:rsidRPr="00CC0C76">
              <w:rPr>
                <w:webHidden/>
              </w:rPr>
              <w:instrText xml:space="preserve"> PAGEREF _Toc199244211 \h </w:instrText>
            </w:r>
            <w:r w:rsidRPr="00CC0C76">
              <w:rPr>
                <w:webHidden/>
              </w:rPr>
            </w:r>
            <w:r w:rsidRPr="00CC0C76">
              <w:rPr>
                <w:webHidden/>
              </w:rPr>
              <w:fldChar w:fldCharType="separate"/>
            </w:r>
            <w:r w:rsidRPr="00CC0C76">
              <w:rPr>
                <w:webHidden/>
              </w:rPr>
              <w:t>16</w:t>
            </w:r>
            <w:r w:rsidRPr="00CC0C76">
              <w:rPr>
                <w:webHidden/>
              </w:rPr>
              <w:fldChar w:fldCharType="end"/>
            </w:r>
          </w:hyperlink>
        </w:p>
        <w:p w14:paraId="3BB25F4D" w14:textId="25A97487" w:rsidR="00F437A0" w:rsidRPr="00CC0C76" w:rsidRDefault="00F437A0">
          <w:pPr>
            <w:pStyle w:val="TOC2"/>
            <w:tabs>
              <w:tab w:val="right" w:leader="dot" w:pos="9350"/>
            </w:tabs>
            <w:rPr>
              <w:rFonts w:eastAsiaTheme="minorEastAsia"/>
              <w:kern w:val="2"/>
              <w:sz w:val="24"/>
              <w:szCs w:val="24"/>
              <w:lang w:eastAsia="en-CA"/>
              <w14:ligatures w14:val="standardContextual"/>
            </w:rPr>
          </w:pPr>
          <w:hyperlink w:anchor="_Toc199244212" w:history="1">
            <w:r w:rsidRPr="00CC0C76">
              <w:rPr>
                <w:rStyle w:val="Hyperlink"/>
                <w:rFonts w:ascii="Times New Roman" w:hAnsi="Times New Roman" w:cs="Times New Roman"/>
                <w:b/>
                <w:bCs/>
              </w:rPr>
              <w:t>1.7 Foraging ecology and conservation implications</w:t>
            </w:r>
            <w:r w:rsidRPr="00CC0C76">
              <w:rPr>
                <w:webHidden/>
              </w:rPr>
              <w:tab/>
            </w:r>
            <w:r w:rsidRPr="00CC0C76">
              <w:rPr>
                <w:webHidden/>
              </w:rPr>
              <w:fldChar w:fldCharType="begin"/>
            </w:r>
            <w:r w:rsidRPr="00CC0C76">
              <w:rPr>
                <w:webHidden/>
              </w:rPr>
              <w:instrText xml:space="preserve"> PAGEREF _Toc199244212 \h </w:instrText>
            </w:r>
            <w:r w:rsidRPr="00CC0C76">
              <w:rPr>
                <w:webHidden/>
              </w:rPr>
            </w:r>
            <w:r w:rsidRPr="00CC0C76">
              <w:rPr>
                <w:webHidden/>
              </w:rPr>
              <w:fldChar w:fldCharType="separate"/>
            </w:r>
            <w:r w:rsidRPr="00CC0C76">
              <w:rPr>
                <w:webHidden/>
              </w:rPr>
              <w:t>17</w:t>
            </w:r>
            <w:r w:rsidRPr="00CC0C76">
              <w:rPr>
                <w:webHidden/>
              </w:rPr>
              <w:fldChar w:fldCharType="end"/>
            </w:r>
          </w:hyperlink>
        </w:p>
        <w:p w14:paraId="44FEDC66" w14:textId="12B0C344" w:rsidR="00F437A0" w:rsidRPr="00CC0C76" w:rsidRDefault="00F437A0">
          <w:pPr>
            <w:pStyle w:val="TOC2"/>
            <w:tabs>
              <w:tab w:val="right" w:leader="dot" w:pos="9350"/>
            </w:tabs>
            <w:rPr>
              <w:rFonts w:eastAsiaTheme="minorEastAsia"/>
              <w:kern w:val="2"/>
              <w:sz w:val="24"/>
              <w:szCs w:val="24"/>
              <w:lang w:eastAsia="en-CA"/>
              <w14:ligatures w14:val="standardContextual"/>
            </w:rPr>
          </w:pPr>
          <w:hyperlink w:anchor="_Toc199244213" w:history="1">
            <w:r w:rsidRPr="00CC0C76">
              <w:rPr>
                <w:rStyle w:val="Hyperlink"/>
                <w:rFonts w:ascii="Times New Roman" w:hAnsi="Times New Roman" w:cs="Times New Roman"/>
                <w:b/>
                <w:bCs/>
              </w:rPr>
              <w:t>1.8 Knowledge gaps and future directions</w:t>
            </w:r>
            <w:r w:rsidRPr="00CC0C76">
              <w:rPr>
                <w:webHidden/>
              </w:rPr>
              <w:tab/>
            </w:r>
            <w:r w:rsidRPr="00CC0C76">
              <w:rPr>
                <w:webHidden/>
              </w:rPr>
              <w:fldChar w:fldCharType="begin"/>
            </w:r>
            <w:r w:rsidRPr="00CC0C76">
              <w:rPr>
                <w:webHidden/>
              </w:rPr>
              <w:instrText xml:space="preserve"> PAGEREF _Toc199244213 \h </w:instrText>
            </w:r>
            <w:r w:rsidRPr="00CC0C76">
              <w:rPr>
                <w:webHidden/>
              </w:rPr>
            </w:r>
            <w:r w:rsidRPr="00CC0C76">
              <w:rPr>
                <w:webHidden/>
              </w:rPr>
              <w:fldChar w:fldCharType="separate"/>
            </w:r>
            <w:r w:rsidRPr="00CC0C76">
              <w:rPr>
                <w:webHidden/>
              </w:rPr>
              <w:t>18</w:t>
            </w:r>
            <w:r w:rsidRPr="00CC0C76">
              <w:rPr>
                <w:webHidden/>
              </w:rPr>
              <w:fldChar w:fldCharType="end"/>
            </w:r>
          </w:hyperlink>
        </w:p>
        <w:p w14:paraId="0059FD37" w14:textId="04528A7D" w:rsidR="00F437A0" w:rsidRPr="00CC0C76" w:rsidRDefault="00F437A0">
          <w:pPr>
            <w:pStyle w:val="TOC2"/>
            <w:tabs>
              <w:tab w:val="right" w:leader="dot" w:pos="9350"/>
            </w:tabs>
            <w:rPr>
              <w:rFonts w:eastAsiaTheme="minorEastAsia"/>
              <w:kern w:val="2"/>
              <w:sz w:val="24"/>
              <w:szCs w:val="24"/>
              <w:lang w:eastAsia="en-CA"/>
              <w14:ligatures w14:val="standardContextual"/>
            </w:rPr>
          </w:pPr>
          <w:hyperlink w:anchor="_Toc199244214" w:history="1">
            <w:r w:rsidRPr="00CC0C76">
              <w:rPr>
                <w:rStyle w:val="Hyperlink"/>
                <w:rFonts w:ascii="Times New Roman" w:hAnsi="Times New Roman" w:cs="Times New Roman"/>
                <w:b/>
                <w:bCs/>
              </w:rPr>
              <w:t>1.9 Thesis aims and structure</w:t>
            </w:r>
            <w:r w:rsidRPr="00CC0C76">
              <w:rPr>
                <w:webHidden/>
              </w:rPr>
              <w:tab/>
            </w:r>
            <w:r w:rsidRPr="00CC0C76">
              <w:rPr>
                <w:webHidden/>
              </w:rPr>
              <w:fldChar w:fldCharType="begin"/>
            </w:r>
            <w:r w:rsidRPr="00CC0C76">
              <w:rPr>
                <w:webHidden/>
              </w:rPr>
              <w:instrText xml:space="preserve"> PAGEREF _Toc199244214 \h </w:instrText>
            </w:r>
            <w:r w:rsidRPr="00CC0C76">
              <w:rPr>
                <w:webHidden/>
              </w:rPr>
            </w:r>
            <w:r w:rsidRPr="00CC0C76">
              <w:rPr>
                <w:webHidden/>
              </w:rPr>
              <w:fldChar w:fldCharType="separate"/>
            </w:r>
            <w:r w:rsidRPr="00CC0C76">
              <w:rPr>
                <w:webHidden/>
              </w:rPr>
              <w:t>19</w:t>
            </w:r>
            <w:r w:rsidRPr="00CC0C76">
              <w:rPr>
                <w:webHidden/>
              </w:rPr>
              <w:fldChar w:fldCharType="end"/>
            </w:r>
          </w:hyperlink>
        </w:p>
        <w:p w14:paraId="1753D763" w14:textId="6892FDAC" w:rsidR="00F437A0" w:rsidRPr="00CC0C76" w:rsidRDefault="00F437A0">
          <w:pPr>
            <w:pStyle w:val="TOC1"/>
            <w:tabs>
              <w:tab w:val="right" w:leader="dot" w:pos="9350"/>
            </w:tabs>
            <w:rPr>
              <w:rFonts w:eastAsiaTheme="minorEastAsia"/>
              <w:kern w:val="2"/>
              <w:sz w:val="24"/>
              <w:szCs w:val="24"/>
              <w:lang w:eastAsia="en-CA"/>
              <w14:ligatures w14:val="standardContextual"/>
            </w:rPr>
          </w:pPr>
          <w:hyperlink w:anchor="_Toc199244215" w:history="1">
            <w:r w:rsidRPr="00CC0C76">
              <w:rPr>
                <w:rStyle w:val="Hyperlink"/>
                <w:rFonts w:ascii="Times New Roman" w:hAnsi="Times New Roman" w:cs="Times New Roman"/>
                <w:b/>
                <w:bCs/>
              </w:rPr>
              <w:t>Chapter 2: Sharing is caring - The evolution of communal roosting behaviour in birds</w:t>
            </w:r>
            <w:r w:rsidRPr="00CC0C76">
              <w:rPr>
                <w:webHidden/>
              </w:rPr>
              <w:tab/>
            </w:r>
            <w:r w:rsidRPr="00CC0C76">
              <w:rPr>
                <w:webHidden/>
              </w:rPr>
              <w:fldChar w:fldCharType="begin"/>
            </w:r>
            <w:r w:rsidRPr="00CC0C76">
              <w:rPr>
                <w:webHidden/>
              </w:rPr>
              <w:instrText xml:space="preserve"> PAGEREF _Toc199244215 \h </w:instrText>
            </w:r>
            <w:r w:rsidRPr="00CC0C76">
              <w:rPr>
                <w:webHidden/>
              </w:rPr>
            </w:r>
            <w:r w:rsidRPr="00CC0C76">
              <w:rPr>
                <w:webHidden/>
              </w:rPr>
              <w:fldChar w:fldCharType="separate"/>
            </w:r>
            <w:r w:rsidRPr="00CC0C76">
              <w:rPr>
                <w:webHidden/>
              </w:rPr>
              <w:t>20</w:t>
            </w:r>
            <w:r w:rsidRPr="00CC0C76">
              <w:rPr>
                <w:webHidden/>
              </w:rPr>
              <w:fldChar w:fldCharType="end"/>
            </w:r>
          </w:hyperlink>
        </w:p>
        <w:p w14:paraId="067AB17C" w14:textId="1A2C6322" w:rsidR="00F437A0" w:rsidRPr="00CC0C76" w:rsidRDefault="00F437A0">
          <w:pPr>
            <w:pStyle w:val="TOC2"/>
            <w:tabs>
              <w:tab w:val="right" w:leader="dot" w:pos="9350"/>
            </w:tabs>
            <w:rPr>
              <w:rFonts w:eastAsiaTheme="minorEastAsia"/>
              <w:kern w:val="2"/>
              <w:sz w:val="24"/>
              <w:szCs w:val="24"/>
              <w:lang w:eastAsia="en-CA"/>
              <w14:ligatures w14:val="standardContextual"/>
            </w:rPr>
          </w:pPr>
          <w:hyperlink w:anchor="_Toc199244216" w:history="1">
            <w:r w:rsidRPr="00CC0C76">
              <w:rPr>
                <w:rStyle w:val="Hyperlink"/>
                <w:rFonts w:ascii="Times New Roman" w:hAnsi="Times New Roman" w:cs="Times New Roman"/>
                <w:b/>
                <w:bCs/>
              </w:rPr>
              <w:t>2.1 Introduction</w:t>
            </w:r>
            <w:r w:rsidRPr="00CC0C76">
              <w:rPr>
                <w:webHidden/>
              </w:rPr>
              <w:tab/>
            </w:r>
            <w:r w:rsidRPr="00CC0C76">
              <w:rPr>
                <w:webHidden/>
              </w:rPr>
              <w:fldChar w:fldCharType="begin"/>
            </w:r>
            <w:r w:rsidRPr="00CC0C76">
              <w:rPr>
                <w:webHidden/>
              </w:rPr>
              <w:instrText xml:space="preserve"> PAGEREF _Toc199244216 \h </w:instrText>
            </w:r>
            <w:r w:rsidRPr="00CC0C76">
              <w:rPr>
                <w:webHidden/>
              </w:rPr>
            </w:r>
            <w:r w:rsidRPr="00CC0C76">
              <w:rPr>
                <w:webHidden/>
              </w:rPr>
              <w:fldChar w:fldCharType="separate"/>
            </w:r>
            <w:r w:rsidRPr="00CC0C76">
              <w:rPr>
                <w:webHidden/>
              </w:rPr>
              <w:t>20</w:t>
            </w:r>
            <w:r w:rsidRPr="00CC0C76">
              <w:rPr>
                <w:webHidden/>
              </w:rPr>
              <w:fldChar w:fldCharType="end"/>
            </w:r>
          </w:hyperlink>
        </w:p>
        <w:p w14:paraId="2BF78C97" w14:textId="45AA3A2F" w:rsidR="00F437A0" w:rsidRPr="00CC0C76" w:rsidRDefault="00F437A0">
          <w:pPr>
            <w:pStyle w:val="TOC2"/>
            <w:tabs>
              <w:tab w:val="right" w:leader="dot" w:pos="9350"/>
            </w:tabs>
            <w:rPr>
              <w:rFonts w:eastAsiaTheme="minorEastAsia"/>
              <w:kern w:val="2"/>
              <w:sz w:val="24"/>
              <w:szCs w:val="24"/>
              <w:lang w:eastAsia="en-CA"/>
              <w14:ligatures w14:val="standardContextual"/>
            </w:rPr>
          </w:pPr>
          <w:hyperlink w:anchor="_Toc199244217" w:history="1">
            <w:r w:rsidRPr="00CC0C76">
              <w:rPr>
                <w:rStyle w:val="Hyperlink"/>
                <w:rFonts w:ascii="Times New Roman" w:hAnsi="Times New Roman" w:cs="Times New Roman"/>
                <w:b/>
                <w:bCs/>
              </w:rPr>
              <w:t>2.2 Methods</w:t>
            </w:r>
            <w:r w:rsidRPr="00CC0C76">
              <w:rPr>
                <w:webHidden/>
              </w:rPr>
              <w:tab/>
            </w:r>
            <w:r w:rsidRPr="00CC0C76">
              <w:rPr>
                <w:webHidden/>
              </w:rPr>
              <w:fldChar w:fldCharType="begin"/>
            </w:r>
            <w:r w:rsidRPr="00CC0C76">
              <w:rPr>
                <w:webHidden/>
              </w:rPr>
              <w:instrText xml:space="preserve"> PAGEREF _Toc199244217 \h </w:instrText>
            </w:r>
            <w:r w:rsidRPr="00CC0C76">
              <w:rPr>
                <w:webHidden/>
              </w:rPr>
            </w:r>
            <w:r w:rsidRPr="00CC0C76">
              <w:rPr>
                <w:webHidden/>
              </w:rPr>
              <w:fldChar w:fldCharType="separate"/>
            </w:r>
            <w:r w:rsidRPr="00CC0C76">
              <w:rPr>
                <w:webHidden/>
              </w:rPr>
              <w:t>24</w:t>
            </w:r>
            <w:r w:rsidRPr="00CC0C76">
              <w:rPr>
                <w:webHidden/>
              </w:rPr>
              <w:fldChar w:fldCharType="end"/>
            </w:r>
          </w:hyperlink>
        </w:p>
        <w:p w14:paraId="52D93EC6" w14:textId="0C702D07" w:rsidR="00F437A0" w:rsidRPr="00CC0C76" w:rsidRDefault="00F437A0">
          <w:pPr>
            <w:pStyle w:val="TOC2"/>
            <w:tabs>
              <w:tab w:val="right" w:leader="dot" w:pos="9350"/>
            </w:tabs>
            <w:rPr>
              <w:rFonts w:eastAsiaTheme="minorEastAsia"/>
              <w:kern w:val="2"/>
              <w:sz w:val="24"/>
              <w:szCs w:val="24"/>
              <w:lang w:eastAsia="en-CA"/>
              <w14:ligatures w14:val="standardContextual"/>
            </w:rPr>
          </w:pPr>
          <w:hyperlink w:anchor="_Toc199244218" w:history="1">
            <w:r w:rsidRPr="00CC0C76">
              <w:rPr>
                <w:rStyle w:val="Hyperlink"/>
                <w:rFonts w:ascii="Times New Roman" w:hAnsi="Times New Roman" w:cs="Times New Roman"/>
                <w:b/>
                <w:bCs/>
              </w:rPr>
              <w:t>2.3 Results</w:t>
            </w:r>
            <w:r w:rsidRPr="00CC0C76">
              <w:rPr>
                <w:webHidden/>
              </w:rPr>
              <w:tab/>
            </w:r>
            <w:r w:rsidRPr="00CC0C76">
              <w:rPr>
                <w:webHidden/>
              </w:rPr>
              <w:fldChar w:fldCharType="begin"/>
            </w:r>
            <w:r w:rsidRPr="00CC0C76">
              <w:rPr>
                <w:webHidden/>
              </w:rPr>
              <w:instrText xml:space="preserve"> PAGEREF _Toc199244218 \h </w:instrText>
            </w:r>
            <w:r w:rsidRPr="00CC0C76">
              <w:rPr>
                <w:webHidden/>
              </w:rPr>
            </w:r>
            <w:r w:rsidRPr="00CC0C76">
              <w:rPr>
                <w:webHidden/>
              </w:rPr>
              <w:fldChar w:fldCharType="separate"/>
            </w:r>
            <w:r w:rsidRPr="00CC0C76">
              <w:rPr>
                <w:webHidden/>
              </w:rPr>
              <w:t>27</w:t>
            </w:r>
            <w:r w:rsidRPr="00CC0C76">
              <w:rPr>
                <w:webHidden/>
              </w:rPr>
              <w:fldChar w:fldCharType="end"/>
            </w:r>
          </w:hyperlink>
        </w:p>
        <w:p w14:paraId="734A0DA4" w14:textId="1FE47CFE" w:rsidR="00F437A0" w:rsidRPr="00CC0C76" w:rsidRDefault="00F437A0">
          <w:pPr>
            <w:pStyle w:val="TOC2"/>
            <w:tabs>
              <w:tab w:val="right" w:leader="dot" w:pos="9350"/>
            </w:tabs>
            <w:rPr>
              <w:rFonts w:eastAsiaTheme="minorEastAsia"/>
              <w:kern w:val="2"/>
              <w:sz w:val="24"/>
              <w:szCs w:val="24"/>
              <w:lang w:eastAsia="en-CA"/>
              <w14:ligatures w14:val="standardContextual"/>
            </w:rPr>
          </w:pPr>
          <w:hyperlink w:anchor="_Toc199244219" w:history="1">
            <w:r w:rsidRPr="00CC0C76">
              <w:rPr>
                <w:rStyle w:val="Hyperlink"/>
                <w:rFonts w:ascii="Times New Roman" w:hAnsi="Times New Roman" w:cs="Times New Roman"/>
                <w:b/>
                <w:bCs/>
              </w:rPr>
              <w:t xml:space="preserve">2.4 Discussion </w:t>
            </w:r>
            <w:r w:rsidRPr="00CC0C76">
              <w:rPr>
                <w:webHidden/>
              </w:rPr>
              <w:tab/>
            </w:r>
            <w:r w:rsidRPr="00CC0C76">
              <w:rPr>
                <w:webHidden/>
              </w:rPr>
              <w:fldChar w:fldCharType="begin"/>
            </w:r>
            <w:r w:rsidRPr="00CC0C76">
              <w:rPr>
                <w:webHidden/>
              </w:rPr>
              <w:instrText xml:space="preserve"> PAGEREF _Toc199244219 \h </w:instrText>
            </w:r>
            <w:r w:rsidRPr="00CC0C76">
              <w:rPr>
                <w:webHidden/>
              </w:rPr>
            </w:r>
            <w:r w:rsidRPr="00CC0C76">
              <w:rPr>
                <w:webHidden/>
              </w:rPr>
              <w:fldChar w:fldCharType="separate"/>
            </w:r>
            <w:r w:rsidRPr="00CC0C76">
              <w:rPr>
                <w:webHidden/>
              </w:rPr>
              <w:t>33</w:t>
            </w:r>
            <w:r w:rsidRPr="00CC0C76">
              <w:rPr>
                <w:webHidden/>
              </w:rPr>
              <w:fldChar w:fldCharType="end"/>
            </w:r>
          </w:hyperlink>
        </w:p>
        <w:p w14:paraId="7AFA3300" w14:textId="47661D6B" w:rsidR="00F437A0" w:rsidRPr="00CC0C76" w:rsidRDefault="00F437A0">
          <w:pPr>
            <w:pStyle w:val="TOC1"/>
            <w:tabs>
              <w:tab w:val="right" w:leader="dot" w:pos="9350"/>
            </w:tabs>
            <w:rPr>
              <w:rFonts w:eastAsiaTheme="minorEastAsia"/>
              <w:kern w:val="2"/>
              <w:sz w:val="24"/>
              <w:szCs w:val="24"/>
              <w:lang w:eastAsia="en-CA"/>
              <w14:ligatures w14:val="standardContextual"/>
            </w:rPr>
          </w:pPr>
          <w:hyperlink w:anchor="_Toc199244220" w:history="1">
            <w:r w:rsidRPr="00CC0C76">
              <w:rPr>
                <w:rStyle w:val="Hyperlink"/>
                <w:rFonts w:ascii="Times New Roman" w:hAnsi="Times New Roman" w:cs="Times New Roman"/>
                <w:b/>
                <w:bCs/>
              </w:rPr>
              <w:t>Chapter 3: The need for ecological studies in social species</w:t>
            </w:r>
            <w:r w:rsidRPr="00CC0C76">
              <w:rPr>
                <w:webHidden/>
              </w:rPr>
              <w:tab/>
            </w:r>
            <w:r w:rsidRPr="00CC0C76">
              <w:rPr>
                <w:webHidden/>
              </w:rPr>
              <w:fldChar w:fldCharType="begin"/>
            </w:r>
            <w:r w:rsidRPr="00CC0C76">
              <w:rPr>
                <w:webHidden/>
              </w:rPr>
              <w:instrText xml:space="preserve"> PAGEREF _Toc199244220 \h </w:instrText>
            </w:r>
            <w:r w:rsidRPr="00CC0C76">
              <w:rPr>
                <w:webHidden/>
              </w:rPr>
            </w:r>
            <w:r w:rsidRPr="00CC0C76">
              <w:rPr>
                <w:webHidden/>
              </w:rPr>
              <w:fldChar w:fldCharType="separate"/>
            </w:r>
            <w:r w:rsidRPr="00CC0C76">
              <w:rPr>
                <w:webHidden/>
              </w:rPr>
              <w:t>41</w:t>
            </w:r>
            <w:r w:rsidRPr="00CC0C76">
              <w:rPr>
                <w:webHidden/>
              </w:rPr>
              <w:fldChar w:fldCharType="end"/>
            </w:r>
          </w:hyperlink>
        </w:p>
        <w:p w14:paraId="6B8392E4" w14:textId="518350E9" w:rsidR="00F437A0" w:rsidRPr="00CC0C76" w:rsidRDefault="00F437A0">
          <w:pPr>
            <w:pStyle w:val="TOC2"/>
            <w:tabs>
              <w:tab w:val="right" w:leader="dot" w:pos="9350"/>
            </w:tabs>
            <w:rPr>
              <w:rFonts w:eastAsiaTheme="minorEastAsia"/>
              <w:kern w:val="2"/>
              <w:sz w:val="24"/>
              <w:szCs w:val="24"/>
              <w:lang w:eastAsia="en-CA"/>
              <w14:ligatures w14:val="standardContextual"/>
            </w:rPr>
          </w:pPr>
          <w:hyperlink w:anchor="_Toc199244221" w:history="1">
            <w:r w:rsidRPr="00CC0C76">
              <w:rPr>
                <w:rStyle w:val="Hyperlink"/>
                <w:rFonts w:ascii="Times New Roman" w:hAnsi="Times New Roman" w:cs="Times New Roman"/>
                <w:b/>
                <w:bCs/>
              </w:rPr>
              <w:t>3.1 Introduction</w:t>
            </w:r>
            <w:r w:rsidRPr="00CC0C76">
              <w:rPr>
                <w:webHidden/>
              </w:rPr>
              <w:tab/>
            </w:r>
            <w:r w:rsidRPr="00CC0C76">
              <w:rPr>
                <w:webHidden/>
              </w:rPr>
              <w:fldChar w:fldCharType="begin"/>
            </w:r>
            <w:r w:rsidRPr="00CC0C76">
              <w:rPr>
                <w:webHidden/>
              </w:rPr>
              <w:instrText xml:space="preserve"> PAGEREF _Toc199244221 \h </w:instrText>
            </w:r>
            <w:r w:rsidRPr="00CC0C76">
              <w:rPr>
                <w:webHidden/>
              </w:rPr>
            </w:r>
            <w:r w:rsidRPr="00CC0C76">
              <w:rPr>
                <w:webHidden/>
              </w:rPr>
              <w:fldChar w:fldCharType="separate"/>
            </w:r>
            <w:r w:rsidRPr="00CC0C76">
              <w:rPr>
                <w:webHidden/>
              </w:rPr>
              <w:t>41</w:t>
            </w:r>
            <w:r w:rsidRPr="00CC0C76">
              <w:rPr>
                <w:webHidden/>
              </w:rPr>
              <w:fldChar w:fldCharType="end"/>
            </w:r>
          </w:hyperlink>
        </w:p>
        <w:p w14:paraId="31A71377" w14:textId="38AF3D32" w:rsidR="00F437A0" w:rsidRPr="00CC0C76" w:rsidRDefault="00F437A0">
          <w:pPr>
            <w:pStyle w:val="TOC2"/>
            <w:tabs>
              <w:tab w:val="right" w:leader="dot" w:pos="9350"/>
            </w:tabs>
            <w:rPr>
              <w:rFonts w:eastAsiaTheme="minorEastAsia"/>
              <w:kern w:val="2"/>
              <w:sz w:val="24"/>
              <w:szCs w:val="24"/>
              <w:lang w:eastAsia="en-CA"/>
              <w14:ligatures w14:val="standardContextual"/>
            </w:rPr>
          </w:pPr>
          <w:hyperlink w:anchor="_Toc199244222" w:history="1">
            <w:r w:rsidRPr="00CC0C76">
              <w:rPr>
                <w:rStyle w:val="Hyperlink"/>
                <w:rFonts w:ascii="Times New Roman" w:hAnsi="Times New Roman" w:cs="Times New Roman"/>
                <w:b/>
                <w:bCs/>
              </w:rPr>
              <w:t>3.2 Why vultures?</w:t>
            </w:r>
            <w:r w:rsidRPr="00CC0C76">
              <w:rPr>
                <w:webHidden/>
              </w:rPr>
              <w:tab/>
            </w:r>
            <w:r w:rsidRPr="00CC0C76">
              <w:rPr>
                <w:webHidden/>
              </w:rPr>
              <w:fldChar w:fldCharType="begin"/>
            </w:r>
            <w:r w:rsidRPr="00CC0C76">
              <w:rPr>
                <w:webHidden/>
              </w:rPr>
              <w:instrText xml:space="preserve"> PAGEREF _Toc199244222 \h </w:instrText>
            </w:r>
            <w:r w:rsidRPr="00CC0C76">
              <w:rPr>
                <w:webHidden/>
              </w:rPr>
            </w:r>
            <w:r w:rsidRPr="00CC0C76">
              <w:rPr>
                <w:webHidden/>
              </w:rPr>
              <w:fldChar w:fldCharType="separate"/>
            </w:r>
            <w:r w:rsidRPr="00CC0C76">
              <w:rPr>
                <w:webHidden/>
              </w:rPr>
              <w:t>42</w:t>
            </w:r>
            <w:r w:rsidRPr="00CC0C76">
              <w:rPr>
                <w:webHidden/>
              </w:rPr>
              <w:fldChar w:fldCharType="end"/>
            </w:r>
          </w:hyperlink>
        </w:p>
        <w:p w14:paraId="71A27F97" w14:textId="5C238965" w:rsidR="00F437A0" w:rsidRPr="00CC0C76" w:rsidRDefault="00F437A0">
          <w:pPr>
            <w:pStyle w:val="TOC2"/>
            <w:tabs>
              <w:tab w:val="right" w:leader="dot" w:pos="9350"/>
            </w:tabs>
            <w:rPr>
              <w:rFonts w:eastAsiaTheme="minorEastAsia"/>
              <w:kern w:val="2"/>
              <w:sz w:val="24"/>
              <w:szCs w:val="24"/>
              <w:lang w:eastAsia="en-CA"/>
              <w14:ligatures w14:val="standardContextual"/>
            </w:rPr>
          </w:pPr>
          <w:hyperlink w:anchor="_Toc199244223" w:history="1">
            <w:r w:rsidRPr="00CC0C76">
              <w:rPr>
                <w:rStyle w:val="Hyperlink"/>
                <w:rFonts w:ascii="Times New Roman" w:hAnsi="Times New Roman" w:cs="Times New Roman"/>
                <w:b/>
                <w:bCs/>
              </w:rPr>
              <w:t>3.3 A note on the Information Center Hypothesis</w:t>
            </w:r>
            <w:r w:rsidRPr="00CC0C76">
              <w:rPr>
                <w:webHidden/>
              </w:rPr>
              <w:tab/>
            </w:r>
            <w:r w:rsidRPr="00CC0C76">
              <w:rPr>
                <w:webHidden/>
              </w:rPr>
              <w:fldChar w:fldCharType="begin"/>
            </w:r>
            <w:r w:rsidRPr="00CC0C76">
              <w:rPr>
                <w:webHidden/>
              </w:rPr>
              <w:instrText xml:space="preserve"> PAGEREF _Toc199244223 \h </w:instrText>
            </w:r>
            <w:r w:rsidRPr="00CC0C76">
              <w:rPr>
                <w:webHidden/>
              </w:rPr>
            </w:r>
            <w:r w:rsidRPr="00CC0C76">
              <w:rPr>
                <w:webHidden/>
              </w:rPr>
              <w:fldChar w:fldCharType="separate"/>
            </w:r>
            <w:r w:rsidRPr="00CC0C76">
              <w:rPr>
                <w:webHidden/>
              </w:rPr>
              <w:t>42</w:t>
            </w:r>
            <w:r w:rsidRPr="00CC0C76">
              <w:rPr>
                <w:webHidden/>
              </w:rPr>
              <w:fldChar w:fldCharType="end"/>
            </w:r>
          </w:hyperlink>
        </w:p>
        <w:p w14:paraId="0205A903" w14:textId="6896BADE" w:rsidR="00F437A0" w:rsidRPr="00CC0C76" w:rsidRDefault="00F437A0">
          <w:pPr>
            <w:pStyle w:val="TOC2"/>
            <w:tabs>
              <w:tab w:val="right" w:leader="dot" w:pos="9350"/>
            </w:tabs>
            <w:rPr>
              <w:rFonts w:eastAsiaTheme="minorEastAsia"/>
              <w:kern w:val="2"/>
              <w:sz w:val="24"/>
              <w:szCs w:val="24"/>
              <w:lang w:eastAsia="en-CA"/>
              <w14:ligatures w14:val="standardContextual"/>
            </w:rPr>
          </w:pPr>
          <w:hyperlink w:anchor="_Toc199244224" w:history="1">
            <w:r w:rsidRPr="00CC0C76">
              <w:rPr>
                <w:rStyle w:val="Hyperlink"/>
                <w:rFonts w:ascii="Times New Roman" w:hAnsi="Times New Roman" w:cs="Times New Roman"/>
                <w:b/>
                <w:bCs/>
              </w:rPr>
              <w:t>3.4 Size matters: The Andean Condor – A peculiar case study</w:t>
            </w:r>
            <w:r w:rsidRPr="00CC0C76">
              <w:rPr>
                <w:webHidden/>
              </w:rPr>
              <w:tab/>
            </w:r>
            <w:r w:rsidRPr="00CC0C76">
              <w:rPr>
                <w:webHidden/>
              </w:rPr>
              <w:fldChar w:fldCharType="begin"/>
            </w:r>
            <w:r w:rsidRPr="00CC0C76">
              <w:rPr>
                <w:webHidden/>
              </w:rPr>
              <w:instrText xml:space="preserve"> PAGEREF _Toc199244224 \h </w:instrText>
            </w:r>
            <w:r w:rsidRPr="00CC0C76">
              <w:rPr>
                <w:webHidden/>
              </w:rPr>
            </w:r>
            <w:r w:rsidRPr="00CC0C76">
              <w:rPr>
                <w:webHidden/>
              </w:rPr>
              <w:fldChar w:fldCharType="separate"/>
            </w:r>
            <w:r w:rsidRPr="00CC0C76">
              <w:rPr>
                <w:webHidden/>
              </w:rPr>
              <w:t>43</w:t>
            </w:r>
            <w:r w:rsidRPr="00CC0C76">
              <w:rPr>
                <w:webHidden/>
              </w:rPr>
              <w:fldChar w:fldCharType="end"/>
            </w:r>
          </w:hyperlink>
        </w:p>
        <w:p w14:paraId="2E3193F5" w14:textId="0120A484" w:rsidR="00F437A0" w:rsidRPr="00CC0C76" w:rsidRDefault="00F437A0">
          <w:pPr>
            <w:pStyle w:val="TOC1"/>
            <w:tabs>
              <w:tab w:val="right" w:leader="dot" w:pos="9350"/>
            </w:tabs>
            <w:rPr>
              <w:rFonts w:eastAsiaTheme="minorEastAsia"/>
              <w:kern w:val="2"/>
              <w:sz w:val="24"/>
              <w:szCs w:val="24"/>
              <w:lang w:eastAsia="en-CA"/>
              <w14:ligatures w14:val="standardContextual"/>
            </w:rPr>
          </w:pPr>
          <w:hyperlink w:anchor="_Toc199244225" w:history="1">
            <w:r w:rsidRPr="00CC0C76">
              <w:rPr>
                <w:rStyle w:val="Hyperlink"/>
                <w:rFonts w:ascii="Times New Roman" w:hAnsi="Times New Roman" w:cs="Times New Roman"/>
                <w:b/>
                <w:bCs/>
              </w:rPr>
              <w:t>Bibliography</w:t>
            </w:r>
            <w:r w:rsidRPr="00CC0C76">
              <w:rPr>
                <w:webHidden/>
              </w:rPr>
              <w:tab/>
            </w:r>
            <w:r w:rsidRPr="00CC0C76">
              <w:rPr>
                <w:webHidden/>
              </w:rPr>
              <w:fldChar w:fldCharType="begin"/>
            </w:r>
            <w:r w:rsidRPr="00CC0C76">
              <w:rPr>
                <w:webHidden/>
              </w:rPr>
              <w:instrText xml:space="preserve"> PAGEREF _Toc199244225 \h </w:instrText>
            </w:r>
            <w:r w:rsidRPr="00CC0C76">
              <w:rPr>
                <w:webHidden/>
              </w:rPr>
            </w:r>
            <w:r w:rsidRPr="00CC0C76">
              <w:rPr>
                <w:webHidden/>
              </w:rPr>
              <w:fldChar w:fldCharType="separate"/>
            </w:r>
            <w:r w:rsidRPr="00CC0C76">
              <w:rPr>
                <w:webHidden/>
              </w:rPr>
              <w:t>45</w:t>
            </w:r>
            <w:r w:rsidRPr="00CC0C76">
              <w:rPr>
                <w:webHidden/>
              </w:rPr>
              <w:fldChar w:fldCharType="end"/>
            </w:r>
          </w:hyperlink>
        </w:p>
        <w:p w14:paraId="6B3052E0" w14:textId="6CDF2A86" w:rsidR="000A44A9" w:rsidRPr="0098295B" w:rsidRDefault="000A44A9" w:rsidP="004F3D74">
          <w:pPr>
            <w:spacing w:line="360" w:lineRule="auto"/>
            <w:jc w:val="both"/>
            <w:rPr>
              <w:rFonts w:ascii="Times New Roman" w:hAnsi="Times New Roman" w:cs="Times New Roman"/>
              <w:sz w:val="24"/>
              <w:szCs w:val="24"/>
            </w:rPr>
          </w:pPr>
          <w:r w:rsidRPr="0098295B">
            <w:rPr>
              <w:rFonts w:ascii="Times New Roman" w:hAnsi="Times New Roman" w:cs="Times New Roman"/>
              <w:b/>
              <w:bCs/>
              <w:sz w:val="24"/>
              <w:szCs w:val="24"/>
            </w:rPr>
            <w:fldChar w:fldCharType="end"/>
          </w:r>
        </w:p>
      </w:sdtContent>
    </w:sdt>
    <w:p w14:paraId="49E16A54" w14:textId="77777777" w:rsidR="004F3D74" w:rsidRPr="0098295B" w:rsidRDefault="004F3D74" w:rsidP="00D70E63">
      <w:pPr>
        <w:spacing w:line="360" w:lineRule="auto"/>
        <w:jc w:val="both"/>
        <w:rPr>
          <w:rFonts w:ascii="Times New Roman" w:hAnsi="Times New Roman" w:cs="Times New Roman"/>
          <w:sz w:val="24"/>
          <w:szCs w:val="24"/>
        </w:rPr>
      </w:pPr>
    </w:p>
    <w:p w14:paraId="23A78CA6" w14:textId="77777777" w:rsidR="004F3D74" w:rsidRPr="0098295B" w:rsidRDefault="004F3D74" w:rsidP="004F3D74">
      <w:pPr>
        <w:pStyle w:val="Heading1"/>
        <w:spacing w:before="400" w:after="120" w:line="240" w:lineRule="auto"/>
        <w:rPr>
          <w:rFonts w:ascii="Times New Roman" w:eastAsia="Times New Roman" w:hAnsi="Times New Roman" w:cs="Times New Roman"/>
          <w:b/>
          <w:color w:val="auto"/>
          <w:sz w:val="28"/>
          <w:szCs w:val="40"/>
          <w:lang w:eastAsia="en-CA"/>
        </w:rPr>
      </w:pPr>
      <w:bookmarkStart w:id="4" w:name="_Toc196397348"/>
      <w:bookmarkStart w:id="5" w:name="_Toc199244200"/>
      <w:r w:rsidRPr="0098295B">
        <w:rPr>
          <w:rFonts w:ascii="Times New Roman" w:eastAsia="Times New Roman" w:hAnsi="Times New Roman" w:cs="Times New Roman"/>
          <w:b/>
          <w:color w:val="auto"/>
          <w:sz w:val="28"/>
          <w:szCs w:val="40"/>
          <w:lang w:eastAsia="en-CA"/>
        </w:rPr>
        <w:lastRenderedPageBreak/>
        <w:t>List of Tables</w:t>
      </w:r>
      <w:bookmarkEnd w:id="4"/>
      <w:bookmarkEnd w:id="5"/>
    </w:p>
    <w:p w14:paraId="2932CF64" w14:textId="77777777" w:rsidR="00D529C6" w:rsidRPr="0098295B" w:rsidRDefault="00D529C6" w:rsidP="00D529C6">
      <w:pPr>
        <w:rPr>
          <w:lang w:eastAsia="en-CA"/>
        </w:rPr>
      </w:pPr>
    </w:p>
    <w:p w14:paraId="78E2C428" w14:textId="77777777" w:rsidR="00D529C6" w:rsidRPr="0098295B" w:rsidRDefault="00D529C6" w:rsidP="00D529C6">
      <w:pPr>
        <w:rPr>
          <w:lang w:eastAsia="en-CA"/>
        </w:rPr>
      </w:pPr>
    </w:p>
    <w:p w14:paraId="660E7B81" w14:textId="77777777" w:rsidR="00D529C6" w:rsidRPr="0098295B" w:rsidRDefault="00D529C6" w:rsidP="00D529C6">
      <w:pPr>
        <w:rPr>
          <w:lang w:eastAsia="en-CA"/>
        </w:rPr>
      </w:pPr>
    </w:p>
    <w:p w14:paraId="54920BC9" w14:textId="77777777" w:rsidR="00D529C6" w:rsidRPr="0098295B" w:rsidRDefault="00D529C6" w:rsidP="00D529C6">
      <w:pPr>
        <w:rPr>
          <w:lang w:eastAsia="en-CA"/>
        </w:rPr>
      </w:pPr>
    </w:p>
    <w:p w14:paraId="490A3D18" w14:textId="77777777" w:rsidR="00D529C6" w:rsidRPr="0098295B" w:rsidRDefault="00D529C6" w:rsidP="00D529C6">
      <w:pPr>
        <w:rPr>
          <w:lang w:eastAsia="en-CA"/>
        </w:rPr>
      </w:pPr>
    </w:p>
    <w:p w14:paraId="4AB635A9" w14:textId="77777777" w:rsidR="00D529C6" w:rsidRPr="0098295B" w:rsidRDefault="00D529C6" w:rsidP="00D529C6">
      <w:pPr>
        <w:rPr>
          <w:lang w:eastAsia="en-CA"/>
        </w:rPr>
      </w:pPr>
    </w:p>
    <w:p w14:paraId="5C3D20AF" w14:textId="77777777" w:rsidR="00D529C6" w:rsidRPr="0098295B" w:rsidRDefault="00D529C6" w:rsidP="00D529C6">
      <w:pPr>
        <w:rPr>
          <w:lang w:eastAsia="en-CA"/>
        </w:rPr>
      </w:pPr>
    </w:p>
    <w:p w14:paraId="31D2DA47" w14:textId="77777777" w:rsidR="00D529C6" w:rsidRPr="0098295B" w:rsidRDefault="00D529C6" w:rsidP="00D529C6">
      <w:pPr>
        <w:rPr>
          <w:lang w:eastAsia="en-CA"/>
        </w:rPr>
      </w:pPr>
    </w:p>
    <w:p w14:paraId="5A56BE17" w14:textId="77777777" w:rsidR="00D529C6" w:rsidRPr="0098295B" w:rsidRDefault="00D529C6" w:rsidP="00D529C6">
      <w:pPr>
        <w:rPr>
          <w:lang w:eastAsia="en-CA"/>
        </w:rPr>
      </w:pPr>
    </w:p>
    <w:p w14:paraId="6B40BDB7" w14:textId="77777777" w:rsidR="00D529C6" w:rsidRPr="0098295B" w:rsidRDefault="00D529C6" w:rsidP="00D529C6">
      <w:pPr>
        <w:rPr>
          <w:lang w:eastAsia="en-CA"/>
        </w:rPr>
      </w:pPr>
    </w:p>
    <w:p w14:paraId="3DD1D21D" w14:textId="77777777" w:rsidR="00D529C6" w:rsidRPr="0098295B" w:rsidRDefault="00D529C6" w:rsidP="00D529C6">
      <w:pPr>
        <w:rPr>
          <w:lang w:eastAsia="en-CA"/>
        </w:rPr>
      </w:pPr>
    </w:p>
    <w:p w14:paraId="517B9BEA" w14:textId="77777777" w:rsidR="00D529C6" w:rsidRPr="0098295B" w:rsidRDefault="00D529C6" w:rsidP="00D529C6">
      <w:pPr>
        <w:rPr>
          <w:lang w:eastAsia="en-CA"/>
        </w:rPr>
      </w:pPr>
    </w:p>
    <w:p w14:paraId="00A9BACE" w14:textId="77777777" w:rsidR="00D529C6" w:rsidRPr="0098295B" w:rsidRDefault="00D529C6" w:rsidP="00D529C6">
      <w:pPr>
        <w:rPr>
          <w:lang w:eastAsia="en-CA"/>
        </w:rPr>
      </w:pPr>
    </w:p>
    <w:p w14:paraId="384FD856" w14:textId="77777777" w:rsidR="00D529C6" w:rsidRPr="0098295B" w:rsidRDefault="00D529C6" w:rsidP="00D529C6">
      <w:pPr>
        <w:rPr>
          <w:lang w:eastAsia="en-CA"/>
        </w:rPr>
      </w:pPr>
    </w:p>
    <w:p w14:paraId="10289F5E" w14:textId="77777777" w:rsidR="00D529C6" w:rsidRPr="0098295B" w:rsidRDefault="00D529C6" w:rsidP="00D529C6">
      <w:pPr>
        <w:rPr>
          <w:lang w:eastAsia="en-CA"/>
        </w:rPr>
      </w:pPr>
    </w:p>
    <w:p w14:paraId="1CBFF82F" w14:textId="77777777" w:rsidR="00D529C6" w:rsidRPr="0098295B" w:rsidRDefault="00D529C6" w:rsidP="00D529C6">
      <w:pPr>
        <w:rPr>
          <w:lang w:eastAsia="en-CA"/>
        </w:rPr>
      </w:pPr>
    </w:p>
    <w:p w14:paraId="6F5B048C" w14:textId="77777777" w:rsidR="00D529C6" w:rsidRPr="0098295B" w:rsidRDefault="00D529C6" w:rsidP="00D529C6">
      <w:pPr>
        <w:rPr>
          <w:lang w:eastAsia="en-CA"/>
        </w:rPr>
      </w:pPr>
    </w:p>
    <w:p w14:paraId="10E818D8" w14:textId="77777777" w:rsidR="00D529C6" w:rsidRPr="0098295B" w:rsidRDefault="00D529C6" w:rsidP="00D529C6">
      <w:pPr>
        <w:rPr>
          <w:lang w:eastAsia="en-CA"/>
        </w:rPr>
      </w:pPr>
    </w:p>
    <w:p w14:paraId="111A065D" w14:textId="77777777" w:rsidR="00D529C6" w:rsidRPr="0098295B" w:rsidRDefault="00D529C6" w:rsidP="00D529C6">
      <w:pPr>
        <w:rPr>
          <w:lang w:eastAsia="en-CA"/>
        </w:rPr>
      </w:pPr>
    </w:p>
    <w:p w14:paraId="29F0D91B" w14:textId="77777777" w:rsidR="00D529C6" w:rsidRPr="0098295B" w:rsidRDefault="00D529C6" w:rsidP="00D529C6">
      <w:pPr>
        <w:rPr>
          <w:lang w:eastAsia="en-CA"/>
        </w:rPr>
      </w:pPr>
    </w:p>
    <w:p w14:paraId="1549C23E" w14:textId="77777777" w:rsidR="00D529C6" w:rsidRPr="0098295B" w:rsidRDefault="00D529C6" w:rsidP="00D529C6">
      <w:pPr>
        <w:rPr>
          <w:lang w:eastAsia="en-CA"/>
        </w:rPr>
      </w:pPr>
    </w:p>
    <w:p w14:paraId="1141FF5F" w14:textId="77777777" w:rsidR="00D529C6" w:rsidRPr="0098295B" w:rsidRDefault="00D529C6" w:rsidP="00D529C6">
      <w:pPr>
        <w:rPr>
          <w:lang w:eastAsia="en-CA"/>
        </w:rPr>
      </w:pPr>
    </w:p>
    <w:p w14:paraId="79052F28" w14:textId="77777777" w:rsidR="00D529C6" w:rsidRPr="0098295B" w:rsidRDefault="00D529C6" w:rsidP="00D529C6">
      <w:pPr>
        <w:rPr>
          <w:lang w:eastAsia="en-CA"/>
        </w:rPr>
      </w:pPr>
    </w:p>
    <w:p w14:paraId="4D66D13D" w14:textId="77777777" w:rsidR="00D529C6" w:rsidRPr="0098295B" w:rsidRDefault="00D529C6" w:rsidP="00D529C6">
      <w:pPr>
        <w:rPr>
          <w:lang w:eastAsia="en-CA"/>
        </w:rPr>
      </w:pPr>
    </w:p>
    <w:p w14:paraId="2D3EA0AC" w14:textId="77777777" w:rsidR="00D529C6" w:rsidRPr="0098295B" w:rsidRDefault="00D529C6" w:rsidP="00D529C6">
      <w:pPr>
        <w:rPr>
          <w:lang w:eastAsia="en-CA"/>
        </w:rPr>
      </w:pPr>
    </w:p>
    <w:p w14:paraId="76A70A54" w14:textId="77777777" w:rsidR="00D529C6" w:rsidRPr="0098295B" w:rsidRDefault="00D529C6" w:rsidP="00F437A0">
      <w:pPr>
        <w:rPr>
          <w:lang w:eastAsia="en-CA"/>
        </w:rPr>
      </w:pPr>
    </w:p>
    <w:p w14:paraId="7C129B55" w14:textId="6FA15A23" w:rsidR="004F3D74" w:rsidRPr="0098295B" w:rsidRDefault="004F3D74" w:rsidP="004F3D74">
      <w:pPr>
        <w:pStyle w:val="Heading1"/>
        <w:spacing w:before="400" w:after="120" w:line="240" w:lineRule="auto"/>
        <w:rPr>
          <w:rFonts w:ascii="Times New Roman" w:eastAsia="Times New Roman" w:hAnsi="Times New Roman" w:cs="Times New Roman"/>
          <w:b/>
          <w:color w:val="auto"/>
          <w:sz w:val="28"/>
          <w:szCs w:val="40"/>
          <w:lang w:eastAsia="en-CA"/>
        </w:rPr>
      </w:pPr>
      <w:bookmarkStart w:id="6" w:name="_Toc199244201"/>
      <w:r w:rsidRPr="0098295B">
        <w:rPr>
          <w:rFonts w:ascii="Times New Roman" w:eastAsia="Times New Roman" w:hAnsi="Times New Roman" w:cs="Times New Roman"/>
          <w:b/>
          <w:color w:val="auto"/>
          <w:sz w:val="28"/>
          <w:szCs w:val="40"/>
          <w:lang w:eastAsia="en-CA"/>
        </w:rPr>
        <w:lastRenderedPageBreak/>
        <w:t xml:space="preserve">List of </w:t>
      </w:r>
      <w:r w:rsidRPr="0098295B">
        <w:rPr>
          <w:rFonts w:ascii="Times New Roman" w:eastAsia="Times New Roman" w:hAnsi="Times New Roman" w:cs="Times New Roman"/>
          <w:b/>
          <w:color w:val="auto"/>
          <w:sz w:val="28"/>
          <w:szCs w:val="40"/>
          <w:lang w:eastAsia="en-CA"/>
        </w:rPr>
        <w:t>Figure</w:t>
      </w:r>
      <w:r w:rsidRPr="0098295B">
        <w:rPr>
          <w:rFonts w:ascii="Times New Roman" w:eastAsia="Times New Roman" w:hAnsi="Times New Roman" w:cs="Times New Roman"/>
          <w:b/>
          <w:color w:val="auto"/>
          <w:sz w:val="28"/>
          <w:szCs w:val="40"/>
          <w:lang w:eastAsia="en-CA"/>
        </w:rPr>
        <w:t>s</w:t>
      </w:r>
      <w:bookmarkEnd w:id="6"/>
    </w:p>
    <w:p w14:paraId="6A49A367" w14:textId="26DEA6AB" w:rsidR="00D529C6" w:rsidRPr="0098295B" w:rsidDel="00A76790" w:rsidRDefault="00D529C6" w:rsidP="00F437A0">
      <w:pPr>
        <w:rPr>
          <w:del w:id="7" w:author="sandra cuadros" w:date="2025-05-27T15:02:00Z" w16du:dateUtc="2025-05-27T22:02:00Z"/>
          <w:lang w:eastAsia="en-CA"/>
        </w:rPr>
      </w:pPr>
    </w:p>
    <w:p w14:paraId="421EB417" w14:textId="65546FE2" w:rsidR="00FC5247" w:rsidRPr="0098295B" w:rsidDel="00C02681" w:rsidRDefault="00FC5247" w:rsidP="00F437A0">
      <w:pPr>
        <w:rPr>
          <w:del w:id="8" w:author="sandra cuadros" w:date="2025-05-27T14:57:00Z" w16du:dateUtc="2025-05-27T21:57:00Z"/>
          <w:lang w:eastAsia="en-CA"/>
        </w:rPr>
      </w:pPr>
    </w:p>
    <w:p w14:paraId="3BA4B1C4" w14:textId="735510DB" w:rsidR="007F7F42" w:rsidRPr="0098295B" w:rsidDel="00C02681" w:rsidRDefault="007F7F42" w:rsidP="00F437A0">
      <w:pPr>
        <w:rPr>
          <w:del w:id="9" w:author="sandra cuadros" w:date="2025-05-27T14:57:00Z" w16du:dateUtc="2025-05-27T21:57:00Z"/>
          <w:lang w:eastAsia="en-CA"/>
        </w:rPr>
      </w:pPr>
    </w:p>
    <w:p w14:paraId="19A493B9" w14:textId="2174A702" w:rsidR="007F7F42" w:rsidRPr="0098295B" w:rsidDel="00C02681" w:rsidRDefault="007F7F42" w:rsidP="00F437A0">
      <w:pPr>
        <w:rPr>
          <w:del w:id="10" w:author="sandra cuadros" w:date="2025-05-27T14:57:00Z" w16du:dateUtc="2025-05-27T21:57:00Z"/>
          <w:lang w:eastAsia="en-CA"/>
        </w:rPr>
      </w:pPr>
    </w:p>
    <w:p w14:paraId="0AA8B8B4" w14:textId="1337BE89" w:rsidR="004F3D74" w:rsidRPr="0098295B" w:rsidDel="00C02681" w:rsidRDefault="004F3D74" w:rsidP="004F3D74">
      <w:pPr>
        <w:rPr>
          <w:del w:id="11" w:author="sandra cuadros" w:date="2025-05-27T14:57:00Z" w16du:dateUtc="2025-05-27T21:57:00Z"/>
          <w:lang w:eastAsia="en-CA"/>
        </w:rPr>
      </w:pPr>
    </w:p>
    <w:p w14:paraId="5161F2FF" w14:textId="5C955A32" w:rsidR="00D529C6" w:rsidRPr="0098295B" w:rsidDel="00C02681" w:rsidRDefault="00D529C6" w:rsidP="004F3D74">
      <w:pPr>
        <w:rPr>
          <w:del w:id="12" w:author="sandra cuadros" w:date="2025-05-27T14:57:00Z" w16du:dateUtc="2025-05-27T21:57:00Z"/>
          <w:lang w:eastAsia="en-CA"/>
        </w:rPr>
      </w:pPr>
    </w:p>
    <w:p w14:paraId="16EB2C5C" w14:textId="68B2147E" w:rsidR="00D529C6" w:rsidRPr="0098295B" w:rsidDel="00C02681" w:rsidRDefault="00D529C6" w:rsidP="004F3D74">
      <w:pPr>
        <w:rPr>
          <w:del w:id="13" w:author="sandra cuadros" w:date="2025-05-27T14:57:00Z" w16du:dateUtc="2025-05-27T21:57:00Z"/>
          <w:lang w:eastAsia="en-CA"/>
        </w:rPr>
      </w:pPr>
    </w:p>
    <w:p w14:paraId="581AD5E7" w14:textId="12C907EF" w:rsidR="00D529C6" w:rsidRPr="0098295B" w:rsidDel="00C02681" w:rsidRDefault="00D529C6" w:rsidP="004F3D74">
      <w:pPr>
        <w:rPr>
          <w:del w:id="14" w:author="sandra cuadros" w:date="2025-05-27T14:57:00Z" w16du:dateUtc="2025-05-27T21:57:00Z"/>
          <w:lang w:eastAsia="en-CA"/>
        </w:rPr>
      </w:pPr>
    </w:p>
    <w:p w14:paraId="6E673C04" w14:textId="45420D5A" w:rsidR="00D529C6" w:rsidRPr="0098295B" w:rsidDel="00C02681" w:rsidRDefault="00D529C6" w:rsidP="004F3D74">
      <w:pPr>
        <w:rPr>
          <w:del w:id="15" w:author="sandra cuadros" w:date="2025-05-27T14:57:00Z" w16du:dateUtc="2025-05-27T21:57:00Z"/>
          <w:lang w:eastAsia="en-CA"/>
        </w:rPr>
      </w:pPr>
    </w:p>
    <w:p w14:paraId="1D7757BF" w14:textId="12071203" w:rsidR="00D529C6" w:rsidRPr="0098295B" w:rsidDel="00C02681" w:rsidRDefault="00D529C6" w:rsidP="004F3D74">
      <w:pPr>
        <w:rPr>
          <w:del w:id="16" w:author="sandra cuadros" w:date="2025-05-27T14:57:00Z" w16du:dateUtc="2025-05-27T21:57:00Z"/>
          <w:lang w:eastAsia="en-CA"/>
        </w:rPr>
      </w:pPr>
    </w:p>
    <w:p w14:paraId="41BE2F4B" w14:textId="344AA82D" w:rsidR="00D529C6" w:rsidRPr="0098295B" w:rsidDel="00C02681" w:rsidRDefault="00D529C6" w:rsidP="004F3D74">
      <w:pPr>
        <w:rPr>
          <w:del w:id="17" w:author="sandra cuadros" w:date="2025-05-27T14:57:00Z" w16du:dateUtc="2025-05-27T21:57:00Z"/>
          <w:lang w:eastAsia="en-CA"/>
        </w:rPr>
      </w:pPr>
    </w:p>
    <w:p w14:paraId="1FB32EFC" w14:textId="77777777" w:rsidR="00D529C6" w:rsidRPr="0098295B" w:rsidDel="00C02681" w:rsidRDefault="00D529C6" w:rsidP="004F3D74">
      <w:pPr>
        <w:rPr>
          <w:del w:id="18" w:author="sandra cuadros" w:date="2025-05-27T14:57:00Z" w16du:dateUtc="2025-05-27T21:57:00Z"/>
          <w:lang w:eastAsia="en-CA"/>
        </w:rPr>
      </w:pPr>
    </w:p>
    <w:p w14:paraId="7972A82F" w14:textId="77777777" w:rsidR="00D529C6" w:rsidRPr="0098295B" w:rsidRDefault="00D529C6" w:rsidP="004F3D74">
      <w:pPr>
        <w:rPr>
          <w:lang w:eastAsia="en-CA"/>
        </w:rPr>
      </w:pPr>
    </w:p>
    <w:p w14:paraId="01C93192" w14:textId="5BD3D1B4" w:rsidR="00F34B23" w:rsidRDefault="00F34B23">
      <w:pPr>
        <w:pStyle w:val="TableofFigures"/>
        <w:tabs>
          <w:tab w:val="right" w:leader="dot" w:pos="9350"/>
        </w:tabs>
        <w:rPr>
          <w:ins w:id="19" w:author="sandra cuadros" w:date="2025-05-27T14:57:00Z" w16du:dateUtc="2025-05-27T21:57:00Z"/>
          <w:rFonts w:asciiTheme="minorHAnsi" w:eastAsiaTheme="minorEastAsia" w:hAnsiTheme="minorHAnsi" w:cstheme="minorBidi"/>
          <w:noProof/>
          <w:kern w:val="2"/>
          <w14:ligatures w14:val="standardContextual"/>
        </w:rPr>
      </w:pPr>
      <w:ins w:id="20" w:author="sandra cuadros" w:date="2025-05-27T14:57:00Z" w16du:dateUtc="2025-05-27T21:57:00Z">
        <w:r>
          <w:fldChar w:fldCharType="begin"/>
        </w:r>
        <w:r>
          <w:instrText xml:space="preserve"> TOC \h \z \c "Figure" </w:instrText>
        </w:r>
        <w:r>
          <w:fldChar w:fldCharType="separate"/>
        </w:r>
        <w:r w:rsidRPr="00716868">
          <w:rPr>
            <w:rStyle w:val="Hyperlink"/>
            <w:noProof/>
          </w:rPr>
          <w:fldChar w:fldCharType="begin"/>
        </w:r>
        <w:r w:rsidRPr="00716868">
          <w:rPr>
            <w:rStyle w:val="Hyperlink"/>
            <w:noProof/>
          </w:rPr>
          <w:instrText xml:space="preserve"> </w:instrText>
        </w:r>
        <w:r>
          <w:rPr>
            <w:noProof/>
          </w:rPr>
          <w:instrText>HYPERLINK \l "_Toc199250239"</w:instrText>
        </w:r>
        <w:r w:rsidRPr="00716868">
          <w:rPr>
            <w:rStyle w:val="Hyperlink"/>
            <w:noProof/>
          </w:rPr>
          <w:instrText xml:space="preserve"> </w:instrText>
        </w:r>
        <w:r w:rsidRPr="00716868">
          <w:rPr>
            <w:rStyle w:val="Hyperlink"/>
            <w:noProof/>
          </w:rPr>
        </w:r>
        <w:r w:rsidRPr="00716868">
          <w:rPr>
            <w:rStyle w:val="Hyperlink"/>
            <w:noProof/>
          </w:rPr>
          <w:fldChar w:fldCharType="separate"/>
        </w:r>
        <w:r w:rsidRPr="00716868">
          <w:rPr>
            <w:rStyle w:val="Hyperlink"/>
            <w:b/>
            <w:bCs/>
            <w:i/>
            <w:noProof/>
          </w:rPr>
          <w:t>Figure 0</w:t>
        </w:r>
        <w:r w:rsidRPr="00716868">
          <w:rPr>
            <w:rStyle w:val="Hyperlink"/>
            <w:b/>
            <w:bCs/>
            <w:i/>
            <w:noProof/>
          </w:rPr>
          <w:noBreakHyphen/>
          <w:t>1Figure 2.1</w:t>
        </w:r>
        <w:r w:rsidRPr="00716868">
          <w:rPr>
            <w:rStyle w:val="Hyperlink"/>
            <w:i/>
            <w:noProof/>
          </w:rPr>
          <w:t xml:space="preserve"> Evolution of Communal Roosting Behaviour in Core Land Birds across different taxa. Data shows the convergence evolution of this behavior. Data was collected through Birds of the World and a Google scholar search.</w:t>
        </w:r>
        <w:r>
          <w:rPr>
            <w:noProof/>
            <w:webHidden/>
          </w:rPr>
          <w:tab/>
        </w:r>
        <w:r>
          <w:rPr>
            <w:noProof/>
            <w:webHidden/>
          </w:rPr>
          <w:fldChar w:fldCharType="begin"/>
        </w:r>
        <w:r>
          <w:rPr>
            <w:noProof/>
            <w:webHidden/>
          </w:rPr>
          <w:instrText xml:space="preserve"> PAGEREF _Toc199250239 \h </w:instrText>
        </w:r>
        <w:r>
          <w:rPr>
            <w:noProof/>
            <w:webHidden/>
          </w:rPr>
        </w:r>
        <w:r>
          <w:rPr>
            <w:noProof/>
            <w:webHidden/>
          </w:rPr>
          <w:fldChar w:fldCharType="separate"/>
        </w:r>
        <w:r>
          <w:rPr>
            <w:noProof/>
            <w:webHidden/>
          </w:rPr>
          <w:t>29</w:t>
        </w:r>
        <w:r>
          <w:rPr>
            <w:noProof/>
            <w:webHidden/>
          </w:rPr>
          <w:fldChar w:fldCharType="end"/>
        </w:r>
        <w:r w:rsidRPr="00716868">
          <w:rPr>
            <w:rStyle w:val="Hyperlink"/>
            <w:noProof/>
          </w:rPr>
          <w:fldChar w:fldCharType="end"/>
        </w:r>
      </w:ins>
    </w:p>
    <w:p w14:paraId="42DBCA4E" w14:textId="1E7F5322" w:rsidR="00D529C6" w:rsidRPr="0098295B" w:rsidRDefault="00F34B23" w:rsidP="004F3D74">
      <w:pPr>
        <w:rPr>
          <w:lang w:eastAsia="en-CA"/>
        </w:rPr>
      </w:pPr>
      <w:ins w:id="21" w:author="sandra cuadros" w:date="2025-05-27T14:57:00Z" w16du:dateUtc="2025-05-27T21:57:00Z">
        <w:r>
          <w:rPr>
            <w:lang w:eastAsia="en-CA"/>
          </w:rPr>
          <w:fldChar w:fldCharType="end"/>
        </w:r>
      </w:ins>
    </w:p>
    <w:p w14:paraId="0D338E4B" w14:textId="77777777" w:rsidR="00D529C6" w:rsidRPr="0098295B" w:rsidRDefault="00D529C6" w:rsidP="004F3D74">
      <w:pPr>
        <w:rPr>
          <w:lang w:eastAsia="en-CA"/>
        </w:rPr>
      </w:pPr>
    </w:p>
    <w:p w14:paraId="6268FABF" w14:textId="77777777" w:rsidR="00D529C6" w:rsidRDefault="00D529C6" w:rsidP="004F3D74">
      <w:pPr>
        <w:rPr>
          <w:ins w:id="22" w:author="sandra cuadros" w:date="2025-05-27T15:02:00Z" w16du:dateUtc="2025-05-27T22:02:00Z"/>
          <w:lang w:eastAsia="en-CA"/>
        </w:rPr>
      </w:pPr>
    </w:p>
    <w:p w14:paraId="59710A07" w14:textId="77777777" w:rsidR="00A76790" w:rsidRDefault="00A76790" w:rsidP="004F3D74">
      <w:pPr>
        <w:rPr>
          <w:ins w:id="23" w:author="sandra cuadros" w:date="2025-05-27T15:02:00Z" w16du:dateUtc="2025-05-27T22:02:00Z"/>
          <w:lang w:eastAsia="en-CA"/>
        </w:rPr>
      </w:pPr>
    </w:p>
    <w:p w14:paraId="498E5085" w14:textId="77777777" w:rsidR="00A76790" w:rsidRDefault="00A76790" w:rsidP="004F3D74">
      <w:pPr>
        <w:rPr>
          <w:ins w:id="24" w:author="sandra cuadros" w:date="2025-05-27T15:02:00Z" w16du:dateUtc="2025-05-27T22:02:00Z"/>
          <w:lang w:eastAsia="en-CA"/>
        </w:rPr>
      </w:pPr>
    </w:p>
    <w:p w14:paraId="0870DF20" w14:textId="77777777" w:rsidR="00A76790" w:rsidRDefault="00A76790" w:rsidP="004F3D74">
      <w:pPr>
        <w:rPr>
          <w:ins w:id="25" w:author="sandra cuadros" w:date="2025-05-27T15:02:00Z" w16du:dateUtc="2025-05-27T22:02:00Z"/>
          <w:lang w:eastAsia="en-CA"/>
        </w:rPr>
      </w:pPr>
    </w:p>
    <w:p w14:paraId="49887B6B" w14:textId="77777777" w:rsidR="00A76790" w:rsidRDefault="00A76790" w:rsidP="004F3D74">
      <w:pPr>
        <w:rPr>
          <w:ins w:id="26" w:author="sandra cuadros" w:date="2025-05-27T15:02:00Z" w16du:dateUtc="2025-05-27T22:02:00Z"/>
          <w:lang w:eastAsia="en-CA"/>
        </w:rPr>
      </w:pPr>
    </w:p>
    <w:p w14:paraId="0AE17E3E" w14:textId="77777777" w:rsidR="00A76790" w:rsidRDefault="00A76790" w:rsidP="004F3D74">
      <w:pPr>
        <w:rPr>
          <w:ins w:id="27" w:author="sandra cuadros" w:date="2025-05-27T15:02:00Z" w16du:dateUtc="2025-05-27T22:02:00Z"/>
          <w:lang w:eastAsia="en-CA"/>
        </w:rPr>
      </w:pPr>
    </w:p>
    <w:p w14:paraId="78D51EB0" w14:textId="77777777" w:rsidR="00A76790" w:rsidRDefault="00A76790" w:rsidP="004F3D74">
      <w:pPr>
        <w:rPr>
          <w:ins w:id="28" w:author="sandra cuadros" w:date="2025-05-27T15:02:00Z" w16du:dateUtc="2025-05-27T22:02:00Z"/>
          <w:lang w:eastAsia="en-CA"/>
        </w:rPr>
      </w:pPr>
    </w:p>
    <w:p w14:paraId="6AC3C0C2" w14:textId="77777777" w:rsidR="00A76790" w:rsidRDefault="00A76790" w:rsidP="004F3D74">
      <w:pPr>
        <w:rPr>
          <w:ins w:id="29" w:author="sandra cuadros" w:date="2025-05-27T15:02:00Z" w16du:dateUtc="2025-05-27T22:02:00Z"/>
          <w:lang w:eastAsia="en-CA"/>
        </w:rPr>
      </w:pPr>
    </w:p>
    <w:p w14:paraId="70801F66" w14:textId="77777777" w:rsidR="00A76790" w:rsidRDefault="00A76790" w:rsidP="004F3D74">
      <w:pPr>
        <w:rPr>
          <w:ins w:id="30" w:author="sandra cuadros" w:date="2025-05-27T15:02:00Z" w16du:dateUtc="2025-05-27T22:02:00Z"/>
          <w:lang w:eastAsia="en-CA"/>
        </w:rPr>
      </w:pPr>
    </w:p>
    <w:p w14:paraId="33F0AED3" w14:textId="77777777" w:rsidR="00A76790" w:rsidRDefault="00A76790" w:rsidP="004F3D74">
      <w:pPr>
        <w:rPr>
          <w:ins w:id="31" w:author="sandra cuadros" w:date="2025-05-27T15:02:00Z" w16du:dateUtc="2025-05-27T22:02:00Z"/>
          <w:lang w:eastAsia="en-CA"/>
        </w:rPr>
      </w:pPr>
    </w:p>
    <w:p w14:paraId="5DD97134" w14:textId="77777777" w:rsidR="00A76790" w:rsidRDefault="00A76790" w:rsidP="004F3D74">
      <w:pPr>
        <w:rPr>
          <w:ins w:id="32" w:author="sandra cuadros" w:date="2025-05-27T15:02:00Z" w16du:dateUtc="2025-05-27T22:02:00Z"/>
          <w:lang w:eastAsia="en-CA"/>
        </w:rPr>
      </w:pPr>
    </w:p>
    <w:p w14:paraId="0BA547E6" w14:textId="77777777" w:rsidR="00A76790" w:rsidRDefault="00A76790" w:rsidP="004F3D74">
      <w:pPr>
        <w:rPr>
          <w:ins w:id="33" w:author="sandra cuadros" w:date="2025-05-27T15:02:00Z" w16du:dateUtc="2025-05-27T22:02:00Z"/>
          <w:lang w:eastAsia="en-CA"/>
        </w:rPr>
      </w:pPr>
    </w:p>
    <w:p w14:paraId="6EE10699" w14:textId="77777777" w:rsidR="00A76790" w:rsidRDefault="00A76790" w:rsidP="004F3D74">
      <w:pPr>
        <w:rPr>
          <w:ins w:id="34" w:author="sandra cuadros" w:date="2025-05-27T15:02:00Z" w16du:dateUtc="2025-05-27T22:02:00Z"/>
          <w:lang w:eastAsia="en-CA"/>
        </w:rPr>
      </w:pPr>
    </w:p>
    <w:p w14:paraId="5854E479" w14:textId="77777777" w:rsidR="00A76790" w:rsidRDefault="00A76790" w:rsidP="004F3D74">
      <w:pPr>
        <w:rPr>
          <w:ins w:id="35" w:author="sandra cuadros" w:date="2025-05-27T15:02:00Z" w16du:dateUtc="2025-05-27T22:02:00Z"/>
          <w:lang w:eastAsia="en-CA"/>
        </w:rPr>
      </w:pPr>
    </w:p>
    <w:p w14:paraId="61F8A43D" w14:textId="77777777" w:rsidR="00A76790" w:rsidRDefault="00A76790" w:rsidP="004F3D74">
      <w:pPr>
        <w:rPr>
          <w:ins w:id="36" w:author="sandra cuadros" w:date="2025-05-27T15:02:00Z" w16du:dateUtc="2025-05-27T22:02:00Z"/>
          <w:lang w:eastAsia="en-CA"/>
        </w:rPr>
      </w:pPr>
    </w:p>
    <w:p w14:paraId="21058A07" w14:textId="77777777" w:rsidR="00A76790" w:rsidRDefault="00A76790" w:rsidP="004F3D74">
      <w:pPr>
        <w:rPr>
          <w:ins w:id="37" w:author="sandra cuadros" w:date="2025-05-27T15:02:00Z" w16du:dateUtc="2025-05-27T22:02:00Z"/>
          <w:lang w:eastAsia="en-CA"/>
        </w:rPr>
      </w:pPr>
    </w:p>
    <w:p w14:paraId="0A27872F" w14:textId="77777777" w:rsidR="00A76790" w:rsidRDefault="00A76790" w:rsidP="004F3D74">
      <w:pPr>
        <w:rPr>
          <w:ins w:id="38" w:author="sandra cuadros" w:date="2025-05-27T15:02:00Z" w16du:dateUtc="2025-05-27T22:02:00Z"/>
          <w:lang w:eastAsia="en-CA"/>
        </w:rPr>
      </w:pPr>
    </w:p>
    <w:p w14:paraId="2288E846" w14:textId="77777777" w:rsidR="00A76790" w:rsidRDefault="00A76790" w:rsidP="004F3D74">
      <w:pPr>
        <w:rPr>
          <w:ins w:id="39" w:author="sandra cuadros" w:date="2025-05-27T15:02:00Z" w16du:dateUtc="2025-05-27T22:02:00Z"/>
          <w:lang w:eastAsia="en-CA"/>
        </w:rPr>
      </w:pPr>
    </w:p>
    <w:p w14:paraId="4D49BFEA" w14:textId="77777777" w:rsidR="00A76790" w:rsidRPr="0098295B" w:rsidRDefault="00A76790" w:rsidP="004F3D74">
      <w:pPr>
        <w:rPr>
          <w:lang w:eastAsia="en-CA"/>
        </w:rPr>
      </w:pPr>
    </w:p>
    <w:p w14:paraId="6BDE6475" w14:textId="77777777" w:rsidR="00D529C6" w:rsidRPr="0098295B" w:rsidRDefault="00D529C6" w:rsidP="004F3D74">
      <w:pPr>
        <w:rPr>
          <w:lang w:eastAsia="en-CA"/>
        </w:rPr>
      </w:pPr>
    </w:p>
    <w:p w14:paraId="738E10C9" w14:textId="77777777" w:rsidR="00D529C6" w:rsidRPr="0098295B" w:rsidRDefault="00D529C6" w:rsidP="004F3D74">
      <w:pPr>
        <w:rPr>
          <w:lang w:eastAsia="en-CA"/>
        </w:rPr>
      </w:pPr>
    </w:p>
    <w:p w14:paraId="43BF806F" w14:textId="77777777" w:rsidR="00D529C6" w:rsidRPr="0098295B" w:rsidRDefault="00D529C6" w:rsidP="00D529C6">
      <w:pPr>
        <w:pStyle w:val="Heading1"/>
        <w:spacing w:before="400" w:after="120" w:line="240" w:lineRule="auto"/>
        <w:rPr>
          <w:rFonts w:ascii="Times New Roman" w:eastAsia="Times New Roman" w:hAnsi="Times New Roman" w:cs="Times New Roman"/>
          <w:b/>
          <w:color w:val="auto"/>
          <w:sz w:val="28"/>
          <w:szCs w:val="40"/>
          <w:lang w:eastAsia="en-CA"/>
        </w:rPr>
      </w:pPr>
      <w:bookmarkStart w:id="40" w:name="_Toc196397350"/>
      <w:bookmarkStart w:id="41" w:name="_Toc199244202"/>
      <w:r w:rsidRPr="0098295B">
        <w:rPr>
          <w:rFonts w:ascii="Times New Roman" w:eastAsia="Times New Roman" w:hAnsi="Times New Roman" w:cs="Times New Roman"/>
          <w:b/>
          <w:color w:val="auto"/>
          <w:sz w:val="28"/>
          <w:szCs w:val="40"/>
          <w:lang w:eastAsia="en-CA"/>
        </w:rPr>
        <w:lastRenderedPageBreak/>
        <w:t>List of Abbreviations</w:t>
      </w:r>
      <w:bookmarkEnd w:id="40"/>
      <w:bookmarkEnd w:id="41"/>
      <w:r w:rsidRPr="0098295B">
        <w:rPr>
          <w:rFonts w:ascii="Times New Roman" w:eastAsia="Times New Roman" w:hAnsi="Times New Roman" w:cs="Times New Roman"/>
          <w:b/>
          <w:color w:val="auto"/>
          <w:sz w:val="28"/>
          <w:szCs w:val="40"/>
          <w:lang w:eastAsia="en-CA"/>
        </w:rPr>
        <w:t xml:space="preserve"> </w:t>
      </w:r>
    </w:p>
    <w:p w14:paraId="24AEF6B2" w14:textId="77777777" w:rsidR="00D529C6" w:rsidRPr="0098295B" w:rsidRDefault="00D529C6" w:rsidP="00D529C6">
      <w:pPr>
        <w:rPr>
          <w:lang w:eastAsia="en-CA"/>
        </w:rPr>
      </w:pPr>
    </w:p>
    <w:tbl>
      <w:tblPr>
        <w:tblStyle w:val="TableGrid"/>
        <w:tblW w:w="0" w:type="auto"/>
        <w:tblLook w:val="04A0" w:firstRow="1" w:lastRow="0" w:firstColumn="1" w:lastColumn="0" w:noHBand="0" w:noVBand="1"/>
      </w:tblPr>
      <w:tblGrid>
        <w:gridCol w:w="1297"/>
        <w:gridCol w:w="7910"/>
      </w:tblGrid>
      <w:tr w:rsidR="004F0E2C" w:rsidRPr="00CC0C76" w14:paraId="117C3FE3" w14:textId="77777777" w:rsidTr="00CC0C76">
        <w:tc>
          <w:tcPr>
            <w:tcW w:w="1297" w:type="dxa"/>
            <w:tcBorders>
              <w:top w:val="nil"/>
              <w:left w:val="nil"/>
              <w:bottom w:val="nil"/>
              <w:right w:val="nil"/>
            </w:tcBorders>
            <w:vAlign w:val="center"/>
          </w:tcPr>
          <w:p w14:paraId="4D18F020" w14:textId="6E492E7B" w:rsidR="004F0E2C" w:rsidRPr="00CC0C76" w:rsidRDefault="006D5F0C" w:rsidP="00F9422C">
            <w:pPr>
              <w:spacing w:line="480" w:lineRule="auto"/>
              <w:rPr>
                <w:rFonts w:ascii="Times New Roman" w:hAnsi="Times New Roman" w:cs="Times New Roman"/>
                <w:sz w:val="24"/>
                <w:szCs w:val="24"/>
              </w:rPr>
            </w:pPr>
            <w:r>
              <w:rPr>
                <w:rFonts w:ascii="Times New Roman" w:hAnsi="Times New Roman" w:cs="Times New Roman"/>
                <w:sz w:val="24"/>
                <w:szCs w:val="24"/>
              </w:rPr>
              <w:t>CRB</w:t>
            </w:r>
          </w:p>
        </w:tc>
        <w:tc>
          <w:tcPr>
            <w:tcW w:w="7910" w:type="dxa"/>
            <w:tcBorders>
              <w:top w:val="nil"/>
              <w:left w:val="nil"/>
              <w:bottom w:val="nil"/>
              <w:right w:val="nil"/>
            </w:tcBorders>
            <w:vAlign w:val="center"/>
          </w:tcPr>
          <w:p w14:paraId="50C0DA1C" w14:textId="0A893F5C" w:rsidR="004F0E2C" w:rsidRPr="00CC0C76" w:rsidRDefault="006D5F0C" w:rsidP="00F9422C">
            <w:pPr>
              <w:spacing w:line="480" w:lineRule="auto"/>
              <w:rPr>
                <w:rFonts w:ascii="Times New Roman" w:hAnsi="Times New Roman" w:cs="Times New Roman"/>
                <w:sz w:val="24"/>
                <w:szCs w:val="24"/>
              </w:rPr>
            </w:pPr>
            <w:r>
              <w:rPr>
                <w:rFonts w:ascii="Times New Roman" w:hAnsi="Times New Roman" w:cs="Times New Roman"/>
                <w:sz w:val="24"/>
                <w:szCs w:val="24"/>
              </w:rPr>
              <w:t>Communal Roosting Behaviour</w:t>
            </w:r>
          </w:p>
        </w:tc>
      </w:tr>
      <w:tr w:rsidR="004F0E2C" w:rsidRPr="00CC0C76" w14:paraId="63F99C9E" w14:textId="77777777" w:rsidTr="00CC0C76">
        <w:trPr>
          <w:trHeight w:val="321"/>
        </w:trPr>
        <w:tc>
          <w:tcPr>
            <w:tcW w:w="1297" w:type="dxa"/>
            <w:tcBorders>
              <w:top w:val="nil"/>
              <w:left w:val="nil"/>
              <w:bottom w:val="nil"/>
              <w:right w:val="nil"/>
            </w:tcBorders>
            <w:vAlign w:val="center"/>
          </w:tcPr>
          <w:p w14:paraId="01A89776" w14:textId="224790DC" w:rsidR="004F0E2C" w:rsidRPr="00CC0C76" w:rsidRDefault="00AE6403" w:rsidP="00F9422C">
            <w:pPr>
              <w:spacing w:line="480" w:lineRule="auto"/>
              <w:rPr>
                <w:rFonts w:ascii="Times New Roman" w:hAnsi="Times New Roman" w:cs="Times New Roman"/>
                <w:sz w:val="24"/>
                <w:szCs w:val="24"/>
              </w:rPr>
            </w:pPr>
            <w:r>
              <w:rPr>
                <w:rFonts w:ascii="Times New Roman" w:hAnsi="Times New Roman" w:cs="Times New Roman"/>
                <w:sz w:val="24"/>
                <w:szCs w:val="24"/>
              </w:rPr>
              <w:t>ICH</w:t>
            </w:r>
          </w:p>
        </w:tc>
        <w:tc>
          <w:tcPr>
            <w:tcW w:w="7910" w:type="dxa"/>
            <w:tcBorders>
              <w:top w:val="nil"/>
              <w:left w:val="nil"/>
              <w:bottom w:val="nil"/>
              <w:right w:val="nil"/>
            </w:tcBorders>
            <w:vAlign w:val="center"/>
          </w:tcPr>
          <w:p w14:paraId="3BC732EE" w14:textId="2E8D07D6" w:rsidR="004F0E2C" w:rsidRPr="00CC0C76" w:rsidRDefault="00AE6403" w:rsidP="00F9422C">
            <w:pPr>
              <w:spacing w:line="480" w:lineRule="auto"/>
              <w:rPr>
                <w:rFonts w:ascii="Times New Roman" w:hAnsi="Times New Roman" w:cs="Times New Roman"/>
                <w:sz w:val="24"/>
                <w:szCs w:val="24"/>
              </w:rPr>
            </w:pPr>
            <w:r>
              <w:rPr>
                <w:rFonts w:ascii="Times New Roman" w:hAnsi="Times New Roman" w:cs="Times New Roman"/>
                <w:sz w:val="24"/>
                <w:szCs w:val="24"/>
              </w:rPr>
              <w:t>Information Center Hypothesis</w:t>
            </w:r>
          </w:p>
        </w:tc>
      </w:tr>
      <w:tr w:rsidR="00AE6403" w:rsidRPr="006D5F0C" w14:paraId="78D3A909" w14:textId="77777777" w:rsidTr="00CC0C76">
        <w:trPr>
          <w:trHeight w:val="321"/>
        </w:trPr>
        <w:tc>
          <w:tcPr>
            <w:tcW w:w="1297" w:type="dxa"/>
            <w:tcBorders>
              <w:top w:val="nil"/>
              <w:left w:val="nil"/>
              <w:bottom w:val="nil"/>
              <w:right w:val="nil"/>
            </w:tcBorders>
            <w:vAlign w:val="center"/>
          </w:tcPr>
          <w:p w14:paraId="6532B0AF" w14:textId="17254C33" w:rsidR="00AE6403" w:rsidRPr="006D5F0C" w:rsidRDefault="00AE6403" w:rsidP="00AE6403">
            <w:pPr>
              <w:spacing w:line="480" w:lineRule="auto"/>
              <w:rPr>
                <w:rFonts w:ascii="Times New Roman" w:hAnsi="Times New Roman" w:cs="Times New Roman"/>
                <w:sz w:val="24"/>
                <w:szCs w:val="24"/>
              </w:rPr>
            </w:pPr>
            <w:r w:rsidRPr="00F9422C">
              <w:rPr>
                <w:rFonts w:ascii="Times New Roman" w:hAnsi="Times New Roman" w:cs="Times New Roman"/>
                <w:sz w:val="24"/>
                <w:szCs w:val="24"/>
              </w:rPr>
              <w:t>UBCO</w:t>
            </w:r>
          </w:p>
        </w:tc>
        <w:tc>
          <w:tcPr>
            <w:tcW w:w="7910" w:type="dxa"/>
            <w:tcBorders>
              <w:top w:val="nil"/>
              <w:left w:val="nil"/>
              <w:bottom w:val="nil"/>
              <w:right w:val="nil"/>
            </w:tcBorders>
            <w:vAlign w:val="center"/>
          </w:tcPr>
          <w:p w14:paraId="64B11731" w14:textId="1867C863" w:rsidR="00AE6403" w:rsidRPr="006D5F0C" w:rsidRDefault="00AE6403" w:rsidP="00AE6403">
            <w:pPr>
              <w:spacing w:line="480" w:lineRule="auto"/>
              <w:rPr>
                <w:rFonts w:ascii="Times New Roman" w:hAnsi="Times New Roman" w:cs="Times New Roman"/>
                <w:sz w:val="24"/>
                <w:szCs w:val="24"/>
              </w:rPr>
            </w:pPr>
            <w:r w:rsidRPr="00F9422C">
              <w:rPr>
                <w:rFonts w:ascii="Times New Roman" w:hAnsi="Times New Roman" w:cs="Times New Roman"/>
                <w:sz w:val="24"/>
                <w:szCs w:val="24"/>
              </w:rPr>
              <w:t>University of British Columbia, Okanagan Campus</w:t>
            </w:r>
          </w:p>
        </w:tc>
      </w:tr>
      <w:tr w:rsidR="002B6DE0" w:rsidRPr="006D5F0C" w14:paraId="09DE4D6E" w14:textId="77777777" w:rsidTr="00CC0C76">
        <w:trPr>
          <w:trHeight w:val="321"/>
        </w:trPr>
        <w:tc>
          <w:tcPr>
            <w:tcW w:w="1297" w:type="dxa"/>
            <w:tcBorders>
              <w:top w:val="nil"/>
              <w:left w:val="nil"/>
              <w:bottom w:val="nil"/>
              <w:right w:val="nil"/>
            </w:tcBorders>
            <w:vAlign w:val="center"/>
          </w:tcPr>
          <w:p w14:paraId="040BDAA2" w14:textId="1E2C7C20" w:rsidR="002B6DE0" w:rsidRPr="00F9422C" w:rsidRDefault="002B6DE0" w:rsidP="00AE6403">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pCRB</w:t>
            </w:r>
            <w:proofErr w:type="spellEnd"/>
          </w:p>
        </w:tc>
        <w:tc>
          <w:tcPr>
            <w:tcW w:w="7910" w:type="dxa"/>
            <w:tcBorders>
              <w:top w:val="nil"/>
              <w:left w:val="nil"/>
              <w:bottom w:val="nil"/>
              <w:right w:val="nil"/>
            </w:tcBorders>
            <w:vAlign w:val="center"/>
          </w:tcPr>
          <w:p w14:paraId="55CF3984" w14:textId="6E61E92F" w:rsidR="002B6DE0" w:rsidRPr="00F9422C" w:rsidRDefault="002B6DE0" w:rsidP="00AE6403">
            <w:pPr>
              <w:spacing w:line="480" w:lineRule="auto"/>
              <w:rPr>
                <w:rFonts w:ascii="Times New Roman" w:hAnsi="Times New Roman" w:cs="Times New Roman"/>
                <w:sz w:val="24"/>
                <w:szCs w:val="24"/>
              </w:rPr>
            </w:pPr>
            <w:r>
              <w:rPr>
                <w:rFonts w:ascii="Times New Roman" w:hAnsi="Times New Roman" w:cs="Times New Roman"/>
                <w:sz w:val="24"/>
                <w:szCs w:val="24"/>
              </w:rPr>
              <w:t>Probability of Communal Roosting Behaviour</w:t>
            </w:r>
          </w:p>
        </w:tc>
      </w:tr>
      <w:tr w:rsidR="00AE6403" w:rsidRPr="006D5F0C" w14:paraId="7558B798" w14:textId="77777777" w:rsidTr="00CC0C76">
        <w:trPr>
          <w:trHeight w:val="321"/>
        </w:trPr>
        <w:tc>
          <w:tcPr>
            <w:tcW w:w="1297" w:type="dxa"/>
            <w:tcBorders>
              <w:top w:val="nil"/>
              <w:left w:val="nil"/>
              <w:bottom w:val="nil"/>
              <w:right w:val="nil"/>
            </w:tcBorders>
            <w:vAlign w:val="center"/>
          </w:tcPr>
          <w:p w14:paraId="6B08B03C" w14:textId="77777777" w:rsidR="00AE6403" w:rsidRPr="006D5F0C" w:rsidRDefault="00AE6403" w:rsidP="00AE6403">
            <w:pPr>
              <w:spacing w:line="480" w:lineRule="auto"/>
              <w:rPr>
                <w:rFonts w:ascii="Times New Roman" w:hAnsi="Times New Roman" w:cs="Times New Roman"/>
                <w:sz w:val="24"/>
                <w:szCs w:val="24"/>
              </w:rPr>
            </w:pPr>
          </w:p>
        </w:tc>
        <w:tc>
          <w:tcPr>
            <w:tcW w:w="7910" w:type="dxa"/>
            <w:tcBorders>
              <w:top w:val="nil"/>
              <w:left w:val="nil"/>
              <w:bottom w:val="nil"/>
              <w:right w:val="nil"/>
            </w:tcBorders>
            <w:vAlign w:val="center"/>
          </w:tcPr>
          <w:p w14:paraId="475DD247" w14:textId="77777777" w:rsidR="00AE6403" w:rsidRPr="006D5F0C" w:rsidRDefault="00AE6403" w:rsidP="00AE6403">
            <w:pPr>
              <w:spacing w:line="480" w:lineRule="auto"/>
              <w:rPr>
                <w:rFonts w:ascii="Times New Roman" w:hAnsi="Times New Roman" w:cs="Times New Roman"/>
                <w:sz w:val="24"/>
                <w:szCs w:val="24"/>
              </w:rPr>
            </w:pPr>
          </w:p>
        </w:tc>
      </w:tr>
    </w:tbl>
    <w:p w14:paraId="48F1F88C" w14:textId="77777777" w:rsidR="00D529C6" w:rsidRPr="0098295B" w:rsidRDefault="00D529C6" w:rsidP="00D70E63">
      <w:pPr>
        <w:spacing w:line="360" w:lineRule="auto"/>
        <w:jc w:val="both"/>
        <w:rPr>
          <w:rFonts w:ascii="Times New Roman" w:hAnsi="Times New Roman" w:cs="Times New Roman"/>
          <w:sz w:val="24"/>
          <w:szCs w:val="24"/>
        </w:rPr>
      </w:pPr>
    </w:p>
    <w:p w14:paraId="1FCE6F79" w14:textId="77777777" w:rsidR="00D529C6" w:rsidRPr="0098295B" w:rsidRDefault="00D529C6" w:rsidP="00D70E63">
      <w:pPr>
        <w:spacing w:line="360" w:lineRule="auto"/>
        <w:jc w:val="both"/>
        <w:rPr>
          <w:rFonts w:ascii="Times New Roman" w:hAnsi="Times New Roman" w:cs="Times New Roman"/>
          <w:sz w:val="24"/>
          <w:szCs w:val="24"/>
        </w:rPr>
      </w:pPr>
    </w:p>
    <w:p w14:paraId="3DD3FB05" w14:textId="77777777" w:rsidR="00D529C6" w:rsidRPr="0098295B" w:rsidRDefault="00D529C6" w:rsidP="00D70E63">
      <w:pPr>
        <w:spacing w:line="360" w:lineRule="auto"/>
        <w:jc w:val="both"/>
        <w:rPr>
          <w:rFonts w:ascii="Times New Roman" w:hAnsi="Times New Roman" w:cs="Times New Roman"/>
          <w:sz w:val="24"/>
          <w:szCs w:val="24"/>
        </w:rPr>
      </w:pPr>
    </w:p>
    <w:p w14:paraId="4238A179" w14:textId="77777777" w:rsidR="00D529C6" w:rsidRPr="0098295B" w:rsidRDefault="00D529C6" w:rsidP="00D70E63">
      <w:pPr>
        <w:spacing w:line="360" w:lineRule="auto"/>
        <w:jc w:val="both"/>
        <w:rPr>
          <w:rFonts w:ascii="Times New Roman" w:hAnsi="Times New Roman" w:cs="Times New Roman"/>
          <w:sz w:val="24"/>
          <w:szCs w:val="24"/>
        </w:rPr>
      </w:pPr>
    </w:p>
    <w:p w14:paraId="7C4C8CE8" w14:textId="77777777" w:rsidR="00D529C6" w:rsidRPr="0098295B" w:rsidRDefault="00D529C6" w:rsidP="00D70E63">
      <w:pPr>
        <w:spacing w:line="360" w:lineRule="auto"/>
        <w:jc w:val="both"/>
        <w:rPr>
          <w:rFonts w:ascii="Times New Roman" w:hAnsi="Times New Roman" w:cs="Times New Roman"/>
          <w:sz w:val="24"/>
          <w:szCs w:val="24"/>
        </w:rPr>
      </w:pPr>
    </w:p>
    <w:p w14:paraId="1FEDFEE8" w14:textId="77777777" w:rsidR="00D529C6" w:rsidRPr="0098295B" w:rsidRDefault="00D529C6" w:rsidP="00D70E63">
      <w:pPr>
        <w:spacing w:line="360" w:lineRule="auto"/>
        <w:jc w:val="both"/>
        <w:rPr>
          <w:rFonts w:ascii="Times New Roman" w:hAnsi="Times New Roman" w:cs="Times New Roman"/>
          <w:sz w:val="24"/>
          <w:szCs w:val="24"/>
        </w:rPr>
      </w:pPr>
    </w:p>
    <w:p w14:paraId="4FE4A81B" w14:textId="77777777" w:rsidR="00D529C6" w:rsidRPr="0098295B" w:rsidRDefault="00D529C6" w:rsidP="00D70E63">
      <w:pPr>
        <w:spacing w:line="360" w:lineRule="auto"/>
        <w:jc w:val="both"/>
        <w:rPr>
          <w:rFonts w:ascii="Times New Roman" w:hAnsi="Times New Roman" w:cs="Times New Roman"/>
          <w:sz w:val="24"/>
          <w:szCs w:val="24"/>
        </w:rPr>
      </w:pPr>
    </w:p>
    <w:p w14:paraId="53AEB84C" w14:textId="77777777" w:rsidR="00D529C6" w:rsidRPr="0098295B" w:rsidRDefault="00D529C6" w:rsidP="00D70E63">
      <w:pPr>
        <w:spacing w:line="360" w:lineRule="auto"/>
        <w:jc w:val="both"/>
        <w:rPr>
          <w:rFonts w:ascii="Times New Roman" w:hAnsi="Times New Roman" w:cs="Times New Roman"/>
          <w:sz w:val="24"/>
          <w:szCs w:val="24"/>
        </w:rPr>
      </w:pPr>
    </w:p>
    <w:p w14:paraId="064E4AF6" w14:textId="77777777" w:rsidR="00D529C6" w:rsidRPr="0098295B" w:rsidRDefault="00D529C6" w:rsidP="00D70E63">
      <w:pPr>
        <w:spacing w:line="360" w:lineRule="auto"/>
        <w:jc w:val="both"/>
        <w:rPr>
          <w:rFonts w:ascii="Times New Roman" w:hAnsi="Times New Roman" w:cs="Times New Roman"/>
          <w:sz w:val="24"/>
          <w:szCs w:val="24"/>
        </w:rPr>
      </w:pPr>
    </w:p>
    <w:p w14:paraId="4E2CD431" w14:textId="77777777" w:rsidR="00D529C6" w:rsidRPr="0098295B" w:rsidRDefault="00D529C6" w:rsidP="00D70E63">
      <w:pPr>
        <w:spacing w:line="360" w:lineRule="auto"/>
        <w:jc w:val="both"/>
        <w:rPr>
          <w:rFonts w:ascii="Times New Roman" w:hAnsi="Times New Roman" w:cs="Times New Roman"/>
          <w:sz w:val="24"/>
          <w:szCs w:val="24"/>
        </w:rPr>
      </w:pPr>
    </w:p>
    <w:p w14:paraId="16BCA326" w14:textId="77777777" w:rsidR="00D529C6" w:rsidRPr="0098295B" w:rsidRDefault="00D529C6" w:rsidP="00D70E63">
      <w:pPr>
        <w:spacing w:line="360" w:lineRule="auto"/>
        <w:jc w:val="both"/>
        <w:rPr>
          <w:rFonts w:ascii="Times New Roman" w:hAnsi="Times New Roman" w:cs="Times New Roman"/>
          <w:sz w:val="24"/>
          <w:szCs w:val="24"/>
        </w:rPr>
      </w:pPr>
    </w:p>
    <w:p w14:paraId="6992ECAB" w14:textId="77777777" w:rsidR="00D529C6" w:rsidRPr="0098295B" w:rsidRDefault="00D529C6" w:rsidP="00D70E63">
      <w:pPr>
        <w:spacing w:line="360" w:lineRule="auto"/>
        <w:jc w:val="both"/>
        <w:rPr>
          <w:rFonts w:ascii="Times New Roman" w:hAnsi="Times New Roman" w:cs="Times New Roman"/>
          <w:sz w:val="24"/>
          <w:szCs w:val="24"/>
        </w:rPr>
      </w:pPr>
    </w:p>
    <w:p w14:paraId="21315397" w14:textId="77777777" w:rsidR="00D529C6" w:rsidRPr="0098295B" w:rsidRDefault="00D529C6" w:rsidP="00D70E63">
      <w:pPr>
        <w:spacing w:line="360" w:lineRule="auto"/>
        <w:jc w:val="both"/>
        <w:rPr>
          <w:rFonts w:ascii="Times New Roman" w:hAnsi="Times New Roman" w:cs="Times New Roman"/>
          <w:sz w:val="24"/>
          <w:szCs w:val="24"/>
        </w:rPr>
      </w:pPr>
    </w:p>
    <w:p w14:paraId="1E736604" w14:textId="77777777" w:rsidR="00D529C6" w:rsidRPr="0098295B" w:rsidRDefault="00D529C6" w:rsidP="00D70E63">
      <w:pPr>
        <w:spacing w:line="360" w:lineRule="auto"/>
        <w:jc w:val="both"/>
        <w:rPr>
          <w:rFonts w:ascii="Times New Roman" w:hAnsi="Times New Roman" w:cs="Times New Roman"/>
          <w:sz w:val="24"/>
          <w:szCs w:val="24"/>
        </w:rPr>
      </w:pPr>
    </w:p>
    <w:p w14:paraId="36DE8BAE" w14:textId="77777777" w:rsidR="00D529C6" w:rsidRPr="0098295B" w:rsidRDefault="00D529C6" w:rsidP="00D70E63">
      <w:pPr>
        <w:spacing w:line="360" w:lineRule="auto"/>
        <w:jc w:val="both"/>
        <w:rPr>
          <w:rFonts w:ascii="Times New Roman" w:hAnsi="Times New Roman" w:cs="Times New Roman"/>
          <w:sz w:val="24"/>
          <w:szCs w:val="24"/>
        </w:rPr>
      </w:pPr>
    </w:p>
    <w:p w14:paraId="1C4C24F1" w14:textId="77777777" w:rsidR="00D529C6" w:rsidRPr="0098295B" w:rsidRDefault="00D529C6" w:rsidP="00D70E63">
      <w:pPr>
        <w:spacing w:line="360" w:lineRule="auto"/>
        <w:jc w:val="both"/>
        <w:rPr>
          <w:rFonts w:ascii="Times New Roman" w:hAnsi="Times New Roman" w:cs="Times New Roman"/>
          <w:sz w:val="24"/>
          <w:szCs w:val="24"/>
        </w:rPr>
      </w:pPr>
    </w:p>
    <w:p w14:paraId="23818C67" w14:textId="77777777" w:rsidR="00D529C6" w:rsidRPr="0098295B" w:rsidRDefault="00D529C6" w:rsidP="00D529C6">
      <w:pPr>
        <w:pStyle w:val="Heading1"/>
        <w:spacing w:before="400" w:after="120" w:line="240" w:lineRule="auto"/>
        <w:rPr>
          <w:rFonts w:ascii="Times New Roman" w:eastAsia="Times New Roman" w:hAnsi="Times New Roman" w:cs="Times New Roman"/>
          <w:b/>
          <w:color w:val="auto"/>
          <w:sz w:val="28"/>
          <w:szCs w:val="40"/>
          <w:lang w:eastAsia="en-CA"/>
        </w:rPr>
      </w:pPr>
      <w:bookmarkStart w:id="42" w:name="_Toc196397351"/>
      <w:bookmarkStart w:id="43" w:name="_Toc199244203"/>
      <w:r w:rsidRPr="0098295B">
        <w:rPr>
          <w:rFonts w:ascii="Times New Roman" w:eastAsia="Times New Roman" w:hAnsi="Times New Roman" w:cs="Times New Roman"/>
          <w:b/>
          <w:color w:val="auto"/>
          <w:sz w:val="28"/>
          <w:szCs w:val="40"/>
          <w:lang w:eastAsia="en-CA"/>
        </w:rPr>
        <w:lastRenderedPageBreak/>
        <w:t>Acknowledgments</w:t>
      </w:r>
      <w:bookmarkEnd w:id="42"/>
      <w:bookmarkEnd w:id="43"/>
    </w:p>
    <w:p w14:paraId="5B5630AF" w14:textId="77777777" w:rsidR="00D529C6" w:rsidRPr="0098295B" w:rsidRDefault="00D529C6" w:rsidP="00D70E63">
      <w:pPr>
        <w:spacing w:line="360" w:lineRule="auto"/>
        <w:jc w:val="both"/>
        <w:rPr>
          <w:rFonts w:ascii="Times New Roman" w:hAnsi="Times New Roman" w:cs="Times New Roman"/>
          <w:sz w:val="24"/>
          <w:szCs w:val="24"/>
        </w:rPr>
      </w:pPr>
    </w:p>
    <w:p w14:paraId="3AF286B2" w14:textId="77777777" w:rsidR="00D529C6" w:rsidRPr="0098295B" w:rsidRDefault="00D529C6" w:rsidP="00E047A5">
      <w:pPr>
        <w:spacing w:line="360" w:lineRule="auto"/>
        <w:jc w:val="both"/>
        <w:rPr>
          <w:rFonts w:ascii="Times New Roman" w:hAnsi="Times New Roman" w:cs="Times New Roman"/>
          <w:sz w:val="28"/>
          <w:szCs w:val="28"/>
        </w:rPr>
      </w:pPr>
    </w:p>
    <w:p w14:paraId="4AD537A5" w14:textId="77777777" w:rsidR="00D529C6" w:rsidRPr="0098295B" w:rsidRDefault="00D529C6" w:rsidP="00E047A5">
      <w:pPr>
        <w:spacing w:line="360" w:lineRule="auto"/>
        <w:jc w:val="both"/>
        <w:rPr>
          <w:rFonts w:ascii="Times New Roman" w:hAnsi="Times New Roman" w:cs="Times New Roman"/>
          <w:sz w:val="28"/>
          <w:szCs w:val="28"/>
        </w:rPr>
      </w:pPr>
    </w:p>
    <w:p w14:paraId="40A07514" w14:textId="77777777" w:rsidR="00D529C6" w:rsidRPr="0098295B" w:rsidRDefault="00D529C6" w:rsidP="00E047A5">
      <w:pPr>
        <w:spacing w:line="360" w:lineRule="auto"/>
        <w:jc w:val="both"/>
        <w:rPr>
          <w:rFonts w:ascii="Times New Roman" w:hAnsi="Times New Roman" w:cs="Times New Roman"/>
          <w:sz w:val="28"/>
          <w:szCs w:val="28"/>
        </w:rPr>
      </w:pPr>
    </w:p>
    <w:p w14:paraId="475A6705" w14:textId="77777777" w:rsidR="00D529C6" w:rsidRPr="0098295B" w:rsidRDefault="00D529C6" w:rsidP="00E047A5">
      <w:pPr>
        <w:spacing w:line="360" w:lineRule="auto"/>
        <w:jc w:val="both"/>
        <w:rPr>
          <w:rFonts w:ascii="Times New Roman" w:hAnsi="Times New Roman" w:cs="Times New Roman"/>
          <w:sz w:val="28"/>
          <w:szCs w:val="28"/>
        </w:rPr>
      </w:pPr>
    </w:p>
    <w:p w14:paraId="0E2C113A" w14:textId="77777777" w:rsidR="00D529C6" w:rsidRPr="0098295B" w:rsidRDefault="00D529C6" w:rsidP="00E047A5">
      <w:pPr>
        <w:spacing w:line="360" w:lineRule="auto"/>
        <w:jc w:val="both"/>
        <w:rPr>
          <w:rFonts w:ascii="Times New Roman" w:hAnsi="Times New Roman" w:cs="Times New Roman"/>
          <w:sz w:val="28"/>
          <w:szCs w:val="28"/>
        </w:rPr>
      </w:pPr>
    </w:p>
    <w:p w14:paraId="78DF62C4" w14:textId="77777777" w:rsidR="00D529C6" w:rsidRPr="0098295B" w:rsidRDefault="00D529C6" w:rsidP="00E047A5">
      <w:pPr>
        <w:spacing w:line="360" w:lineRule="auto"/>
        <w:jc w:val="both"/>
        <w:rPr>
          <w:rFonts w:ascii="Times New Roman" w:hAnsi="Times New Roman" w:cs="Times New Roman"/>
          <w:sz w:val="28"/>
          <w:szCs w:val="28"/>
        </w:rPr>
      </w:pPr>
    </w:p>
    <w:p w14:paraId="34D19719" w14:textId="77777777" w:rsidR="00D529C6" w:rsidRPr="0098295B" w:rsidRDefault="00D529C6" w:rsidP="00E047A5">
      <w:pPr>
        <w:spacing w:line="360" w:lineRule="auto"/>
        <w:jc w:val="both"/>
        <w:rPr>
          <w:rFonts w:ascii="Times New Roman" w:hAnsi="Times New Roman" w:cs="Times New Roman"/>
          <w:sz w:val="28"/>
          <w:szCs w:val="28"/>
        </w:rPr>
      </w:pPr>
    </w:p>
    <w:p w14:paraId="42DAED0A" w14:textId="77777777" w:rsidR="00D529C6" w:rsidRPr="0098295B" w:rsidRDefault="00D529C6" w:rsidP="00E047A5">
      <w:pPr>
        <w:spacing w:line="360" w:lineRule="auto"/>
        <w:jc w:val="both"/>
        <w:rPr>
          <w:rFonts w:ascii="Times New Roman" w:hAnsi="Times New Roman" w:cs="Times New Roman"/>
          <w:sz w:val="28"/>
          <w:szCs w:val="28"/>
        </w:rPr>
      </w:pPr>
    </w:p>
    <w:p w14:paraId="012F0BBB" w14:textId="77777777" w:rsidR="00D529C6" w:rsidRPr="0098295B" w:rsidRDefault="00D529C6" w:rsidP="00E047A5">
      <w:pPr>
        <w:spacing w:line="360" w:lineRule="auto"/>
        <w:jc w:val="both"/>
        <w:rPr>
          <w:rFonts w:ascii="Times New Roman" w:hAnsi="Times New Roman" w:cs="Times New Roman"/>
          <w:sz w:val="28"/>
          <w:szCs w:val="28"/>
        </w:rPr>
      </w:pPr>
    </w:p>
    <w:p w14:paraId="60AED9DD" w14:textId="77777777" w:rsidR="00D529C6" w:rsidRPr="0098295B" w:rsidRDefault="00D529C6" w:rsidP="00E047A5">
      <w:pPr>
        <w:spacing w:line="360" w:lineRule="auto"/>
        <w:jc w:val="both"/>
        <w:rPr>
          <w:rFonts w:ascii="Times New Roman" w:hAnsi="Times New Roman" w:cs="Times New Roman"/>
          <w:sz w:val="28"/>
          <w:szCs w:val="28"/>
        </w:rPr>
      </w:pPr>
    </w:p>
    <w:p w14:paraId="33B75C67" w14:textId="77777777" w:rsidR="00D529C6" w:rsidRPr="0098295B" w:rsidRDefault="00D529C6" w:rsidP="00E047A5">
      <w:pPr>
        <w:spacing w:line="360" w:lineRule="auto"/>
        <w:jc w:val="both"/>
        <w:rPr>
          <w:rFonts w:ascii="Times New Roman" w:hAnsi="Times New Roman" w:cs="Times New Roman"/>
          <w:sz w:val="28"/>
          <w:szCs w:val="28"/>
        </w:rPr>
      </w:pPr>
    </w:p>
    <w:p w14:paraId="44B79AEB" w14:textId="77777777" w:rsidR="00D529C6" w:rsidRPr="0098295B" w:rsidRDefault="00D529C6" w:rsidP="00E047A5">
      <w:pPr>
        <w:spacing w:line="360" w:lineRule="auto"/>
        <w:jc w:val="both"/>
        <w:rPr>
          <w:rFonts w:ascii="Times New Roman" w:hAnsi="Times New Roman" w:cs="Times New Roman"/>
          <w:sz w:val="28"/>
          <w:szCs w:val="28"/>
        </w:rPr>
      </w:pPr>
    </w:p>
    <w:p w14:paraId="023BFF34" w14:textId="77777777" w:rsidR="00D529C6" w:rsidRPr="0098295B" w:rsidRDefault="00D529C6" w:rsidP="00E047A5">
      <w:pPr>
        <w:spacing w:line="360" w:lineRule="auto"/>
        <w:jc w:val="both"/>
        <w:rPr>
          <w:rFonts w:ascii="Times New Roman" w:hAnsi="Times New Roman" w:cs="Times New Roman"/>
          <w:sz w:val="28"/>
          <w:szCs w:val="28"/>
        </w:rPr>
      </w:pPr>
    </w:p>
    <w:p w14:paraId="3D71FCC5" w14:textId="77777777" w:rsidR="00D529C6" w:rsidRPr="0098295B" w:rsidRDefault="00D529C6" w:rsidP="00E047A5">
      <w:pPr>
        <w:spacing w:line="360" w:lineRule="auto"/>
        <w:jc w:val="both"/>
        <w:rPr>
          <w:rFonts w:ascii="Times New Roman" w:hAnsi="Times New Roman" w:cs="Times New Roman"/>
          <w:sz w:val="28"/>
          <w:szCs w:val="28"/>
        </w:rPr>
      </w:pPr>
    </w:p>
    <w:p w14:paraId="262D4C8A" w14:textId="77777777" w:rsidR="00D529C6" w:rsidRPr="0098295B" w:rsidRDefault="00D529C6" w:rsidP="00E047A5">
      <w:pPr>
        <w:spacing w:line="360" w:lineRule="auto"/>
        <w:jc w:val="both"/>
        <w:rPr>
          <w:rFonts w:ascii="Times New Roman" w:hAnsi="Times New Roman" w:cs="Times New Roman"/>
          <w:sz w:val="28"/>
          <w:szCs w:val="28"/>
        </w:rPr>
      </w:pPr>
    </w:p>
    <w:p w14:paraId="09E9B4C0" w14:textId="77777777" w:rsidR="00D529C6" w:rsidRPr="0098295B" w:rsidRDefault="00D529C6" w:rsidP="00E047A5">
      <w:pPr>
        <w:spacing w:line="360" w:lineRule="auto"/>
        <w:jc w:val="both"/>
        <w:rPr>
          <w:rFonts w:ascii="Times New Roman" w:hAnsi="Times New Roman" w:cs="Times New Roman"/>
          <w:sz w:val="28"/>
          <w:szCs w:val="28"/>
        </w:rPr>
      </w:pPr>
    </w:p>
    <w:p w14:paraId="426D09FD" w14:textId="77777777" w:rsidR="00D529C6" w:rsidRPr="0098295B" w:rsidRDefault="00D529C6" w:rsidP="00E047A5">
      <w:pPr>
        <w:spacing w:line="360" w:lineRule="auto"/>
        <w:jc w:val="both"/>
        <w:rPr>
          <w:rFonts w:ascii="Times New Roman" w:hAnsi="Times New Roman" w:cs="Times New Roman"/>
          <w:sz w:val="28"/>
          <w:szCs w:val="28"/>
        </w:rPr>
      </w:pPr>
    </w:p>
    <w:p w14:paraId="6385A2A7" w14:textId="77777777" w:rsidR="00D529C6" w:rsidRPr="0098295B" w:rsidRDefault="00D529C6" w:rsidP="00E047A5">
      <w:pPr>
        <w:spacing w:line="360" w:lineRule="auto"/>
        <w:jc w:val="both"/>
        <w:rPr>
          <w:rFonts w:ascii="Times New Roman" w:hAnsi="Times New Roman" w:cs="Times New Roman"/>
          <w:sz w:val="28"/>
          <w:szCs w:val="28"/>
        </w:rPr>
      </w:pPr>
    </w:p>
    <w:p w14:paraId="1FED8230" w14:textId="77777777" w:rsidR="00D529C6" w:rsidRPr="0098295B" w:rsidRDefault="00D529C6" w:rsidP="00D529C6">
      <w:pPr>
        <w:pStyle w:val="Heading1"/>
        <w:spacing w:before="400" w:after="120" w:line="240" w:lineRule="auto"/>
        <w:rPr>
          <w:rFonts w:ascii="Times New Roman" w:eastAsia="Times New Roman" w:hAnsi="Times New Roman" w:cs="Times New Roman"/>
          <w:b/>
          <w:color w:val="auto"/>
          <w:sz w:val="28"/>
          <w:szCs w:val="40"/>
          <w:lang w:eastAsia="en-CA"/>
        </w:rPr>
      </w:pPr>
      <w:bookmarkStart w:id="44" w:name="_Toc196397352"/>
      <w:bookmarkStart w:id="45" w:name="_Toc199244204"/>
      <w:r w:rsidRPr="0098295B">
        <w:rPr>
          <w:rFonts w:ascii="Times New Roman" w:eastAsia="Times New Roman" w:hAnsi="Times New Roman" w:cs="Times New Roman"/>
          <w:b/>
          <w:color w:val="auto"/>
          <w:sz w:val="28"/>
          <w:szCs w:val="40"/>
          <w:lang w:eastAsia="en-CA"/>
        </w:rPr>
        <w:lastRenderedPageBreak/>
        <w:t>Dedication</w:t>
      </w:r>
      <w:bookmarkEnd w:id="44"/>
      <w:bookmarkEnd w:id="45"/>
    </w:p>
    <w:p w14:paraId="51E1D64C" w14:textId="77777777" w:rsidR="00D529C6" w:rsidRPr="0098295B" w:rsidRDefault="00D529C6" w:rsidP="00E047A5">
      <w:pPr>
        <w:spacing w:line="360" w:lineRule="auto"/>
        <w:jc w:val="both"/>
        <w:rPr>
          <w:rFonts w:ascii="Times New Roman" w:hAnsi="Times New Roman" w:cs="Times New Roman"/>
          <w:sz w:val="28"/>
          <w:szCs w:val="28"/>
        </w:rPr>
      </w:pPr>
    </w:p>
    <w:p w14:paraId="3A8B84FC" w14:textId="77777777" w:rsidR="00D529C6" w:rsidRPr="0098295B" w:rsidRDefault="00D529C6" w:rsidP="00E047A5">
      <w:pPr>
        <w:spacing w:line="360" w:lineRule="auto"/>
        <w:jc w:val="both"/>
        <w:rPr>
          <w:rFonts w:ascii="Times New Roman" w:hAnsi="Times New Roman" w:cs="Times New Roman"/>
          <w:sz w:val="28"/>
          <w:szCs w:val="28"/>
        </w:rPr>
      </w:pPr>
    </w:p>
    <w:p w14:paraId="3D16B913" w14:textId="77777777" w:rsidR="00D529C6" w:rsidRPr="0098295B" w:rsidRDefault="00D529C6" w:rsidP="00E047A5">
      <w:pPr>
        <w:spacing w:line="360" w:lineRule="auto"/>
        <w:jc w:val="both"/>
        <w:rPr>
          <w:rFonts w:ascii="Times New Roman" w:hAnsi="Times New Roman" w:cs="Times New Roman"/>
          <w:sz w:val="28"/>
          <w:szCs w:val="28"/>
        </w:rPr>
      </w:pPr>
    </w:p>
    <w:p w14:paraId="0572ED50" w14:textId="77777777" w:rsidR="00D529C6" w:rsidRPr="0098295B" w:rsidRDefault="00D529C6" w:rsidP="00E047A5">
      <w:pPr>
        <w:spacing w:line="360" w:lineRule="auto"/>
        <w:jc w:val="both"/>
        <w:rPr>
          <w:rFonts w:ascii="Times New Roman" w:hAnsi="Times New Roman" w:cs="Times New Roman"/>
          <w:sz w:val="28"/>
          <w:szCs w:val="28"/>
        </w:rPr>
      </w:pPr>
    </w:p>
    <w:p w14:paraId="0E1B8B13" w14:textId="77777777" w:rsidR="00D529C6" w:rsidRPr="0098295B" w:rsidRDefault="00D529C6" w:rsidP="00E047A5">
      <w:pPr>
        <w:spacing w:line="360" w:lineRule="auto"/>
        <w:jc w:val="both"/>
        <w:rPr>
          <w:rFonts w:ascii="Times New Roman" w:hAnsi="Times New Roman" w:cs="Times New Roman"/>
          <w:sz w:val="28"/>
          <w:szCs w:val="28"/>
        </w:rPr>
      </w:pPr>
    </w:p>
    <w:p w14:paraId="5F1FAEF2" w14:textId="77777777" w:rsidR="00D529C6" w:rsidRPr="0098295B" w:rsidRDefault="00D529C6" w:rsidP="00E047A5">
      <w:pPr>
        <w:spacing w:line="360" w:lineRule="auto"/>
        <w:jc w:val="both"/>
        <w:rPr>
          <w:rFonts w:ascii="Times New Roman" w:hAnsi="Times New Roman" w:cs="Times New Roman"/>
          <w:sz w:val="28"/>
          <w:szCs w:val="28"/>
        </w:rPr>
      </w:pPr>
    </w:p>
    <w:p w14:paraId="2C2BFEB5" w14:textId="77777777" w:rsidR="00D529C6" w:rsidRPr="0098295B" w:rsidRDefault="00D529C6" w:rsidP="00E047A5">
      <w:pPr>
        <w:spacing w:line="360" w:lineRule="auto"/>
        <w:jc w:val="both"/>
        <w:rPr>
          <w:rFonts w:ascii="Times New Roman" w:hAnsi="Times New Roman" w:cs="Times New Roman"/>
          <w:sz w:val="28"/>
          <w:szCs w:val="28"/>
        </w:rPr>
      </w:pPr>
    </w:p>
    <w:p w14:paraId="12565FE7" w14:textId="77777777" w:rsidR="00D529C6" w:rsidRPr="0098295B" w:rsidRDefault="00D529C6" w:rsidP="00E047A5">
      <w:pPr>
        <w:spacing w:line="360" w:lineRule="auto"/>
        <w:jc w:val="both"/>
        <w:rPr>
          <w:rFonts w:ascii="Times New Roman" w:hAnsi="Times New Roman" w:cs="Times New Roman"/>
          <w:sz w:val="28"/>
          <w:szCs w:val="28"/>
        </w:rPr>
      </w:pPr>
    </w:p>
    <w:p w14:paraId="0E1A8349" w14:textId="77777777" w:rsidR="00D529C6" w:rsidRPr="0098295B" w:rsidRDefault="00D529C6" w:rsidP="00E047A5">
      <w:pPr>
        <w:spacing w:line="360" w:lineRule="auto"/>
        <w:jc w:val="both"/>
        <w:rPr>
          <w:rFonts w:ascii="Times New Roman" w:hAnsi="Times New Roman" w:cs="Times New Roman"/>
          <w:sz w:val="28"/>
          <w:szCs w:val="28"/>
        </w:rPr>
      </w:pPr>
    </w:p>
    <w:p w14:paraId="5A435A9F" w14:textId="77777777" w:rsidR="00D529C6" w:rsidRPr="0098295B" w:rsidRDefault="00D529C6" w:rsidP="00E047A5">
      <w:pPr>
        <w:spacing w:line="360" w:lineRule="auto"/>
        <w:jc w:val="both"/>
        <w:rPr>
          <w:rFonts w:ascii="Times New Roman" w:hAnsi="Times New Roman" w:cs="Times New Roman"/>
          <w:sz w:val="28"/>
          <w:szCs w:val="28"/>
        </w:rPr>
      </w:pPr>
    </w:p>
    <w:p w14:paraId="2B525C43" w14:textId="77777777" w:rsidR="00D529C6" w:rsidRPr="0098295B" w:rsidRDefault="00D529C6" w:rsidP="00E047A5">
      <w:pPr>
        <w:spacing w:line="360" w:lineRule="auto"/>
        <w:jc w:val="both"/>
        <w:rPr>
          <w:rFonts w:ascii="Times New Roman" w:hAnsi="Times New Roman" w:cs="Times New Roman"/>
          <w:sz w:val="28"/>
          <w:szCs w:val="28"/>
        </w:rPr>
      </w:pPr>
    </w:p>
    <w:p w14:paraId="48E4DF28" w14:textId="77777777" w:rsidR="00D529C6" w:rsidRPr="0098295B" w:rsidRDefault="00D529C6" w:rsidP="00E047A5">
      <w:pPr>
        <w:spacing w:line="360" w:lineRule="auto"/>
        <w:jc w:val="both"/>
        <w:rPr>
          <w:rFonts w:ascii="Times New Roman" w:hAnsi="Times New Roman" w:cs="Times New Roman"/>
          <w:sz w:val="28"/>
          <w:szCs w:val="28"/>
        </w:rPr>
      </w:pPr>
    </w:p>
    <w:p w14:paraId="5331337C" w14:textId="77777777" w:rsidR="00D529C6" w:rsidRPr="0098295B" w:rsidRDefault="00D529C6" w:rsidP="00E047A5">
      <w:pPr>
        <w:spacing w:line="360" w:lineRule="auto"/>
        <w:jc w:val="both"/>
        <w:rPr>
          <w:rFonts w:ascii="Times New Roman" w:hAnsi="Times New Roman" w:cs="Times New Roman"/>
          <w:sz w:val="28"/>
          <w:szCs w:val="28"/>
        </w:rPr>
      </w:pPr>
    </w:p>
    <w:p w14:paraId="50D13BAA" w14:textId="77777777" w:rsidR="00D529C6" w:rsidRPr="0098295B" w:rsidRDefault="00D529C6" w:rsidP="00E047A5">
      <w:pPr>
        <w:spacing w:line="360" w:lineRule="auto"/>
        <w:jc w:val="both"/>
        <w:rPr>
          <w:rFonts w:ascii="Times New Roman" w:hAnsi="Times New Roman" w:cs="Times New Roman"/>
          <w:sz w:val="28"/>
          <w:szCs w:val="28"/>
        </w:rPr>
      </w:pPr>
    </w:p>
    <w:p w14:paraId="18C569F1" w14:textId="77777777" w:rsidR="00D529C6" w:rsidRPr="0098295B" w:rsidRDefault="00D529C6" w:rsidP="00E047A5">
      <w:pPr>
        <w:spacing w:line="360" w:lineRule="auto"/>
        <w:jc w:val="both"/>
        <w:rPr>
          <w:rFonts w:ascii="Times New Roman" w:hAnsi="Times New Roman" w:cs="Times New Roman"/>
          <w:sz w:val="28"/>
          <w:szCs w:val="28"/>
        </w:rPr>
      </w:pPr>
    </w:p>
    <w:p w14:paraId="4271266F" w14:textId="77777777" w:rsidR="00D529C6" w:rsidRPr="0098295B" w:rsidRDefault="00D529C6" w:rsidP="00E047A5">
      <w:pPr>
        <w:spacing w:line="360" w:lineRule="auto"/>
        <w:jc w:val="both"/>
        <w:rPr>
          <w:rFonts w:ascii="Times New Roman" w:hAnsi="Times New Roman" w:cs="Times New Roman"/>
          <w:sz w:val="28"/>
          <w:szCs w:val="28"/>
        </w:rPr>
      </w:pPr>
    </w:p>
    <w:p w14:paraId="6010C1B7" w14:textId="77777777" w:rsidR="00D529C6" w:rsidRPr="0098295B" w:rsidRDefault="00D529C6" w:rsidP="00E047A5">
      <w:pPr>
        <w:spacing w:line="360" w:lineRule="auto"/>
        <w:jc w:val="both"/>
        <w:rPr>
          <w:rFonts w:ascii="Times New Roman" w:hAnsi="Times New Roman" w:cs="Times New Roman"/>
          <w:sz w:val="28"/>
          <w:szCs w:val="28"/>
        </w:rPr>
      </w:pPr>
    </w:p>
    <w:p w14:paraId="72EE1860" w14:textId="77777777" w:rsidR="00D529C6" w:rsidRPr="0098295B" w:rsidRDefault="00D529C6" w:rsidP="00E047A5">
      <w:pPr>
        <w:spacing w:line="360" w:lineRule="auto"/>
        <w:jc w:val="both"/>
        <w:rPr>
          <w:rFonts w:ascii="Times New Roman" w:hAnsi="Times New Roman" w:cs="Times New Roman"/>
          <w:sz w:val="28"/>
          <w:szCs w:val="28"/>
        </w:rPr>
      </w:pPr>
    </w:p>
    <w:p w14:paraId="088EB102" w14:textId="77777777" w:rsidR="00233546" w:rsidRPr="0098295B" w:rsidRDefault="00233546" w:rsidP="00E047A5">
      <w:pPr>
        <w:spacing w:line="360" w:lineRule="auto"/>
        <w:jc w:val="both"/>
        <w:rPr>
          <w:rFonts w:ascii="Times New Roman" w:hAnsi="Times New Roman" w:cs="Times New Roman"/>
          <w:sz w:val="28"/>
          <w:szCs w:val="28"/>
        </w:rPr>
      </w:pPr>
    </w:p>
    <w:p w14:paraId="34561DD2" w14:textId="55D84EF5" w:rsidR="00016E6A" w:rsidRPr="0098295B" w:rsidRDefault="00F27EF4" w:rsidP="005C71EE">
      <w:pPr>
        <w:pStyle w:val="Heading1"/>
        <w:spacing w:line="360" w:lineRule="auto"/>
        <w:jc w:val="center"/>
        <w:rPr>
          <w:rFonts w:ascii="Times New Roman" w:hAnsi="Times New Roman" w:cs="Times New Roman"/>
          <w:b/>
          <w:bCs/>
          <w:color w:val="auto"/>
          <w:sz w:val="28"/>
          <w:szCs w:val="28"/>
        </w:rPr>
      </w:pPr>
      <w:bookmarkStart w:id="46" w:name="_Toc199244205"/>
      <w:r w:rsidRPr="0098295B">
        <w:rPr>
          <w:rFonts w:ascii="Times New Roman" w:hAnsi="Times New Roman" w:cs="Times New Roman"/>
          <w:b/>
          <w:bCs/>
          <w:color w:val="auto"/>
          <w:sz w:val="28"/>
          <w:szCs w:val="28"/>
        </w:rPr>
        <w:lastRenderedPageBreak/>
        <w:t xml:space="preserve">Chapter 1: </w:t>
      </w:r>
      <w:r w:rsidR="00244F72" w:rsidRPr="0098295B">
        <w:rPr>
          <w:rFonts w:ascii="Times New Roman" w:hAnsi="Times New Roman" w:cs="Times New Roman"/>
          <w:b/>
          <w:bCs/>
          <w:color w:val="auto"/>
          <w:sz w:val="28"/>
          <w:szCs w:val="28"/>
        </w:rPr>
        <w:t>Movement ecology and f</w:t>
      </w:r>
      <w:r w:rsidR="000D6949" w:rsidRPr="0098295B">
        <w:rPr>
          <w:rFonts w:ascii="Times New Roman" w:hAnsi="Times New Roman" w:cs="Times New Roman"/>
          <w:b/>
          <w:bCs/>
          <w:color w:val="auto"/>
          <w:sz w:val="28"/>
          <w:szCs w:val="28"/>
        </w:rPr>
        <w:t>oraging behavior</w:t>
      </w:r>
      <w:bookmarkEnd w:id="46"/>
    </w:p>
    <w:p w14:paraId="6E5183D3" w14:textId="77777777" w:rsidR="00A34672" w:rsidRPr="0098295B" w:rsidRDefault="00A34672" w:rsidP="00F437A0"/>
    <w:p w14:paraId="71DE74A2" w14:textId="3B6E2710" w:rsidR="00887CA1" w:rsidRPr="0098295B" w:rsidRDefault="00AD575D" w:rsidP="00E047A5">
      <w:pPr>
        <w:pStyle w:val="Heading2"/>
        <w:spacing w:line="360" w:lineRule="auto"/>
        <w:jc w:val="both"/>
        <w:rPr>
          <w:rFonts w:ascii="Times New Roman" w:hAnsi="Times New Roman" w:cs="Times New Roman"/>
          <w:b/>
          <w:bCs/>
          <w:color w:val="auto"/>
          <w:sz w:val="24"/>
          <w:szCs w:val="24"/>
        </w:rPr>
      </w:pPr>
      <w:bookmarkStart w:id="47" w:name="_Toc199244206"/>
      <w:r w:rsidRPr="0098295B">
        <w:rPr>
          <w:rFonts w:ascii="Times New Roman" w:hAnsi="Times New Roman" w:cs="Times New Roman"/>
          <w:b/>
          <w:bCs/>
          <w:color w:val="auto"/>
          <w:sz w:val="24"/>
          <w:szCs w:val="24"/>
        </w:rPr>
        <w:t xml:space="preserve">1.1 </w:t>
      </w:r>
      <w:r w:rsidR="00887CA1" w:rsidRPr="0098295B">
        <w:rPr>
          <w:rFonts w:ascii="Times New Roman" w:hAnsi="Times New Roman" w:cs="Times New Roman"/>
          <w:b/>
          <w:bCs/>
          <w:color w:val="auto"/>
          <w:sz w:val="24"/>
          <w:szCs w:val="24"/>
        </w:rPr>
        <w:t>Movement ecology in wildlife – an overview</w:t>
      </w:r>
      <w:bookmarkEnd w:id="47"/>
    </w:p>
    <w:p w14:paraId="7E2D4F2D" w14:textId="72C11D52" w:rsidR="00887CA1" w:rsidRPr="0098295B" w:rsidRDefault="00887CA1" w:rsidP="00F16648">
      <w:pPr>
        <w:spacing w:line="360" w:lineRule="auto"/>
        <w:ind w:firstLine="720"/>
        <w:jc w:val="both"/>
        <w:rPr>
          <w:rFonts w:ascii="Times New Roman" w:eastAsia="Calibri" w:hAnsi="Times New Roman" w:cs="Times New Roman"/>
          <w:sz w:val="24"/>
          <w:szCs w:val="24"/>
        </w:rPr>
      </w:pPr>
      <w:r w:rsidRPr="0098295B">
        <w:rPr>
          <w:rFonts w:ascii="Times New Roman" w:hAnsi="Times New Roman" w:cs="Times New Roman"/>
          <w:sz w:val="24"/>
          <w:szCs w:val="24"/>
        </w:rPr>
        <w:t xml:space="preserve">Movement is ubiquitous throughout the life cycle of countless species. It is an essential characteristic of life that shapes ecological processes for  living organisms and systems </w:t>
      </w:r>
      <w:r w:rsidRPr="0098295B">
        <w:rPr>
          <w:rFonts w:ascii="Times New Roman" w:hAnsi="Times New Roman" w:cs="Times New Roman"/>
          <w:sz w:val="24"/>
          <w:szCs w:val="24"/>
        </w:rPr>
        <w:fldChar w:fldCharType="begin"/>
      </w:r>
      <w:r w:rsidR="00ED6D8F" w:rsidRPr="0098295B">
        <w:rPr>
          <w:rFonts w:ascii="Times New Roman" w:hAnsi="Times New Roman" w:cs="Times New Roman"/>
          <w:sz w:val="24"/>
          <w:szCs w:val="24"/>
        </w:rPr>
        <w:instrText xml:space="preserve"> ADDIN ZOTERO_ITEM CSL_CITATION {"citationID":"rt58dxqK","properties":{"formattedCitation":"(Nathan et al., 2008, 2022)","plainCitation":"(Nathan et al., 2008, 2022)","noteIndex":0},"citationItems":[{"id":497,"uris":["http://zotero.org/users/local/jVwUbr6F/items/VSRL3GK7","http://zotero.org/users/6254983/items/VSRL3GK7"],"itemData":{"id":497,"type":"article-journal","abstract":"Movement of individual organisms is fundamental to life, quilting our planet in a rich tapestry of phenomena with diverse implications for ecosystems and humans. Movement research is both plentiful and insightful, and recent methodological advances facilitate obtaining a detailed view of individual movement. Yet, we lack a general unifying paradigm, derived from first principles, which can place movement studies within a common context and advance the development of a mature scientific discipline. This introductory article to the Movement Ecology Special Feature proposes a paradigm that integrates conceptual, theoretical, methodological, and empirical frameworks for studying movement of all organisms, from microbes to trees to elephants. We introduce a conceptual framework depicting the interplay among four basic mechanistic components of organismal movement: the internal state (why move?), motion (how to move?), and navigation (when and where to move?) capacities of the individual and the external factors affecting movement. We demonstrate how the proposed framework aids the study of various taxa and movement types; promotes the formulation of hypotheses about movement; and complements existing biomechanical, cognitive, random, and optimality paradigms of movement. The proposed framework integrates eclectic research on movement into a structured paradigm and aims at providing a basis for hypothesis generation and a vehicle facilitating the understanding of the causes, mechanisms, and spatiotemporal patterns of movement and their role in various ecological and evolutionary processes.\n            \n              ”Now we must consider in general the common reason for moving with any movement whatever.“ (Aristotle,\n              De Motu Animalium\n              , 4th century B.C.)","container-title":"Proceedings of the National Academy of Sciences","DOI":"10.1073/pnas.0800375105","ISSN":"0027-8424, 1091-6490","issue":"49","journalAbbreviation":"Proc. Natl. Acad. Sci. U.S.A.","language":"en","page":"19052-19059","source":"DOI.org (Crossref)","title":"A movement ecology paradigm for unifying organismal movement research","volume":"105","author":[{"family":"Nathan","given":"Ran"},{"family":"Getz","given":"Wayne M."},{"family":"Revilla","given":"Eloy"},{"family":"Holyoak","given":"Marcel"},{"family":"Kadmon","given":"Ronen"},{"family":"Saltz","given":"David"},{"family":"Smouse","given":"Peter E."}],"issued":{"date-parts":[["2008",12,9]]}}},{"id":501,"uris":["http://zotero.org/users/local/jVwUbr6F/items/KZZZYP8P","http://zotero.org/users/6254983/items/KZZZYP8P"],"itemData":{"id":501,"type":"article-journal","abstract":"Understanding animal movement is essential to elucidate how animals interact, survive, and thrive in a changing world. Recent technological advances in data collection and management have transformed our understanding of animal “movement ecology” (the integrated study of organismal movement), creating a big-data discipline that benefits from rapid, cost-effective generation of large amounts of data on movements of animals in the wild. These high-throughput wildlife tracking systems now allow more thorough investigation of variation among individuals and species across space and time, the nature of biological interactions, and behavioral responses to the environment. Movement ecology is rapidly expanding scientific frontiers through large interdisciplinary and collaborative frameworks, providing improved opportunities for conservation and insights into the movements of wild animals, and their causes and consequences.\n          , \n            Animal tracking in a big data world\n            \n              So-called “big-data” approaches have revolutionized fields of research from astronomy to genetics. Such approaches are not limited to fields that seem inherently technical, because the combination of rapid data collection and advanced analytical techniques could be applied to almost any scientific question. Nathan\n              et al\n              . reviewed how these modern approaches are being applied to the very old field of animal tracking and monitoring. Large-scale data collection can reveal details about how animals use their environment and interact with each other that were impossible to explore previously. Such methodological shifts will open new avenues of research—and conservation—across species. —SNV\n            \n          , \n            A review suggests that modern “big-data” techniques are vastly increasing our understanding of animal movement and its ecology.\n          , \n            \n              BACKGROUND\n              Movement is ubiquitous across the natural world. All organisms move, actively or passively, regularly or during specific life stages, as a result of varied proximate drivers including energetic demands, social interactions, competition or predation. Movement closely interacts with individual fitness, affects a myriad of ecological processes, and is crucial for animals’ ability to cope with human-induced rapid environmental changes. Driven by advances in analytical methods and technologies for tracking mammals, birds, fish, and other free-ranging vertebrates (hereafter, wildlife), movement ecology is rapidly transforming into a data-rich discipline, following previous developments in fields such as genomics and environmental monitoring. This ongoing revolution is facilitated by cost-effective automated high-throughput wildlife tracking systems that generate massive high-resolution datasets across scales relevant to the ecological context in which animals perceive, interact with, and respond to their environment.\n            \n            \n              ADVANCES\n              Modern tracking technologies efficiently generate copious, accurate information on the movements of multiple individual animals in the wild. Reverse-GPS technologies, which primarily use acoustic signals under water and radio signals over land, are automated high-throughput systems that are highly cost- and power-effective and capable of simultaneous tracking of multiple small animals (e.g., 20-g birds) at high spatiotemporal resolution (e.g., 1-s interval, a few meters) for months, but they require system installation and are usually limited to regional scales (≤100 km wide). GPS-based systems are, by contrast, readily available, longer term, and cover nearly global scales, but are similarly spatially accurate and periodically capable of high-resolution tracking at regional scales. However, they are more cost- and power-demanding, limited to larger animals, and cannot be applied under water. Two other tracking technologies, radar and computer vision, permit high-resolution snapshots of the movement of multiple individuals and can noninvasively track nontagged animals, but are less cost-effective, usually limited to smaller scales, and make individual identification challenging. Combined, these high-throughput technologies enable groundbreaking research in animal behavior, cognitive sciences, evolution, and ecology, facilitating previously infeasible investigation of animal movement ecology. Big movement data can help link interindividual variation in movement to individual behavior, traits, cognition and physiology; divulge fine-scale interactions within or among species; improve evidence-based management of human-wildlife interactions; and elucidate behavioral changes across spatiotemporal scales.\n            \n            \n              OUTLOOK\n              High-throughput wildlife tracking technologies are opening new research frontiers in biology and ecology. Their advantages, however, come with typical big-data costs such as computational load, intensive data management and processing, and challenging statistical analyses. Enlisting fields with a longer history of big data offers new prospects to address these challenges. Progress will arise from combining observational and experimental movement ecology and data-rich studies revealing behavioral shifts across individuals, species, scales, ecosystems, and life stages. High-resolution wildlife tracking is currently infeasible at large to global scales, a key limitation that can be addressed by combining low- and high-rate sampling, increasing interoperability between technologies, standardizing and sharing data, and promoting multidisciplinary international collaboration. Coupling movement and environmental big data could help determine impacts of major environmental and climate changes on animal–environment interactions, whereas real-time movement data could uniquely inform biodiversity conservation and ecosystem management.\n              \n                \n                  Why do high-throughput movement data matter?\n                  Big movement data are essential for addressing key ecological questions, as conclusions based on traditional lower-resolution data could differ markedly from the correct conclusions. We illustrate several examples for contrasting conclusions derived from lower- versus higher-resolution data of the same tracks from the same number of animals. Higher-resolution data can reveal that bolder birds visit more sites across the landscape and that bird tracks frequently cross each other, suggesting high potential for disease transmission, and that fish avoid fisheries and frequently search locally within small patches. None of these conclusions, however, could have been drawn from lower-resolution data. See also movies S1 to S5.","container-title":"Science","DOI":"10.1126/science.abg1780","ISSN":"0036-8075, 1095-9203","issue":"6582","journalAbbreviation":"Science","language":"en","page":"eabg1780","source":"DOI.org (Crossref)","title":"Big-data approaches lead to an increased understanding of the ecology of animal movement","volume":"375","author":[{"family":"Nathan","given":"Ran"},{"family":"Monk","given":"Christopher T."},{"family":"Arlinghaus","given":"Robert"},{"family":"Adam","given":"Timo"},{"family":"Alós","given":"Josep"},{"family":"Assaf","given":"Michael"},{"family":"Baktoft","given":"Henrik"},{"family":"Beardsworth","given":"Christine E."},{"family":"Bertram","given":"Michael G."},{"family":"Bijleveld","given":"Allert I."},{"family":"Brodin","given":"Tomas"},{"family":"Brooks","given":"Jill L."},{"family":"Campos-Candela","given":"Andrea"},{"family":"Cooke","given":"Steven J."},{"family":"Gjelland","given":"Karl Ø."},{"family":"Gupte","given":"Pratik R."},{"family":"Harel","given":"Roi"},{"family":"Hellström","given":"Gustav"},{"family":"Jeltsch","given":"Florian"},{"family":"Killen","given":"Shaun S."},{"family":"Klefoth","given":"Thomas"},{"family":"Langrock","given":"Roland"},{"family":"Lennox","given":"Robert J."},{"family":"Lourie","given":"Emmanuel"},{"family":"Madden","given":"Joah R."},{"family":"Orchan","given":"Yotam"},{"family":"Pauwels","given":"Ine S."},{"family":"Říha","given":"Milan"},{"family":"Roeleke","given":"Manuel"},{"family":"Schlägel","given":"Ulrike E."},{"family":"Shohami","given":"David"},{"family":"Signer","given":"Johannes"},{"family":"Toledo","given":"Sivan"},{"family":"Vilk","given":"Ohad"},{"family":"Westrelin","given":"Samuel"},{"family":"Whiteside","given":"Mark A."},{"family":"Jarić","given":"Ivan"}],"issued":{"date-parts":[["2022",2,18]]}}}],"schema":"https://github.com/citation-style-language/schema/raw/master/csl-citation.json"} </w:instrText>
      </w:r>
      <w:r w:rsidRPr="0098295B">
        <w:rPr>
          <w:rFonts w:ascii="Times New Roman" w:hAnsi="Times New Roman" w:cs="Times New Roman"/>
          <w:sz w:val="24"/>
          <w:szCs w:val="24"/>
        </w:rPr>
        <w:fldChar w:fldCharType="separate"/>
      </w:r>
      <w:r w:rsidRPr="0098295B">
        <w:rPr>
          <w:rFonts w:ascii="Times New Roman" w:hAnsi="Times New Roman" w:cs="Times New Roman"/>
          <w:sz w:val="24"/>
          <w:szCs w:val="24"/>
        </w:rPr>
        <w:t>(Nathan et al., 2008, 2022)</w:t>
      </w:r>
      <w:r w:rsidRPr="0098295B">
        <w:rPr>
          <w:rFonts w:ascii="Times New Roman" w:hAnsi="Times New Roman" w:cs="Times New Roman"/>
          <w:sz w:val="24"/>
          <w:szCs w:val="24"/>
        </w:rPr>
        <w:fldChar w:fldCharType="end"/>
      </w:r>
      <w:r w:rsidRPr="0098295B">
        <w:rPr>
          <w:rFonts w:ascii="Times New Roman" w:hAnsi="Times New Roman" w:cs="Times New Roman"/>
          <w:sz w:val="24"/>
          <w:szCs w:val="24"/>
        </w:rPr>
        <w:t xml:space="preserve"> including the search for food (</w:t>
      </w:r>
      <w:proofErr w:type="spellStart"/>
      <w:r w:rsidRPr="0098295B">
        <w:rPr>
          <w:rFonts w:ascii="Times New Roman" w:hAnsi="Times New Roman" w:cs="Times New Roman"/>
          <w:sz w:val="24"/>
          <w:szCs w:val="24"/>
        </w:rPr>
        <w:t>Garsehelis</w:t>
      </w:r>
      <w:proofErr w:type="spellEnd"/>
      <w:r w:rsidRPr="0098295B">
        <w:rPr>
          <w:rFonts w:ascii="Times New Roman" w:hAnsi="Times New Roman" w:cs="Times New Roman"/>
          <w:sz w:val="24"/>
          <w:szCs w:val="24"/>
        </w:rPr>
        <w:t xml:space="preserve"> &amp; Pelton 1981 , </w:t>
      </w:r>
      <w:proofErr w:type="spellStart"/>
      <w:r w:rsidRPr="0098295B">
        <w:rPr>
          <w:rFonts w:ascii="Times New Roman" w:hAnsi="Times New Roman" w:cs="Times New Roman"/>
          <w:sz w:val="24"/>
          <w:szCs w:val="24"/>
        </w:rPr>
        <w:t>Zuberogoitia</w:t>
      </w:r>
      <w:proofErr w:type="spellEnd"/>
      <w:r w:rsidRPr="0098295B">
        <w:rPr>
          <w:rFonts w:ascii="Times New Roman" w:hAnsi="Times New Roman" w:cs="Times New Roman"/>
          <w:sz w:val="24"/>
          <w:szCs w:val="24"/>
        </w:rPr>
        <w:t xml:space="preserve"> et al. 2012)   ), mates </w:t>
      </w:r>
      <w:hyperlink w:history="1"/>
      <w:r w:rsidRPr="0098295B">
        <w:rPr>
          <w:rFonts w:ascii="Times New Roman" w:hAnsi="Times New Roman" w:cs="Times New Roman"/>
          <w:sz w:val="24"/>
          <w:szCs w:val="24"/>
        </w:rPr>
        <w:t>, breeding areas (Gregory et al. 2010), or other important resources, as well as the avoidance of detrimental factors such as predators (</w:t>
      </w:r>
      <w:r w:rsidRPr="0098295B">
        <w:rPr>
          <w:rFonts w:ascii="Times New Roman" w:eastAsia="Calibri" w:hAnsi="Times New Roman" w:cs="Times New Roman"/>
          <w:sz w:val="24"/>
          <w:szCs w:val="24"/>
        </w:rPr>
        <w:t>Fortin et al. 2005, Smith et al. 2023</w:t>
      </w:r>
      <w:r w:rsidRPr="0098295B">
        <w:rPr>
          <w:rFonts w:ascii="Times New Roman" w:hAnsi="Times New Roman" w:cs="Times New Roman"/>
          <w:sz w:val="24"/>
          <w:szCs w:val="24"/>
        </w:rPr>
        <w:t>), disease, or competitors (</w:t>
      </w:r>
      <w:hyperlink r:id="rId10" w:history="1">
        <w:r w:rsidRPr="0098295B">
          <w:rPr>
            <w:rStyle w:val="Hyperlink"/>
            <w:rFonts w:ascii="Times New Roman" w:hAnsi="Times New Roman" w:cs="Times New Roman"/>
            <w:color w:val="auto"/>
            <w:sz w:val="24"/>
            <w:szCs w:val="24"/>
            <w:u w:val="none"/>
          </w:rPr>
          <w:t>Hayward</w:t>
        </w:r>
      </w:hyperlink>
      <w:r w:rsidRPr="0098295B">
        <w:rPr>
          <w:rStyle w:val="Hyperlink"/>
          <w:rFonts w:ascii="Times New Roman" w:hAnsi="Times New Roman" w:cs="Times New Roman"/>
          <w:color w:val="auto"/>
          <w:sz w:val="24"/>
          <w:szCs w:val="24"/>
          <w:u w:val="none"/>
        </w:rPr>
        <w:t xml:space="preserve"> &amp; </w:t>
      </w:r>
      <w:proofErr w:type="spellStart"/>
      <w:r w:rsidRPr="0098295B">
        <w:rPr>
          <w:rStyle w:val="Hyperlink"/>
          <w:rFonts w:ascii="Times New Roman" w:hAnsi="Times New Roman" w:cs="Times New Roman"/>
          <w:color w:val="auto"/>
          <w:sz w:val="24"/>
          <w:szCs w:val="24"/>
          <w:u w:val="none"/>
        </w:rPr>
        <w:t>Slotow</w:t>
      </w:r>
      <w:proofErr w:type="spellEnd"/>
      <w:r w:rsidRPr="0098295B">
        <w:rPr>
          <w:rStyle w:val="Hyperlink"/>
          <w:rFonts w:ascii="Times New Roman" w:hAnsi="Times New Roman" w:cs="Times New Roman"/>
          <w:color w:val="auto"/>
          <w:sz w:val="24"/>
          <w:szCs w:val="24"/>
          <w:u w:val="none"/>
        </w:rPr>
        <w:t xml:space="preserve"> 2009</w:t>
      </w:r>
      <w:r w:rsidRPr="0098295B">
        <w:rPr>
          <w:rFonts w:ascii="Times New Roman" w:hAnsi="Times New Roman" w:cs="Times New Roman"/>
          <w:sz w:val="24"/>
          <w:szCs w:val="24"/>
        </w:rPr>
        <w:t xml:space="preserve"> ). </w:t>
      </w:r>
      <w:r w:rsidRPr="0098295B">
        <w:rPr>
          <w:rFonts w:ascii="Times New Roman" w:eastAsia="Calibri" w:hAnsi="Times New Roman" w:cs="Times New Roman"/>
          <w:sz w:val="24"/>
          <w:szCs w:val="24"/>
        </w:rPr>
        <w:t xml:space="preserve">Put simply, an individual's movement and the patterns and consequences derived therefrom are an outcome of their behavior. </w:t>
      </w:r>
      <w:r w:rsidRPr="0098295B">
        <w:rPr>
          <w:rFonts w:ascii="Times New Roman" w:hAnsi="Times New Roman" w:cs="Times New Roman"/>
          <w:sz w:val="24"/>
          <w:szCs w:val="24"/>
        </w:rPr>
        <w:t>Movement can thus be considered a fundamental component of many species’ ecology, and, consequently, of key interest in many scientific fields within ecology. The unifying framework under which this is studied is termed ‘</w:t>
      </w:r>
      <w:r w:rsidRPr="0098295B">
        <w:rPr>
          <w:rFonts w:ascii="Times New Roman" w:hAnsi="Times New Roman" w:cs="Times New Roman"/>
          <w:i/>
          <w:iCs/>
          <w:sz w:val="24"/>
          <w:szCs w:val="24"/>
        </w:rPr>
        <w:t>movement ecology</w:t>
      </w:r>
      <w:r w:rsidRPr="0098295B">
        <w:rPr>
          <w:rFonts w:ascii="Times New Roman" w:hAnsi="Times New Roman" w:cs="Times New Roman"/>
          <w:sz w:val="24"/>
          <w:szCs w:val="24"/>
        </w:rPr>
        <w:t xml:space="preserve">’, where research into this area is typically focused either towards describing the natural history of heretofore undocumented movement behavior (e.g., </w:t>
      </w:r>
      <w:proofErr w:type="spellStart"/>
      <w:r w:rsidRPr="0098295B">
        <w:rPr>
          <w:rFonts w:ascii="Times New Roman" w:hAnsi="Times New Roman" w:cs="Times New Roman"/>
          <w:sz w:val="24"/>
          <w:szCs w:val="24"/>
        </w:rPr>
        <w:t>Florko</w:t>
      </w:r>
      <w:proofErr w:type="spellEnd"/>
      <w:r w:rsidRPr="0098295B">
        <w:rPr>
          <w:rFonts w:ascii="Times New Roman" w:hAnsi="Times New Roman" w:cs="Times New Roman"/>
          <w:sz w:val="24"/>
          <w:szCs w:val="24"/>
        </w:rPr>
        <w:t xml:space="preserve"> et al. 2023), or exploring the extent to which an animal’s m</w:t>
      </w:r>
      <w:r w:rsidRPr="0098295B">
        <w:rPr>
          <w:rFonts w:ascii="Times New Roman" w:eastAsia="Calibri" w:hAnsi="Times New Roman" w:cs="Times New Roman"/>
          <w:sz w:val="24"/>
          <w:szCs w:val="24"/>
        </w:rPr>
        <w:t xml:space="preserve">ovement might reflect the way it perceives and therefore reacts to its environment </w:t>
      </w:r>
      <w:r w:rsidRPr="0098295B">
        <w:rPr>
          <w:rFonts w:ascii="Times New Roman" w:eastAsia="Calibri" w:hAnsi="Times New Roman" w:cs="Times New Roman"/>
          <w:sz w:val="24"/>
          <w:szCs w:val="24"/>
        </w:rPr>
        <w:fldChar w:fldCharType="begin"/>
      </w:r>
      <w:r w:rsidR="00ED6D8F" w:rsidRPr="0098295B">
        <w:rPr>
          <w:rFonts w:ascii="Times New Roman" w:eastAsia="Calibri" w:hAnsi="Times New Roman" w:cs="Times New Roman"/>
          <w:sz w:val="24"/>
          <w:szCs w:val="24"/>
        </w:rPr>
        <w:instrText xml:space="preserve"> ADDIN ZOTERO_ITEM CSL_CITATION {"citationID":"RUitCYcL","properties":{"formattedCitation":"(Benhamou, 2014; Teitelbaum et al., 2020)","plainCitation":"(Benhamou, 2014; Teitelbaum et al., 2020)","noteIndex":0},"citationItems":[{"id":330,"uris":["http://zotero.org/users/local/jVwUbr6F/items/EBH97888","http://zotero.org/users/6254983/items/EBH97888"],"itemData":{"id":330,"type":"article-journal","container-title":"Ecology Letters","DOI":"10.1111/ele.12225","ISSN":"1461023X","issue":"3","journalAbbreviation":"Ecol Lett","language":"en","page":"261-272","source":"DOI.org (Crossref)","title":"Of scales and stationarity in animal movements","volume":"17","author":[{"family":"Benhamou","given":"Simon"}],"editor":[{"family":"Nathan","given":"Ran"}],"issued":{"date-parts":[["2014",3]]}}},{"id":507,"uris":["http://zotero.org/users/local/jVwUbr6F/items/M67PIZG6","http://zotero.org/users/6254983/items/M67PIZG6"],"itemData":{"id":507,"type":"article-journal","container-title":"Journal of Animal Ecology","DOI":"10.1111/1365-2656.13318","ISSN":"0021-8790, 1365-2656","issue":"11","journalAbbreviation":"J Anim Ecol.","language":"en","page":"2644-2656","source":"DOI.org (Crossref)","title":"Movement rules determine nomadic species' responses to resource supplementation and degradation","volume":"89","author":[{"family":"Teitelbaum","given":"Claire S."},{"family":"Altizer","given":"Sonia"},{"family":"Hall","given":"Richard J."}],"editor":[{"family":"Börger","given":"Luca"}],"issued":{"date-parts":[["2020",11]]}}}],"schema":"https://github.com/citation-style-language/schema/raw/master/csl-citation.json"} </w:instrText>
      </w:r>
      <w:r w:rsidRPr="0098295B">
        <w:rPr>
          <w:rFonts w:ascii="Times New Roman" w:eastAsia="Calibri" w:hAnsi="Times New Roman" w:cs="Times New Roman"/>
          <w:sz w:val="24"/>
          <w:szCs w:val="24"/>
        </w:rPr>
        <w:fldChar w:fldCharType="separate"/>
      </w:r>
      <w:r w:rsidRPr="0098295B">
        <w:rPr>
          <w:rFonts w:ascii="Times New Roman" w:hAnsi="Times New Roman" w:cs="Times New Roman"/>
          <w:sz w:val="24"/>
        </w:rPr>
        <w:t>(Benhamou, 2014; Teitelbaum et al., 2020)</w:t>
      </w:r>
      <w:r w:rsidRPr="0098295B">
        <w:rPr>
          <w:rFonts w:ascii="Times New Roman" w:eastAsia="Calibri" w:hAnsi="Times New Roman" w:cs="Times New Roman"/>
          <w:sz w:val="24"/>
          <w:szCs w:val="24"/>
        </w:rPr>
        <w:fldChar w:fldCharType="end"/>
      </w:r>
      <w:r w:rsidRPr="0098295B">
        <w:rPr>
          <w:rFonts w:ascii="Times New Roman" w:eastAsia="Calibri" w:hAnsi="Times New Roman" w:cs="Times New Roman"/>
          <w:sz w:val="24"/>
          <w:szCs w:val="24"/>
        </w:rPr>
        <w:t xml:space="preserve">.  </w:t>
      </w:r>
    </w:p>
    <w:p w14:paraId="15114C67" w14:textId="77777777" w:rsidR="00C90F50" w:rsidRPr="0098295B" w:rsidRDefault="00C90F50" w:rsidP="00CC0C76">
      <w:pPr>
        <w:spacing w:line="360" w:lineRule="auto"/>
        <w:ind w:firstLine="720"/>
        <w:jc w:val="both"/>
        <w:rPr>
          <w:rFonts w:ascii="Times New Roman" w:eastAsia="Calibri" w:hAnsi="Times New Roman" w:cs="Times New Roman"/>
          <w:sz w:val="24"/>
          <w:szCs w:val="24"/>
        </w:rPr>
      </w:pPr>
    </w:p>
    <w:p w14:paraId="72151BF4" w14:textId="384B802A" w:rsidR="00887CA1" w:rsidRPr="0098295B" w:rsidRDefault="00887CA1" w:rsidP="00D70E63">
      <w:pPr>
        <w:spacing w:line="360" w:lineRule="auto"/>
        <w:ind w:firstLine="720"/>
        <w:jc w:val="both"/>
        <w:rPr>
          <w:rFonts w:ascii="Times New Roman" w:eastAsia="Calibri" w:hAnsi="Times New Roman" w:cs="Times New Roman"/>
          <w:sz w:val="24"/>
          <w:szCs w:val="24"/>
        </w:rPr>
      </w:pPr>
      <w:r w:rsidRPr="0098295B">
        <w:rPr>
          <w:rFonts w:ascii="Times New Roman" w:eastAsia="Calibri" w:hAnsi="Times New Roman" w:cs="Times New Roman"/>
          <w:sz w:val="24"/>
          <w:szCs w:val="24"/>
        </w:rPr>
        <w:t xml:space="preserve">Although the movement processes may be more evident during the breeding period of animals, habitat quality (e.g., availability of resources) also drives animal movement throughout the whole annual cycle. For many species (but see </w:t>
      </w:r>
      <w:r w:rsidRPr="0098295B">
        <w:rPr>
          <w:rFonts w:ascii="Times New Roman" w:eastAsia="Calibri" w:hAnsi="Times New Roman" w:cs="Times New Roman"/>
          <w:sz w:val="24"/>
          <w:szCs w:val="24"/>
        </w:rPr>
        <w:fldChar w:fldCharType="begin"/>
      </w:r>
      <w:r w:rsidR="00ED6D8F" w:rsidRPr="0098295B">
        <w:rPr>
          <w:rFonts w:ascii="Times New Roman" w:eastAsia="Calibri" w:hAnsi="Times New Roman" w:cs="Times New Roman"/>
          <w:sz w:val="24"/>
          <w:szCs w:val="24"/>
        </w:rPr>
        <w:instrText xml:space="preserve"> ADDIN ZOTERO_ITEM CSL_CITATION {"citationID":"uPO1RJHS","properties":{"formattedCitation":"(Geremia et al., 2019)","plainCitation":"(Geremia et al., 2019)","dontUpdate":true,"noteIndex":0},"citationItems":[{"id":504,"uris":["http://zotero.org/users/local/jVwUbr6F/items/CBVJAJWC","http://zotero.org/users/6254983/items/CBVJAJWC"],"itemData":{"id":504,"type":"article-journal","abstract":"Newly emerging plants provide the best forage for herbivores. To exploit this fleeting resource, migrating herbivores align their movements to surf the wave of spring green-up. With new technology to track migrating animals, the Green Wave Hypothesis has steadily gained empirical support across a diversity of migratory taxa. This hypothesis assumes the green wave is controlled by variation in climate, weather, and topography, and its progression dictates the timing, pace, and extent of migrations. However, aggregate grazers that are also capable of engineering grassland ecosystems make some of the world’s most impressive migrations, and it is unclear how the green wave determines their movements. Here we show that Yellowstone’s bison (\n              Bison bison\n              ) do not choreograph their migratory movements to the wave of spring green-up. Instead, bison modify the green wave as they migrate and graze. While most bison surfed during early spring, they eventually slowed and let the green wave pass them by. However, small-scale experiments indicated that feedback from grazing sustained forage quality. Most importantly, a 6-fold decadal shift in bison density revealed that intense grazing caused grasslands to green up faster, more intensely, and for a longer duration. Our finding broadens our understanding of the ways in which animal movements underpin the foraging benefit of migration. The widely accepted Green Wave Hypothesis needs to be revised to include large aggregate grazers that not only move to find forage, but also engineer plant phenology through grazing, thereby shaping their own migratory movements.","container-title":"Proceedings of the National Academy of Sciences","DOI":"10.1073/pnas.1913783116","ISSN":"0027-8424, 1091-6490","issue":"51","journalAbbreviation":"Proc. Natl. Acad. Sci. U.S.A.","language":"en","page":"25707-25713","source":"DOI.org (Crossref)","title":"Migrating bison engineer the green wave","volume":"116","author":[{"family":"Geremia","given":"Chris"},{"family":"Merkle","given":"Jerod A."},{"family":"Eacker","given":"Daniel R."},{"family":"Wallen","given":"Rick L."},{"family":"White","given":"P. J."},{"family":"Hebblewhite","given":"Mark"},{"family":"Kauffman","given":"Matthew J."}],"issued":{"date-parts":[["2019",12,17]]}}}],"schema":"https://github.com/citation-style-language/schema/raw/master/csl-citation.json"} </w:instrText>
      </w:r>
      <w:r w:rsidRPr="0098295B">
        <w:rPr>
          <w:rFonts w:ascii="Times New Roman" w:eastAsia="Calibri" w:hAnsi="Times New Roman" w:cs="Times New Roman"/>
          <w:sz w:val="24"/>
          <w:szCs w:val="24"/>
        </w:rPr>
        <w:fldChar w:fldCharType="separate"/>
      </w:r>
      <w:r w:rsidRPr="0098295B">
        <w:rPr>
          <w:rFonts w:ascii="Times New Roman" w:hAnsi="Times New Roman" w:cs="Times New Roman"/>
          <w:sz w:val="24"/>
        </w:rPr>
        <w:t>Geremia et al., 2019)</w:t>
      </w:r>
      <w:r w:rsidRPr="0098295B">
        <w:rPr>
          <w:rFonts w:ascii="Times New Roman" w:eastAsia="Calibri" w:hAnsi="Times New Roman" w:cs="Times New Roman"/>
          <w:sz w:val="24"/>
          <w:szCs w:val="24"/>
        </w:rPr>
        <w:fldChar w:fldCharType="end"/>
      </w:r>
      <w:r w:rsidRPr="0098295B">
        <w:rPr>
          <w:rFonts w:ascii="Times New Roman" w:eastAsia="Calibri" w:hAnsi="Times New Roman" w:cs="Times New Roman"/>
          <w:sz w:val="24"/>
          <w:szCs w:val="24"/>
        </w:rPr>
        <w:t xml:space="preserve"> this variation in movement patterns is usually closely synchronized with the spatial and temporal arrangement of the landscape (Wiens 1989; Levin 1992; Chave 2013, </w:t>
      </w:r>
      <w:proofErr w:type="spellStart"/>
      <w:r w:rsidRPr="0098295B">
        <w:rPr>
          <w:rFonts w:ascii="Times New Roman" w:eastAsia="Calibri" w:hAnsi="Times New Roman" w:cs="Times New Roman"/>
          <w:sz w:val="24"/>
          <w:szCs w:val="24"/>
        </w:rPr>
        <w:t>Mezzini</w:t>
      </w:r>
      <w:proofErr w:type="spellEnd"/>
      <w:r w:rsidRPr="0098295B">
        <w:rPr>
          <w:rFonts w:ascii="Times New Roman" w:eastAsia="Calibri" w:hAnsi="Times New Roman" w:cs="Times New Roman"/>
          <w:sz w:val="24"/>
          <w:szCs w:val="24"/>
        </w:rPr>
        <w:t xml:space="preserve"> et al. 2023). In other words, fluctuations in resource availability in time and space </w:t>
      </w:r>
      <w:r w:rsidRPr="0098295B">
        <w:rPr>
          <w:rFonts w:ascii="Times New Roman" w:hAnsi="Times New Roman" w:cs="Times New Roman"/>
          <w:sz w:val="24"/>
          <w:szCs w:val="24"/>
        </w:rPr>
        <w:t xml:space="preserve">(Bell et al. 1993), </w:t>
      </w:r>
      <w:r w:rsidRPr="0098295B">
        <w:rPr>
          <w:rFonts w:ascii="Times New Roman" w:eastAsia="Calibri" w:hAnsi="Times New Roman" w:cs="Times New Roman"/>
          <w:sz w:val="24"/>
          <w:szCs w:val="24"/>
        </w:rPr>
        <w:t xml:space="preserve">coupled with an individual’s change in requirements (Parrish 2000, </w:t>
      </w:r>
      <w:proofErr w:type="spellStart"/>
      <w:r w:rsidRPr="0098295B">
        <w:rPr>
          <w:rFonts w:ascii="Times New Roman" w:hAnsi="Times New Roman" w:cs="Times New Roman"/>
          <w:sz w:val="24"/>
          <w:szCs w:val="24"/>
        </w:rPr>
        <w:t>Groscolas</w:t>
      </w:r>
      <w:proofErr w:type="spellEnd"/>
      <w:r w:rsidRPr="0098295B">
        <w:rPr>
          <w:rFonts w:ascii="Times New Roman" w:hAnsi="Times New Roman" w:cs="Times New Roman"/>
          <w:sz w:val="24"/>
          <w:szCs w:val="24"/>
        </w:rPr>
        <w:t xml:space="preserve"> &amp; Robin 2001, </w:t>
      </w:r>
      <w:r w:rsidRPr="0098295B">
        <w:rPr>
          <w:rFonts w:ascii="Times New Roman" w:eastAsia="Calibri" w:hAnsi="Times New Roman" w:cs="Times New Roman"/>
          <w:sz w:val="24"/>
          <w:szCs w:val="24"/>
        </w:rPr>
        <w:t xml:space="preserve">Brown et al. 2004, </w:t>
      </w:r>
      <w:proofErr w:type="spellStart"/>
      <w:r w:rsidRPr="0098295B">
        <w:rPr>
          <w:rFonts w:ascii="Times New Roman" w:hAnsi="Times New Roman" w:cs="Times New Roman"/>
          <w:sz w:val="24"/>
          <w:szCs w:val="24"/>
        </w:rPr>
        <w:t>Hedenström</w:t>
      </w:r>
      <w:proofErr w:type="spellEnd"/>
      <w:r w:rsidRPr="0098295B">
        <w:rPr>
          <w:rFonts w:ascii="Times New Roman" w:hAnsi="Times New Roman" w:cs="Times New Roman"/>
          <w:sz w:val="24"/>
          <w:szCs w:val="24"/>
        </w:rPr>
        <w:t xml:space="preserve"> 2006, Kidd-</w:t>
      </w:r>
      <w:proofErr w:type="spellStart"/>
      <w:r w:rsidRPr="0098295B">
        <w:rPr>
          <w:rFonts w:ascii="Times New Roman" w:hAnsi="Times New Roman" w:cs="Times New Roman"/>
          <w:sz w:val="24"/>
          <w:szCs w:val="24"/>
        </w:rPr>
        <w:t>Weaer</w:t>
      </w:r>
      <w:proofErr w:type="spellEnd"/>
      <w:r w:rsidRPr="0098295B">
        <w:rPr>
          <w:rFonts w:ascii="Times New Roman" w:hAnsi="Times New Roman" w:cs="Times New Roman"/>
          <w:sz w:val="24"/>
          <w:szCs w:val="24"/>
        </w:rPr>
        <w:t xml:space="preserve"> et al. 2020</w:t>
      </w:r>
      <w:r w:rsidRPr="0098295B">
        <w:rPr>
          <w:rFonts w:ascii="Times New Roman" w:eastAsia="Calibri" w:hAnsi="Times New Roman" w:cs="Times New Roman"/>
          <w:sz w:val="24"/>
          <w:szCs w:val="24"/>
        </w:rPr>
        <w:t xml:space="preserve">), will conspire to shape the movement that drives habitat use (Johnson 1980), sometimes favoring range residency (Burt et al. 1943, Alston et al. 2022) and other times favoring movement shifts (Mueller &amp; Fagan 2008; Van </w:t>
      </w:r>
      <w:proofErr w:type="spellStart"/>
      <w:r w:rsidRPr="0098295B">
        <w:rPr>
          <w:rFonts w:ascii="Times New Roman" w:eastAsia="Calibri" w:hAnsi="Times New Roman" w:cs="Times New Roman"/>
          <w:sz w:val="24"/>
          <w:szCs w:val="24"/>
        </w:rPr>
        <w:t>Moorter</w:t>
      </w:r>
      <w:proofErr w:type="spellEnd"/>
      <w:r w:rsidRPr="0098295B">
        <w:rPr>
          <w:rFonts w:ascii="Times New Roman" w:eastAsia="Calibri" w:hAnsi="Times New Roman" w:cs="Times New Roman"/>
          <w:sz w:val="24"/>
          <w:szCs w:val="24"/>
        </w:rPr>
        <w:t xml:space="preserve"> et al. 2009; Owen-Smith et al. 2010). For instance, it has been widely documented that the migratory patterns of many species are governed by fluctuations in food resources </w:t>
      </w:r>
      <w:r w:rsidRPr="0098295B">
        <w:rPr>
          <w:rFonts w:ascii="Times New Roman" w:hAnsi="Times New Roman" w:cs="Times New Roman"/>
          <w:sz w:val="24"/>
          <w:szCs w:val="24"/>
        </w:rPr>
        <w:t>(Gauthreaux 1982, Thorup et al. 2017, Sotillo et al. 2019).</w:t>
      </w:r>
      <w:r w:rsidRPr="0098295B">
        <w:rPr>
          <w:rFonts w:ascii="Times New Roman" w:eastAsia="Calibri" w:hAnsi="Times New Roman" w:cs="Times New Roman"/>
          <w:sz w:val="24"/>
          <w:szCs w:val="24"/>
        </w:rPr>
        <w:t xml:space="preserve"> An example of this is seen in peregrine falcons (</w:t>
      </w:r>
      <w:r w:rsidRPr="0098295B">
        <w:rPr>
          <w:rFonts w:ascii="Times New Roman" w:eastAsia="Calibri" w:hAnsi="Times New Roman" w:cs="Times New Roman"/>
          <w:i/>
          <w:iCs/>
          <w:sz w:val="24"/>
          <w:szCs w:val="24"/>
        </w:rPr>
        <w:t>Falco peregrinus</w:t>
      </w:r>
      <w:r w:rsidRPr="0098295B">
        <w:rPr>
          <w:rFonts w:ascii="Times New Roman" w:eastAsia="Calibri" w:hAnsi="Times New Roman" w:cs="Times New Roman"/>
          <w:sz w:val="24"/>
          <w:szCs w:val="24"/>
        </w:rPr>
        <w:t xml:space="preserve">) migrating from northern North </w:t>
      </w:r>
      <w:r w:rsidRPr="0098295B">
        <w:rPr>
          <w:rFonts w:ascii="Times New Roman" w:eastAsia="Calibri" w:hAnsi="Times New Roman" w:cs="Times New Roman"/>
          <w:sz w:val="24"/>
          <w:szCs w:val="24"/>
        </w:rPr>
        <w:lastRenderedPageBreak/>
        <w:t>America to central and South America following other species’ migration (e.g., shorebirds) since the latter are an important prey item in their diet (</w:t>
      </w:r>
      <w:proofErr w:type="spellStart"/>
      <w:r w:rsidRPr="0098295B">
        <w:rPr>
          <w:rFonts w:ascii="Times New Roman" w:eastAsia="Calibri" w:hAnsi="Times New Roman" w:cs="Times New Roman"/>
          <w:sz w:val="24"/>
          <w:szCs w:val="24"/>
        </w:rPr>
        <w:t>Ydenberg</w:t>
      </w:r>
      <w:proofErr w:type="spellEnd"/>
      <w:r w:rsidRPr="0098295B">
        <w:rPr>
          <w:rFonts w:ascii="Times New Roman" w:eastAsia="Calibri" w:hAnsi="Times New Roman" w:cs="Times New Roman"/>
          <w:sz w:val="24"/>
          <w:szCs w:val="24"/>
        </w:rPr>
        <w:t xml:space="preserve"> et al.  2004, Watts &amp; Truitt 2021, </w:t>
      </w:r>
      <w:proofErr w:type="spellStart"/>
      <w:r w:rsidRPr="0098295B">
        <w:rPr>
          <w:rFonts w:ascii="Times New Roman" w:eastAsia="Calibri" w:hAnsi="Times New Roman" w:cs="Times New Roman"/>
          <w:sz w:val="24"/>
          <w:szCs w:val="24"/>
        </w:rPr>
        <w:t>Ydenberg</w:t>
      </w:r>
      <w:proofErr w:type="spellEnd"/>
      <w:r w:rsidRPr="0098295B">
        <w:rPr>
          <w:rFonts w:ascii="Times New Roman" w:eastAsia="Calibri" w:hAnsi="Times New Roman" w:cs="Times New Roman"/>
          <w:sz w:val="24"/>
          <w:szCs w:val="24"/>
        </w:rPr>
        <w:t xml:space="preserve"> et al. 2023. Whilst resource availability evidently drives movements over relatively large </w:t>
      </w:r>
      <w:proofErr w:type="spellStart"/>
      <w:r w:rsidRPr="0098295B">
        <w:rPr>
          <w:rFonts w:ascii="Times New Roman" w:eastAsia="Calibri" w:hAnsi="Times New Roman" w:cs="Times New Roman"/>
          <w:sz w:val="24"/>
          <w:szCs w:val="24"/>
        </w:rPr>
        <w:t>spatio</w:t>
      </w:r>
      <w:proofErr w:type="spellEnd"/>
      <w:r w:rsidRPr="0098295B">
        <w:rPr>
          <w:rFonts w:ascii="Times New Roman" w:eastAsia="Calibri" w:hAnsi="Times New Roman" w:cs="Times New Roman"/>
          <w:sz w:val="24"/>
          <w:szCs w:val="24"/>
        </w:rPr>
        <w:t xml:space="preserve">-temporal scales with impacts on species’ biogeographic ranges and their population-level spatial structuring (e.g., migration), it can also occur at a smaller </w:t>
      </w:r>
      <w:proofErr w:type="spellStart"/>
      <w:r w:rsidRPr="0098295B">
        <w:rPr>
          <w:rFonts w:ascii="Times New Roman" w:eastAsia="Calibri" w:hAnsi="Times New Roman" w:cs="Times New Roman"/>
          <w:sz w:val="24"/>
          <w:szCs w:val="24"/>
        </w:rPr>
        <w:t>spatio</w:t>
      </w:r>
      <w:proofErr w:type="spellEnd"/>
      <w:r w:rsidRPr="0098295B">
        <w:rPr>
          <w:rFonts w:ascii="Times New Roman" w:eastAsia="Calibri" w:hAnsi="Times New Roman" w:cs="Times New Roman"/>
          <w:sz w:val="24"/>
          <w:szCs w:val="24"/>
        </w:rPr>
        <w:t>-temporal scale (range-resident species), but show a similar pattern to migration behavior nevertheless. For example, as described by Benhamou (2013), in the late dry season in Niger, buffalo (</w:t>
      </w:r>
      <w:r w:rsidRPr="0098295B">
        <w:rPr>
          <w:rFonts w:ascii="Times New Roman" w:eastAsia="Calibri" w:hAnsi="Times New Roman" w:cs="Times New Roman"/>
          <w:i/>
          <w:iCs/>
          <w:sz w:val="24"/>
          <w:szCs w:val="24"/>
        </w:rPr>
        <w:t>Syncerus caffer</w:t>
      </w:r>
      <w:r w:rsidRPr="0098295B">
        <w:rPr>
          <w:rFonts w:ascii="Times New Roman" w:eastAsia="Calibri" w:hAnsi="Times New Roman" w:cs="Times New Roman"/>
          <w:sz w:val="24"/>
          <w:szCs w:val="24"/>
        </w:rPr>
        <w:t xml:space="preserve">) restrict their movements in the vicinity of a few permanent water holes but leave these overexploited areas as soon as the first rains come to settle in more productive regions (Cornelis et al. 2011). These changes in location induced by the tracking of resources in the landscape can even be seen at a smaller scale when resource depletion and renewal make animals return to particular feeding areas (Benhamou &amp; </w:t>
      </w:r>
      <w:proofErr w:type="spellStart"/>
      <w:r w:rsidRPr="0098295B">
        <w:rPr>
          <w:rFonts w:ascii="Times New Roman" w:eastAsia="Calibri" w:hAnsi="Times New Roman" w:cs="Times New Roman"/>
          <w:sz w:val="24"/>
          <w:szCs w:val="24"/>
        </w:rPr>
        <w:t>Riotte</w:t>
      </w:r>
      <w:proofErr w:type="spellEnd"/>
      <w:r w:rsidRPr="0098295B">
        <w:rPr>
          <w:rFonts w:ascii="Times New Roman" w:eastAsia="Calibri" w:hAnsi="Times New Roman" w:cs="Times New Roman"/>
          <w:sz w:val="24"/>
          <w:szCs w:val="24"/>
        </w:rPr>
        <w:t xml:space="preserve">-Lambert 2012). An example of this behavior is displayed by hummingbirds that forage using different flower patches and complete a circuit as the nectar is renewed (Tello-Ramos et al. 2015) with cycles happening on the order of hours or less. </w:t>
      </w:r>
    </w:p>
    <w:p w14:paraId="27F1203B" w14:textId="77777777" w:rsidR="00C90F50" w:rsidRPr="0098295B" w:rsidRDefault="00C90F50" w:rsidP="00D70E63">
      <w:pPr>
        <w:spacing w:line="360" w:lineRule="auto"/>
        <w:ind w:firstLine="720"/>
        <w:jc w:val="both"/>
        <w:rPr>
          <w:rFonts w:ascii="Times New Roman" w:eastAsia="Calibri" w:hAnsi="Times New Roman" w:cs="Times New Roman"/>
          <w:sz w:val="24"/>
          <w:szCs w:val="24"/>
        </w:rPr>
      </w:pPr>
    </w:p>
    <w:p w14:paraId="607E5B8B" w14:textId="3800ABB9" w:rsidR="00887CA1" w:rsidRPr="0098295B" w:rsidRDefault="00887CA1" w:rsidP="00D70E63">
      <w:pPr>
        <w:spacing w:line="360" w:lineRule="auto"/>
        <w:ind w:firstLine="720"/>
        <w:jc w:val="both"/>
        <w:rPr>
          <w:rFonts w:ascii="Times New Roman" w:hAnsi="Times New Roman" w:cs="Times New Roman"/>
          <w:sz w:val="24"/>
          <w:szCs w:val="24"/>
        </w:rPr>
      </w:pPr>
      <w:r w:rsidRPr="0098295B">
        <w:rPr>
          <w:rFonts w:ascii="Times New Roman" w:eastAsia="Calibri" w:hAnsi="Times New Roman" w:cs="Times New Roman"/>
          <w:sz w:val="24"/>
          <w:szCs w:val="24"/>
        </w:rPr>
        <w:t>Clearly, the arrangement of important resources and concomitant changes in community structure across a landscape drive patterns of animal movement. Though individuals have many needs beyond nutrition (e.g., finding reproductive partners, sleeping, etc.), foraging is likely a key aspect of movement given that energy acquisition</w:t>
      </w:r>
      <w:r w:rsidRPr="0098295B" w:rsidDel="00117EEF">
        <w:rPr>
          <w:rFonts w:ascii="Times New Roman" w:eastAsia="Calibri" w:hAnsi="Times New Roman" w:cs="Times New Roman"/>
          <w:sz w:val="24"/>
          <w:szCs w:val="24"/>
        </w:rPr>
        <w:t xml:space="preserve"> </w:t>
      </w:r>
      <w:r w:rsidRPr="0098295B">
        <w:rPr>
          <w:rFonts w:ascii="Times New Roman" w:eastAsia="Calibri" w:hAnsi="Times New Roman" w:cs="Times New Roman"/>
          <w:sz w:val="24"/>
          <w:szCs w:val="24"/>
        </w:rPr>
        <w:t xml:space="preserve">is essential for all heterotrophic species, which ultimately drives all other life processes. Hence, foraging ecology might be crucial to understand the </w:t>
      </w:r>
      <w:r w:rsidR="00B32B56" w:rsidRPr="0098295B">
        <w:rPr>
          <w:rFonts w:ascii="Times New Roman" w:eastAsia="Calibri" w:hAnsi="Times New Roman" w:cs="Times New Roman"/>
          <w:sz w:val="24"/>
          <w:szCs w:val="24"/>
        </w:rPr>
        <w:t>mechanistic</w:t>
      </w:r>
      <w:r w:rsidRPr="0098295B">
        <w:rPr>
          <w:rFonts w:ascii="Times New Roman" w:eastAsia="Calibri" w:hAnsi="Times New Roman" w:cs="Times New Roman"/>
          <w:sz w:val="24"/>
          <w:szCs w:val="24"/>
        </w:rPr>
        <w:t xml:space="preserve"> underpinning animal behavior. Given the vital importance of foraging, I will focus my thesis on this aspect of ecology</w:t>
      </w:r>
      <w:r w:rsidR="00715E6B" w:rsidRPr="0098295B">
        <w:rPr>
          <w:rFonts w:ascii="Times New Roman" w:eastAsia="Calibri" w:hAnsi="Times New Roman" w:cs="Times New Roman"/>
          <w:sz w:val="24"/>
          <w:szCs w:val="24"/>
        </w:rPr>
        <w:t>, with particular attention on birds</w:t>
      </w:r>
      <w:r w:rsidRPr="0098295B">
        <w:rPr>
          <w:rFonts w:ascii="Times New Roman" w:eastAsia="Calibri" w:hAnsi="Times New Roman" w:cs="Times New Roman"/>
          <w:sz w:val="24"/>
          <w:szCs w:val="24"/>
        </w:rPr>
        <w:t xml:space="preserve">. In this opening chapter, I aim to review the current state of knowledge on movement ecology of </w:t>
      </w:r>
      <w:r w:rsidRPr="0098295B">
        <w:rPr>
          <w:rFonts w:ascii="Times New Roman" w:hAnsi="Times New Roman" w:cs="Times New Roman"/>
          <w:sz w:val="24"/>
          <w:szCs w:val="24"/>
        </w:rPr>
        <w:t>wildlife</w:t>
      </w:r>
      <w:r w:rsidR="00715E6B" w:rsidRPr="0098295B">
        <w:rPr>
          <w:rFonts w:ascii="Times New Roman" w:hAnsi="Times New Roman" w:cs="Times New Roman"/>
          <w:sz w:val="24"/>
          <w:szCs w:val="24"/>
        </w:rPr>
        <w:t xml:space="preserve"> to set the grounds for my research. I will also identify</w:t>
      </w:r>
      <w:r w:rsidRPr="0098295B">
        <w:rPr>
          <w:rFonts w:ascii="Times New Roman" w:hAnsi="Times New Roman" w:cs="Times New Roman"/>
          <w:sz w:val="24"/>
          <w:szCs w:val="24"/>
        </w:rPr>
        <w:t xml:space="preserve"> gaps that remain to be addressed </w:t>
      </w:r>
      <w:r w:rsidR="00715E6B" w:rsidRPr="0098295B">
        <w:rPr>
          <w:rFonts w:ascii="Times New Roman" w:hAnsi="Times New Roman" w:cs="Times New Roman"/>
          <w:sz w:val="24"/>
          <w:szCs w:val="24"/>
        </w:rPr>
        <w:t>as a framework for my work</w:t>
      </w:r>
      <w:r w:rsidRPr="0098295B">
        <w:rPr>
          <w:rFonts w:ascii="Times New Roman" w:hAnsi="Times New Roman" w:cs="Times New Roman"/>
          <w:sz w:val="24"/>
          <w:szCs w:val="24"/>
        </w:rPr>
        <w:t xml:space="preserve">. Specifically, I will 1) summarize the literature on movement ecology related to foraging behavior </w:t>
      </w:r>
      <w:r w:rsidR="00B0709F" w:rsidRPr="0098295B">
        <w:rPr>
          <w:rFonts w:ascii="Times New Roman" w:hAnsi="Times New Roman" w:cs="Times New Roman"/>
          <w:sz w:val="24"/>
          <w:szCs w:val="24"/>
        </w:rPr>
        <w:t>with particular attention on birds</w:t>
      </w:r>
      <w:r w:rsidRPr="0098295B">
        <w:rPr>
          <w:rFonts w:ascii="Times New Roman" w:hAnsi="Times New Roman" w:cs="Times New Roman"/>
          <w:sz w:val="24"/>
          <w:szCs w:val="24"/>
        </w:rPr>
        <w:t xml:space="preserve">, 2) </w:t>
      </w:r>
      <w:r w:rsidR="00B0709F" w:rsidRPr="0098295B">
        <w:rPr>
          <w:rFonts w:ascii="Times New Roman" w:hAnsi="Times New Roman" w:cs="Times New Roman"/>
          <w:sz w:val="24"/>
          <w:szCs w:val="24"/>
        </w:rPr>
        <w:t xml:space="preserve">discuss social behavior in wildlife as a way to increase foraging efficiency, and </w:t>
      </w:r>
      <w:r w:rsidRPr="0098295B">
        <w:rPr>
          <w:rFonts w:ascii="Times New Roman" w:hAnsi="Times New Roman" w:cs="Times New Roman"/>
          <w:sz w:val="24"/>
          <w:szCs w:val="24"/>
        </w:rPr>
        <w:t>3) identify knowledge gaps and suggest future directions to address these.</w:t>
      </w:r>
    </w:p>
    <w:p w14:paraId="7746CAC9" w14:textId="1772F8BE" w:rsidR="00887CA1" w:rsidRPr="0098295B" w:rsidRDefault="00887CA1" w:rsidP="00D70E63">
      <w:pPr>
        <w:spacing w:line="360" w:lineRule="auto"/>
        <w:jc w:val="both"/>
        <w:rPr>
          <w:rFonts w:ascii="Times New Roman" w:hAnsi="Times New Roman" w:cs="Times New Roman"/>
          <w:i/>
          <w:iCs/>
          <w:sz w:val="24"/>
          <w:szCs w:val="24"/>
        </w:rPr>
      </w:pPr>
    </w:p>
    <w:p w14:paraId="6A161BDB" w14:textId="45D81D4C" w:rsidR="00715E6B" w:rsidRPr="0098295B" w:rsidRDefault="00B3034E" w:rsidP="00E047A5">
      <w:pPr>
        <w:pStyle w:val="Heading2"/>
        <w:spacing w:line="360" w:lineRule="auto"/>
        <w:jc w:val="both"/>
        <w:rPr>
          <w:rFonts w:ascii="Times New Roman" w:hAnsi="Times New Roman" w:cs="Times New Roman"/>
          <w:b/>
          <w:bCs/>
          <w:color w:val="auto"/>
          <w:sz w:val="24"/>
          <w:szCs w:val="24"/>
        </w:rPr>
      </w:pPr>
      <w:bookmarkStart w:id="48" w:name="_Toc199244207"/>
      <w:r w:rsidRPr="0098295B">
        <w:rPr>
          <w:rFonts w:ascii="Times New Roman" w:hAnsi="Times New Roman" w:cs="Times New Roman"/>
          <w:b/>
          <w:bCs/>
          <w:color w:val="auto"/>
          <w:sz w:val="24"/>
          <w:szCs w:val="24"/>
        </w:rPr>
        <w:lastRenderedPageBreak/>
        <w:t xml:space="preserve">1.2 </w:t>
      </w:r>
      <w:r w:rsidR="00715E6B" w:rsidRPr="0098295B">
        <w:rPr>
          <w:rFonts w:ascii="Times New Roman" w:hAnsi="Times New Roman" w:cs="Times New Roman"/>
          <w:b/>
          <w:bCs/>
          <w:color w:val="auto"/>
          <w:sz w:val="24"/>
          <w:szCs w:val="24"/>
        </w:rPr>
        <w:t>The unique nature of avian foraging ecology</w:t>
      </w:r>
      <w:bookmarkEnd w:id="48"/>
    </w:p>
    <w:p w14:paraId="3B6E1A19" w14:textId="5687EF5E" w:rsidR="00896EB1" w:rsidRPr="0098295B" w:rsidRDefault="00715E6B" w:rsidP="00F16648">
      <w:pPr>
        <w:spacing w:line="360" w:lineRule="auto"/>
        <w:ind w:firstLine="720"/>
        <w:jc w:val="both"/>
        <w:rPr>
          <w:rFonts w:ascii="Times New Roman" w:hAnsi="Times New Roman" w:cs="Times New Roman"/>
          <w:sz w:val="24"/>
          <w:szCs w:val="24"/>
        </w:rPr>
      </w:pPr>
      <w:r w:rsidRPr="0098295B">
        <w:rPr>
          <w:rFonts w:ascii="Times New Roman" w:hAnsi="Times New Roman" w:cs="Times New Roman"/>
          <w:sz w:val="24"/>
          <w:szCs w:val="24"/>
        </w:rPr>
        <w:t xml:space="preserve">A relevant question remains unanswered – why are birds an interesting study system to answer the research questions here proposed? The answer has both ecological and pragmatic rationales. First, birds, unlike most mammals, have a greater capacity to navigate the landscape without being limited by terrestrial anthropogenic barriers, and they also display different types of movements (e.g., flying modes).  For instance, many birds rely on thermals or updrafts to gain elevation and velocity which allows them to travel long distances with little energy expenditure. This aided movement implies that </w:t>
      </w:r>
      <w:r w:rsidR="009A4239" w:rsidRPr="0098295B">
        <w:rPr>
          <w:rFonts w:ascii="Times New Roman" w:hAnsi="Times New Roman" w:cs="Times New Roman"/>
          <w:sz w:val="24"/>
          <w:szCs w:val="24"/>
        </w:rPr>
        <w:t>flying long distances</w:t>
      </w:r>
      <w:r w:rsidRPr="0098295B">
        <w:rPr>
          <w:rFonts w:ascii="Times New Roman" w:hAnsi="Times New Roman" w:cs="Times New Roman"/>
          <w:sz w:val="24"/>
          <w:szCs w:val="24"/>
        </w:rPr>
        <w:t xml:space="preserve"> to feeding sources </w:t>
      </w:r>
      <w:r w:rsidR="009A4239" w:rsidRPr="0098295B">
        <w:rPr>
          <w:rFonts w:ascii="Times New Roman" w:hAnsi="Times New Roman" w:cs="Times New Roman"/>
          <w:sz w:val="24"/>
          <w:szCs w:val="24"/>
        </w:rPr>
        <w:t>may</w:t>
      </w:r>
      <w:r w:rsidRPr="0098295B">
        <w:rPr>
          <w:rFonts w:ascii="Times New Roman" w:hAnsi="Times New Roman" w:cs="Times New Roman"/>
          <w:sz w:val="24"/>
          <w:szCs w:val="24"/>
        </w:rPr>
        <w:t xml:space="preserve"> not</w:t>
      </w:r>
      <w:r w:rsidR="009A4239" w:rsidRPr="0098295B">
        <w:rPr>
          <w:rFonts w:ascii="Times New Roman" w:hAnsi="Times New Roman" w:cs="Times New Roman"/>
          <w:sz w:val="24"/>
          <w:szCs w:val="24"/>
        </w:rPr>
        <w:t xml:space="preserve"> be</w:t>
      </w:r>
      <w:r w:rsidRPr="0098295B">
        <w:rPr>
          <w:rFonts w:ascii="Times New Roman" w:hAnsi="Times New Roman" w:cs="Times New Roman"/>
          <w:sz w:val="24"/>
          <w:szCs w:val="24"/>
        </w:rPr>
        <w:t xml:space="preserve"> a limiting factor. Furthermore, because birds need to fly as a main type of locomotion, they can’t exaggerate on their food intake unlike mammals, or else their movement will be limited. Therefore, their energy intake needs to be </w:t>
      </w:r>
      <w:r w:rsidR="00896EB1" w:rsidRPr="0098295B">
        <w:rPr>
          <w:rFonts w:ascii="Times New Roman" w:hAnsi="Times New Roman" w:cs="Times New Roman"/>
          <w:sz w:val="24"/>
          <w:szCs w:val="24"/>
        </w:rPr>
        <w:t>properly managed, which ultimately means that</w:t>
      </w:r>
      <w:r w:rsidRPr="0098295B">
        <w:rPr>
          <w:rFonts w:ascii="Times New Roman" w:hAnsi="Times New Roman" w:cs="Times New Roman"/>
          <w:sz w:val="24"/>
          <w:szCs w:val="24"/>
        </w:rPr>
        <w:t xml:space="preserve"> foraging needs to happen more regularly</w:t>
      </w:r>
      <w:r w:rsidR="00896EB1" w:rsidRPr="0098295B">
        <w:rPr>
          <w:rFonts w:ascii="Times New Roman" w:hAnsi="Times New Roman" w:cs="Times New Roman"/>
          <w:sz w:val="24"/>
          <w:szCs w:val="24"/>
        </w:rPr>
        <w:t xml:space="preserve"> but in less quantities</w:t>
      </w:r>
      <w:r w:rsidRPr="0098295B">
        <w:rPr>
          <w:rFonts w:ascii="Times New Roman" w:hAnsi="Times New Roman" w:cs="Times New Roman"/>
          <w:sz w:val="24"/>
          <w:szCs w:val="24"/>
        </w:rPr>
        <w:t xml:space="preserve">. </w:t>
      </w:r>
      <w:r w:rsidR="009A4239" w:rsidRPr="0098295B">
        <w:rPr>
          <w:rFonts w:ascii="Times New Roman" w:hAnsi="Times New Roman" w:cs="Times New Roman"/>
          <w:sz w:val="24"/>
          <w:szCs w:val="24"/>
        </w:rPr>
        <w:t xml:space="preserve">Altogether, these </w:t>
      </w:r>
      <w:r w:rsidR="00896EB1" w:rsidRPr="0098295B">
        <w:rPr>
          <w:rFonts w:ascii="Times New Roman" w:hAnsi="Times New Roman" w:cs="Times New Roman"/>
          <w:sz w:val="24"/>
          <w:szCs w:val="24"/>
        </w:rPr>
        <w:t xml:space="preserve">variables </w:t>
      </w:r>
      <w:r w:rsidR="009A4239" w:rsidRPr="0098295B">
        <w:rPr>
          <w:rFonts w:ascii="Times New Roman" w:hAnsi="Times New Roman" w:cs="Times New Roman"/>
          <w:sz w:val="24"/>
          <w:szCs w:val="24"/>
        </w:rPr>
        <w:t xml:space="preserve">make feeding a complex </w:t>
      </w:r>
      <w:r w:rsidR="00B0709F" w:rsidRPr="0098295B">
        <w:rPr>
          <w:rFonts w:ascii="Times New Roman" w:hAnsi="Times New Roman" w:cs="Times New Roman"/>
          <w:sz w:val="24"/>
          <w:szCs w:val="24"/>
        </w:rPr>
        <w:t>process</w:t>
      </w:r>
      <w:r w:rsidR="009A4239" w:rsidRPr="0098295B">
        <w:rPr>
          <w:rFonts w:ascii="Times New Roman" w:hAnsi="Times New Roman" w:cs="Times New Roman"/>
          <w:sz w:val="24"/>
          <w:szCs w:val="24"/>
        </w:rPr>
        <w:t xml:space="preserve"> where </w:t>
      </w:r>
      <w:r w:rsidR="00896EB1" w:rsidRPr="0098295B">
        <w:rPr>
          <w:rFonts w:ascii="Times New Roman" w:hAnsi="Times New Roman" w:cs="Times New Roman"/>
          <w:sz w:val="24"/>
          <w:szCs w:val="24"/>
        </w:rPr>
        <w:t>several factors need to be considered in the decision-making of where and when to feed.</w:t>
      </w:r>
    </w:p>
    <w:p w14:paraId="1AD3CF80" w14:textId="77777777" w:rsidR="00C90F50" w:rsidRPr="0098295B" w:rsidRDefault="00C90F50" w:rsidP="00CC0C76">
      <w:pPr>
        <w:spacing w:line="360" w:lineRule="auto"/>
        <w:ind w:firstLine="720"/>
        <w:jc w:val="both"/>
        <w:rPr>
          <w:rFonts w:ascii="Times New Roman" w:hAnsi="Times New Roman" w:cs="Times New Roman"/>
          <w:sz w:val="24"/>
          <w:szCs w:val="24"/>
        </w:rPr>
      </w:pPr>
    </w:p>
    <w:p w14:paraId="35810AD2" w14:textId="338134C3" w:rsidR="00B0709F" w:rsidRPr="0098295B" w:rsidRDefault="00715E6B" w:rsidP="00F16648">
      <w:pPr>
        <w:spacing w:line="360" w:lineRule="auto"/>
        <w:ind w:firstLine="720"/>
        <w:jc w:val="both"/>
        <w:rPr>
          <w:rFonts w:ascii="Times New Roman" w:hAnsi="Times New Roman" w:cs="Times New Roman"/>
          <w:sz w:val="24"/>
          <w:szCs w:val="24"/>
        </w:rPr>
      </w:pPr>
      <w:r w:rsidRPr="0098295B">
        <w:rPr>
          <w:rFonts w:ascii="Times New Roman" w:hAnsi="Times New Roman" w:cs="Times New Roman"/>
          <w:sz w:val="24"/>
          <w:szCs w:val="24"/>
        </w:rPr>
        <w:t>In addition, many species of birds</w:t>
      </w:r>
      <w:r w:rsidR="00B0709F" w:rsidRPr="0098295B">
        <w:rPr>
          <w:rFonts w:ascii="Times New Roman" w:hAnsi="Times New Roman" w:cs="Times New Roman"/>
          <w:sz w:val="24"/>
          <w:szCs w:val="24"/>
        </w:rPr>
        <w:t>’</w:t>
      </w:r>
      <w:r w:rsidRPr="0098295B">
        <w:rPr>
          <w:rFonts w:ascii="Times New Roman" w:hAnsi="Times New Roman" w:cs="Times New Roman"/>
          <w:sz w:val="24"/>
          <w:szCs w:val="24"/>
        </w:rPr>
        <w:t xml:space="preserve"> forage in groups, either by hunting or scavenging together</w:t>
      </w:r>
      <w:r w:rsidR="00B0709F" w:rsidRPr="0098295B">
        <w:rPr>
          <w:rFonts w:ascii="Times New Roman" w:hAnsi="Times New Roman" w:cs="Times New Roman"/>
          <w:sz w:val="24"/>
          <w:szCs w:val="24"/>
        </w:rPr>
        <w:t xml:space="preserve">. </w:t>
      </w:r>
      <w:r w:rsidR="00715500" w:rsidRPr="0098295B">
        <w:rPr>
          <w:rFonts w:ascii="Times New Roman" w:hAnsi="Times New Roman" w:cs="Times New Roman"/>
          <w:sz w:val="24"/>
          <w:szCs w:val="24"/>
        </w:rPr>
        <w:t xml:space="preserve">It has been discussed in the literature that foraging in groups helps individuals maximize foraging efficiency, which ultimately may increase a populations fitness. </w:t>
      </w:r>
      <w:r w:rsidR="00B0709F" w:rsidRPr="0098295B">
        <w:rPr>
          <w:rFonts w:ascii="Times New Roman" w:hAnsi="Times New Roman" w:cs="Times New Roman"/>
          <w:sz w:val="24"/>
          <w:szCs w:val="24"/>
        </w:rPr>
        <w:t xml:space="preserve">In particular, scavenging is an interesting feeding strategy. Several bird species rely on scavenging (e.g., corvids, some eagles, etc.), and although this behavior is not unique to the bird taxa, obligate scavengers (species that feed solely on carrion) </w:t>
      </w:r>
      <w:r w:rsidR="00715500" w:rsidRPr="0098295B">
        <w:rPr>
          <w:rFonts w:ascii="Times New Roman" w:hAnsi="Times New Roman" w:cs="Times New Roman"/>
          <w:sz w:val="24"/>
          <w:szCs w:val="24"/>
        </w:rPr>
        <w:t xml:space="preserve">are very rare in other groups of animals. And yet, this behavior seems to have evolved in birds more than once in groups with no common ancestors (Old World and New World vultures). </w:t>
      </w:r>
      <w:r w:rsidRPr="0098295B">
        <w:rPr>
          <w:rFonts w:ascii="Times New Roman" w:hAnsi="Times New Roman" w:cs="Times New Roman"/>
          <w:sz w:val="24"/>
          <w:szCs w:val="24"/>
        </w:rPr>
        <w:t xml:space="preserve"> </w:t>
      </w:r>
      <w:r w:rsidR="00715500" w:rsidRPr="0098295B">
        <w:rPr>
          <w:rFonts w:ascii="Times New Roman" w:hAnsi="Times New Roman" w:cs="Times New Roman"/>
          <w:sz w:val="24"/>
          <w:szCs w:val="24"/>
        </w:rPr>
        <w:t xml:space="preserve">This suggests that there are factors that are favoring the evolution of this strategy. Strikingly, several species of obligate scavengers have complex social networks. It is worth asking whether sociality plays a vital role in the foraging efficiency of this group. </w:t>
      </w:r>
    </w:p>
    <w:p w14:paraId="2D59F15F" w14:textId="77777777" w:rsidR="00C90F50" w:rsidRPr="0098295B" w:rsidRDefault="00C90F50" w:rsidP="00CC0C76">
      <w:pPr>
        <w:spacing w:line="360" w:lineRule="auto"/>
        <w:ind w:firstLine="720"/>
        <w:jc w:val="both"/>
        <w:rPr>
          <w:rFonts w:ascii="Times New Roman" w:hAnsi="Times New Roman" w:cs="Times New Roman"/>
          <w:sz w:val="24"/>
          <w:szCs w:val="24"/>
        </w:rPr>
      </w:pPr>
    </w:p>
    <w:p w14:paraId="6D3798D1" w14:textId="6D521F8E" w:rsidR="00715E6B" w:rsidRPr="0098295B" w:rsidRDefault="00715E6B" w:rsidP="00CC0C76">
      <w:pPr>
        <w:spacing w:line="360" w:lineRule="auto"/>
        <w:ind w:firstLine="720"/>
        <w:jc w:val="both"/>
        <w:rPr>
          <w:rFonts w:ascii="Times New Roman" w:hAnsi="Times New Roman" w:cs="Times New Roman"/>
          <w:sz w:val="24"/>
          <w:szCs w:val="24"/>
        </w:rPr>
      </w:pPr>
      <w:r w:rsidRPr="0098295B">
        <w:rPr>
          <w:rFonts w:ascii="Times New Roman" w:hAnsi="Times New Roman" w:cs="Times New Roman"/>
          <w:sz w:val="24"/>
          <w:szCs w:val="24"/>
        </w:rPr>
        <w:t xml:space="preserve">From a pragmatic perspective, there are extensive datasets existing for birds, </w:t>
      </w:r>
      <w:r w:rsidR="00715500" w:rsidRPr="0098295B">
        <w:rPr>
          <w:rFonts w:ascii="Times New Roman" w:hAnsi="Times New Roman" w:cs="Times New Roman"/>
          <w:sz w:val="24"/>
          <w:szCs w:val="24"/>
        </w:rPr>
        <w:t>compiled and organized in a standardized manner, and at a global scale</w:t>
      </w:r>
      <w:r w:rsidRPr="0098295B">
        <w:rPr>
          <w:rFonts w:ascii="Times New Roman" w:hAnsi="Times New Roman" w:cs="Times New Roman"/>
          <w:sz w:val="24"/>
          <w:szCs w:val="24"/>
        </w:rPr>
        <w:t xml:space="preserve">. These reasons provide a unique opportunity to answer </w:t>
      </w:r>
      <w:r w:rsidR="00715500" w:rsidRPr="0098295B">
        <w:rPr>
          <w:rFonts w:ascii="Times New Roman" w:hAnsi="Times New Roman" w:cs="Times New Roman"/>
          <w:sz w:val="24"/>
          <w:szCs w:val="24"/>
        </w:rPr>
        <w:t>research questions at a large scale</w:t>
      </w:r>
      <w:r w:rsidRPr="0098295B">
        <w:rPr>
          <w:rFonts w:ascii="Times New Roman" w:hAnsi="Times New Roman" w:cs="Times New Roman"/>
          <w:sz w:val="24"/>
          <w:szCs w:val="24"/>
        </w:rPr>
        <w:t xml:space="preserve"> and identify trends at the taxa level.</w:t>
      </w:r>
    </w:p>
    <w:p w14:paraId="75E2C380" w14:textId="77777777" w:rsidR="00715E6B" w:rsidRPr="0098295B" w:rsidRDefault="00715E6B" w:rsidP="00D70E63">
      <w:pPr>
        <w:spacing w:line="360" w:lineRule="auto"/>
        <w:jc w:val="both"/>
        <w:rPr>
          <w:rFonts w:ascii="Times New Roman" w:hAnsi="Times New Roman" w:cs="Times New Roman"/>
          <w:i/>
          <w:iCs/>
          <w:sz w:val="24"/>
          <w:szCs w:val="24"/>
        </w:rPr>
      </w:pPr>
    </w:p>
    <w:p w14:paraId="3DB6F77A" w14:textId="10C24B92" w:rsidR="001E6440" w:rsidRPr="0098295B" w:rsidRDefault="006E1B9C" w:rsidP="00E047A5">
      <w:pPr>
        <w:pStyle w:val="Heading2"/>
        <w:spacing w:line="360" w:lineRule="auto"/>
        <w:jc w:val="both"/>
        <w:rPr>
          <w:rFonts w:ascii="Times New Roman" w:hAnsi="Times New Roman" w:cs="Times New Roman"/>
          <w:b/>
          <w:bCs/>
          <w:color w:val="auto"/>
          <w:sz w:val="24"/>
          <w:szCs w:val="24"/>
        </w:rPr>
      </w:pPr>
      <w:bookmarkStart w:id="49" w:name="_Toc199244208"/>
      <w:r w:rsidRPr="0098295B">
        <w:rPr>
          <w:rFonts w:ascii="Times New Roman" w:hAnsi="Times New Roman" w:cs="Times New Roman"/>
          <w:b/>
          <w:bCs/>
          <w:color w:val="auto"/>
          <w:sz w:val="24"/>
          <w:szCs w:val="24"/>
        </w:rPr>
        <w:lastRenderedPageBreak/>
        <w:t xml:space="preserve">1.3 </w:t>
      </w:r>
      <w:r w:rsidR="001E6440" w:rsidRPr="0098295B">
        <w:rPr>
          <w:rFonts w:ascii="Times New Roman" w:hAnsi="Times New Roman" w:cs="Times New Roman"/>
          <w:b/>
          <w:bCs/>
          <w:color w:val="auto"/>
          <w:sz w:val="24"/>
          <w:szCs w:val="24"/>
        </w:rPr>
        <w:t>Movement ecology and bird foraging behavior</w:t>
      </w:r>
      <w:bookmarkEnd w:id="49"/>
    </w:p>
    <w:p w14:paraId="2F40E195" w14:textId="77777777" w:rsidR="001E6440" w:rsidRPr="0098295B" w:rsidRDefault="001E6440" w:rsidP="00F16648">
      <w:pPr>
        <w:spacing w:line="360" w:lineRule="auto"/>
        <w:ind w:firstLine="720"/>
        <w:jc w:val="both"/>
        <w:rPr>
          <w:rFonts w:ascii="Times New Roman" w:hAnsi="Times New Roman" w:cs="Times New Roman"/>
          <w:sz w:val="24"/>
          <w:szCs w:val="24"/>
        </w:rPr>
      </w:pPr>
      <w:r w:rsidRPr="0098295B">
        <w:rPr>
          <w:rFonts w:ascii="Times New Roman" w:eastAsia="Times New Roman" w:hAnsi="Times New Roman" w:cs="Times New Roman"/>
          <w:sz w:val="24"/>
          <w:szCs w:val="24"/>
        </w:rPr>
        <w:t>Despite long-standing interest in the factors that shape animal foraging behavior, it is still poorly understood how internal traits and external conditions jointly shape avian foraging movement (Mallon et al. 2020). Specifically, b</w:t>
      </w:r>
      <w:r w:rsidRPr="0098295B">
        <w:rPr>
          <w:rFonts w:ascii="Times New Roman" w:hAnsi="Times New Roman" w:cs="Times New Roman"/>
          <w:sz w:val="24"/>
          <w:szCs w:val="24"/>
        </w:rPr>
        <w:t xml:space="preserve">ird foraging behavior has been through direct observations. Because such methods are highly time-consuming, these studies have addressed the foraging behavior of specific taxa only (e.g., Smith et al. 2012), but research done on overarching questions aimed at unravelling the underpinning drivers of avian foraging ecology - especially across taxa - is not. </w:t>
      </w:r>
    </w:p>
    <w:p w14:paraId="5E5E2562" w14:textId="77777777" w:rsidR="00C90F50" w:rsidRPr="0098295B" w:rsidRDefault="00C90F50" w:rsidP="00CC0C76">
      <w:pPr>
        <w:spacing w:line="360" w:lineRule="auto"/>
        <w:ind w:firstLine="720"/>
        <w:jc w:val="both"/>
        <w:rPr>
          <w:rFonts w:ascii="Times New Roman" w:hAnsi="Times New Roman" w:cs="Times New Roman"/>
          <w:sz w:val="24"/>
          <w:szCs w:val="24"/>
        </w:rPr>
      </w:pPr>
    </w:p>
    <w:p w14:paraId="671AE366" w14:textId="461AB641" w:rsidR="001E6440" w:rsidRPr="0098295B" w:rsidRDefault="001E6440" w:rsidP="00D70E63">
      <w:pPr>
        <w:spacing w:line="360" w:lineRule="auto"/>
        <w:ind w:firstLine="720"/>
        <w:jc w:val="both"/>
        <w:rPr>
          <w:rFonts w:ascii="Times New Roman" w:hAnsi="Times New Roman" w:cs="Times New Roman"/>
          <w:sz w:val="24"/>
          <w:szCs w:val="24"/>
        </w:rPr>
      </w:pPr>
      <w:r w:rsidRPr="0098295B">
        <w:rPr>
          <w:rFonts w:ascii="Times New Roman" w:hAnsi="Times New Roman" w:cs="Times New Roman"/>
          <w:sz w:val="24"/>
          <w:szCs w:val="24"/>
        </w:rPr>
        <w:t xml:space="preserve"> With the advance of tracking technology, however, different approaches can be used to make inferences on foraging behavior. For example, in mammals GPS data have been used to determine foraging based on velocities of movement (see Owen-Smith et al. 2012). Furthermore, using long-term data allows us to make predictions of important feeding grounds, especially for territorial species. </w:t>
      </w:r>
      <w:r w:rsidR="005B0832" w:rsidRPr="0098295B">
        <w:rPr>
          <w:rFonts w:ascii="Times New Roman" w:hAnsi="Times New Roman" w:cs="Times New Roman"/>
          <w:sz w:val="24"/>
          <w:szCs w:val="24"/>
        </w:rPr>
        <w:t>Another study</w:t>
      </w:r>
      <w:r w:rsidRPr="0098295B">
        <w:rPr>
          <w:rFonts w:ascii="Times New Roman" w:hAnsi="Times New Roman" w:cs="Times New Roman"/>
          <w:sz w:val="24"/>
          <w:szCs w:val="24"/>
        </w:rPr>
        <w:t xml:space="preserve"> done </w:t>
      </w:r>
      <w:r w:rsidR="005B0832" w:rsidRPr="0098295B">
        <w:rPr>
          <w:rFonts w:ascii="Times New Roman" w:hAnsi="Times New Roman" w:cs="Times New Roman"/>
          <w:sz w:val="24"/>
          <w:szCs w:val="24"/>
        </w:rPr>
        <w:t xml:space="preserve">with </w:t>
      </w:r>
      <w:r w:rsidRPr="0098295B">
        <w:rPr>
          <w:rFonts w:ascii="Times New Roman" w:hAnsi="Times New Roman" w:cs="Times New Roman"/>
          <w:sz w:val="24"/>
          <w:szCs w:val="24"/>
        </w:rPr>
        <w:t>stork</w:t>
      </w:r>
      <w:r w:rsidR="005B0832" w:rsidRPr="0098295B">
        <w:rPr>
          <w:rFonts w:ascii="Times New Roman" w:hAnsi="Times New Roman" w:cs="Times New Roman"/>
          <w:sz w:val="24"/>
          <w:szCs w:val="24"/>
        </w:rPr>
        <w:t>s</w:t>
      </w:r>
      <w:r w:rsidRPr="0098295B">
        <w:rPr>
          <w:rFonts w:ascii="Times New Roman" w:hAnsi="Times New Roman" w:cs="Times New Roman"/>
          <w:sz w:val="24"/>
          <w:szCs w:val="24"/>
        </w:rPr>
        <w:t xml:space="preserve"> (</w:t>
      </w:r>
      <w:r w:rsidRPr="0098295B">
        <w:rPr>
          <w:rFonts w:ascii="Times New Roman" w:hAnsi="Times New Roman" w:cs="Times New Roman"/>
          <w:i/>
          <w:iCs/>
          <w:sz w:val="24"/>
          <w:szCs w:val="24"/>
        </w:rPr>
        <w:t xml:space="preserve">Ciconia </w:t>
      </w:r>
      <w:proofErr w:type="spellStart"/>
      <w:r w:rsidRPr="0098295B">
        <w:rPr>
          <w:rFonts w:ascii="Times New Roman" w:hAnsi="Times New Roman" w:cs="Times New Roman"/>
          <w:i/>
          <w:iCs/>
          <w:sz w:val="24"/>
          <w:szCs w:val="24"/>
        </w:rPr>
        <w:t>ciconia</w:t>
      </w:r>
      <w:proofErr w:type="spellEnd"/>
      <w:r w:rsidRPr="0098295B">
        <w:rPr>
          <w:rFonts w:ascii="Times New Roman" w:hAnsi="Times New Roman" w:cs="Times New Roman"/>
          <w:sz w:val="24"/>
          <w:szCs w:val="24"/>
        </w:rPr>
        <w:t xml:space="preserve">) confer information on the feeding areas during their life cycle and estimated the frequency of landfill use by the studied populations (Flack et al. 2016) using tracking data. Alternatively, a research paper on Andean Condors by </w:t>
      </w:r>
      <w:proofErr w:type="spellStart"/>
      <w:r w:rsidRPr="0098295B">
        <w:rPr>
          <w:rFonts w:ascii="Times New Roman" w:hAnsi="Times New Roman" w:cs="Times New Roman"/>
          <w:sz w:val="24"/>
          <w:szCs w:val="24"/>
        </w:rPr>
        <w:t>Perrig</w:t>
      </w:r>
      <w:proofErr w:type="spellEnd"/>
      <w:r w:rsidRPr="0098295B">
        <w:rPr>
          <w:rFonts w:ascii="Times New Roman" w:hAnsi="Times New Roman" w:cs="Times New Roman"/>
          <w:sz w:val="24"/>
          <w:szCs w:val="24"/>
        </w:rPr>
        <w:t xml:space="preserve"> et al. (2020) used GPS locations to identify probable foraging areas based on distance from roosting sites, velocity values and time of the day. There is a need to generate foundations on the types of movement associated to foraging behavior, especially given that the data are becoming more readily available. </w:t>
      </w:r>
    </w:p>
    <w:p w14:paraId="71B45A11" w14:textId="77777777" w:rsidR="00C90F50" w:rsidRPr="0098295B" w:rsidRDefault="00C90F50" w:rsidP="00D70E63">
      <w:pPr>
        <w:spacing w:line="360" w:lineRule="auto"/>
        <w:ind w:firstLine="720"/>
        <w:jc w:val="both"/>
        <w:rPr>
          <w:rFonts w:ascii="Times New Roman" w:hAnsi="Times New Roman" w:cs="Times New Roman"/>
          <w:sz w:val="24"/>
          <w:szCs w:val="24"/>
        </w:rPr>
      </w:pPr>
    </w:p>
    <w:p w14:paraId="059689BF" w14:textId="0D700C5F" w:rsidR="00B71E03" w:rsidRPr="0098295B" w:rsidRDefault="00B71E03" w:rsidP="00D70E63">
      <w:pPr>
        <w:spacing w:line="360" w:lineRule="auto"/>
        <w:ind w:firstLine="720"/>
        <w:jc w:val="both"/>
        <w:rPr>
          <w:rFonts w:ascii="Times New Roman" w:hAnsi="Times New Roman" w:cs="Times New Roman"/>
          <w:sz w:val="24"/>
          <w:szCs w:val="24"/>
        </w:rPr>
      </w:pPr>
      <w:r w:rsidRPr="0098295B">
        <w:rPr>
          <w:rFonts w:ascii="Times New Roman" w:eastAsia="Calibri" w:hAnsi="Times New Roman" w:cs="Times New Roman"/>
          <w:sz w:val="24"/>
          <w:szCs w:val="24"/>
        </w:rPr>
        <w:t>Though individuals have many needs beyond nutrition (e.g., finding reproductive partners, sleeping, etc.), foraging is likely a key aspect of movement given that energy acquisition</w:t>
      </w:r>
      <w:r w:rsidRPr="0098295B" w:rsidDel="00117EEF">
        <w:rPr>
          <w:rFonts w:ascii="Times New Roman" w:eastAsia="Calibri" w:hAnsi="Times New Roman" w:cs="Times New Roman"/>
          <w:sz w:val="24"/>
          <w:szCs w:val="24"/>
        </w:rPr>
        <w:t xml:space="preserve"> </w:t>
      </w:r>
      <w:r w:rsidRPr="0098295B">
        <w:rPr>
          <w:rFonts w:ascii="Times New Roman" w:eastAsia="Calibri" w:hAnsi="Times New Roman" w:cs="Times New Roman"/>
          <w:sz w:val="24"/>
          <w:szCs w:val="24"/>
        </w:rPr>
        <w:t xml:space="preserve">is essential for all heterotrophic species, which ultimately drives all other life processes. Hence, foraging ecology might be crucial to understand the mechanisms underpinning animal behavior. Given the vital importance of foraging, I will focus on my thesis on this aspect of ecology. In this opening chapter, I aim to review the current state of knowledge on </w:t>
      </w:r>
      <w:r w:rsidR="00BD5260" w:rsidRPr="0098295B">
        <w:rPr>
          <w:rFonts w:ascii="Times New Roman" w:eastAsia="Calibri" w:hAnsi="Times New Roman" w:cs="Times New Roman"/>
          <w:sz w:val="24"/>
          <w:szCs w:val="24"/>
        </w:rPr>
        <w:t xml:space="preserve">potential drivers </w:t>
      </w:r>
      <w:r w:rsidR="00382226" w:rsidRPr="0098295B">
        <w:rPr>
          <w:rFonts w:ascii="Times New Roman" w:eastAsia="Calibri" w:hAnsi="Times New Roman" w:cs="Times New Roman"/>
          <w:sz w:val="24"/>
          <w:szCs w:val="24"/>
        </w:rPr>
        <w:t>affecting foraging behavior of birds</w:t>
      </w:r>
      <w:r w:rsidRPr="0098295B">
        <w:rPr>
          <w:rFonts w:ascii="Times New Roman" w:hAnsi="Times New Roman" w:cs="Times New Roman"/>
          <w:sz w:val="24"/>
          <w:szCs w:val="24"/>
        </w:rPr>
        <w:t xml:space="preserve">, and possible gaps that remain to be addressed to guide my work. </w:t>
      </w:r>
    </w:p>
    <w:p w14:paraId="38573B9B" w14:textId="77777777" w:rsidR="00B71E03" w:rsidRPr="0098295B" w:rsidRDefault="00B71E03" w:rsidP="00D70E63">
      <w:pPr>
        <w:spacing w:line="360" w:lineRule="auto"/>
        <w:ind w:firstLine="720"/>
        <w:jc w:val="both"/>
        <w:rPr>
          <w:rFonts w:ascii="Times New Roman" w:hAnsi="Times New Roman" w:cs="Times New Roman"/>
          <w:sz w:val="24"/>
          <w:szCs w:val="24"/>
        </w:rPr>
      </w:pPr>
    </w:p>
    <w:p w14:paraId="0D92AAD5" w14:textId="54A6A3A9" w:rsidR="001E6440" w:rsidRPr="0098295B" w:rsidRDefault="006E1B9C" w:rsidP="00E047A5">
      <w:pPr>
        <w:pStyle w:val="Heading2"/>
        <w:spacing w:line="360" w:lineRule="auto"/>
        <w:jc w:val="both"/>
        <w:rPr>
          <w:rFonts w:ascii="Times New Roman" w:hAnsi="Times New Roman" w:cs="Times New Roman"/>
          <w:b/>
          <w:bCs/>
          <w:color w:val="auto"/>
          <w:sz w:val="24"/>
          <w:szCs w:val="24"/>
        </w:rPr>
      </w:pPr>
      <w:bookmarkStart w:id="50" w:name="_Toc199244209"/>
      <w:r w:rsidRPr="0098295B">
        <w:rPr>
          <w:rFonts w:ascii="Times New Roman" w:hAnsi="Times New Roman" w:cs="Times New Roman"/>
          <w:b/>
          <w:bCs/>
          <w:color w:val="auto"/>
          <w:sz w:val="24"/>
          <w:szCs w:val="24"/>
        </w:rPr>
        <w:lastRenderedPageBreak/>
        <w:t xml:space="preserve">1.4 </w:t>
      </w:r>
      <w:r w:rsidR="001E6440" w:rsidRPr="0098295B">
        <w:rPr>
          <w:rFonts w:ascii="Times New Roman" w:hAnsi="Times New Roman" w:cs="Times New Roman"/>
          <w:b/>
          <w:bCs/>
          <w:color w:val="auto"/>
          <w:sz w:val="24"/>
          <w:szCs w:val="24"/>
        </w:rPr>
        <w:t>Predictability of resources and foraging behavior</w:t>
      </w:r>
      <w:bookmarkEnd w:id="50"/>
    </w:p>
    <w:p w14:paraId="4EB05AA3" w14:textId="4C774009" w:rsidR="001E6440" w:rsidRPr="0098295B" w:rsidRDefault="001E6440" w:rsidP="00CC0C76">
      <w:pPr>
        <w:spacing w:line="360" w:lineRule="auto"/>
        <w:ind w:firstLine="720"/>
        <w:jc w:val="both"/>
        <w:rPr>
          <w:rFonts w:ascii="Times New Roman" w:hAnsi="Times New Roman" w:cs="Times New Roman"/>
          <w:sz w:val="24"/>
          <w:szCs w:val="24"/>
        </w:rPr>
      </w:pPr>
      <w:r w:rsidRPr="0098295B">
        <w:rPr>
          <w:rFonts w:ascii="Times New Roman" w:hAnsi="Times New Roman" w:cs="Times New Roman"/>
          <w:sz w:val="24"/>
          <w:szCs w:val="24"/>
        </w:rPr>
        <w:t xml:space="preserve">To defend a feeding territory implies that there are benefits of doing so, one of them being energetic rewards (Ord 2021). Hence, it is expected that individuals with higher energetic demands (e.g., apex predators) will be more territorial than species in lower trophic guilds, all else being equal. Species with very specific niches and scarce or scattered food availability will also be more prone to defend territories because competition for these resources is likely to be stronger. As such, the greater the diet breadth of species, the less territorial they would be. However, when resources are unpredictable in the landscape, defending a feeding territory is no longer reasonable, and this is the case for many scavengers. Many scavenger species are large in size (vultures, ravens) which translates to high energetic demands, and yet they rely on unpredictable food patches, which naturally, cannot lead to territorial behavior (Grant 1993). Interestingly, many </w:t>
      </w:r>
      <w:proofErr w:type="gramStart"/>
      <w:r w:rsidR="00EE6E4C" w:rsidRPr="0098295B">
        <w:rPr>
          <w:rFonts w:ascii="Times New Roman" w:hAnsi="Times New Roman" w:cs="Times New Roman"/>
          <w:sz w:val="24"/>
          <w:szCs w:val="24"/>
        </w:rPr>
        <w:t>scavenger</w:t>
      </w:r>
      <w:proofErr w:type="gramEnd"/>
      <w:r w:rsidRPr="0098295B">
        <w:rPr>
          <w:rFonts w:ascii="Times New Roman" w:hAnsi="Times New Roman" w:cs="Times New Roman"/>
          <w:sz w:val="24"/>
          <w:szCs w:val="24"/>
        </w:rPr>
        <w:t xml:space="preserve"> species forage in groups, leading to wonder if there are any benefits to this social behavior given the nature of their unpredictable food sources.</w:t>
      </w:r>
    </w:p>
    <w:p w14:paraId="481E3FE3" w14:textId="77777777" w:rsidR="00B32B56" w:rsidRPr="0098295B" w:rsidRDefault="00B32B56" w:rsidP="00D70E63">
      <w:pPr>
        <w:spacing w:line="360" w:lineRule="auto"/>
        <w:jc w:val="both"/>
        <w:rPr>
          <w:rFonts w:ascii="Times New Roman" w:hAnsi="Times New Roman" w:cs="Times New Roman"/>
          <w:sz w:val="24"/>
          <w:szCs w:val="24"/>
        </w:rPr>
      </w:pPr>
    </w:p>
    <w:p w14:paraId="5E91EDF7" w14:textId="75B5757A" w:rsidR="001E6440" w:rsidRPr="0098295B" w:rsidRDefault="006E1B9C" w:rsidP="00E047A5">
      <w:pPr>
        <w:pStyle w:val="Heading2"/>
        <w:spacing w:line="360" w:lineRule="auto"/>
        <w:jc w:val="both"/>
        <w:rPr>
          <w:rFonts w:ascii="Times New Roman" w:hAnsi="Times New Roman" w:cs="Times New Roman"/>
          <w:b/>
          <w:bCs/>
          <w:color w:val="auto"/>
          <w:sz w:val="24"/>
          <w:szCs w:val="24"/>
        </w:rPr>
      </w:pPr>
      <w:bookmarkStart w:id="51" w:name="_Toc199244210"/>
      <w:r w:rsidRPr="0098295B">
        <w:rPr>
          <w:rFonts w:ascii="Times New Roman" w:hAnsi="Times New Roman" w:cs="Times New Roman"/>
          <w:b/>
          <w:bCs/>
          <w:color w:val="auto"/>
          <w:sz w:val="24"/>
          <w:szCs w:val="24"/>
        </w:rPr>
        <w:t xml:space="preserve">1.5 </w:t>
      </w:r>
      <w:r w:rsidR="001E6440" w:rsidRPr="0098295B">
        <w:rPr>
          <w:rFonts w:ascii="Times New Roman" w:hAnsi="Times New Roman" w:cs="Times New Roman"/>
          <w:b/>
          <w:bCs/>
          <w:color w:val="auto"/>
          <w:sz w:val="24"/>
          <w:szCs w:val="24"/>
        </w:rPr>
        <w:t>Social structure and foraging behavior</w:t>
      </w:r>
      <w:bookmarkEnd w:id="51"/>
      <w:r w:rsidR="001E6440" w:rsidRPr="0098295B">
        <w:rPr>
          <w:rFonts w:ascii="Times New Roman" w:hAnsi="Times New Roman" w:cs="Times New Roman"/>
          <w:b/>
          <w:bCs/>
          <w:color w:val="auto"/>
          <w:sz w:val="24"/>
          <w:szCs w:val="24"/>
        </w:rPr>
        <w:t xml:space="preserve"> </w:t>
      </w:r>
    </w:p>
    <w:p w14:paraId="0C304335" w14:textId="77777777" w:rsidR="0072301D" w:rsidRPr="0098295B" w:rsidRDefault="001E6440" w:rsidP="00CC0C76">
      <w:pPr>
        <w:spacing w:line="360" w:lineRule="auto"/>
        <w:ind w:firstLine="720"/>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 xml:space="preserve">Evidence of social learning is growing across the animal kingdom (Aikens et al. 2022) with several studies looking at social behavior during migration. </w:t>
      </w:r>
      <w:r w:rsidR="0072301D" w:rsidRPr="0098295B">
        <w:rPr>
          <w:rFonts w:ascii="Times New Roman" w:hAnsi="Times New Roman" w:cs="Times New Roman"/>
          <w:sz w:val="24"/>
          <w:szCs w:val="24"/>
        </w:rPr>
        <w:t xml:space="preserve">A phenomenon that has been widely studied through the lens of social behavior is migration. During migration, animals need to make complex decisions about where and when to migrate. These decisions may have a direct impact on survival and fitness, and hence it is a challenging process even for adult experienced individuals. Despite individuals acquiring previous knowledge that provides general guidance during migration, this information can be outdated when navigating in unpredictable environments. In these scenarios, relying on social interactions or collective behavior may play an important role in decision-making (Aikens et al. 2022). </w:t>
      </w:r>
      <w:r w:rsidR="0072301D" w:rsidRPr="0098295B">
        <w:rPr>
          <w:rFonts w:ascii="Times New Roman" w:eastAsia="Times New Roman" w:hAnsi="Times New Roman" w:cs="Times New Roman"/>
          <w:sz w:val="24"/>
          <w:szCs w:val="24"/>
        </w:rPr>
        <w:t xml:space="preserve">Research from long-distance migrants suggests that long-range communication can enhance foraging efficiency and navigation (e.g., blue whales </w:t>
      </w:r>
      <w:r w:rsidR="0072301D" w:rsidRPr="0098295B">
        <w:rPr>
          <w:rFonts w:ascii="Times New Roman" w:eastAsia="Times New Roman" w:hAnsi="Times New Roman" w:cs="Times New Roman"/>
          <w:i/>
          <w:iCs/>
          <w:sz w:val="24"/>
          <w:szCs w:val="24"/>
        </w:rPr>
        <w:t>Balaenoptera musculus</w:t>
      </w:r>
      <w:r w:rsidR="0072301D" w:rsidRPr="0098295B">
        <w:rPr>
          <w:rFonts w:ascii="Times New Roman" w:eastAsia="Times New Roman" w:hAnsi="Times New Roman" w:cs="Times New Roman"/>
          <w:sz w:val="24"/>
          <w:szCs w:val="24"/>
        </w:rPr>
        <w:t>). Evidence also suggests that large groups can benefit from collective sensing. For example, collective attention in flocks of homing pigeons (</w:t>
      </w:r>
      <w:r w:rsidR="0072301D" w:rsidRPr="0098295B">
        <w:rPr>
          <w:rFonts w:ascii="Times New Roman" w:eastAsia="Times New Roman" w:hAnsi="Times New Roman" w:cs="Times New Roman"/>
          <w:i/>
          <w:iCs/>
          <w:sz w:val="24"/>
          <w:szCs w:val="24"/>
        </w:rPr>
        <w:t xml:space="preserve">Columbia </w:t>
      </w:r>
      <w:proofErr w:type="spellStart"/>
      <w:r w:rsidR="0072301D" w:rsidRPr="0098295B">
        <w:rPr>
          <w:rFonts w:ascii="Times New Roman" w:eastAsia="Times New Roman" w:hAnsi="Times New Roman" w:cs="Times New Roman"/>
          <w:i/>
          <w:iCs/>
          <w:sz w:val="24"/>
          <w:szCs w:val="24"/>
        </w:rPr>
        <w:t>livia</w:t>
      </w:r>
      <w:proofErr w:type="spellEnd"/>
      <w:r w:rsidR="0072301D" w:rsidRPr="0098295B">
        <w:rPr>
          <w:rFonts w:ascii="Times New Roman" w:eastAsia="Times New Roman" w:hAnsi="Times New Roman" w:cs="Times New Roman"/>
          <w:i/>
          <w:iCs/>
          <w:sz w:val="24"/>
          <w:szCs w:val="24"/>
        </w:rPr>
        <w:t xml:space="preserve"> domestica</w:t>
      </w:r>
      <w:r w:rsidR="0072301D" w:rsidRPr="0098295B">
        <w:rPr>
          <w:rFonts w:ascii="Times New Roman" w:eastAsia="Times New Roman" w:hAnsi="Times New Roman" w:cs="Times New Roman"/>
          <w:sz w:val="24"/>
          <w:szCs w:val="24"/>
        </w:rPr>
        <w:t>) improves predator detection and navigation (Kano et al. 2021). Similarly, collective sensing in massive flocks of passenger pigeons (</w:t>
      </w:r>
      <w:proofErr w:type="spellStart"/>
      <w:r w:rsidR="0072301D" w:rsidRPr="0098295B">
        <w:rPr>
          <w:rFonts w:ascii="Times New Roman" w:eastAsia="Times New Roman" w:hAnsi="Times New Roman" w:cs="Times New Roman"/>
          <w:i/>
          <w:iCs/>
          <w:sz w:val="24"/>
          <w:szCs w:val="24"/>
        </w:rPr>
        <w:t>Ectopistes</w:t>
      </w:r>
      <w:proofErr w:type="spellEnd"/>
      <w:r w:rsidR="0072301D" w:rsidRPr="0098295B">
        <w:rPr>
          <w:rFonts w:ascii="Times New Roman" w:eastAsia="Times New Roman" w:hAnsi="Times New Roman" w:cs="Times New Roman"/>
          <w:i/>
          <w:iCs/>
          <w:sz w:val="24"/>
          <w:szCs w:val="24"/>
        </w:rPr>
        <w:t xml:space="preserve"> </w:t>
      </w:r>
      <w:proofErr w:type="spellStart"/>
      <w:r w:rsidR="0072301D" w:rsidRPr="0098295B">
        <w:rPr>
          <w:rFonts w:ascii="Times New Roman" w:eastAsia="Times New Roman" w:hAnsi="Times New Roman" w:cs="Times New Roman"/>
          <w:i/>
          <w:iCs/>
          <w:sz w:val="24"/>
          <w:szCs w:val="24"/>
        </w:rPr>
        <w:t>migratorius</w:t>
      </w:r>
      <w:proofErr w:type="spellEnd"/>
      <w:r w:rsidR="0072301D" w:rsidRPr="0098295B">
        <w:rPr>
          <w:rFonts w:ascii="Times New Roman" w:eastAsia="Times New Roman" w:hAnsi="Times New Roman" w:cs="Times New Roman"/>
          <w:sz w:val="24"/>
          <w:szCs w:val="24"/>
        </w:rPr>
        <w:t xml:space="preserve">) may have helped birds locate spatially and temporally unpredictable food patches (Guiry et al. 2020, Aikens et al. 2022). This </w:t>
      </w:r>
      <w:r w:rsidR="0072301D" w:rsidRPr="0098295B">
        <w:rPr>
          <w:rFonts w:ascii="Times New Roman" w:eastAsia="Times New Roman" w:hAnsi="Times New Roman" w:cs="Times New Roman"/>
          <w:sz w:val="24"/>
          <w:szCs w:val="24"/>
        </w:rPr>
        <w:lastRenderedPageBreak/>
        <w:t>provides insight as to how individuals leverage sociality to gain information outside of their perceptual range to make more accurate or efficient decisions during migration.</w:t>
      </w:r>
    </w:p>
    <w:p w14:paraId="4468019B" w14:textId="328F00E7" w:rsidR="0072301D" w:rsidRPr="0098295B" w:rsidRDefault="0072301D" w:rsidP="00D70E63">
      <w:pPr>
        <w:spacing w:line="360" w:lineRule="auto"/>
        <w:jc w:val="both"/>
        <w:rPr>
          <w:rFonts w:ascii="Times New Roman" w:eastAsia="Times New Roman" w:hAnsi="Times New Roman" w:cs="Times New Roman"/>
          <w:sz w:val="24"/>
          <w:szCs w:val="24"/>
        </w:rPr>
      </w:pPr>
    </w:p>
    <w:p w14:paraId="1F62F2E6" w14:textId="4E0C6305" w:rsidR="001E6440" w:rsidRPr="0098295B" w:rsidRDefault="001E6440" w:rsidP="00CC0C76">
      <w:pPr>
        <w:spacing w:line="360" w:lineRule="auto"/>
        <w:ind w:firstLine="720"/>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 xml:space="preserve">The benefits of social behavior, however, do not apply to migrating species alone. It has been discussed in the literature that one possible benefit from breeding in colonies is enhanced efficiency in exploiting an unevenly distributed food supply (Fisher 1954), which is supported by findings in Brewer’s Blackbird </w:t>
      </w:r>
      <w:proofErr w:type="spellStart"/>
      <w:r w:rsidRPr="0098295B">
        <w:rPr>
          <w:rFonts w:ascii="Times New Roman" w:eastAsia="Times New Roman" w:hAnsi="Times New Roman" w:cs="Times New Roman"/>
          <w:i/>
          <w:iCs/>
          <w:sz w:val="24"/>
          <w:szCs w:val="24"/>
        </w:rPr>
        <w:t>Euphagus</w:t>
      </w:r>
      <w:proofErr w:type="spellEnd"/>
      <w:r w:rsidRPr="0098295B">
        <w:rPr>
          <w:rFonts w:ascii="Times New Roman" w:eastAsia="Times New Roman" w:hAnsi="Times New Roman" w:cs="Times New Roman"/>
          <w:i/>
          <w:iCs/>
          <w:sz w:val="24"/>
          <w:szCs w:val="24"/>
        </w:rPr>
        <w:t xml:space="preserve"> </w:t>
      </w:r>
      <w:proofErr w:type="spellStart"/>
      <w:r w:rsidRPr="0098295B">
        <w:rPr>
          <w:rFonts w:ascii="Times New Roman" w:eastAsia="Times New Roman" w:hAnsi="Times New Roman" w:cs="Times New Roman"/>
          <w:i/>
          <w:iCs/>
          <w:sz w:val="24"/>
          <w:szCs w:val="24"/>
        </w:rPr>
        <w:t>cyanocephalus</w:t>
      </w:r>
      <w:proofErr w:type="spellEnd"/>
      <w:r w:rsidRPr="0098295B">
        <w:rPr>
          <w:rFonts w:ascii="Times New Roman" w:eastAsia="Times New Roman" w:hAnsi="Times New Roman" w:cs="Times New Roman"/>
          <w:sz w:val="24"/>
          <w:szCs w:val="24"/>
        </w:rPr>
        <w:t xml:space="preserve"> (Horn 1968). In addition, there is evidence to suggest that non-breeding sites like communal roosts do indeed act as information centers where individuals share information on foraging sites (Ward &amp; Zahavi 1973, Wright et al. 2003). Thus, the sociality of communal roosting can be correlated to dispersion for foraging (Ward &amp; Zahavi 1973)</w:t>
      </w:r>
      <w:r w:rsidR="0072301D" w:rsidRPr="0098295B">
        <w:rPr>
          <w:rFonts w:ascii="Times New Roman" w:eastAsia="Times New Roman" w:hAnsi="Times New Roman" w:cs="Times New Roman"/>
          <w:sz w:val="24"/>
          <w:szCs w:val="24"/>
        </w:rPr>
        <w:t>.</w:t>
      </w:r>
      <w:r w:rsidRPr="0098295B">
        <w:rPr>
          <w:rFonts w:ascii="Times New Roman" w:eastAsia="Times New Roman" w:hAnsi="Times New Roman" w:cs="Times New Roman"/>
          <w:sz w:val="24"/>
          <w:szCs w:val="24"/>
        </w:rPr>
        <w:t xml:space="preserve"> Here, vultures are an interesting system for several reasons. First, their unique feeding habits, since they are the only terrestrial vertebrate that is an obligate carrion consumer (</w:t>
      </w:r>
      <w:r w:rsidRPr="0098295B">
        <w:rPr>
          <w:rFonts w:ascii="Times New Roman" w:hAnsi="Times New Roman" w:cs="Times New Roman"/>
          <w:sz w:val="24"/>
          <w:szCs w:val="24"/>
        </w:rPr>
        <w:t xml:space="preserve">van </w:t>
      </w:r>
      <w:proofErr w:type="spellStart"/>
      <w:r w:rsidRPr="0098295B">
        <w:rPr>
          <w:rFonts w:ascii="Times New Roman" w:hAnsi="Times New Roman" w:cs="Times New Roman"/>
          <w:sz w:val="24"/>
          <w:szCs w:val="24"/>
        </w:rPr>
        <w:t>Overveld</w:t>
      </w:r>
      <w:proofErr w:type="spellEnd"/>
      <w:r w:rsidRPr="0098295B">
        <w:rPr>
          <w:rFonts w:ascii="Times New Roman" w:hAnsi="Times New Roman" w:cs="Times New Roman"/>
          <w:sz w:val="24"/>
          <w:szCs w:val="24"/>
        </w:rPr>
        <w:t xml:space="preserve"> et al. 2020)</w:t>
      </w:r>
      <w:r w:rsidRPr="0098295B">
        <w:rPr>
          <w:rFonts w:ascii="Times New Roman" w:eastAsia="Times New Roman" w:hAnsi="Times New Roman" w:cs="Times New Roman"/>
          <w:sz w:val="24"/>
          <w:szCs w:val="24"/>
        </w:rPr>
        <w:t xml:space="preserve">, second, because both New World Vultures and </w:t>
      </w:r>
      <w:proofErr w:type="gramStart"/>
      <w:r w:rsidRPr="0098295B">
        <w:rPr>
          <w:rFonts w:ascii="Times New Roman" w:eastAsia="Times New Roman" w:hAnsi="Times New Roman" w:cs="Times New Roman"/>
          <w:sz w:val="24"/>
          <w:szCs w:val="24"/>
        </w:rPr>
        <w:t>Old World</w:t>
      </w:r>
      <w:proofErr w:type="gramEnd"/>
      <w:r w:rsidRPr="0098295B">
        <w:rPr>
          <w:rFonts w:ascii="Times New Roman" w:eastAsia="Times New Roman" w:hAnsi="Times New Roman" w:cs="Times New Roman"/>
          <w:sz w:val="24"/>
          <w:szCs w:val="24"/>
        </w:rPr>
        <w:t xml:space="preserve"> Vultures – two independent lineages- converged to similar foraging habits (Van </w:t>
      </w:r>
      <w:proofErr w:type="spellStart"/>
      <w:r w:rsidRPr="0098295B">
        <w:rPr>
          <w:rFonts w:ascii="Times New Roman" w:eastAsia="Times New Roman" w:hAnsi="Times New Roman" w:cs="Times New Roman"/>
          <w:sz w:val="24"/>
          <w:szCs w:val="24"/>
        </w:rPr>
        <w:t>Overveld</w:t>
      </w:r>
      <w:proofErr w:type="spellEnd"/>
      <w:r w:rsidRPr="0098295B">
        <w:rPr>
          <w:rFonts w:ascii="Times New Roman" w:eastAsia="Times New Roman" w:hAnsi="Times New Roman" w:cs="Times New Roman"/>
          <w:sz w:val="24"/>
          <w:szCs w:val="24"/>
        </w:rPr>
        <w:t xml:space="preserve"> et al. 2022), and third, most- if not all- vulture species present some degree of social behavior with shared communal roosts among individuals. </w:t>
      </w:r>
    </w:p>
    <w:p w14:paraId="2A987FFE" w14:textId="77777777" w:rsidR="00951585" w:rsidRPr="0098295B" w:rsidRDefault="00951585" w:rsidP="00D70E63">
      <w:pPr>
        <w:spacing w:line="360" w:lineRule="auto"/>
        <w:jc w:val="both"/>
        <w:rPr>
          <w:rFonts w:ascii="Times New Roman" w:hAnsi="Times New Roman" w:cs="Times New Roman"/>
          <w:i/>
          <w:iCs/>
          <w:sz w:val="24"/>
          <w:szCs w:val="24"/>
        </w:rPr>
      </w:pPr>
    </w:p>
    <w:p w14:paraId="320D370D" w14:textId="2163691D" w:rsidR="001E6440" w:rsidRPr="0098295B" w:rsidRDefault="006E1B9C" w:rsidP="00E047A5">
      <w:pPr>
        <w:pStyle w:val="Heading2"/>
        <w:spacing w:line="360" w:lineRule="auto"/>
        <w:jc w:val="both"/>
        <w:rPr>
          <w:rFonts w:ascii="Times New Roman" w:hAnsi="Times New Roman" w:cs="Times New Roman"/>
          <w:b/>
          <w:bCs/>
          <w:color w:val="auto"/>
          <w:sz w:val="24"/>
          <w:szCs w:val="24"/>
        </w:rPr>
      </w:pPr>
      <w:bookmarkStart w:id="52" w:name="_Toc199244211"/>
      <w:r w:rsidRPr="0098295B">
        <w:rPr>
          <w:rFonts w:ascii="Times New Roman" w:hAnsi="Times New Roman" w:cs="Times New Roman"/>
          <w:b/>
          <w:bCs/>
          <w:color w:val="auto"/>
          <w:sz w:val="24"/>
          <w:szCs w:val="24"/>
        </w:rPr>
        <w:t xml:space="preserve">1.6 </w:t>
      </w:r>
      <w:r w:rsidR="001E6440" w:rsidRPr="0098295B">
        <w:rPr>
          <w:rFonts w:ascii="Times New Roman" w:hAnsi="Times New Roman" w:cs="Times New Roman"/>
          <w:b/>
          <w:bCs/>
          <w:color w:val="auto"/>
          <w:sz w:val="24"/>
          <w:szCs w:val="24"/>
        </w:rPr>
        <w:t>Memory and foraging behavior</w:t>
      </w:r>
      <w:bookmarkEnd w:id="52"/>
    </w:p>
    <w:p w14:paraId="4005AADD" w14:textId="419258B3" w:rsidR="001E6440" w:rsidRPr="0098295B" w:rsidRDefault="001E6440" w:rsidP="00CC0C76">
      <w:pPr>
        <w:spacing w:line="360" w:lineRule="auto"/>
        <w:ind w:firstLine="720"/>
        <w:jc w:val="both"/>
        <w:rPr>
          <w:rFonts w:ascii="Times New Roman" w:hAnsi="Times New Roman" w:cs="Times New Roman"/>
          <w:i/>
          <w:iCs/>
          <w:sz w:val="24"/>
          <w:szCs w:val="24"/>
        </w:rPr>
      </w:pPr>
      <w:r w:rsidRPr="0098295B">
        <w:rPr>
          <w:rFonts w:ascii="Times New Roman" w:hAnsi="Times New Roman" w:cs="Times New Roman"/>
          <w:sz w:val="24"/>
          <w:szCs w:val="24"/>
        </w:rPr>
        <w:t>To navigate the landscape successfully, animals use cues in their environments like odor, sound, location and attributes in the landscape to guide their movement (</w:t>
      </w:r>
      <w:r w:rsidRPr="0098295B">
        <w:rPr>
          <w:rFonts w:ascii="Times New Roman" w:eastAsia="Calibri" w:hAnsi="Times New Roman" w:cs="Times New Roman"/>
          <w:sz w:val="24"/>
          <w:szCs w:val="24"/>
        </w:rPr>
        <w:t>e.g., Berberi et al. 2023)</w:t>
      </w:r>
      <w:r w:rsidRPr="0098295B">
        <w:rPr>
          <w:rFonts w:ascii="Times New Roman" w:hAnsi="Times New Roman" w:cs="Times New Roman"/>
          <w:sz w:val="24"/>
          <w:szCs w:val="24"/>
        </w:rPr>
        <w:t xml:space="preserve">. </w:t>
      </w:r>
      <w:r w:rsidR="0072301D" w:rsidRPr="0098295B">
        <w:rPr>
          <w:rFonts w:ascii="Times New Roman" w:hAnsi="Times New Roman" w:cs="Times New Roman"/>
          <w:sz w:val="24"/>
          <w:szCs w:val="24"/>
        </w:rPr>
        <w:t xml:space="preserve">The process of acquiring this information, processing it and use it to make decisions is referred to as learning (Rolls, 2014; Anderson, 2015; Dukas, 2017, </w:t>
      </w:r>
      <w:proofErr w:type="spellStart"/>
      <w:r w:rsidR="0072301D" w:rsidRPr="0098295B">
        <w:rPr>
          <w:rFonts w:ascii="Times New Roman" w:hAnsi="Times New Roman" w:cs="Times New Roman"/>
          <w:sz w:val="24"/>
          <w:szCs w:val="24"/>
        </w:rPr>
        <w:t>Kashetsky</w:t>
      </w:r>
      <w:proofErr w:type="spellEnd"/>
      <w:r w:rsidR="0072301D" w:rsidRPr="0098295B">
        <w:rPr>
          <w:rFonts w:ascii="Times New Roman" w:hAnsi="Times New Roman" w:cs="Times New Roman"/>
          <w:sz w:val="24"/>
          <w:szCs w:val="24"/>
        </w:rPr>
        <w:t xml:space="preserve"> et al. 2021), and the term used for information retention is called memory (Rolls, 2014; Anderson, 2015; Dukas, 2017).</w:t>
      </w:r>
      <w:r w:rsidRPr="0098295B">
        <w:rPr>
          <w:rFonts w:ascii="Times New Roman" w:hAnsi="Times New Roman" w:cs="Times New Roman"/>
          <w:sz w:val="24"/>
          <w:szCs w:val="24"/>
        </w:rPr>
        <w:t xml:space="preserve"> This acquisition of knowledge is then used to evaluate whether to execute specific actions. For instance, an individual may decide whether or not to access a foraging area based on an assessment of the costs and benefits of doing so. Repeating this process and assessing the decision based on these costs or benefits suggest a learning process. </w:t>
      </w:r>
      <w:r w:rsidR="00896EB1" w:rsidRPr="0098295B">
        <w:rPr>
          <w:rFonts w:ascii="Times New Roman" w:hAnsi="Times New Roman" w:cs="Times New Roman"/>
          <w:sz w:val="24"/>
          <w:szCs w:val="24"/>
        </w:rPr>
        <w:t xml:space="preserve">Only recently has the field of movement ecology increased consideration of learning as part of animal decision-making when navigating the landscape (Fagan et al., 2013, 2017; Avgar et al., 2015; Lewis et al., 2021). For example, a study by </w:t>
      </w:r>
      <w:proofErr w:type="spellStart"/>
      <w:r w:rsidR="00896EB1" w:rsidRPr="0098295B">
        <w:rPr>
          <w:rFonts w:ascii="Times New Roman" w:hAnsi="Times New Roman" w:cs="Times New Roman"/>
          <w:sz w:val="24"/>
          <w:szCs w:val="24"/>
        </w:rPr>
        <w:t>Ranc</w:t>
      </w:r>
      <w:proofErr w:type="spellEnd"/>
      <w:r w:rsidR="00896EB1" w:rsidRPr="0098295B">
        <w:rPr>
          <w:rFonts w:ascii="Times New Roman" w:hAnsi="Times New Roman" w:cs="Times New Roman"/>
          <w:sz w:val="24"/>
          <w:szCs w:val="24"/>
        </w:rPr>
        <w:t xml:space="preserve"> et al. 2020 showed that memory played an important role in movement patterns for </w:t>
      </w:r>
      <w:r w:rsidR="00896EB1" w:rsidRPr="0098295B">
        <w:rPr>
          <w:rFonts w:ascii="Times New Roman" w:hAnsi="Times New Roman" w:cs="Times New Roman"/>
          <w:sz w:val="24"/>
          <w:szCs w:val="24"/>
        </w:rPr>
        <w:lastRenderedPageBreak/>
        <w:t>reintroduced roe deer (</w:t>
      </w:r>
      <w:r w:rsidR="00896EB1" w:rsidRPr="0098295B">
        <w:rPr>
          <w:rFonts w:ascii="Times New Roman" w:hAnsi="Times New Roman" w:cs="Times New Roman"/>
          <w:i/>
          <w:iCs/>
          <w:sz w:val="24"/>
          <w:szCs w:val="24"/>
        </w:rPr>
        <w:t>Capreolus capreolus</w:t>
      </w:r>
      <w:r w:rsidR="00896EB1" w:rsidRPr="0098295B">
        <w:rPr>
          <w:rFonts w:ascii="Times New Roman" w:hAnsi="Times New Roman" w:cs="Times New Roman"/>
          <w:sz w:val="24"/>
          <w:szCs w:val="24"/>
        </w:rPr>
        <w:t xml:space="preserve">) within their home range; the deer showed a higher preference for areas that were previously visited. Another study in blue whales showed that they rely highly on memory for migration and foraging areas (Abrahms et al. 2019). </w:t>
      </w:r>
      <w:r w:rsidR="00896EB1" w:rsidRPr="0098295B">
        <w:rPr>
          <w:rFonts w:ascii="Times New Roman" w:eastAsia="Times New Roman" w:hAnsi="Times New Roman" w:cs="Times New Roman"/>
          <w:sz w:val="24"/>
          <w:szCs w:val="24"/>
        </w:rPr>
        <w:t xml:space="preserve">Models have been also developed to suggest how memory can play a role in establishing boundaries of a home range (Van </w:t>
      </w:r>
      <w:proofErr w:type="spellStart"/>
      <w:r w:rsidR="00896EB1" w:rsidRPr="0098295B">
        <w:rPr>
          <w:rFonts w:ascii="Times New Roman" w:eastAsia="Times New Roman" w:hAnsi="Times New Roman" w:cs="Times New Roman"/>
          <w:sz w:val="24"/>
          <w:szCs w:val="24"/>
        </w:rPr>
        <w:t>Moorter</w:t>
      </w:r>
      <w:proofErr w:type="spellEnd"/>
      <w:r w:rsidR="00896EB1" w:rsidRPr="0098295B">
        <w:rPr>
          <w:rFonts w:ascii="Times New Roman" w:eastAsia="Times New Roman" w:hAnsi="Times New Roman" w:cs="Times New Roman"/>
          <w:sz w:val="24"/>
          <w:szCs w:val="24"/>
        </w:rPr>
        <w:t xml:space="preserve"> et al. 2009, </w:t>
      </w:r>
      <w:proofErr w:type="spellStart"/>
      <w:r w:rsidR="00896EB1" w:rsidRPr="0098295B">
        <w:rPr>
          <w:rFonts w:ascii="Times New Roman" w:eastAsia="Times New Roman" w:hAnsi="Times New Roman" w:cs="Times New Roman"/>
          <w:sz w:val="24"/>
          <w:szCs w:val="24"/>
        </w:rPr>
        <w:t>Börger</w:t>
      </w:r>
      <w:proofErr w:type="spellEnd"/>
      <w:r w:rsidR="00896EB1" w:rsidRPr="0098295B">
        <w:rPr>
          <w:rFonts w:ascii="Times New Roman" w:eastAsia="Times New Roman" w:hAnsi="Times New Roman" w:cs="Times New Roman"/>
          <w:sz w:val="24"/>
          <w:szCs w:val="24"/>
        </w:rPr>
        <w:t xml:space="preserve"> et al. 2008). Furthermore, a study by Potts and Lewis (2016) proposes a model to approach how animal movement can lead to territoriality determined by memory processes. Evidently, memory determines an important part of animal behavior, especially for long-lived species (Fagan et al. 2013). </w:t>
      </w:r>
      <w:r w:rsidRPr="0098295B">
        <w:rPr>
          <w:rFonts w:ascii="Times New Roman" w:eastAsia="Times New Roman" w:hAnsi="Times New Roman" w:cs="Times New Roman"/>
          <w:sz w:val="24"/>
          <w:szCs w:val="24"/>
        </w:rPr>
        <w:t>It is therefore reasonable to suggest that foraging is partially driven by learning processes as well. A classic example is that of feeding stations for vultures in Africa and Europe. For many vulture species that are in peril, supplementary feeding stations have been implemented to reduce poisoning threats. Once a group of individuals finds a feeding station, they will come back to use it frequently, given that the food is reliably there. This is a clear example of a memory process in foraging behavior. However, in a more complex scenario, with natural food availability, learning processes may function differently as food sources are usually scattered in the landscape, thus, animals might need to remember not one but many potential feeding grounds. One question arises, though: how does memory affect foraging efficiency for those species that feed on unpredictable food sources? If the food cannot be predicted, is memory all that relevant in finding them? Here, it can be argued that for scavengers that exhibit communal roosting behavior, short-term memory plays a role when finding and then sharing information with other individuals. Exploring the relationship between these two variables could open the door for further research questions in terms of the role of communal roosting in foraging success of a population, which ultimately has conservation implications.</w:t>
      </w:r>
      <w:r w:rsidRPr="0098295B" w:rsidDel="00E42151">
        <w:rPr>
          <w:rFonts w:ascii="Times New Roman" w:hAnsi="Times New Roman" w:cs="Times New Roman"/>
          <w:i/>
          <w:iCs/>
          <w:sz w:val="24"/>
          <w:szCs w:val="24"/>
        </w:rPr>
        <w:t xml:space="preserve"> </w:t>
      </w:r>
    </w:p>
    <w:p w14:paraId="76047BB5" w14:textId="77777777" w:rsidR="00951585" w:rsidRPr="0098295B" w:rsidRDefault="00951585" w:rsidP="00D70E63">
      <w:pPr>
        <w:spacing w:line="360" w:lineRule="auto"/>
        <w:jc w:val="both"/>
        <w:rPr>
          <w:rFonts w:ascii="Times New Roman" w:hAnsi="Times New Roman" w:cs="Times New Roman"/>
          <w:i/>
          <w:iCs/>
          <w:sz w:val="24"/>
          <w:szCs w:val="24"/>
        </w:rPr>
      </w:pPr>
    </w:p>
    <w:p w14:paraId="0ADC2BE0" w14:textId="1F4C90D1" w:rsidR="00EE6E4C" w:rsidRPr="0098295B" w:rsidRDefault="000B36B6" w:rsidP="00E047A5">
      <w:pPr>
        <w:pStyle w:val="Heading2"/>
        <w:spacing w:line="360" w:lineRule="auto"/>
        <w:jc w:val="both"/>
        <w:rPr>
          <w:rFonts w:ascii="Times New Roman" w:hAnsi="Times New Roman" w:cs="Times New Roman"/>
          <w:b/>
          <w:bCs/>
          <w:color w:val="auto"/>
          <w:sz w:val="24"/>
          <w:szCs w:val="24"/>
        </w:rPr>
      </w:pPr>
      <w:bookmarkStart w:id="53" w:name="_Toc199244212"/>
      <w:r w:rsidRPr="0098295B">
        <w:rPr>
          <w:rFonts w:ascii="Times New Roman" w:hAnsi="Times New Roman" w:cs="Times New Roman"/>
          <w:b/>
          <w:bCs/>
          <w:color w:val="auto"/>
          <w:sz w:val="24"/>
          <w:szCs w:val="24"/>
        </w:rPr>
        <w:t xml:space="preserve">1.7 </w:t>
      </w:r>
      <w:r w:rsidR="00EE6E4C" w:rsidRPr="0098295B">
        <w:rPr>
          <w:rFonts w:ascii="Times New Roman" w:hAnsi="Times New Roman" w:cs="Times New Roman"/>
          <w:b/>
          <w:bCs/>
          <w:color w:val="auto"/>
          <w:sz w:val="24"/>
          <w:szCs w:val="24"/>
        </w:rPr>
        <w:t>Foraging ecology and conservation implications</w:t>
      </w:r>
      <w:bookmarkEnd w:id="53"/>
    </w:p>
    <w:p w14:paraId="3B8BEE7E" w14:textId="7F4AA38B" w:rsidR="00EE6E4C" w:rsidRPr="0098295B" w:rsidRDefault="00EE6E4C" w:rsidP="00CC0C76">
      <w:pPr>
        <w:spacing w:after="0" w:line="360" w:lineRule="auto"/>
        <w:ind w:firstLine="720"/>
        <w:jc w:val="both"/>
        <w:rPr>
          <w:rFonts w:ascii="Times New Roman" w:hAnsi="Times New Roman" w:cs="Times New Roman"/>
          <w:sz w:val="24"/>
          <w:szCs w:val="24"/>
        </w:rPr>
      </w:pPr>
      <w:r w:rsidRPr="0098295B">
        <w:rPr>
          <w:rFonts w:ascii="Times New Roman" w:eastAsiaTheme="minorEastAsia" w:hAnsi="Times New Roman" w:cs="Times New Roman"/>
          <w:sz w:val="24"/>
          <w:szCs w:val="24"/>
        </w:rPr>
        <w:t xml:space="preserve">Understanding how animals navigate the landscape for foraging is especially important for vulnerable and threatened species like top predators (e.g., raptors and species of conservation concern in general). For instance, predicting when and where an eagle is likely to hunt can help to design effective conservation strategies that work for the species under threat and the people whose livestock is predated. </w:t>
      </w:r>
      <w:r w:rsidRPr="0098295B">
        <w:rPr>
          <w:rFonts w:ascii="Times New Roman" w:hAnsi="Times New Roman" w:cs="Times New Roman"/>
          <w:sz w:val="24"/>
          <w:szCs w:val="24"/>
        </w:rPr>
        <w:t xml:space="preserve">This can then be transformed into management strategies to reduce predation that would otherwise lead to human-wildlife conflict (Allen &amp; Singh 2016). Other scenarios where </w:t>
      </w:r>
      <w:r w:rsidRPr="0098295B">
        <w:rPr>
          <w:rFonts w:ascii="Times New Roman" w:hAnsi="Times New Roman" w:cs="Times New Roman"/>
          <w:sz w:val="24"/>
          <w:szCs w:val="24"/>
        </w:rPr>
        <w:lastRenderedPageBreak/>
        <w:t>foraging behavior is relevant for conservation strategies are seen in highly social species like vultures. Worldwide, vultures are one of the most threatened groups within birds (McClure et al. 2018). One of the major threats for this group is the persistence of toxic substances in the carcasses they feed on. For example, it has been well-documented that poisoned baits represent a pressing concern to Andean Condors (</w:t>
      </w:r>
      <w:r w:rsidRPr="0098295B">
        <w:rPr>
          <w:rFonts w:ascii="Times New Roman" w:hAnsi="Times New Roman" w:cs="Times New Roman"/>
          <w:i/>
          <w:iCs/>
          <w:sz w:val="24"/>
          <w:szCs w:val="24"/>
        </w:rPr>
        <w:t xml:space="preserve">Vultur </w:t>
      </w:r>
      <w:proofErr w:type="spellStart"/>
      <w:r w:rsidRPr="0098295B">
        <w:rPr>
          <w:rFonts w:ascii="Times New Roman" w:hAnsi="Times New Roman" w:cs="Times New Roman"/>
          <w:i/>
          <w:iCs/>
          <w:sz w:val="24"/>
          <w:szCs w:val="24"/>
        </w:rPr>
        <w:t>gryphus</w:t>
      </w:r>
      <w:proofErr w:type="spellEnd"/>
      <w:r w:rsidRPr="0098295B">
        <w:rPr>
          <w:rFonts w:ascii="Times New Roman" w:hAnsi="Times New Roman" w:cs="Times New Roman"/>
          <w:sz w:val="24"/>
          <w:szCs w:val="24"/>
        </w:rPr>
        <w:t xml:space="preserve">) throughout its distribution. Another classic example is the iconic problem of lead poisoning in California Condors (Finkelstein et al. 2012). For old-world vultures, the main threat remains the use of toxic baits containing drugs used for cattle and poisoning (Green et al. 2004). This is particularly sensitive because given the nature of scavengers feeding ecology, they rely on patchy and unpredictable food sources. Thus, if the unevenly distributed food sources available pose a threat, these species have few alternative options to obtain their energy from, and the metabolic cost of living can be unaffordable. Under this scenario, communal roosting behavior is critical to exchange information on both food availability and threats in the area, such that protecting these roosting areas might be key to long-term survival of different populations. Noteworthy, these communal roost sites are relevant not only as habitat </w:t>
      </w:r>
      <w:r w:rsidRPr="0098295B">
        <w:rPr>
          <w:rFonts w:ascii="Times New Roman" w:hAnsi="Times New Roman" w:cs="Times New Roman"/>
          <w:i/>
          <w:iCs/>
          <w:sz w:val="24"/>
          <w:szCs w:val="24"/>
        </w:rPr>
        <w:t>per se</w:t>
      </w:r>
      <w:r w:rsidRPr="0098295B">
        <w:rPr>
          <w:rFonts w:ascii="Times New Roman" w:hAnsi="Times New Roman" w:cs="Times New Roman"/>
          <w:sz w:val="24"/>
          <w:szCs w:val="24"/>
        </w:rPr>
        <w:t>, but also as social-hubs that might be crucial for decision-making of the population. This is especially true for highly social species. Here, the proposed idea is that for a social population to remain functional, the networks of the social construct need to be conserved as well. Hence, high-quality communal roosts and healthy population numbers are essential to sustain a viable long-term population.</w:t>
      </w:r>
    </w:p>
    <w:p w14:paraId="012D30D4" w14:textId="7988CE66" w:rsidR="001E6440" w:rsidRPr="0098295B" w:rsidRDefault="001E6440" w:rsidP="00D70E63">
      <w:pPr>
        <w:spacing w:line="360" w:lineRule="auto"/>
        <w:ind w:firstLine="720"/>
        <w:jc w:val="both"/>
        <w:rPr>
          <w:rFonts w:ascii="Times New Roman" w:hAnsi="Times New Roman" w:cs="Times New Roman"/>
          <w:sz w:val="24"/>
          <w:szCs w:val="24"/>
        </w:rPr>
      </w:pPr>
    </w:p>
    <w:p w14:paraId="10631299" w14:textId="231A4968" w:rsidR="00951585" w:rsidRPr="0098295B" w:rsidRDefault="00951585" w:rsidP="00D70E63">
      <w:pPr>
        <w:spacing w:line="360" w:lineRule="auto"/>
        <w:ind w:firstLine="720"/>
        <w:jc w:val="both"/>
        <w:rPr>
          <w:rFonts w:ascii="Times New Roman" w:hAnsi="Times New Roman" w:cs="Times New Roman"/>
          <w:sz w:val="24"/>
          <w:szCs w:val="24"/>
        </w:rPr>
      </w:pPr>
    </w:p>
    <w:p w14:paraId="16AFE0A9" w14:textId="571D06AC" w:rsidR="00951585" w:rsidRPr="0098295B" w:rsidRDefault="000B36B6" w:rsidP="00E047A5">
      <w:pPr>
        <w:pStyle w:val="Heading2"/>
        <w:spacing w:line="360" w:lineRule="auto"/>
        <w:jc w:val="both"/>
        <w:rPr>
          <w:rFonts w:ascii="Times New Roman" w:hAnsi="Times New Roman" w:cs="Times New Roman"/>
          <w:b/>
          <w:bCs/>
          <w:color w:val="auto"/>
          <w:sz w:val="24"/>
          <w:szCs w:val="24"/>
        </w:rPr>
      </w:pPr>
      <w:bookmarkStart w:id="54" w:name="_Toc199244213"/>
      <w:r w:rsidRPr="0098295B">
        <w:rPr>
          <w:rFonts w:ascii="Times New Roman" w:hAnsi="Times New Roman" w:cs="Times New Roman"/>
          <w:b/>
          <w:bCs/>
          <w:color w:val="auto"/>
          <w:sz w:val="24"/>
          <w:szCs w:val="24"/>
        </w:rPr>
        <w:t xml:space="preserve">1.8 </w:t>
      </w:r>
      <w:r w:rsidR="00951585" w:rsidRPr="0098295B">
        <w:rPr>
          <w:rFonts w:ascii="Times New Roman" w:hAnsi="Times New Roman" w:cs="Times New Roman"/>
          <w:b/>
          <w:bCs/>
          <w:color w:val="auto"/>
          <w:sz w:val="24"/>
          <w:szCs w:val="24"/>
        </w:rPr>
        <w:t>Knowledge gaps and future directions</w:t>
      </w:r>
      <w:bookmarkEnd w:id="54"/>
    </w:p>
    <w:p w14:paraId="61376238" w14:textId="3BBD5CDB" w:rsidR="00951585" w:rsidRPr="0098295B" w:rsidRDefault="00F16648" w:rsidP="00D70E63">
      <w:pPr>
        <w:spacing w:after="0" w:line="360" w:lineRule="auto"/>
        <w:jc w:val="both"/>
        <w:rPr>
          <w:rFonts w:ascii="Times New Roman" w:hAnsi="Times New Roman" w:cs="Times New Roman"/>
          <w:sz w:val="24"/>
          <w:szCs w:val="24"/>
        </w:rPr>
      </w:pPr>
      <w:r w:rsidRPr="0098295B">
        <w:rPr>
          <w:rFonts w:ascii="Times New Roman" w:hAnsi="Times New Roman" w:cs="Times New Roman"/>
          <w:sz w:val="24"/>
          <w:szCs w:val="24"/>
        </w:rPr>
        <w:tab/>
      </w:r>
      <w:r w:rsidR="00951585" w:rsidRPr="0098295B">
        <w:rPr>
          <w:rFonts w:ascii="Times New Roman" w:hAnsi="Times New Roman" w:cs="Times New Roman"/>
          <w:sz w:val="24"/>
          <w:szCs w:val="24"/>
        </w:rPr>
        <w:t xml:space="preserve">It is unquestionable that </w:t>
      </w:r>
      <w:r w:rsidR="00ED6D8F" w:rsidRPr="0098295B">
        <w:rPr>
          <w:rFonts w:ascii="Times New Roman" w:hAnsi="Times New Roman" w:cs="Times New Roman"/>
          <w:sz w:val="24"/>
          <w:szCs w:val="24"/>
        </w:rPr>
        <w:t xml:space="preserve">birds are among the most studied species in the planet. While foraging has been widely studied in this group, the relevance of social behavior in foraging has not been as popular. Furthermore, </w:t>
      </w:r>
      <w:r w:rsidR="00951585" w:rsidRPr="0098295B">
        <w:rPr>
          <w:rFonts w:ascii="Times New Roman" w:hAnsi="Times New Roman" w:cs="Times New Roman"/>
          <w:sz w:val="24"/>
          <w:szCs w:val="24"/>
        </w:rPr>
        <w:t xml:space="preserve">in spite of having a vast amount of information on the foraging ecology for several species of birds, organizing and processing all this information together to draw conclusions on the determinant biological variables that shape foraging behavior, especially across taxa, remains an overlooked task. Hence, to the best of my knowledge, this thesis will pioneer in answering some of these overarching questions. </w:t>
      </w:r>
    </w:p>
    <w:p w14:paraId="2695733E" w14:textId="77777777" w:rsidR="00C90F50" w:rsidRPr="0098295B" w:rsidRDefault="00C90F50" w:rsidP="00D70E63">
      <w:pPr>
        <w:spacing w:line="360" w:lineRule="auto"/>
        <w:ind w:firstLine="720"/>
        <w:jc w:val="both"/>
        <w:rPr>
          <w:rFonts w:ascii="Times New Roman" w:hAnsi="Times New Roman" w:cs="Times New Roman"/>
          <w:sz w:val="24"/>
          <w:szCs w:val="24"/>
        </w:rPr>
      </w:pPr>
    </w:p>
    <w:p w14:paraId="6EBE55C7" w14:textId="1DDF9CF7" w:rsidR="00951585" w:rsidRPr="0098295B" w:rsidRDefault="00951585" w:rsidP="00D70E63">
      <w:pPr>
        <w:spacing w:line="360" w:lineRule="auto"/>
        <w:ind w:firstLine="720"/>
        <w:jc w:val="both"/>
        <w:rPr>
          <w:rFonts w:ascii="Times New Roman" w:hAnsi="Times New Roman" w:cs="Times New Roman"/>
          <w:sz w:val="24"/>
          <w:szCs w:val="24"/>
        </w:rPr>
      </w:pPr>
      <w:r w:rsidRPr="0098295B">
        <w:rPr>
          <w:rFonts w:ascii="Times New Roman" w:hAnsi="Times New Roman" w:cs="Times New Roman"/>
          <w:sz w:val="24"/>
          <w:szCs w:val="24"/>
        </w:rPr>
        <w:lastRenderedPageBreak/>
        <w:t xml:space="preserve">Here, I will compile biological variables and test the relationship between these and communal roosting behavior. While I will not be able to prove causation, the research will provide a starting point for future studies to build on, </w:t>
      </w:r>
      <w:r w:rsidR="00ED6D8F" w:rsidRPr="0098295B">
        <w:rPr>
          <w:rFonts w:ascii="Times New Roman" w:hAnsi="Times New Roman" w:cs="Times New Roman"/>
          <w:sz w:val="24"/>
          <w:szCs w:val="24"/>
        </w:rPr>
        <w:t>where causation can be explored. This database will also provide the grounds for future studies to test how Communal Roosting Behavior impacts foraging efficiency</w:t>
      </w:r>
      <w:r w:rsidRPr="0098295B">
        <w:rPr>
          <w:rFonts w:ascii="Times New Roman" w:hAnsi="Times New Roman" w:cs="Times New Roman"/>
          <w:sz w:val="24"/>
          <w:szCs w:val="24"/>
        </w:rPr>
        <w:t xml:space="preserve"> </w:t>
      </w:r>
      <w:r w:rsidR="00ED6D8F" w:rsidRPr="0098295B">
        <w:rPr>
          <w:rFonts w:ascii="Times New Roman" w:hAnsi="Times New Roman" w:cs="Times New Roman"/>
          <w:sz w:val="24"/>
          <w:szCs w:val="24"/>
        </w:rPr>
        <w:t xml:space="preserve">with the aid of tracking data. In addition, it could also be explored if the prevalence of CRB is also related to possible weather variables. </w:t>
      </w:r>
    </w:p>
    <w:p w14:paraId="427ED4A0" w14:textId="77777777" w:rsidR="00951585" w:rsidRPr="0098295B" w:rsidRDefault="00951585" w:rsidP="00D70E63">
      <w:pPr>
        <w:spacing w:line="360" w:lineRule="auto"/>
        <w:ind w:firstLine="720"/>
        <w:jc w:val="both"/>
        <w:rPr>
          <w:rFonts w:ascii="Times New Roman" w:hAnsi="Times New Roman" w:cs="Times New Roman"/>
          <w:sz w:val="24"/>
          <w:szCs w:val="24"/>
        </w:rPr>
      </w:pPr>
    </w:p>
    <w:p w14:paraId="209658EC" w14:textId="33AAA2F3" w:rsidR="003C6516" w:rsidRPr="0098295B" w:rsidRDefault="000D7051" w:rsidP="00E047A5">
      <w:pPr>
        <w:pStyle w:val="Heading2"/>
        <w:spacing w:line="360" w:lineRule="auto"/>
        <w:jc w:val="both"/>
        <w:rPr>
          <w:rFonts w:ascii="Times New Roman" w:hAnsi="Times New Roman" w:cs="Times New Roman"/>
          <w:b/>
          <w:bCs/>
          <w:color w:val="auto"/>
          <w:sz w:val="24"/>
          <w:szCs w:val="24"/>
        </w:rPr>
      </w:pPr>
      <w:bookmarkStart w:id="55" w:name="_Toc199244214"/>
      <w:r w:rsidRPr="0098295B">
        <w:rPr>
          <w:rFonts w:ascii="Times New Roman" w:hAnsi="Times New Roman" w:cs="Times New Roman"/>
          <w:b/>
          <w:bCs/>
          <w:color w:val="auto"/>
          <w:sz w:val="24"/>
          <w:szCs w:val="24"/>
        </w:rPr>
        <w:t xml:space="preserve">1.9 </w:t>
      </w:r>
      <w:r w:rsidR="003C6516" w:rsidRPr="0098295B">
        <w:rPr>
          <w:rFonts w:ascii="Times New Roman" w:hAnsi="Times New Roman" w:cs="Times New Roman"/>
          <w:b/>
          <w:bCs/>
          <w:color w:val="auto"/>
          <w:sz w:val="24"/>
          <w:szCs w:val="24"/>
        </w:rPr>
        <w:t>Thesis aims and structure</w:t>
      </w:r>
      <w:bookmarkEnd w:id="55"/>
    </w:p>
    <w:p w14:paraId="0B51A42F" w14:textId="31F22C30" w:rsidR="00887278" w:rsidRPr="0098295B" w:rsidRDefault="00887278" w:rsidP="00D70E63">
      <w:pPr>
        <w:spacing w:line="360" w:lineRule="auto"/>
        <w:jc w:val="both"/>
        <w:rPr>
          <w:rFonts w:ascii="Times New Roman" w:hAnsi="Times New Roman" w:cs="Times New Roman"/>
          <w:sz w:val="24"/>
          <w:szCs w:val="24"/>
        </w:rPr>
      </w:pPr>
      <w:r w:rsidRPr="0098295B">
        <w:rPr>
          <w:rFonts w:ascii="Times New Roman" w:hAnsi="Times New Roman" w:cs="Times New Roman"/>
          <w:sz w:val="24"/>
          <w:szCs w:val="24"/>
        </w:rPr>
        <w:t xml:space="preserve">The overall aim of my thesis is to </w:t>
      </w:r>
      <w:r w:rsidR="004D0C0C" w:rsidRPr="0098295B">
        <w:rPr>
          <w:rFonts w:ascii="Times New Roman" w:hAnsi="Times New Roman" w:cs="Times New Roman"/>
          <w:sz w:val="24"/>
          <w:szCs w:val="24"/>
        </w:rPr>
        <w:t xml:space="preserve">discuss drivers of </w:t>
      </w:r>
      <w:r w:rsidR="006148D7" w:rsidRPr="0098295B">
        <w:rPr>
          <w:rFonts w:ascii="Times New Roman" w:hAnsi="Times New Roman" w:cs="Times New Roman"/>
          <w:sz w:val="24"/>
          <w:szCs w:val="24"/>
        </w:rPr>
        <w:t xml:space="preserve">communal roosting behavior </w:t>
      </w:r>
      <w:r w:rsidR="004D0C0C" w:rsidRPr="0098295B">
        <w:rPr>
          <w:rFonts w:ascii="Times New Roman" w:hAnsi="Times New Roman" w:cs="Times New Roman"/>
          <w:sz w:val="24"/>
          <w:szCs w:val="24"/>
        </w:rPr>
        <w:t>and the potential implications on</w:t>
      </w:r>
      <w:r w:rsidRPr="0098295B">
        <w:rPr>
          <w:rFonts w:ascii="Times New Roman" w:hAnsi="Times New Roman" w:cs="Times New Roman"/>
          <w:sz w:val="24"/>
          <w:szCs w:val="24"/>
        </w:rPr>
        <w:t xml:space="preserve"> foraging efficiency in land birds</w:t>
      </w:r>
      <w:r w:rsidR="00B274B2" w:rsidRPr="0098295B">
        <w:rPr>
          <w:rFonts w:ascii="Times New Roman" w:hAnsi="Times New Roman" w:cs="Times New Roman"/>
          <w:sz w:val="24"/>
          <w:szCs w:val="24"/>
        </w:rPr>
        <w:t>.</w:t>
      </w:r>
    </w:p>
    <w:p w14:paraId="20B499AD" w14:textId="414E78B5" w:rsidR="006148D7" w:rsidRPr="0098295B" w:rsidRDefault="00396001" w:rsidP="00D70E63">
      <w:pPr>
        <w:spacing w:line="360" w:lineRule="auto"/>
        <w:jc w:val="both"/>
        <w:rPr>
          <w:rFonts w:ascii="Times New Roman" w:hAnsi="Times New Roman" w:cs="Times New Roman"/>
          <w:sz w:val="24"/>
          <w:szCs w:val="24"/>
        </w:rPr>
      </w:pPr>
      <w:r w:rsidRPr="0098295B">
        <w:rPr>
          <w:rFonts w:ascii="Times New Roman" w:hAnsi="Times New Roman" w:cs="Times New Roman"/>
          <w:i/>
          <w:iCs/>
          <w:sz w:val="24"/>
          <w:szCs w:val="24"/>
          <w:u w:val="single"/>
        </w:rPr>
        <w:t>Chapter 1</w:t>
      </w:r>
      <w:r w:rsidRPr="0098295B">
        <w:rPr>
          <w:rFonts w:ascii="Times New Roman" w:hAnsi="Times New Roman" w:cs="Times New Roman"/>
          <w:sz w:val="24"/>
          <w:szCs w:val="24"/>
        </w:rPr>
        <w:t xml:space="preserve"> will include a literature review on movement ecology of wildlife, with particular focus on bird foraging behavior.</w:t>
      </w:r>
      <w:r w:rsidR="00EA18AD" w:rsidRPr="0098295B">
        <w:rPr>
          <w:rFonts w:ascii="Times New Roman" w:hAnsi="Times New Roman" w:cs="Times New Roman"/>
          <w:sz w:val="24"/>
          <w:szCs w:val="24"/>
        </w:rPr>
        <w:t xml:space="preserve"> </w:t>
      </w:r>
      <w:r w:rsidRPr="0098295B">
        <w:rPr>
          <w:rFonts w:ascii="Times New Roman" w:hAnsi="Times New Roman" w:cs="Times New Roman"/>
          <w:i/>
          <w:iCs/>
          <w:sz w:val="24"/>
          <w:szCs w:val="24"/>
          <w:u w:val="single"/>
        </w:rPr>
        <w:t>Chapter 2</w:t>
      </w:r>
      <w:r w:rsidRPr="0098295B">
        <w:rPr>
          <w:rFonts w:ascii="Times New Roman" w:hAnsi="Times New Roman" w:cs="Times New Roman"/>
          <w:sz w:val="24"/>
          <w:szCs w:val="24"/>
        </w:rPr>
        <w:t xml:space="preserve"> will be focused on understanding variables that affect the </w:t>
      </w:r>
      <w:r w:rsidR="002C4534" w:rsidRPr="0098295B">
        <w:rPr>
          <w:rFonts w:ascii="Times New Roman" w:hAnsi="Times New Roman" w:cs="Times New Roman"/>
          <w:sz w:val="24"/>
          <w:szCs w:val="24"/>
        </w:rPr>
        <w:t xml:space="preserve">prevalence </w:t>
      </w:r>
      <w:r w:rsidRPr="0098295B">
        <w:rPr>
          <w:rFonts w:ascii="Times New Roman" w:hAnsi="Times New Roman" w:cs="Times New Roman"/>
          <w:sz w:val="24"/>
          <w:szCs w:val="24"/>
        </w:rPr>
        <w:t xml:space="preserve">of communal roosting behavior </w:t>
      </w:r>
      <w:r w:rsidR="002D76F9" w:rsidRPr="0098295B">
        <w:rPr>
          <w:rFonts w:ascii="Times New Roman" w:hAnsi="Times New Roman" w:cs="Times New Roman"/>
          <w:sz w:val="24"/>
          <w:szCs w:val="24"/>
        </w:rPr>
        <w:t xml:space="preserve">(CRB) </w:t>
      </w:r>
      <w:r w:rsidRPr="0098295B">
        <w:rPr>
          <w:rFonts w:ascii="Times New Roman" w:hAnsi="Times New Roman" w:cs="Times New Roman"/>
          <w:sz w:val="24"/>
          <w:szCs w:val="24"/>
        </w:rPr>
        <w:t xml:space="preserve">in birds. </w:t>
      </w:r>
      <w:r w:rsidRPr="0098295B">
        <w:rPr>
          <w:rFonts w:ascii="Times New Roman" w:hAnsi="Times New Roman" w:cs="Times New Roman"/>
          <w:i/>
          <w:iCs/>
          <w:sz w:val="24"/>
          <w:szCs w:val="24"/>
          <w:u w:val="single"/>
        </w:rPr>
        <w:t>Chapter 3</w:t>
      </w:r>
      <w:r w:rsidRPr="0098295B">
        <w:rPr>
          <w:rFonts w:ascii="Times New Roman" w:hAnsi="Times New Roman" w:cs="Times New Roman"/>
          <w:sz w:val="24"/>
          <w:szCs w:val="24"/>
        </w:rPr>
        <w:t xml:space="preserve"> </w:t>
      </w:r>
      <w:r w:rsidR="006148D7" w:rsidRPr="0098295B">
        <w:rPr>
          <w:rFonts w:ascii="Times New Roman" w:hAnsi="Times New Roman" w:cs="Times New Roman"/>
          <w:sz w:val="24"/>
          <w:szCs w:val="24"/>
        </w:rPr>
        <w:t>will use the previous chapters to highlight the value of sociality for foraging efficiency through the lens of Andean Condor (</w:t>
      </w:r>
      <w:r w:rsidR="006148D7" w:rsidRPr="0098295B">
        <w:rPr>
          <w:rFonts w:ascii="Times New Roman" w:hAnsi="Times New Roman" w:cs="Times New Roman"/>
          <w:i/>
          <w:sz w:val="24"/>
          <w:szCs w:val="24"/>
        </w:rPr>
        <w:t xml:space="preserve">Vultur </w:t>
      </w:r>
      <w:proofErr w:type="spellStart"/>
      <w:r w:rsidR="006148D7" w:rsidRPr="0098295B">
        <w:rPr>
          <w:rFonts w:ascii="Times New Roman" w:hAnsi="Times New Roman" w:cs="Times New Roman"/>
          <w:i/>
          <w:sz w:val="24"/>
          <w:szCs w:val="24"/>
        </w:rPr>
        <w:t>gryphus</w:t>
      </w:r>
      <w:proofErr w:type="spellEnd"/>
      <w:r w:rsidR="006148D7" w:rsidRPr="0098295B">
        <w:rPr>
          <w:rFonts w:ascii="Times New Roman" w:hAnsi="Times New Roman" w:cs="Times New Roman"/>
          <w:sz w:val="24"/>
          <w:szCs w:val="24"/>
        </w:rPr>
        <w:t xml:space="preserve">) conservation. </w:t>
      </w:r>
      <w:r w:rsidR="006148D7" w:rsidRPr="0098295B">
        <w:rPr>
          <w:rFonts w:ascii="Times New Roman" w:hAnsi="Times New Roman" w:cs="Times New Roman"/>
          <w:i/>
          <w:iCs/>
          <w:sz w:val="24"/>
          <w:szCs w:val="24"/>
          <w:u w:val="single"/>
        </w:rPr>
        <w:t>Chapter 4</w:t>
      </w:r>
      <w:r w:rsidR="006148D7" w:rsidRPr="0098295B">
        <w:rPr>
          <w:rFonts w:ascii="Times New Roman" w:hAnsi="Times New Roman" w:cs="Times New Roman"/>
          <w:sz w:val="24"/>
          <w:szCs w:val="24"/>
        </w:rPr>
        <w:t xml:space="preserve"> describes the project timeline as well as my progress to date.</w:t>
      </w:r>
    </w:p>
    <w:p w14:paraId="2F10AB1F" w14:textId="4B78450F" w:rsidR="006148D7" w:rsidRPr="0098295B" w:rsidRDefault="006148D7" w:rsidP="00D70E63">
      <w:pPr>
        <w:spacing w:line="360" w:lineRule="auto"/>
        <w:jc w:val="both"/>
        <w:rPr>
          <w:rFonts w:ascii="Times New Roman" w:hAnsi="Times New Roman" w:cs="Times New Roman"/>
          <w:sz w:val="24"/>
          <w:szCs w:val="24"/>
        </w:rPr>
      </w:pPr>
    </w:p>
    <w:p w14:paraId="5D21A3DC" w14:textId="77777777" w:rsidR="00BA647C" w:rsidRPr="0098295B" w:rsidRDefault="00BA647C" w:rsidP="00D70E63">
      <w:pPr>
        <w:spacing w:line="360" w:lineRule="auto"/>
        <w:jc w:val="both"/>
        <w:rPr>
          <w:rFonts w:ascii="Times New Roman" w:hAnsi="Times New Roman" w:cs="Times New Roman"/>
          <w:sz w:val="24"/>
          <w:szCs w:val="24"/>
        </w:rPr>
      </w:pPr>
    </w:p>
    <w:p w14:paraId="5C6C31CA" w14:textId="79E8267B" w:rsidR="00BA647C" w:rsidRPr="0098295B" w:rsidRDefault="00BA647C" w:rsidP="00D70E63">
      <w:pPr>
        <w:spacing w:line="360" w:lineRule="auto"/>
        <w:jc w:val="both"/>
        <w:rPr>
          <w:rFonts w:ascii="Times New Roman" w:hAnsi="Times New Roman" w:cs="Times New Roman"/>
          <w:sz w:val="24"/>
          <w:szCs w:val="24"/>
        </w:rPr>
      </w:pPr>
    </w:p>
    <w:p w14:paraId="5A1932B2" w14:textId="13BAB3CE" w:rsidR="00ED6D8F" w:rsidRPr="0098295B" w:rsidRDefault="00ED6D8F" w:rsidP="00D70E63">
      <w:pPr>
        <w:spacing w:line="360" w:lineRule="auto"/>
        <w:jc w:val="both"/>
        <w:rPr>
          <w:rFonts w:ascii="Times New Roman" w:hAnsi="Times New Roman" w:cs="Times New Roman"/>
          <w:sz w:val="24"/>
          <w:szCs w:val="24"/>
        </w:rPr>
      </w:pPr>
    </w:p>
    <w:p w14:paraId="7C9090D7" w14:textId="51119259" w:rsidR="00ED6D8F" w:rsidRPr="0098295B" w:rsidRDefault="00ED6D8F" w:rsidP="00D70E63">
      <w:pPr>
        <w:spacing w:line="360" w:lineRule="auto"/>
        <w:jc w:val="both"/>
        <w:rPr>
          <w:rFonts w:ascii="Times New Roman" w:hAnsi="Times New Roman" w:cs="Times New Roman"/>
          <w:sz w:val="24"/>
          <w:szCs w:val="24"/>
        </w:rPr>
      </w:pPr>
    </w:p>
    <w:p w14:paraId="2A283F1E" w14:textId="650A331E" w:rsidR="00ED6D8F" w:rsidRPr="0098295B" w:rsidRDefault="00ED6D8F" w:rsidP="00D70E63">
      <w:pPr>
        <w:spacing w:line="360" w:lineRule="auto"/>
        <w:jc w:val="both"/>
        <w:rPr>
          <w:rFonts w:ascii="Times New Roman" w:hAnsi="Times New Roman" w:cs="Times New Roman"/>
          <w:sz w:val="24"/>
          <w:szCs w:val="24"/>
        </w:rPr>
      </w:pPr>
    </w:p>
    <w:p w14:paraId="53580234" w14:textId="72596BD7" w:rsidR="00ED6D8F" w:rsidRPr="0098295B" w:rsidRDefault="00ED6D8F" w:rsidP="00D70E63">
      <w:pPr>
        <w:spacing w:line="360" w:lineRule="auto"/>
        <w:jc w:val="both"/>
        <w:rPr>
          <w:rFonts w:ascii="Times New Roman" w:hAnsi="Times New Roman" w:cs="Times New Roman"/>
          <w:sz w:val="24"/>
          <w:szCs w:val="24"/>
        </w:rPr>
      </w:pPr>
    </w:p>
    <w:p w14:paraId="6B8B06F9" w14:textId="4F975FA3" w:rsidR="00ED6D8F" w:rsidRPr="0098295B" w:rsidRDefault="00ED6D8F" w:rsidP="00D70E63">
      <w:pPr>
        <w:spacing w:line="360" w:lineRule="auto"/>
        <w:jc w:val="both"/>
        <w:rPr>
          <w:rFonts w:ascii="Times New Roman" w:hAnsi="Times New Roman" w:cs="Times New Roman"/>
          <w:sz w:val="24"/>
          <w:szCs w:val="24"/>
        </w:rPr>
      </w:pPr>
    </w:p>
    <w:p w14:paraId="7D3CE0AE" w14:textId="238465B4" w:rsidR="00ED6D8F" w:rsidRPr="0098295B" w:rsidRDefault="00ED6D8F" w:rsidP="00D70E63">
      <w:pPr>
        <w:spacing w:line="360" w:lineRule="auto"/>
        <w:jc w:val="both"/>
        <w:rPr>
          <w:rFonts w:ascii="Times New Roman" w:hAnsi="Times New Roman" w:cs="Times New Roman"/>
          <w:sz w:val="24"/>
          <w:szCs w:val="24"/>
        </w:rPr>
      </w:pPr>
    </w:p>
    <w:p w14:paraId="1EAED243" w14:textId="33C51155" w:rsidR="00ED6D8F" w:rsidRPr="0098295B" w:rsidRDefault="00ED6D8F" w:rsidP="00D70E63">
      <w:pPr>
        <w:spacing w:line="360" w:lineRule="auto"/>
        <w:jc w:val="both"/>
        <w:rPr>
          <w:rFonts w:ascii="Times New Roman" w:hAnsi="Times New Roman" w:cs="Times New Roman"/>
          <w:sz w:val="24"/>
          <w:szCs w:val="24"/>
        </w:rPr>
      </w:pPr>
    </w:p>
    <w:p w14:paraId="25219D09" w14:textId="7B94774C" w:rsidR="00F7140F" w:rsidRPr="0098295B" w:rsidRDefault="00F7140F" w:rsidP="000D7051">
      <w:pPr>
        <w:pStyle w:val="Heading1"/>
        <w:spacing w:line="360" w:lineRule="auto"/>
        <w:jc w:val="center"/>
        <w:rPr>
          <w:rFonts w:ascii="Times New Roman" w:hAnsi="Times New Roman" w:cs="Times New Roman"/>
          <w:b/>
          <w:bCs/>
          <w:color w:val="auto"/>
          <w:sz w:val="28"/>
          <w:szCs w:val="28"/>
        </w:rPr>
      </w:pPr>
      <w:bookmarkStart w:id="56" w:name="_Toc149126632"/>
      <w:bookmarkStart w:id="57" w:name="_Toc199244215"/>
      <w:r w:rsidRPr="0098295B">
        <w:rPr>
          <w:rFonts w:ascii="Times New Roman" w:hAnsi="Times New Roman" w:cs="Times New Roman"/>
          <w:b/>
          <w:bCs/>
          <w:color w:val="auto"/>
          <w:sz w:val="28"/>
          <w:szCs w:val="28"/>
        </w:rPr>
        <w:lastRenderedPageBreak/>
        <w:t>Chapter 2: Sharing is caring - The evolution of communal roosting behaviour in birds</w:t>
      </w:r>
      <w:bookmarkEnd w:id="56"/>
      <w:bookmarkEnd w:id="57"/>
    </w:p>
    <w:p w14:paraId="1592264F" w14:textId="77777777" w:rsidR="00F7140F" w:rsidRPr="0098295B" w:rsidRDefault="00F7140F" w:rsidP="00E047A5">
      <w:pPr>
        <w:spacing w:line="360" w:lineRule="auto"/>
        <w:jc w:val="both"/>
        <w:rPr>
          <w:rFonts w:ascii="Times New Roman" w:hAnsi="Times New Roman" w:cs="Times New Roman"/>
        </w:rPr>
      </w:pPr>
    </w:p>
    <w:p w14:paraId="22D4557B" w14:textId="2652AE3C" w:rsidR="00F7140F" w:rsidRPr="0098295B" w:rsidRDefault="007F7937" w:rsidP="00E047A5">
      <w:pPr>
        <w:pStyle w:val="Heading2"/>
        <w:spacing w:line="360" w:lineRule="auto"/>
        <w:jc w:val="both"/>
        <w:rPr>
          <w:rFonts w:ascii="Times New Roman" w:hAnsi="Times New Roman" w:cs="Times New Roman"/>
          <w:b/>
          <w:bCs/>
          <w:color w:val="auto"/>
          <w:sz w:val="24"/>
          <w:szCs w:val="24"/>
        </w:rPr>
      </w:pPr>
      <w:bookmarkStart w:id="58" w:name="_Toc199244216"/>
      <w:r w:rsidRPr="0098295B">
        <w:rPr>
          <w:rFonts w:ascii="Times New Roman" w:hAnsi="Times New Roman" w:cs="Times New Roman"/>
          <w:b/>
          <w:bCs/>
          <w:color w:val="auto"/>
          <w:sz w:val="24"/>
          <w:szCs w:val="24"/>
        </w:rPr>
        <w:t xml:space="preserve">2.1 </w:t>
      </w:r>
      <w:commentRangeStart w:id="59"/>
      <w:r w:rsidR="00F7140F" w:rsidRPr="0098295B">
        <w:rPr>
          <w:rFonts w:ascii="Times New Roman" w:hAnsi="Times New Roman" w:cs="Times New Roman"/>
          <w:b/>
          <w:bCs/>
          <w:color w:val="auto"/>
          <w:sz w:val="24"/>
          <w:szCs w:val="24"/>
        </w:rPr>
        <w:t>Introduction</w:t>
      </w:r>
      <w:commentRangeEnd w:id="59"/>
      <w:r w:rsidR="00F7140F" w:rsidRPr="0098295B">
        <w:rPr>
          <w:b/>
          <w:bCs/>
          <w:sz w:val="24"/>
          <w:szCs w:val="24"/>
        </w:rPr>
        <w:commentReference w:id="59"/>
      </w:r>
      <w:bookmarkEnd w:id="58"/>
    </w:p>
    <w:p w14:paraId="46E00CAD" w14:textId="77777777" w:rsidR="00F7140F" w:rsidRPr="0098295B" w:rsidRDefault="00F7140F" w:rsidP="00D70E63">
      <w:pPr>
        <w:spacing w:line="360" w:lineRule="auto"/>
        <w:jc w:val="both"/>
        <w:rPr>
          <w:rFonts w:ascii="Times New Roman" w:eastAsia="Times New Roman" w:hAnsi="Times New Roman" w:cs="Times New Roman"/>
          <w:sz w:val="24"/>
          <w:szCs w:val="24"/>
        </w:rPr>
      </w:pPr>
      <w:r w:rsidRPr="0098295B">
        <w:rPr>
          <w:rFonts w:ascii="Times New Roman" w:hAnsi="Times New Roman" w:cs="Times New Roman"/>
        </w:rPr>
        <w:tab/>
      </w:r>
      <w:r w:rsidRPr="0098295B">
        <w:rPr>
          <w:rFonts w:ascii="Times New Roman" w:eastAsia="Times New Roman" w:hAnsi="Times New Roman" w:cs="Times New Roman"/>
          <w:sz w:val="24"/>
          <w:szCs w:val="24"/>
        </w:rPr>
        <w:t>Understanding why species differ in their social behavior has fascinated biologists for years (</w:t>
      </w:r>
      <w:r w:rsidRPr="0098295B">
        <w:rPr>
          <w:rFonts w:ascii="Times New Roman" w:hAnsi="Times New Roman" w:cs="Times New Roman"/>
          <w:sz w:val="24"/>
          <w:szCs w:val="24"/>
        </w:rPr>
        <w:t>Wrangham &amp; Rubenstein, 2014)</w:t>
      </w:r>
      <w:r w:rsidRPr="0098295B">
        <w:rPr>
          <w:rFonts w:ascii="Times New Roman" w:eastAsia="Times New Roman" w:hAnsi="Times New Roman" w:cs="Times New Roman"/>
          <w:sz w:val="24"/>
          <w:szCs w:val="24"/>
        </w:rPr>
        <w:t xml:space="preserve">. From mating to foraging, there are diverse examples of social behavior across taxa encompassing fish, mammals, and birds. Several hypotheses have been proposed to explain the origins of sociality in animals. Yet, regardless of its specific origins, there’s evidence that sociality plays an important role in shaping learning, and that this learning can create local cultures in a population </w:t>
      </w:r>
      <w:r w:rsidRPr="0098295B">
        <w:rPr>
          <w:rFonts w:ascii="Times New Roman" w:eastAsia="Times New Roman" w:hAnsi="Times New Roman" w:cs="Times New Roman"/>
          <w:sz w:val="24"/>
          <w:szCs w:val="24"/>
        </w:rPr>
        <w:fldChar w:fldCharType="begin"/>
      </w:r>
      <w:r w:rsidRPr="0098295B">
        <w:rPr>
          <w:rFonts w:ascii="Times New Roman" w:eastAsia="Times New Roman" w:hAnsi="Times New Roman" w:cs="Times New Roman"/>
          <w:sz w:val="24"/>
          <w:szCs w:val="24"/>
        </w:rPr>
        <w:instrText xml:space="preserve"> ADDIN ZOTERO_ITEM CSL_CITATION {"citationID":"SlLrJHw3","properties":{"formattedCitation":"(Aplin, 2019)","plainCitation":"(Aplin, 2019)","noteIndex":0},"citationItems":[{"id":825,"uris":["http://zotero.org/users/6254983/items/6HUISTNJ"],"itemData":{"id":825,"type":"article-journal","container-title":"Animal Behaviour","DOI":"10.1016/j.anbehav.2018.05.001","ISSN":"00033472","journalAbbreviation":"Animal Behaviour","language":"en","page":"179-187","source":"DOI.org (Crossref)","title":"Culture and cultural evolution in birds: a review of the evidence","title-short":"Culture and cultural evolution in birds","volume":"147","author":[{"family":"Aplin","given":"Lucy M."}],"issued":{"date-parts":[["2019",1]]}}}],"schema":"https://github.com/citation-style-language/schema/raw/master/csl-citation.json"} </w:instrText>
      </w:r>
      <w:r w:rsidRPr="0098295B">
        <w:rPr>
          <w:rFonts w:ascii="Times New Roman" w:eastAsia="Times New Roman" w:hAnsi="Times New Roman" w:cs="Times New Roman"/>
          <w:sz w:val="24"/>
          <w:szCs w:val="24"/>
        </w:rPr>
        <w:fldChar w:fldCharType="separate"/>
      </w:r>
      <w:r w:rsidRPr="0098295B">
        <w:rPr>
          <w:rFonts w:ascii="Times New Roman" w:hAnsi="Times New Roman" w:cs="Times New Roman"/>
          <w:sz w:val="24"/>
        </w:rPr>
        <w:t>(Aplin, 2019)</w:t>
      </w:r>
      <w:r w:rsidRPr="0098295B">
        <w:rPr>
          <w:rFonts w:ascii="Times New Roman" w:eastAsia="Times New Roman" w:hAnsi="Times New Roman" w:cs="Times New Roman"/>
          <w:sz w:val="24"/>
          <w:szCs w:val="24"/>
        </w:rPr>
        <w:fldChar w:fldCharType="end"/>
      </w:r>
      <w:r w:rsidRPr="0098295B">
        <w:rPr>
          <w:rFonts w:ascii="Times New Roman" w:eastAsia="Times New Roman" w:hAnsi="Times New Roman" w:cs="Times New Roman"/>
          <w:sz w:val="24"/>
          <w:szCs w:val="24"/>
        </w:rPr>
        <w:t xml:space="preserve"> , with behaviors that may persist several hundreds of years (e.g. evidence of stone tool use in chimpanzees, </w:t>
      </w:r>
      <w:r w:rsidRPr="0098295B">
        <w:rPr>
          <w:rFonts w:ascii="Times New Roman" w:eastAsia="Times New Roman" w:hAnsi="Times New Roman" w:cs="Times New Roman"/>
          <w:i/>
          <w:iCs/>
          <w:sz w:val="24"/>
          <w:szCs w:val="24"/>
        </w:rPr>
        <w:t>Pan troglodytes</w:t>
      </w:r>
      <w:r w:rsidRPr="0098295B">
        <w:rPr>
          <w:rFonts w:ascii="Times New Roman" w:eastAsia="Times New Roman" w:hAnsi="Times New Roman" w:cs="Times New Roman"/>
          <w:sz w:val="24"/>
          <w:szCs w:val="24"/>
        </w:rPr>
        <w:t xml:space="preserve"> </w:t>
      </w:r>
      <w:r w:rsidRPr="0098295B">
        <w:rPr>
          <w:rFonts w:ascii="Times New Roman" w:eastAsia="Times New Roman" w:hAnsi="Times New Roman" w:cs="Times New Roman"/>
          <w:sz w:val="24"/>
          <w:szCs w:val="24"/>
        </w:rPr>
        <w:fldChar w:fldCharType="begin"/>
      </w:r>
      <w:r w:rsidRPr="0098295B">
        <w:rPr>
          <w:rFonts w:ascii="Times New Roman" w:eastAsia="Times New Roman" w:hAnsi="Times New Roman" w:cs="Times New Roman"/>
          <w:sz w:val="24"/>
          <w:szCs w:val="24"/>
        </w:rPr>
        <w:instrText xml:space="preserve"> ADDIN ZOTERO_ITEM CSL_CITATION {"citationID":"CbGymmeO","properties":{"formattedCitation":"(Haslam et al., 2009; Luncz et al., 2015; Mercader et al., 2007)","plainCitation":"(Haslam et al., 2009; Luncz et al., 2015; Mercader et al., 2007)","noteIndex":0},"citationItems":[{"id":826,"uris":["http://zotero.org/users/6254983/items/6J9CETBZ"],"itemData":{"id":826,"type":"article-journal","container-title":"Nature","DOI":"10.1038/nature08188","ISSN":"0028-0836, 1476-4687","issue":"7253","journalAbbreviation":"Nature","language":"en","license":"http://www.springer.com/tdm","page":"339-344","source":"DOI.org (Crossref)","title":"Primate archaeology","volume":"460","author":[{"family":"Haslam","given":"Michael"},{"family":"Hernandez-Aguilar","given":"Adriana"},{"family":"Ling","given":"Victoria"},{"family":"Carvalho","given":"Susana"},{"family":"De La Torre","given":"Ignacio"},{"family":"DeStefano","given":"April"},{"family":"Du","given":"Andrew"},{"family":"Hardy","given":"Bruce"},{"family":"Harris","given":"Jack"},{"family":"Marchant","given":"Linda"},{"family":"Matsuzawa","given":"Tetsuro"},{"family":"McGrew","given":"William"},{"family":"Mercader","given":"Julio"},{"family":"Mora","given":"Rafael"},{"family":"Petraglia","given":"Michael"},{"family":"Roche","given":"Hélène"},{"family":"Visalberghi","given":"Elisabetta"},{"family":"Warren","given":"Rebecca"}],"issued":{"date-parts":[["2009",7]]}}},{"id":827,"uris":["http://zotero.org/users/6254983/items/WWCJDIYK"],"itemData":{"id":827,"type":"article-journal","abstract":"Recovering evidence of past human activities enables us to recreate behaviour where direct observations are missing. Here, we apply archaeological methods to further investigate cultural transmission processes in percussive tool use among neighbouring chimpanzee communities in the Taï National Park, Côte d'Ivoire, West Africa. Differences in the selection of nut-cracking tools between neighbouring groups are maintained over time, despite frequent female transfer, which leads to persistent cultural diversity between chimpanzee groups. Through the recovery of used tools in the suggested natal territory of immigrants, we have been able to reconstruct the tool material selection of females prior to migration. In combination with direct observations of tool selection of local residents and immigrants after migration, we uncovered temporal changes in tool selection for immigrating females. After controlling for ecological differences between territories of immigrants and residents our data suggest that immigrants abandoned their previous tool preference and adopted the pattern of their new community, despite previous personal proficiency of the same foraging task. Our study adds to the growing body of knowledge on the importance of conformist tendencies in animals.","container-title":"Philosophical Transactions of the Royal Society B: Biological Sciences","DOI":"10.1098/rstb.2014.0348","ISSN":"0962-8436, 1471-2970","issue":"1682","journalAbbreviation":"Phil. Trans. R. Soc. B","language":"en","page":"20140348","source":"DOI.org (Crossref)","title":"Primate archaeology reveals cultural transmission in wild chimpanzees ( &lt;i&gt;Pan troglodytes verus&lt;/i&gt; )","volume":"370","author":[{"family":"Luncz","given":"Lydia V."},{"family":"Wittig","given":"Roman M."},{"family":"Boesch","given":"Christophe"}],"issued":{"date-parts":[["2015",11,19]]}}},{"id":829,"uris":["http://zotero.org/users/6254983/items/P4U4Z8I3"],"itemData":{"id":829,"type":"article-journal","abstract":"Archaeological research in the African rainforest reveals unexpected results in the search for the origins of hominoid technology. The ancient Panin sites from Côte d'Ivoire constitute the only evidence of prehistoric ape behavior known to date anywhere in the world. Recent archaeological work has yielded behaviorally modified stones, dated by chronometric means to 4,300 years of age, lodging starch residue suggestive of prehistoric dietary practices by ancient chimpanzees. The “Chimpanzee Stone Age” pre-dates the advent of settled farming villages in this part of the African rainforest and suggests that percussive material culture could have been inherited from an common human–chimpanzee clade, rather than invented by hominins, or have arisen by imitation, or resulted from independent technological convergence.","container-title":"Proceedings of the National Academy of Sciences","DOI":"10.1073/pnas.0607909104","ISSN":"0027-8424, 1091-6490","issue":"9","journalAbbreviation":"Proc. Natl. Acad. Sci. U.S.A.","language":"en","page":"3043-3048","source":"DOI.org (Crossref)","title":"4,300-Year-old chimpanzee sites and the origins of percussive stone technology","volume":"104","author":[{"family":"Mercader","given":"Julio"},{"family":"Barton","given":"Huw"},{"family":"Gillespie","given":"Jason"},{"family":"Harris","given":"Jack"},{"family":"Kuhn","given":"Steven"},{"family":"Tyler","given":"Robert"},{"family":"Boesch","given":"Christophe"}],"issued":{"date-parts":[["2007",2,27]]}}}],"schema":"https://github.com/citation-style-language/schema/raw/master/csl-citation.json"} </w:instrText>
      </w:r>
      <w:r w:rsidRPr="0098295B">
        <w:rPr>
          <w:rFonts w:ascii="Times New Roman" w:eastAsia="Times New Roman" w:hAnsi="Times New Roman" w:cs="Times New Roman"/>
          <w:sz w:val="24"/>
          <w:szCs w:val="24"/>
        </w:rPr>
        <w:fldChar w:fldCharType="separate"/>
      </w:r>
      <w:r w:rsidRPr="0098295B">
        <w:rPr>
          <w:rFonts w:ascii="Times New Roman" w:hAnsi="Times New Roman" w:cs="Times New Roman"/>
          <w:sz w:val="24"/>
        </w:rPr>
        <w:t>(Haslam et al., 2009; Luncz et al., 2015; Mercader et al., 2007)</w:t>
      </w:r>
      <w:r w:rsidRPr="0098295B">
        <w:rPr>
          <w:rFonts w:ascii="Times New Roman" w:eastAsia="Times New Roman" w:hAnsi="Times New Roman" w:cs="Times New Roman"/>
          <w:sz w:val="24"/>
          <w:szCs w:val="24"/>
        </w:rPr>
        <w:fldChar w:fldCharType="end"/>
      </w:r>
      <w:r w:rsidRPr="0098295B">
        <w:rPr>
          <w:rFonts w:ascii="Times New Roman" w:eastAsia="Times New Roman" w:hAnsi="Times New Roman" w:cs="Times New Roman"/>
          <w:sz w:val="24"/>
          <w:szCs w:val="24"/>
        </w:rPr>
        <w:t>.</w:t>
      </w:r>
    </w:p>
    <w:p w14:paraId="1C531D25" w14:textId="77777777" w:rsidR="00F7140F" w:rsidRPr="0098295B" w:rsidRDefault="00F7140F" w:rsidP="00D70E63">
      <w:pPr>
        <w:spacing w:line="360" w:lineRule="auto"/>
        <w:jc w:val="both"/>
        <w:rPr>
          <w:rFonts w:ascii="Times New Roman" w:eastAsia="Times New Roman" w:hAnsi="Times New Roman" w:cs="Times New Roman"/>
          <w:sz w:val="24"/>
          <w:szCs w:val="24"/>
        </w:rPr>
      </w:pPr>
      <w:commentRangeStart w:id="60"/>
    </w:p>
    <w:p w14:paraId="3B91D52E" w14:textId="77777777" w:rsidR="00F7140F" w:rsidRPr="0098295B" w:rsidRDefault="00F7140F" w:rsidP="00D70E63">
      <w:pPr>
        <w:spacing w:line="360" w:lineRule="auto"/>
        <w:ind w:firstLine="720"/>
        <w:jc w:val="both"/>
        <w:rPr>
          <w:rFonts w:ascii="Times New Roman" w:hAnsi="Times New Roman" w:cs="Times New Roman"/>
          <w:sz w:val="24"/>
          <w:szCs w:val="24"/>
        </w:rPr>
      </w:pPr>
      <w:r w:rsidRPr="0098295B">
        <w:rPr>
          <w:rFonts w:ascii="Times New Roman" w:eastAsia="Times New Roman" w:hAnsi="Times New Roman" w:cs="Times New Roman"/>
          <w:sz w:val="24"/>
          <w:szCs w:val="24"/>
        </w:rPr>
        <w:t xml:space="preserve">One interesting form of social behavior in many animals is that of communal roosting (hereon CR). Communal roosting is seen in species across many taxa, including fish </w:t>
      </w:r>
      <w:r w:rsidRPr="0098295B">
        <w:rPr>
          <w:rFonts w:ascii="Times New Roman" w:hAnsi="Times New Roman" w:cs="Times New Roman"/>
          <w:sz w:val="24"/>
          <w:szCs w:val="24"/>
        </w:rPr>
        <w:t>(Clough and Ladle 1997),</w:t>
      </w:r>
      <w:r w:rsidRPr="0098295B">
        <w:rPr>
          <w:rFonts w:ascii="Times New Roman" w:eastAsia="Times New Roman" w:hAnsi="Times New Roman" w:cs="Times New Roman"/>
          <w:sz w:val="24"/>
          <w:szCs w:val="24"/>
        </w:rPr>
        <w:t xml:space="preserve"> mammals </w:t>
      </w:r>
      <w:r w:rsidRPr="0098295B">
        <w:rPr>
          <w:rFonts w:ascii="Times New Roman" w:hAnsi="Times New Roman" w:cs="Times New Roman"/>
          <w:sz w:val="24"/>
          <w:szCs w:val="24"/>
        </w:rPr>
        <w:fldChar w:fldCharType="begin"/>
      </w:r>
      <w:r w:rsidRPr="0098295B">
        <w:rPr>
          <w:rFonts w:ascii="Times New Roman" w:hAnsi="Times New Roman" w:cs="Times New Roman"/>
          <w:sz w:val="24"/>
          <w:szCs w:val="24"/>
        </w:rPr>
        <w:instrText xml:space="preserve"> ADDIN ZOTERO_ITEM CSL_CITATION {"citationID":"E8Wsj0yZ","properties":{"unsorted":true,"formattedCitation":"(Kunz, 1982; Wilkinson, 1985; Lewis, 1995; Anderson, 1998)","plainCitation":"(Kunz, 1982; Wilkinson, 1985; Lewis, 1995; Anderson, 1998)","dontUpdate":true,"noteIndex":0},"citationItems":[{"id":101,"uris":["http://zotero.org/users/6254983/items/7P42W4C2"],"itemData":{"id":101,"type":"book","event-place":"Boston, MA","ISBN":"978-1-4613-3423-1","language":"en","note":"DOI: 10.1007/978-1-4613-3421-7","publisher":"Springer US","publisher-place":"Boston, MA","source":"DOI.org (Crossref)","title":"Ecology of Bats","URL":"http://link.springer.com/10.1007/978-1-4613-3421-7","editor":[{"family":"Kunz","given":"Thomas H."}],"accessed":{"date-parts":[["2023",10,24]]},"issued":{"date-parts":[["1982"]]}}},{"id":355,"uris":["http://zotero.org/users/6254983/items/W9U2K9VS"],"itemData":{"id":355,"type":"article-journal","container-title":"Behavioral Ecology and Sociobiology","DOI":"10.1007/BF00299244","ISSN":"0340-5443, 1432-0762","issue":"2","journalAbbreviation":"Behav Ecol Sociobiol","language":"en","page":"123-134","source":"DOI.org (Crossref)","title":"The social organization of the common vampire bat: II. Mating system, genetic structure, and relatedness","title-short":"The social organization of the common vampire bat","volume":"17","author":[{"family":"Wilkinson","given":"Gerald S."}],"issued":{"date-parts":[["1985",7]]}}},{"id":353,"uris":["http://zotero.org/users/6254983/items/5GZUFM4E"],"itemData":{"id":353,"type":"article-journal","container-title":"Journal of Mammalogy","DOI":"10.2307/1382357","ISSN":"1545-1542, 0022-2372","issue":"2","journalAbbreviation":"Journal of Mammalogy","language":"en","page":"481-496","source":"DOI.org (Crossref)","title":"Roost Fidelity of Bats: A Review","title-short":"Roost Fidelity of Bats","volume":"76","author":[{"family":"Lewis","given":"S. E."}],"issued":{"date-parts":[["1995",5,19]]}}},{"id":354,"uris":["http://zotero.org/users/6254983/items/8DNXP6CV"],"itemData":{"id":354,"type":"article-journal","container-title":"American Journal of Primatology","DOI":"10.1002/(SICI)1098-2345(1998)46:1&lt;63::AID-AJP5&gt;3.0.CO;2-T","ISSN":"02752565, 10982345","issue":"1","journalAbbreviation":"Am. J. Primatol.","language":"en","page":"63-75","source":"DOI.org (Crossref)","title":"Sleep, sleeping sites, and sleep-related activities: Awakening to their significance","title-short":"Sleep, sleeping sites, and sleep-related activities","volume":"46","author":[{"family":"Anderson","given":"James R."}],"issued":{"date-parts":[["1998"]]}}}],"schema":"https://github.com/citation-style-language/schema/raw/master/csl-citation.json"} </w:instrText>
      </w:r>
      <w:r w:rsidRPr="0098295B">
        <w:rPr>
          <w:rFonts w:ascii="Times New Roman" w:hAnsi="Times New Roman" w:cs="Times New Roman"/>
          <w:sz w:val="24"/>
          <w:szCs w:val="24"/>
        </w:rPr>
        <w:fldChar w:fldCharType="separate"/>
      </w:r>
      <w:r w:rsidRPr="0098295B">
        <w:rPr>
          <w:rFonts w:ascii="Times New Roman" w:hAnsi="Times New Roman" w:cs="Times New Roman"/>
          <w:sz w:val="24"/>
        </w:rPr>
        <w:t>(Kunz, 1982)</w:t>
      </w:r>
      <w:r w:rsidRPr="0098295B">
        <w:rPr>
          <w:rFonts w:ascii="Times New Roman" w:hAnsi="Times New Roman" w:cs="Times New Roman"/>
          <w:sz w:val="24"/>
          <w:szCs w:val="24"/>
        </w:rPr>
        <w:fldChar w:fldCharType="end"/>
      </w:r>
      <w:r w:rsidRPr="0098295B">
        <w:rPr>
          <w:rFonts w:ascii="Times New Roman" w:eastAsia="Times New Roman" w:hAnsi="Times New Roman" w:cs="Times New Roman"/>
          <w:sz w:val="24"/>
          <w:szCs w:val="24"/>
        </w:rPr>
        <w:t xml:space="preserve"> and birds </w:t>
      </w:r>
      <w:r w:rsidRPr="0098295B">
        <w:rPr>
          <w:rFonts w:ascii="Times New Roman" w:hAnsi="Times New Roman" w:cs="Times New Roman"/>
          <w:sz w:val="24"/>
          <w:szCs w:val="24"/>
        </w:rPr>
        <w:t>(</w:t>
      </w:r>
      <w:proofErr w:type="spellStart"/>
      <w:r w:rsidRPr="0098295B">
        <w:rPr>
          <w:rFonts w:ascii="Times New Roman" w:hAnsi="Times New Roman" w:cs="Times New Roman"/>
          <w:sz w:val="24"/>
          <w:szCs w:val="24"/>
        </w:rPr>
        <w:t>Eiserer</w:t>
      </w:r>
      <w:proofErr w:type="spellEnd"/>
      <w:r w:rsidRPr="0098295B">
        <w:rPr>
          <w:rFonts w:ascii="Times New Roman" w:hAnsi="Times New Roman" w:cs="Times New Roman"/>
          <w:sz w:val="24"/>
          <w:szCs w:val="24"/>
        </w:rPr>
        <w:t xml:space="preserve"> 1984). In birds,</w:t>
      </w:r>
      <w:r w:rsidRPr="0098295B">
        <w:rPr>
          <w:rFonts w:ascii="Times New Roman" w:eastAsia="Times New Roman" w:hAnsi="Times New Roman" w:cs="Times New Roman"/>
          <w:sz w:val="24"/>
          <w:szCs w:val="24"/>
        </w:rPr>
        <w:t xml:space="preserve"> communal roosts are aggregations of unrelated individuals (either con- or heterospecific) that spend the resting period (either diurnal or nocturnal) together (Laughlin et al. 2014). </w:t>
      </w:r>
      <w:commentRangeEnd w:id="60"/>
      <w:r w:rsidRPr="0098295B">
        <w:rPr>
          <w:rStyle w:val="CommentReference"/>
          <w:rFonts w:ascii="Times New Roman" w:hAnsi="Times New Roman" w:cs="Times New Roman"/>
        </w:rPr>
        <w:commentReference w:id="60"/>
      </w:r>
      <w:r w:rsidRPr="0098295B">
        <w:rPr>
          <w:rFonts w:ascii="Times New Roman" w:eastAsia="Times New Roman" w:hAnsi="Times New Roman" w:cs="Times New Roman"/>
          <w:sz w:val="24"/>
          <w:szCs w:val="24"/>
        </w:rPr>
        <w:t xml:space="preserve"> </w:t>
      </w:r>
      <w:commentRangeStart w:id="61"/>
      <w:r w:rsidRPr="0098295B">
        <w:rPr>
          <w:rFonts w:ascii="Times New Roman" w:eastAsia="Times New Roman" w:hAnsi="Times New Roman" w:cs="Times New Roman"/>
          <w:sz w:val="24"/>
          <w:szCs w:val="24"/>
        </w:rPr>
        <w:t>The prevalence of this behaviour is striking given the apparent little benefits of sharing space and resources with individuals that in many cases are not family.</w:t>
      </w:r>
      <w:commentRangeEnd w:id="61"/>
      <w:r w:rsidRPr="0098295B">
        <w:rPr>
          <w:rStyle w:val="CommentReference"/>
          <w:rFonts w:ascii="Times New Roman" w:hAnsi="Times New Roman" w:cs="Times New Roman"/>
        </w:rPr>
        <w:commentReference w:id="61"/>
      </w:r>
      <w:r w:rsidRPr="0098295B">
        <w:rPr>
          <w:rFonts w:ascii="Times New Roman" w:eastAsia="Times New Roman" w:hAnsi="Times New Roman" w:cs="Times New Roman"/>
          <w:sz w:val="24"/>
          <w:szCs w:val="24"/>
        </w:rPr>
        <w:t xml:space="preserve"> Despite this,</w:t>
      </w:r>
      <w:r w:rsidRPr="0098295B">
        <w:rPr>
          <w:rFonts w:ascii="Times New Roman" w:hAnsi="Times New Roman" w:cs="Times New Roman"/>
          <w:sz w:val="24"/>
          <w:szCs w:val="24"/>
        </w:rPr>
        <w:t xml:space="preserve"> the frequency and diverse range of species in which communal roosting occurs suggest that it has evolved independently on numerous occasions, and that there should be an underlying mechanism that support(s) this seemingly paradoxical </w:t>
      </w:r>
      <w:commentRangeStart w:id="62"/>
      <w:r w:rsidRPr="0098295B">
        <w:rPr>
          <w:rFonts w:ascii="Times New Roman" w:hAnsi="Times New Roman" w:cs="Times New Roman"/>
          <w:sz w:val="24"/>
          <w:szCs w:val="24"/>
        </w:rPr>
        <w:t xml:space="preserve">behaviour. </w:t>
      </w:r>
      <w:commentRangeEnd w:id="62"/>
      <w:r w:rsidRPr="0098295B">
        <w:rPr>
          <w:rStyle w:val="CommentReference"/>
          <w:rFonts w:ascii="Times New Roman" w:hAnsi="Times New Roman" w:cs="Times New Roman"/>
        </w:rPr>
        <w:commentReference w:id="62"/>
      </w:r>
    </w:p>
    <w:p w14:paraId="64AC1D26" w14:textId="77777777" w:rsidR="00F7140F" w:rsidRPr="0098295B" w:rsidRDefault="00F7140F" w:rsidP="00D70E63">
      <w:pPr>
        <w:spacing w:line="360" w:lineRule="auto"/>
        <w:ind w:firstLine="720"/>
        <w:jc w:val="both"/>
        <w:rPr>
          <w:rFonts w:ascii="Times New Roman" w:hAnsi="Times New Roman" w:cs="Times New Roman"/>
          <w:sz w:val="24"/>
          <w:szCs w:val="24"/>
        </w:rPr>
      </w:pPr>
    </w:p>
    <w:p w14:paraId="39E73A09" w14:textId="77777777" w:rsidR="00F7140F" w:rsidRPr="0098295B" w:rsidRDefault="00F7140F" w:rsidP="00D70E63">
      <w:pPr>
        <w:spacing w:line="360" w:lineRule="auto"/>
        <w:ind w:firstLine="720"/>
        <w:jc w:val="both"/>
        <w:rPr>
          <w:rFonts w:ascii="Times New Roman" w:hAnsi="Times New Roman" w:cs="Times New Roman"/>
          <w:sz w:val="24"/>
          <w:szCs w:val="24"/>
        </w:rPr>
      </w:pPr>
      <w:r w:rsidRPr="0098295B">
        <w:rPr>
          <w:rFonts w:ascii="Times New Roman" w:hAnsi="Times New Roman" w:cs="Times New Roman"/>
          <w:sz w:val="24"/>
          <w:szCs w:val="24"/>
        </w:rPr>
        <w:t xml:space="preserve">Several hypotheses have been proposed to explain the origins of communal roosting. One idea that has support from the literature is protection from weather. It’s been suggested that several species use communal roosts to huddle together as a way to find protection from extreme environmental temperatures </w:t>
      </w:r>
      <w:r w:rsidRPr="0098295B">
        <w:rPr>
          <w:rFonts w:ascii="Times New Roman" w:hAnsi="Times New Roman" w:cs="Times New Roman"/>
          <w:sz w:val="24"/>
          <w:szCs w:val="24"/>
        </w:rPr>
        <w:fldChar w:fldCharType="begin"/>
      </w:r>
      <w:r w:rsidRPr="0098295B">
        <w:rPr>
          <w:rFonts w:ascii="Times New Roman" w:hAnsi="Times New Roman" w:cs="Times New Roman"/>
          <w:sz w:val="24"/>
          <w:szCs w:val="24"/>
        </w:rPr>
        <w:instrText xml:space="preserve"> ADDIN ZOTERO_ITEM CSL_CITATION {"citationID":"YVej7nxY","properties":{"formattedCitation":"(Farquhar et al., 2018; Gilbert et al., 2010)","plainCitation":"(Farquhar et al., 2018; Gilbert et al., 2010)","dontUpdate":true,"noteIndex":0},"citationItems":[{"id":656,"uris":["http://zotero.org/users/6254983/items/HWBG8Y57"],"itemData":{"id":656,"type":"article-journal","abstract":"One proposed advantage of communal roosting in birds is a reduction in the costs of thermoregulation. As thermoregulatory benefits are directly linked to the distance between roosting birds, we examined whether temperature is related to inter‐bird spacing in roosting chimney swifts\n              Chaetura pelagica\n              . To test the hypothesis that huddling is used to reduce the costs of thermoregulation, we predicted that swifts would cluster more at colder temperatures. We mounted an all‐weather camera atop a 61 m tall industrial masonry chimney, one of the largest swift roosts in the study region. We deployed temperature loggers inside the chimney and obtained ambient air temperature from a nearby weather station. From 16 May–24 July 2013, we captured hourly images of the positions of roosting swifts at night. We used image analysis software to mark the angular positions of all roosting swifts, and calculated mean angles of orientation (preferred direction) inside the roost and the circular variance (i.e. the concentration of swifts around the mean angle). We used a Gamma regression to relate temperature inside and outside the roost to the clustering of swifts around the mean angle for 3 time periods (pre‐nesting, nesting, and post‐nesting). Converse to our prediction, swifts were closer together when ambient air temperatures were warmer in all periods (pre‐nesting (p &lt; 0.001, n = 168), nesting (p &lt; 0.001, n = 224), and post‐nesting (p &lt; 0.001, n = 135)). Our findings suggest that swifts do not increase clustering intensity in response to colder temperatures, but instead they increase clustering intensity in response to the warmest ambient temperatures. This likely a metabolic response to reduced prey availability at higher temperatures and/or an attempt to reduce evaporative water loss. We suggest clustering may be used by chimney swifts as an energy saving mechanism during periods of lowered food availability.","container-title":"Journal of Avian Biology","DOI":"10.1111/jav.01754","ISSN":"0908-8857, 1600-048X","issue":"8","journalAbbreviation":"Journal of Avian Biology","language":"en","page":"e01754","source":"DOI.org (Crossref)","title":"High ambient temperatures induce aggregations of chimney swifts &lt;i&gt;Chaetura pelagica&lt;/i&gt; inside a roost","volume":"49","author":[{"family":"Farquhar","given":"Melanie L."},{"family":"Morin","given":"Annie"},{"family":"Nocera","given":"Joseph J."}],"issued":{"date-parts":[["2018",8]]}}},{"id":655,"uris":["http://zotero.org/users/6254983/items/KMSCVAJT"],"itemData":{"id":655,"type":"article-journal","abstract":"Huddling can be defined as “an active and close aggregation of animals”. It is a cooperative group behaviour, permitting individuals involved in social thermoregulation to minimize heat loss and thereby lower their energy expenditure, and possibly allowing them to reallocate the saved energy to other functions such as growth or reproduction. Huddling is especially important in the case of animals faced with high heat loss due to a high surface‐to‐volume ratio, poor insulation, or living in cold environments. Although numerous experimental studies have focused on the huddling behaviour of a wide range of species, to our knowledge, this is the first attempt to review the various implications of this widely used behavioural strategy.\n            Huddling allows individuals to maximise energy savings by (1) decreasing their cold‐exposed body surface area, (2) reducing their heat loss through warming of ambient temperatures surrounding the group, and (3) eventually lowering their body temperature through physiological processes. Huddling provides substantial energy savings and is estimated to reduce energy expenditure by between 6 and 53%. Broad variations in the energetic benefits of huddling depend on the number of individuals and species involved in huddles, the ambient temperatures to which individuals are exposed and the density of the aggregations. It has been shown that huddling individuals have increased survival, a lower food intake, a decreased body mass loss, increased growth rate, reduced water loss, and/or a more constant body temperature together with a significant reduction in metabolic rate. Though huddling has been studied widely, this review reveals the intricacies of this adaptive behaviour.","container-title":"Biological Reviews","DOI":"10.1111/j.1469-185X.2009.00115.x","ISSN":"1464-7931, 1469-185X","issue":"3","journalAbbreviation":"Biological Reviews","language":"en","page":"545-569","source":"DOI.org (Crossref)","title":"One for all and all for one: the energetic benefits of huddling in endotherms","title-short":"One for all and all for one","volume":"85","author":[{"family":"Gilbert","given":"Caroline"},{"family":"McCafferty","given":"Dominic"},{"family":"Le Maho","given":"Yvon"},{"family":"Martrette","given":"Jean‐Marc"},{"family":"Giroud","given":"Sylvain"},{"family":"Blanc","given":"Stéphane"},{"family":"Ancel","given":"André"}],"issued":{"date-parts":[["2010",8]]}}}],"schema":"https://github.com/citation-style-language/schema/raw/master/csl-citation.json"} </w:instrText>
      </w:r>
      <w:r w:rsidRPr="0098295B">
        <w:rPr>
          <w:rFonts w:ascii="Times New Roman" w:hAnsi="Times New Roman" w:cs="Times New Roman"/>
          <w:sz w:val="24"/>
          <w:szCs w:val="24"/>
        </w:rPr>
        <w:fldChar w:fldCharType="separate"/>
      </w:r>
      <w:r w:rsidRPr="0098295B">
        <w:rPr>
          <w:rFonts w:ascii="Times New Roman" w:hAnsi="Times New Roman" w:cs="Times New Roman"/>
          <w:sz w:val="24"/>
        </w:rPr>
        <w:t>(Farquhar et al., 2018; Gilbert et al., 2010, Chaplin, 1982)</w:t>
      </w:r>
      <w:r w:rsidRPr="0098295B">
        <w:rPr>
          <w:rFonts w:ascii="Times New Roman" w:hAnsi="Times New Roman" w:cs="Times New Roman"/>
          <w:sz w:val="24"/>
          <w:szCs w:val="24"/>
        </w:rPr>
        <w:fldChar w:fldCharType="end"/>
      </w:r>
      <w:r w:rsidRPr="0098295B">
        <w:rPr>
          <w:rFonts w:ascii="Times New Roman" w:hAnsi="Times New Roman" w:cs="Times New Roman"/>
          <w:sz w:val="24"/>
          <w:szCs w:val="24"/>
        </w:rPr>
        <w:t xml:space="preserve">. However, if this was the case, the behavior will be more likely to occur in areas with extreme cold weather </w:t>
      </w:r>
      <w:r w:rsidRPr="0098295B">
        <w:rPr>
          <w:rFonts w:ascii="Times New Roman" w:hAnsi="Times New Roman" w:cs="Times New Roman"/>
          <w:sz w:val="24"/>
          <w:szCs w:val="24"/>
        </w:rPr>
        <w:lastRenderedPageBreak/>
        <w:t xml:space="preserve">such like higher latitudes, although this is not what we see in the current observed patterns </w:t>
      </w:r>
      <w:r w:rsidRPr="0098295B">
        <w:rPr>
          <w:rFonts w:ascii="Times New Roman" w:hAnsi="Times New Roman" w:cs="Times New Roman"/>
          <w:sz w:val="24"/>
          <w:szCs w:val="24"/>
        </w:rPr>
        <w:fldChar w:fldCharType="begin"/>
      </w:r>
      <w:r w:rsidRPr="0098295B">
        <w:rPr>
          <w:rFonts w:ascii="Times New Roman" w:hAnsi="Times New Roman" w:cs="Times New Roman"/>
          <w:sz w:val="24"/>
          <w:szCs w:val="24"/>
        </w:rPr>
        <w:instrText xml:space="preserve"> ADDIN ZOTERO_ITEM CSL_CITATION {"citationID":"V3EOyymQ","properties":{"formattedCitation":"(Beauchamp, 1999; Gyllin et al., 1977)","plainCitation":"(Beauchamp, 1999; Gyllin et al., 1977)","noteIndex":0},"citationItems":[{"id":148,"uris":["http://zotero.org/users/6254983/items/6HDBRP7B"],"itemData":{"id":148,"type":"article-journal","container-title":"Behavioral Ecology","DOI":"10.1093/beheco/10.6.675","ISSN":"14657279","issue":"6","page":"675-687","source":"DOI.org (Crossref)","title":"The evolution of communal roosting in birds: origin and secondary losses","title-short":"The evolution of communal roosting in birds","volume":"10","author":[{"family":"Beauchamp","given":"G."}],"issued":{"date-parts":[["1999",11,1]]}}},{"id":833,"uris":["http://zotero.org/users/6254983/items/9CBLKJ8H"],"itemData":{"id":833,"type":"article-journal","container-title":"Ibis","DOI":"10.1111/j.1474-919X.1977.tb08255.x","ISSN":"0019-1019, 1474-919X","issue":"3","journalAbbreviation":"Ibis","language":"en","page":"358-361","source":"DOI.org (Crossref)","title":"THE MICROCLIMATE EXPLANATION OF TOWN CENTRE ROOSTS OF JACKDAWS &lt;i&gt;CORVUS MONEDULA&lt;/i&gt;","volume":"119","author":[{"family":"Gyllin","given":"Roger"},{"family":"Källander","given":"Hans"},{"family":"Sylvén","given":"Magnus"}],"issued":{"date-parts":[["1977",7]]}}}],"schema":"https://github.com/citation-style-language/schema/raw/master/csl-citation.json"} </w:instrText>
      </w:r>
      <w:r w:rsidRPr="0098295B">
        <w:rPr>
          <w:rFonts w:ascii="Times New Roman" w:hAnsi="Times New Roman" w:cs="Times New Roman"/>
          <w:sz w:val="24"/>
          <w:szCs w:val="24"/>
        </w:rPr>
        <w:fldChar w:fldCharType="separate"/>
      </w:r>
      <w:r w:rsidRPr="0098295B">
        <w:rPr>
          <w:rFonts w:ascii="Times New Roman" w:hAnsi="Times New Roman" w:cs="Times New Roman"/>
          <w:sz w:val="24"/>
        </w:rPr>
        <w:t xml:space="preserve">(Beauchamp, 1999; </w:t>
      </w:r>
      <w:proofErr w:type="spellStart"/>
      <w:r w:rsidRPr="0098295B">
        <w:rPr>
          <w:rFonts w:ascii="Times New Roman" w:hAnsi="Times New Roman" w:cs="Times New Roman"/>
          <w:sz w:val="24"/>
        </w:rPr>
        <w:t>Gyllin</w:t>
      </w:r>
      <w:proofErr w:type="spellEnd"/>
      <w:r w:rsidRPr="0098295B">
        <w:rPr>
          <w:rFonts w:ascii="Times New Roman" w:hAnsi="Times New Roman" w:cs="Times New Roman"/>
          <w:sz w:val="24"/>
        </w:rPr>
        <w:t xml:space="preserve"> et al., 1977)</w:t>
      </w:r>
      <w:r w:rsidRPr="0098295B">
        <w:rPr>
          <w:rFonts w:ascii="Times New Roman" w:hAnsi="Times New Roman" w:cs="Times New Roman"/>
          <w:sz w:val="24"/>
          <w:szCs w:val="24"/>
        </w:rPr>
        <w:fldChar w:fldCharType="end"/>
      </w:r>
      <w:r w:rsidRPr="0098295B">
        <w:rPr>
          <w:rFonts w:ascii="Times New Roman" w:hAnsi="Times New Roman" w:cs="Times New Roman"/>
          <w:sz w:val="24"/>
          <w:szCs w:val="24"/>
        </w:rPr>
        <w:t xml:space="preserve">. Another well-supported idea is that communal roosting behaviour acts as a mechanism for predator avoidance </w:t>
      </w:r>
      <w:r w:rsidRPr="0098295B">
        <w:rPr>
          <w:rFonts w:ascii="Times New Roman" w:hAnsi="Times New Roman" w:cs="Times New Roman"/>
          <w:sz w:val="24"/>
          <w:szCs w:val="24"/>
        </w:rPr>
        <w:fldChar w:fldCharType="begin"/>
      </w:r>
      <w:r w:rsidRPr="0098295B">
        <w:rPr>
          <w:rFonts w:ascii="Times New Roman" w:hAnsi="Times New Roman" w:cs="Times New Roman"/>
          <w:sz w:val="24"/>
          <w:szCs w:val="24"/>
        </w:rPr>
        <w:instrText xml:space="preserve"> ADDIN ZOTERO_ITEM CSL_CITATION {"citationID":"KNHdwvoM","properties":{"formattedCitation":"(Weatherhead, 1983)","plainCitation":"(Weatherhead, 1983)","noteIndex":0},"citationItems":[{"id":824,"uris":["http://zotero.org/users/6254983/items/3H47LYYQ"],"itemData":{"id":824,"type":"article-journal","container-title":"The American Naturalist","DOI":"10.1086/284053","ISSN":"0003-0147, 1537-5323","issue":"2","journalAbbreviation":"The American Naturalist","language":"en","page":"237-243","source":"DOI.org (Crossref)","title":"Two Principal Strategies in Avian Communal Roosts","volume":"121","author":[{"family":"Weatherhead","given":"Patrick J."}],"issued":{"date-parts":[["1983",2]]}}}],"schema":"https://github.com/citation-style-language/schema/raw/master/csl-citation.json"} </w:instrText>
      </w:r>
      <w:r w:rsidRPr="0098295B">
        <w:rPr>
          <w:rFonts w:ascii="Times New Roman" w:hAnsi="Times New Roman" w:cs="Times New Roman"/>
          <w:sz w:val="24"/>
          <w:szCs w:val="24"/>
        </w:rPr>
        <w:fldChar w:fldCharType="separate"/>
      </w:r>
      <w:r w:rsidRPr="0098295B">
        <w:rPr>
          <w:rFonts w:ascii="Times New Roman" w:hAnsi="Times New Roman" w:cs="Times New Roman"/>
          <w:sz w:val="24"/>
        </w:rPr>
        <w:t>(</w:t>
      </w:r>
      <w:proofErr w:type="spellStart"/>
      <w:r w:rsidRPr="0098295B">
        <w:rPr>
          <w:rFonts w:ascii="Times New Roman" w:hAnsi="Times New Roman" w:cs="Times New Roman"/>
          <w:sz w:val="24"/>
        </w:rPr>
        <w:t>Weatherhead</w:t>
      </w:r>
      <w:proofErr w:type="spellEnd"/>
      <w:r w:rsidRPr="0098295B">
        <w:rPr>
          <w:rFonts w:ascii="Times New Roman" w:hAnsi="Times New Roman" w:cs="Times New Roman"/>
          <w:sz w:val="24"/>
        </w:rPr>
        <w:t>, 1983)</w:t>
      </w:r>
      <w:r w:rsidRPr="0098295B">
        <w:rPr>
          <w:rFonts w:ascii="Times New Roman" w:hAnsi="Times New Roman" w:cs="Times New Roman"/>
          <w:sz w:val="24"/>
          <w:szCs w:val="24"/>
        </w:rPr>
        <w:fldChar w:fldCharType="end"/>
      </w:r>
      <w:r w:rsidRPr="0098295B">
        <w:rPr>
          <w:rFonts w:ascii="Times New Roman" w:hAnsi="Times New Roman" w:cs="Times New Roman"/>
          <w:sz w:val="24"/>
          <w:szCs w:val="24"/>
        </w:rPr>
        <w:t xml:space="preserve">. Although this idea is reasonably documented for some species </w:t>
      </w:r>
      <w:r w:rsidRPr="0098295B">
        <w:rPr>
          <w:rFonts w:ascii="Times New Roman" w:hAnsi="Times New Roman" w:cs="Times New Roman"/>
          <w:sz w:val="24"/>
          <w:szCs w:val="24"/>
        </w:rPr>
        <w:fldChar w:fldCharType="begin"/>
      </w:r>
      <w:r w:rsidRPr="0098295B">
        <w:rPr>
          <w:rFonts w:ascii="Times New Roman" w:hAnsi="Times New Roman" w:cs="Times New Roman"/>
          <w:sz w:val="24"/>
          <w:szCs w:val="24"/>
        </w:rPr>
        <w:instrText xml:space="preserve"> ADDIN ZOTERO_ITEM CSL_CITATION {"citationID":"A3oYOx2p","properties":{"formattedCitation":"(McGowan et al., 2006; Williams, 1994)","plainCitation":"(McGowan et al., 2006; Williams, 1994)","noteIndex":0},"citationItems":[{"id":831,"uris":["http://zotero.org/users/6254983/items/KEGQFPJ3"],"itemData":{"id":831,"type":"article-journal","container-title":"Animal Behaviour","DOI":"10.1016/j.anbehav.2006.02.020","ISSN":"00033472","issue":"5","journalAbbreviation":"Animal Behaviour","language":"en","license":"https://www.elsevier.com/tdm/userlicense/1.0/","page":"1035-1043","source":"DOI.org (Crossref)","title":"Competing for position in the communal roosts of long-tailed tits","volume":"72","author":[{"family":"McGowan","given":"Andrew"},{"family":"Sharp","given":"Stuart P."},{"family":"Simeoni","given":"Michelle"},{"family":"Hatchwell","given":"Ben J."}],"issued":{"date-parts":[["2006",11]]}}},{"id":832,"uris":["http://zotero.org/users/6254983/items/JE6NDJTF"],"itemData":{"id":832,"type":"article-journal","container-title":"The Auk","DOI":"10.2307/4088594","ISSN":"00048038, 19384254","issue":"2","journalAbbreviation":"The Auk","page":"292-299","source":"DOI.org (Crossref)","title":"Communal Cavity Roosting in Green Woodhoopoes: Consequences for Energy Expenditure and the Seasonal Pattern of Mortality","title-short":"Communal Cavity Roosting in Green Woodhoopoes","volume":"111","author":[{"family":"Williams","given":"Joseph B."}],"issued":{"date-parts":[["1994",4]]}}}],"schema":"https://github.com/citation-style-language/schema/raw/master/csl-citation.json"} </w:instrText>
      </w:r>
      <w:r w:rsidRPr="0098295B">
        <w:rPr>
          <w:rFonts w:ascii="Times New Roman" w:hAnsi="Times New Roman" w:cs="Times New Roman"/>
          <w:sz w:val="24"/>
          <w:szCs w:val="24"/>
        </w:rPr>
        <w:fldChar w:fldCharType="separate"/>
      </w:r>
      <w:r w:rsidRPr="0098295B">
        <w:rPr>
          <w:rFonts w:ascii="Times New Roman" w:hAnsi="Times New Roman" w:cs="Times New Roman"/>
          <w:sz w:val="24"/>
        </w:rPr>
        <w:t>(McGowan et al., 2006; Williams, 1994)</w:t>
      </w:r>
      <w:r w:rsidRPr="0098295B">
        <w:rPr>
          <w:rFonts w:ascii="Times New Roman" w:hAnsi="Times New Roman" w:cs="Times New Roman"/>
          <w:sz w:val="24"/>
          <w:szCs w:val="24"/>
        </w:rPr>
        <w:fldChar w:fldCharType="end"/>
      </w:r>
      <w:r w:rsidRPr="0098295B">
        <w:rPr>
          <w:rFonts w:ascii="Times New Roman" w:hAnsi="Times New Roman" w:cs="Times New Roman"/>
          <w:sz w:val="24"/>
          <w:szCs w:val="24"/>
        </w:rPr>
        <w:t xml:space="preserve">, it has contradicting evidence in the case of species that do not have ecological predators like large birds or raptors (Coleman and Fraser, 1986), thus it cannot fully support the evolution of this behaviour in all the taxa in which it is observed. </w:t>
      </w:r>
    </w:p>
    <w:p w14:paraId="76AA2F14" w14:textId="77777777" w:rsidR="00F7140F" w:rsidRPr="0098295B" w:rsidRDefault="00F7140F" w:rsidP="00D70E63">
      <w:pPr>
        <w:spacing w:line="360" w:lineRule="auto"/>
        <w:ind w:firstLine="720"/>
        <w:jc w:val="both"/>
        <w:rPr>
          <w:rFonts w:ascii="Times New Roman" w:hAnsi="Times New Roman" w:cs="Times New Roman"/>
          <w:sz w:val="24"/>
          <w:szCs w:val="24"/>
        </w:rPr>
      </w:pPr>
    </w:p>
    <w:p w14:paraId="79DCFADD" w14:textId="77777777" w:rsidR="00F7140F" w:rsidRPr="0098295B" w:rsidRDefault="00F7140F" w:rsidP="00D70E63">
      <w:pPr>
        <w:spacing w:line="360" w:lineRule="auto"/>
        <w:ind w:firstLine="720"/>
        <w:jc w:val="both"/>
        <w:rPr>
          <w:rFonts w:ascii="Times New Roman" w:hAnsi="Times New Roman" w:cs="Times New Roman"/>
          <w:sz w:val="24"/>
          <w:szCs w:val="24"/>
        </w:rPr>
      </w:pPr>
      <w:r w:rsidRPr="0098295B">
        <w:rPr>
          <w:rFonts w:ascii="Times New Roman" w:hAnsi="Times New Roman" w:cs="Times New Roman"/>
          <w:sz w:val="24"/>
          <w:szCs w:val="24"/>
        </w:rPr>
        <w:t xml:space="preserve">A third explanation for the evolution of communal roosting behaviour is related to foraging efficiency. </w:t>
      </w:r>
      <w:commentRangeStart w:id="63"/>
      <w:r w:rsidRPr="0098295B">
        <w:rPr>
          <w:rFonts w:ascii="Times New Roman" w:hAnsi="Times New Roman" w:cs="Times New Roman"/>
          <w:sz w:val="24"/>
          <w:szCs w:val="24"/>
        </w:rPr>
        <w:t xml:space="preserve">It has been argued that these roosts are sites where naïve individuals can potentially exchange information with more experienced individuals on the location of food sources. </w:t>
      </w:r>
      <w:commentRangeEnd w:id="63"/>
      <w:r w:rsidRPr="0098295B">
        <w:rPr>
          <w:rStyle w:val="CommentReference"/>
          <w:rFonts w:ascii="Times New Roman" w:hAnsi="Times New Roman" w:cs="Times New Roman"/>
        </w:rPr>
        <w:commentReference w:id="63"/>
      </w:r>
      <w:r w:rsidRPr="0098295B">
        <w:rPr>
          <w:rFonts w:ascii="Times New Roman" w:hAnsi="Times New Roman" w:cs="Times New Roman"/>
          <w:sz w:val="24"/>
          <w:szCs w:val="24"/>
        </w:rPr>
        <w:t>This concept is formalized by Ward and Zahavi (1973) via the Information Center Hypothesis (ICH). This hypothesis states that there is a difference in knowledge between informed individuals and naïve individuals on the location of food sources, and that when roosting together there is a signal transfer (either intentional or inadvertently) such that naïve individuals can follow informed ones to feeding sites. If there is enough food for individuals to share, the cost of being a follower has an overall positive payoff than exploring for food individually (</w:t>
      </w:r>
      <w:r w:rsidRPr="0098295B">
        <w:rPr>
          <w:rFonts w:ascii="Times New Roman" w:eastAsia="Times New Roman" w:hAnsi="Times New Roman" w:cs="Times New Roman"/>
          <w:sz w:val="24"/>
          <w:szCs w:val="24"/>
        </w:rPr>
        <w:t>Mock 1988)</w:t>
      </w:r>
      <w:r w:rsidRPr="0098295B">
        <w:rPr>
          <w:rFonts w:ascii="Times New Roman" w:hAnsi="Times New Roman" w:cs="Times New Roman"/>
          <w:sz w:val="24"/>
          <w:szCs w:val="24"/>
        </w:rPr>
        <w:t xml:space="preserve">. </w:t>
      </w:r>
    </w:p>
    <w:p w14:paraId="2D90E001" w14:textId="77777777" w:rsidR="00F7140F" w:rsidRPr="0098295B" w:rsidRDefault="00F7140F" w:rsidP="00D70E63">
      <w:pPr>
        <w:spacing w:line="360" w:lineRule="auto"/>
        <w:ind w:firstLine="720"/>
        <w:jc w:val="both"/>
        <w:rPr>
          <w:rFonts w:ascii="Times New Roman" w:hAnsi="Times New Roman" w:cs="Times New Roman"/>
          <w:sz w:val="24"/>
          <w:szCs w:val="24"/>
        </w:rPr>
      </w:pPr>
    </w:p>
    <w:p w14:paraId="29EE599C" w14:textId="77777777" w:rsidR="00F7140F" w:rsidRPr="0098295B" w:rsidRDefault="00F7140F" w:rsidP="00D70E63">
      <w:pPr>
        <w:spacing w:line="360" w:lineRule="auto"/>
        <w:ind w:firstLine="720"/>
        <w:jc w:val="both"/>
        <w:rPr>
          <w:rFonts w:ascii="Times New Roman" w:eastAsia="Times New Roman" w:hAnsi="Times New Roman" w:cs="Times New Roman"/>
          <w:sz w:val="24"/>
          <w:szCs w:val="24"/>
        </w:rPr>
      </w:pPr>
      <w:r w:rsidRPr="0098295B">
        <w:rPr>
          <w:rFonts w:ascii="Times New Roman" w:hAnsi="Times New Roman" w:cs="Times New Roman"/>
          <w:sz w:val="24"/>
          <w:szCs w:val="24"/>
        </w:rPr>
        <w:t>If the ICH holds true,</w:t>
      </w:r>
      <w:r w:rsidRPr="0098295B">
        <w:rPr>
          <w:rFonts w:ascii="Times New Roman" w:eastAsia="Times New Roman" w:hAnsi="Times New Roman" w:cs="Times New Roman"/>
          <w:sz w:val="24"/>
          <w:szCs w:val="24"/>
        </w:rPr>
        <w:t xml:space="preserve"> individuals that exhibit communal roosting behaviour are expected to have increased foraging efficiency than those who do not (e.g., Harel et al. 2017). While the evidence is still inconclusive, this is the most supported hypothesis. Following the ICH, this behaviour would undoubtedly be beneficial for a wide array of species given the inherent relevance of feeding. However, not every bird species would benefit equally from the presence of CRB. Some biological traits may have favoured the evolution of this behaviour to promote more successful foraging. For instance, some trophic guilds may benefit from this behavior more than others. Scavengers are a notable example given the nature of their unpredictable food sources (Harel et al. 2017). Even within scavengers, there might be a differential pattern between obligate and facultative scavengers where the former would critically benefit from since the competition of these pulsed food resources is higher (Van </w:t>
      </w:r>
      <w:proofErr w:type="spellStart"/>
      <w:r w:rsidRPr="0098295B">
        <w:rPr>
          <w:rFonts w:ascii="Times New Roman" w:eastAsia="Times New Roman" w:hAnsi="Times New Roman" w:cs="Times New Roman"/>
          <w:sz w:val="24"/>
          <w:szCs w:val="24"/>
        </w:rPr>
        <w:t>Overveld</w:t>
      </w:r>
      <w:proofErr w:type="spellEnd"/>
      <w:r w:rsidRPr="0098295B">
        <w:rPr>
          <w:rFonts w:ascii="Times New Roman" w:eastAsia="Times New Roman" w:hAnsi="Times New Roman" w:cs="Times New Roman"/>
          <w:sz w:val="24"/>
          <w:szCs w:val="24"/>
        </w:rPr>
        <w:t xml:space="preserve"> et al. 2022).</w:t>
      </w:r>
      <w:commentRangeStart w:id="64"/>
      <w:commentRangeEnd w:id="64"/>
      <w:r w:rsidRPr="0098295B">
        <w:rPr>
          <w:rStyle w:val="CommentReference"/>
          <w:rFonts w:ascii="Times New Roman" w:hAnsi="Times New Roman" w:cs="Times New Roman"/>
        </w:rPr>
        <w:commentReference w:id="64"/>
      </w:r>
      <w:r w:rsidRPr="0098295B">
        <w:rPr>
          <w:rFonts w:ascii="Times New Roman" w:eastAsia="Times New Roman" w:hAnsi="Times New Roman" w:cs="Times New Roman"/>
          <w:sz w:val="24"/>
          <w:szCs w:val="24"/>
        </w:rPr>
        <w:t xml:space="preserve"> Similarly, dispersal ability may also determine CRB. If a species has a high capacity to disperse, it would acquire more information </w:t>
      </w:r>
      <w:r w:rsidRPr="0098295B">
        <w:rPr>
          <w:rFonts w:ascii="Times New Roman" w:eastAsia="Times New Roman" w:hAnsi="Times New Roman" w:cs="Times New Roman"/>
          <w:sz w:val="24"/>
          <w:szCs w:val="24"/>
        </w:rPr>
        <w:lastRenderedPageBreak/>
        <w:t>from feeding areas in the landscape while scouting, and therefore may be able to gain information worth sharing in a roost (Buckley 1997). But gaining instantaneous information from the landscape is not enough for information transfer later in a roost. For this information to be useful for efficient foraging, memory is also crucial. Hence, it would be expected that species with greater spatial memory will be able to retain information better, making several successful foraging trips, and therefore pass on this information at a roost (G Hern</w:t>
      </w:r>
      <w:r w:rsidRPr="0098295B">
        <w:rPr>
          <w:rFonts w:ascii="Times New Roman" w:hAnsi="Times New Roman" w:cs="Times New Roman"/>
          <w:sz w:val="24"/>
          <w:szCs w:val="24"/>
        </w:rPr>
        <w:t>á</w:t>
      </w:r>
      <w:r w:rsidRPr="0098295B">
        <w:rPr>
          <w:rFonts w:ascii="Times New Roman" w:eastAsia="Times New Roman" w:hAnsi="Times New Roman" w:cs="Times New Roman"/>
          <w:sz w:val="24"/>
          <w:szCs w:val="24"/>
        </w:rPr>
        <w:t>ndez-Montero et al. 2020). Perhaps less evident would be the influence of mass. Larger species usually have a longer lifespan and bigger clutch sizes. Because these species tend to have higher energetic demands, their foraging efficiency needs to be crucially high to meet these demands. Although this may suggest that they would benefit more from roosting communally, this relationship may be less clear given that other strategies can also increase foraging efficiency such as high territoriality.  However, all the aforementioned variables combined could be acting together to promote the evolution of this behavior. A question arises, then: Can the evolution of communal roosting behavior in landbirds be explained from these specific biological variables?</w:t>
      </w:r>
    </w:p>
    <w:p w14:paraId="37F087F2" w14:textId="77777777" w:rsidR="00F7140F" w:rsidRPr="0098295B" w:rsidRDefault="00F7140F" w:rsidP="00D70E63">
      <w:pPr>
        <w:spacing w:line="360" w:lineRule="auto"/>
        <w:ind w:firstLine="720"/>
        <w:jc w:val="both"/>
        <w:rPr>
          <w:rFonts w:ascii="Times New Roman" w:eastAsia="Times New Roman" w:hAnsi="Times New Roman" w:cs="Times New Roman"/>
          <w:sz w:val="24"/>
          <w:szCs w:val="24"/>
        </w:rPr>
      </w:pPr>
    </w:p>
    <w:p w14:paraId="219C1353" w14:textId="77777777" w:rsidR="00F7140F" w:rsidRPr="0098295B" w:rsidRDefault="00F7140F" w:rsidP="00D70E63">
      <w:pPr>
        <w:spacing w:line="360" w:lineRule="auto"/>
        <w:ind w:firstLine="720"/>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In an attempt to understand the evolution of communal roosting in birds, Beauchamp (1999) tested ecological variables that might drive the evolution of CRB in birds. He selected mass, diet type, and territoriality in 437 bird species on different taxa. His findings suggested that increased foraging efficiency was the most likely cause for communal roosting behaviour. Other studies on specific species support this idea (</w:t>
      </w:r>
      <w:r w:rsidRPr="0098295B">
        <w:rPr>
          <w:rFonts w:ascii="Times New Roman" w:eastAsia="Times New Roman" w:hAnsi="Times New Roman" w:cs="Times New Roman"/>
          <w:sz w:val="24"/>
          <w:szCs w:val="24"/>
        </w:rPr>
        <w:fldChar w:fldCharType="begin"/>
      </w:r>
      <w:r w:rsidRPr="0098295B">
        <w:rPr>
          <w:rFonts w:ascii="Times New Roman" w:eastAsia="Times New Roman" w:hAnsi="Times New Roman" w:cs="Times New Roman"/>
          <w:sz w:val="24"/>
          <w:szCs w:val="24"/>
        </w:rPr>
        <w:instrText xml:space="preserve"> ADDIN ZOTERO_ITEM CSL_CITATION {"citationID":"0r6wYY8K","properties":{"formattedCitation":"(Curk et al., 2025; Harel et al., 2017; Sassi et al., 2024)","plainCitation":"(Curk et al., 2025; Harel et al., 2017; Sassi et al., 2024)","dontUpdate":true,"noteIndex":0},"citationItems":[{"id":765,"uris":["http://zotero.org/users/6254983/items/VBVZP4UF"],"itemData":{"id":765,"type":"article-journal","container-title":"Ecological Modelling","DOI":"10.1016/j.ecolmodel.2024.110941","ISSN":"03043800","journalAbbreviation":"Ecological Modelling","language":"en","page":"110941","source":"DOI.org (Crossref)","title":"Advantages and disadvantages of using social information for carcass detection–A case study using white-backed vultures","volume":"499","author":[{"family":"Curk","given":"Te."},{"family":"Rast","given":"W."},{"family":"Portas","given":"R."},{"family":"Kohles","given":"J."},{"family":"Shatumbu","given":"G."},{"family":"Cloete","given":"C."},{"family":"Curk","given":"Ti."},{"family":"Radchuk","given":"V."},{"family":"Aschenborn","given":"O."},{"family":"Melzheimer","given":"J."}],"issued":{"date-parts":[["2025",1]]}}},{"id":29,"uris":["http://zotero.org/users/6254983/items/LXPTGWRE"],"itemData":{"id":29,"type":"article-journal","abstract":"Uncertainties regarding food location and quality are among the greatest challenges faced by foragers and communal roosting may facilitate success through social foraging. The information centre hypothesis (ICH) suggests that uninformed individuals at shared roosts benefit from following informed individuals to previously visited resources. We tested several key prerequisites of the ICH in a social obligate scavenger, the Eurasian griffon vulture (\n              Gyps fulvus\n              ), by tracking movements and behaviour of sympatric individuals over extended periods and across relatively large spatial scales, thereby precluding alternative explanations such as local enhancement. In agreement with the ICH, we found that ‘informed’ individuals returning to previously visited carcasses were followed by ‘uninformed’ vultures that consequently got access to these resources. When a dyad (two individuals that depart from the same roost within 2 min of each other) included an informed individual, they spent a higher proportion of the flight time close to each other at a shorter distance between them than otherwise. Although all individuals occasionally profited from following others, they differed in their tendencies to be informed or uninformed. This study provides evidence for ‘following behaviour’ in natural conditions and demonstrates differential roles and information states among foragers within a population. Moreover, demonstrating the possible reliance of vultures on following behaviour emphasizes that individuals in declining populations may suffer from reduced foraging efficiency.","container-title":"Proceedings of the Royal Society B: Biological Sciences","DOI":"10.1098/rspb.2016.2654","ISSN":"0962-8452, 1471-2954","issue":"1852","journalAbbreviation":"Proc. R. Soc. B.","language":"en","page":"20162654","source":"DOI.org (Crossref)","title":"Social foraging and individual consistency in following behaviour: testing the information centre hypothesis in free-ranging vultures","title-short":"Social foraging and individual consistency in following behaviour","volume":"284","author":[{"family":"Harel","given":"Roi"},{"family":"Spiegel","given":"Orr"},{"family":"Getz","given":"Wayne M."},{"family":"Nathan","given":"Ran"}],"issued":{"date-parts":[["2017",4,12]]}}},{"id":763,"uris":["http://zotero.org/users/6254983/items/5GQ83I4K"],"itemData":{"id":763,"type":"article-journal","abstract":"Animals rely on a balance of personal and social information to decide when and where to move next in order to access a desired resource. The benefits from cueing on conspecifics to reduce uncertainty about resource availability can be rapidly overcome by the risks of within-group competition, often exacerbated toward low-ranked individuals. Being obligate soarers, relying on thermal updraughts to search for carcasses around which competition can be fierce, vultures represent ideal models to investigate the balance between personal and social information during foraging movements. Linking dominance hierarchy, social aff</w:instrText>
      </w:r>
      <w:r w:rsidRPr="00CC0C76">
        <w:rPr>
          <w:rFonts w:ascii="Times New Roman" w:eastAsia="Times New Roman" w:hAnsi="Times New Roman" w:cs="Times New Roman"/>
          <w:sz w:val="24"/>
          <w:szCs w:val="24"/>
        </w:rPr>
        <w:instrText xml:space="preserve">inities and meteorological conditions to movement decisions of eight captive vultures,\n              Gyps spp\n              ., released for free flights in natural soaring conditions, we found that they relied on social information (i.e. other vultures using/having used the thermals) to find the next thermal updraught, especially in unfavourable flight conditions. Low-ranked individuals were more likely to disregard social cues when deciding where to go next, possibly to minimize the competitive risk of social aggregation. These results exemplify the architecture of decision-making during flight in social birds. It suggests that the environmental context, the context of risk and the social system as a whole calibrate the balance between personal and social information use.","container-title":"Proceedings of the Royal Society B: Biological Sciences","DOI":"10.1098/rspb.2023.1729","ISSN":"0962-8452, 1471-2954","issue":"2018","journalAbbreviation":"Proc. R. Soc. B.","language":"en","page":"20231729","source":"DOI.org (Crossref)","title":"The use of social information in vulture flight decisions","volume":"291","author":[{"family":"Sassi","given":"Yohan"},{"family":"Nouzières","given":"Basile"},{"family":"Scacco","given":"Martina"},{"family":"Tremblay","given":"Yann"},{"family":"Duriez","given":"Olivier"},{"family":"Robira","given":"Benjamin"}],"issued":{"date-parts":[["2024",3,13]]}}}],"schema":"https://github.com/citation-style-language/schema/raw/master/csl-citation.json"} </w:instrText>
      </w:r>
      <w:r w:rsidRPr="0098295B">
        <w:rPr>
          <w:rFonts w:ascii="Times New Roman" w:eastAsia="Times New Roman" w:hAnsi="Times New Roman" w:cs="Times New Roman"/>
          <w:sz w:val="24"/>
          <w:szCs w:val="24"/>
        </w:rPr>
        <w:fldChar w:fldCharType="separate"/>
      </w:r>
      <w:r w:rsidRPr="00CC0C76">
        <w:rPr>
          <w:rFonts w:ascii="Times New Roman" w:hAnsi="Times New Roman" w:cs="Times New Roman"/>
          <w:sz w:val="24"/>
        </w:rPr>
        <w:t xml:space="preserve">Curk et al., 2025; </w:t>
      </w:r>
      <w:r w:rsidRPr="00CC0C76">
        <w:rPr>
          <w:rFonts w:ascii="Times New Roman" w:eastAsia="Times New Roman" w:hAnsi="Times New Roman" w:cs="Times New Roman"/>
          <w:sz w:val="24"/>
          <w:szCs w:val="24"/>
        </w:rPr>
        <w:t xml:space="preserve">Dermody et al. 2011, </w:t>
      </w:r>
      <w:r w:rsidRPr="00CC0C76">
        <w:rPr>
          <w:rFonts w:ascii="Times New Roman" w:hAnsi="Times New Roman" w:cs="Times New Roman"/>
          <w:sz w:val="24"/>
        </w:rPr>
        <w:t>Harel et al., 2017; Sassi et al., 2024)</w:t>
      </w:r>
      <w:r w:rsidRPr="0098295B">
        <w:rPr>
          <w:rFonts w:ascii="Times New Roman" w:eastAsia="Times New Roman" w:hAnsi="Times New Roman" w:cs="Times New Roman"/>
          <w:sz w:val="24"/>
          <w:szCs w:val="24"/>
        </w:rPr>
        <w:fldChar w:fldCharType="end"/>
      </w:r>
      <w:r w:rsidRPr="00CC0C76">
        <w:rPr>
          <w:rFonts w:ascii="Times New Roman" w:eastAsia="Times New Roman" w:hAnsi="Times New Roman" w:cs="Times New Roman"/>
          <w:sz w:val="24"/>
          <w:szCs w:val="24"/>
        </w:rPr>
        <w:t xml:space="preserve">. </w:t>
      </w:r>
      <w:r w:rsidRPr="0098295B">
        <w:rPr>
          <w:rFonts w:ascii="Times New Roman" w:eastAsia="Times New Roman" w:hAnsi="Times New Roman" w:cs="Times New Roman"/>
          <w:sz w:val="24"/>
          <w:szCs w:val="24"/>
        </w:rPr>
        <w:t xml:space="preserve">Despite his comprehensive study, his work focused on all birds whose phylogeny had been widely documented at the time, and therefore he worked with a limited sample size. He also included waterbirds. While this may not be a problem per se, waterbirds’ feeding ecology differ in nature than those of terrestrial birds (e.g. </w:t>
      </w:r>
      <w:r w:rsidRPr="0098295B">
        <w:rPr>
          <w:rFonts w:ascii="Times New Roman" w:eastAsia="Times New Roman" w:hAnsi="Times New Roman" w:cs="Times New Roman"/>
          <w:sz w:val="24"/>
          <w:szCs w:val="24"/>
        </w:rPr>
        <w:fldChar w:fldCharType="begin"/>
      </w:r>
      <w:r w:rsidRPr="0098295B">
        <w:rPr>
          <w:rFonts w:ascii="Times New Roman" w:eastAsia="Times New Roman" w:hAnsi="Times New Roman" w:cs="Times New Roman"/>
          <w:sz w:val="24"/>
          <w:szCs w:val="24"/>
        </w:rPr>
        <w:instrText xml:space="preserve"> ADDIN ZOTERO_ITEM CSL_CITATION {"citationID":"sVJRmtMq","properties":{"formattedCitation":"(Twining et al., 2019)","plainCitation":"(Twining et al., 2019)","dontUpdate":true,"noteIndex":0},"citationItems":[{"id":821,"uris":["http://zotero.org/users/6254983/items/ZM7IIILZ"],"itemData":{"id":821,"type":"article-journal","abstract":"Abstract\n            \n              \n                \n                  Aquatic and terrestrial ecosystems are connected through reciprocal fluxes of energy and nutrients that can subsidize consumers. Past research on reciprocal aquatic–terrestrial subsidies to consumers has generally focused on subsidy quantity while ignoring major differences in the nutritional composition of aquatic and terrestrial resources. Because aquatic resources contain substantially more highly unsaturated omega‐3 fatty acids (HUFAs) than terrestrial resources, aquatic subsidies may play a unique role by supplying these critical compounds to both aquatic and terrestrial consumers.\n                \n                \n                  \n                    Here, we first characterized nutritional quality in terms of HUFA content in aquatic and terrestrial insect prey. We then used bulk stable isotope analyses to estimate subsidy use by stream and riparian consumers coupled with compound‐specific stable isotope analyses, which allowed us to document consumer HUFA sources. Finally, in order to understand the nutritional importance of aquatic‐derived HUFAs for riparian consumers, we conducted manipulative diet experiments on Eastern Phoebe (\n                    Sayornis phoebe\n                    ) chicks in the laboratory.\n                  \n                \n                \n                  Aquatic insects were significantly enriched in HUFAs, mainly in terms of eicosapentaenoic acid (EPA), compared with terrestrial insects. Stream fishes relied mainly upon aquatic resources, while insectivorous birds varied in their use of aquatic subsidies across sites. However, like stream fishes, Eastern Phoebe chicks received HUFAs from aquatic insects, even when they were heavily reliant upon terrestrial insects for their overall diet. In the laboratory, dietary HUFAs, such as those supplied by aquatic insects, increased the growth rate and condition of Eastern Phoebe chicks.\n                \n                \n                  This study demonstrates that aquatic and terrestrial subsidies are not nutritionally reciprocal from the perspective of consumers because aquatic resources are the main source of critical fatty acids for both stream and riparian consumers. It also confirms previous findings on the nutritional importance of HUFAs for riparian birds, demonstrating that an insectivorous riparian lifestyle influences avian nutritional needs. Finally, our findings raise the possibility that birds and other riparian insectivores may experience nutritional mismatches with terrestrial prey if they do not have access to high‐quality aquatic subsidies as a consequence of aquatic habitat degradation or shifts in consumer and resource phenology.\n                \n              \n            \n            \n              A free\n              Plain Language Summary\n              can be found within the Supporting Information of this article.","container-title":"Functional Ecology","DOI":"10.1111/1365-2435.13401","ISSN":"0269-8463, 1365-2435","issue":"10","journalAbbreviation":"Functional Ecology","language":"en","page":"2042-2052","source":"DOI.org (Crossref)","title":"Aquatic and terrestrial resources are not nutritionally reciprocal for consumers","volume":"33","author":[{"family":"Twining","given":"Cornelia W."},{"family":"Brenna","given":"J. Thomas"},{"family":"Lawrence","given":"Peter"},{"family":"Winkler","given":"David W."},{"family":"Flecker","given":"Alexander S."},{"family":"Hairston","given":"Nelson G."}],"editor":[{"family":"Allen","given":"Daniel C."}],"issued":{"date-parts":[["2019",10]]}}}],"schema":"https://github.com/citation-style-language/schema/raw/master/csl-citation.json"} </w:instrText>
      </w:r>
      <w:r w:rsidRPr="0098295B">
        <w:rPr>
          <w:rFonts w:ascii="Times New Roman" w:eastAsia="Times New Roman" w:hAnsi="Times New Roman" w:cs="Times New Roman"/>
          <w:sz w:val="24"/>
          <w:szCs w:val="24"/>
        </w:rPr>
        <w:fldChar w:fldCharType="separate"/>
      </w:r>
      <w:r w:rsidRPr="0098295B">
        <w:rPr>
          <w:rFonts w:ascii="Times New Roman" w:hAnsi="Times New Roman" w:cs="Times New Roman"/>
          <w:sz w:val="24"/>
        </w:rPr>
        <w:t>Twining et al., 2019)</w:t>
      </w:r>
      <w:r w:rsidRPr="0098295B">
        <w:rPr>
          <w:rFonts w:ascii="Times New Roman" w:eastAsia="Times New Roman" w:hAnsi="Times New Roman" w:cs="Times New Roman"/>
          <w:sz w:val="24"/>
          <w:szCs w:val="24"/>
        </w:rPr>
        <w:fldChar w:fldCharType="end"/>
      </w:r>
      <w:r w:rsidRPr="0098295B">
        <w:rPr>
          <w:rFonts w:ascii="Times New Roman" w:eastAsia="Times New Roman" w:hAnsi="Times New Roman" w:cs="Times New Roman"/>
          <w:sz w:val="24"/>
          <w:szCs w:val="24"/>
        </w:rPr>
        <w:t xml:space="preserve">, and resource dynamics such as resource pulses may have a greater effect in terrestrial ecosystems than aquatic ones </w:t>
      </w:r>
      <w:r w:rsidRPr="0098295B">
        <w:rPr>
          <w:rFonts w:ascii="Times New Roman" w:eastAsia="Times New Roman" w:hAnsi="Times New Roman" w:cs="Times New Roman"/>
          <w:sz w:val="24"/>
          <w:szCs w:val="24"/>
        </w:rPr>
        <w:fldChar w:fldCharType="begin"/>
      </w:r>
      <w:r w:rsidRPr="0098295B">
        <w:rPr>
          <w:rFonts w:ascii="Times New Roman" w:eastAsia="Times New Roman" w:hAnsi="Times New Roman" w:cs="Times New Roman"/>
          <w:sz w:val="24"/>
          <w:szCs w:val="24"/>
        </w:rPr>
        <w:instrText xml:space="preserve"> ADDIN ZOTERO_ITEM CSL_CITATION {"citationID":"iYmltE3z","properties":{"formattedCitation":"(Liem, 1990; Nowlin et al., 2008)","plainCitation":"(Liem, 1990; Nowlin et al., 2008)","noteIndex":0},"citationItems":[{"id":823,"uris":["http://zotero.org/users/6254983/items/QH7I4RUG"],"itemData":{"id":823,"type":"article-journal","container-title":"American Zoologist","DOI":"10.1093/icb/30.1.209","ISSN":"0003-1569","issue":"1","journalAbbreviation":"Am Zool","language":"en","page":"209-221","source":"DOI.org (Crossref)","title":"Aquatic &lt;i&gt;Versus&lt;/i&gt; Terrestrial Feeding Modes: Possible Impacts on the Trophic Ecology of Vertebrates","title-short":"Aquatic &lt;i&gt;Versus&lt;/i&gt; Terrestrial Feeding Modes","volume":"30","author":[{"family":"Liem","given":"Karel F."}],"issued":{"date-parts":[["1990",2]]}}},{"id":820,"uris":["http://zotero.org/users/6254983/items/PINW9NGS"],"itemData":{"id":820,"type":"article-journal","container-title":"Ecology","DOI":"10.1890/07-0303.1","ISSN":"0012-9658","issue":"3","journalAbbreviation":"Ecology","language":"en","license":"http://doi.wiley.com/10.1002/tdm_license_1.1","page":"647-659","source":"DOI.org (Crossref)","title":"COMPARING RESOURCE PULSES IN AQUATIC AND TERRESTRIAL ECOSYSTEMS","volume":"89","author":[{"family":"Nowlin","given":"Weston H."},{"family":"Vanni","given":"Michael J."},{"family":"Yang","given":"Louie H."}],"issued":{"date-parts":[["2008",3]]}}}],"schema":"https://github.com/citation-style-language/schema/raw/master/csl-citation.json"} </w:instrText>
      </w:r>
      <w:r w:rsidRPr="0098295B">
        <w:rPr>
          <w:rFonts w:ascii="Times New Roman" w:eastAsia="Times New Roman" w:hAnsi="Times New Roman" w:cs="Times New Roman"/>
          <w:sz w:val="24"/>
          <w:szCs w:val="24"/>
        </w:rPr>
        <w:fldChar w:fldCharType="separate"/>
      </w:r>
      <w:r w:rsidRPr="0098295B">
        <w:rPr>
          <w:rFonts w:ascii="Times New Roman" w:hAnsi="Times New Roman" w:cs="Times New Roman"/>
          <w:sz w:val="24"/>
        </w:rPr>
        <w:t>(Liem, 1990; Nowlin et al., 2008)</w:t>
      </w:r>
      <w:r w:rsidRPr="0098295B">
        <w:rPr>
          <w:rFonts w:ascii="Times New Roman" w:eastAsia="Times New Roman" w:hAnsi="Times New Roman" w:cs="Times New Roman"/>
          <w:sz w:val="24"/>
          <w:szCs w:val="24"/>
        </w:rPr>
        <w:fldChar w:fldCharType="end"/>
      </w:r>
      <w:r w:rsidRPr="0098295B">
        <w:rPr>
          <w:rFonts w:ascii="Times New Roman" w:eastAsia="Times New Roman" w:hAnsi="Times New Roman" w:cs="Times New Roman"/>
          <w:sz w:val="24"/>
          <w:szCs w:val="24"/>
        </w:rPr>
        <w:t>. Thus, this group should be studied separately to prevent the patterns from being obscured. Noteworthy, at the time of Beauchamp’s study, information on feeding guild, social behavior and phylogeny were still limited. Access to new information offers the possibility to answer a similar yet more extensive research question to understand the evolutionary origins of this behavior across different phylogenies.</w:t>
      </w:r>
    </w:p>
    <w:p w14:paraId="7B9E2AC5" w14:textId="77777777" w:rsidR="00F7140F" w:rsidRPr="0098295B" w:rsidRDefault="00F7140F" w:rsidP="00D70E63">
      <w:pPr>
        <w:spacing w:line="360" w:lineRule="auto"/>
        <w:ind w:firstLine="720"/>
        <w:jc w:val="both"/>
        <w:rPr>
          <w:rFonts w:ascii="Times New Roman" w:eastAsia="Times New Roman" w:hAnsi="Times New Roman" w:cs="Times New Roman"/>
          <w:sz w:val="24"/>
          <w:szCs w:val="24"/>
        </w:rPr>
      </w:pPr>
    </w:p>
    <w:p w14:paraId="7DDBBCAD" w14:textId="77777777" w:rsidR="00F7140F" w:rsidRPr="0098295B" w:rsidRDefault="00F7140F" w:rsidP="00D70E63">
      <w:pPr>
        <w:spacing w:line="360" w:lineRule="auto"/>
        <w:ind w:firstLine="720"/>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 xml:space="preserve">Even after Beauchamp’s robust study, the evidence for foraging efficiency as the main driver of communal roosting has been stated as not conclusive for some of the species in which it has been tested. However, there is a caveat to this statement. Most of these studies have been conducted in a single species only, and most cases in a limited timeframe. While these approaches help us understand the mechanistic of the ICH itself, it limits the scope to understand the overarching drivers underpinning CRB. From an evolutionary perspective, the latter is important because it gives us information on the reliance of this behavior for the fitness of a species. Despite the seemingly importance of understanding the evolution of CRB, to the date, this question has not been tested yet on a broader taxonomic scale after Beauchamp’s study. These remaining unknowns open a new avenue for research, which are the aim of the present thesis. </w:t>
      </w:r>
      <w:commentRangeStart w:id="65"/>
      <w:r w:rsidRPr="0098295B">
        <w:rPr>
          <w:rFonts w:ascii="Times New Roman" w:eastAsia="Times New Roman" w:hAnsi="Times New Roman" w:cs="Times New Roman"/>
          <w:sz w:val="24"/>
          <w:szCs w:val="24"/>
        </w:rPr>
        <w:t xml:space="preserve">Using the comparative method, </w:t>
      </w:r>
      <w:commentRangeEnd w:id="65"/>
      <w:r w:rsidRPr="0098295B">
        <w:rPr>
          <w:rStyle w:val="CommentReference"/>
          <w:rFonts w:ascii="Times New Roman" w:hAnsi="Times New Roman" w:cs="Times New Roman"/>
        </w:rPr>
        <w:commentReference w:id="65"/>
      </w:r>
      <w:r w:rsidRPr="0098295B">
        <w:rPr>
          <w:rFonts w:ascii="Times New Roman" w:eastAsia="Times New Roman" w:hAnsi="Times New Roman" w:cs="Times New Roman"/>
          <w:sz w:val="24"/>
          <w:szCs w:val="24"/>
        </w:rPr>
        <w:t xml:space="preserve">this chapter will focus on answering the following research question: Are mass, trophic guild, memory and dispersal ability strong explanatory drivers of communal roosting behaviour in landbirds? </w:t>
      </w:r>
      <w:commentRangeStart w:id="66"/>
      <w:commentRangeEnd w:id="66"/>
      <w:r w:rsidRPr="0098295B">
        <w:rPr>
          <w:rStyle w:val="CommentReference"/>
          <w:rFonts w:ascii="Times New Roman" w:hAnsi="Times New Roman" w:cs="Times New Roman"/>
        </w:rPr>
        <w:commentReference w:id="66"/>
      </w:r>
    </w:p>
    <w:p w14:paraId="71E23573" w14:textId="77777777" w:rsidR="00F7140F" w:rsidRPr="0098295B" w:rsidRDefault="00F7140F" w:rsidP="00D70E63">
      <w:pPr>
        <w:spacing w:line="360" w:lineRule="auto"/>
        <w:ind w:firstLine="720"/>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br w:type="page"/>
      </w:r>
    </w:p>
    <w:p w14:paraId="0E297FAE" w14:textId="294A4719" w:rsidR="00F7140F" w:rsidRPr="0098295B" w:rsidRDefault="007F7937" w:rsidP="00E047A5">
      <w:pPr>
        <w:pStyle w:val="Heading2"/>
        <w:spacing w:line="360" w:lineRule="auto"/>
        <w:jc w:val="both"/>
        <w:rPr>
          <w:rFonts w:ascii="Times New Roman" w:hAnsi="Times New Roman" w:cs="Times New Roman"/>
          <w:b/>
          <w:bCs/>
          <w:color w:val="auto"/>
          <w:sz w:val="24"/>
          <w:szCs w:val="24"/>
        </w:rPr>
      </w:pPr>
      <w:bookmarkStart w:id="67" w:name="_Toc199244217"/>
      <w:r w:rsidRPr="0098295B">
        <w:rPr>
          <w:rFonts w:ascii="Times New Roman" w:hAnsi="Times New Roman" w:cs="Times New Roman"/>
          <w:b/>
          <w:bCs/>
          <w:color w:val="auto"/>
          <w:sz w:val="24"/>
          <w:szCs w:val="24"/>
        </w:rPr>
        <w:lastRenderedPageBreak/>
        <w:t>2.</w:t>
      </w:r>
      <w:r w:rsidR="0017764A" w:rsidRPr="0098295B">
        <w:rPr>
          <w:rFonts w:ascii="Times New Roman" w:hAnsi="Times New Roman" w:cs="Times New Roman"/>
          <w:b/>
          <w:bCs/>
          <w:color w:val="auto"/>
          <w:sz w:val="24"/>
          <w:szCs w:val="24"/>
        </w:rPr>
        <w:t xml:space="preserve">2 </w:t>
      </w:r>
      <w:commentRangeStart w:id="68"/>
      <w:r w:rsidR="00F7140F" w:rsidRPr="0098295B">
        <w:rPr>
          <w:rFonts w:ascii="Times New Roman" w:hAnsi="Times New Roman" w:cs="Times New Roman"/>
          <w:b/>
          <w:bCs/>
          <w:color w:val="auto"/>
          <w:sz w:val="24"/>
          <w:szCs w:val="24"/>
        </w:rPr>
        <w:t>Methods</w:t>
      </w:r>
      <w:commentRangeEnd w:id="68"/>
      <w:r w:rsidR="00F7140F" w:rsidRPr="0098295B">
        <w:rPr>
          <w:b/>
          <w:bCs/>
          <w:sz w:val="24"/>
          <w:szCs w:val="24"/>
        </w:rPr>
        <w:commentReference w:id="68"/>
      </w:r>
      <w:bookmarkEnd w:id="67"/>
    </w:p>
    <w:p w14:paraId="6913F646" w14:textId="77777777" w:rsidR="00F7140F" w:rsidRPr="0098295B" w:rsidRDefault="00F7140F" w:rsidP="00D70E63">
      <w:pPr>
        <w:spacing w:line="360" w:lineRule="auto"/>
        <w:jc w:val="both"/>
        <w:rPr>
          <w:rFonts w:ascii="Times New Roman" w:eastAsia="Times New Roman" w:hAnsi="Times New Roman" w:cs="Times New Roman"/>
          <w:sz w:val="24"/>
          <w:szCs w:val="24"/>
        </w:rPr>
      </w:pPr>
    </w:p>
    <w:p w14:paraId="3DDBC0E2" w14:textId="74E15F4F" w:rsidR="00F7140F" w:rsidRPr="00D95373" w:rsidRDefault="0017764A" w:rsidP="00D95373">
      <w:pPr>
        <w:pStyle w:val="Heading3"/>
        <w:rPr>
          <w:rStyle w:val="Heading5Char"/>
          <w:rFonts w:ascii="Times New Roman" w:eastAsia="SimSun" w:hAnsi="Times New Roman"/>
          <w:bCs w:val="0"/>
          <w:iCs w:val="0"/>
          <w:color w:val="auto"/>
          <w:szCs w:val="28"/>
          <w:rPrChange w:id="69" w:author="sandra cuadros" w:date="2025-05-27T15:03:00Z" w16du:dateUtc="2025-05-27T22:03:00Z">
            <w:rPr>
              <w:rStyle w:val="Heading5Char"/>
              <w:rFonts w:ascii="Times New Roman" w:eastAsia="SimSun" w:hAnsi="Times New Roman"/>
              <w:b/>
              <w:bCs w:val="0"/>
              <w:szCs w:val="28"/>
              <w:lang w:val="en-CA"/>
            </w:rPr>
          </w:rPrChange>
        </w:rPr>
        <w:pPrChange w:id="70" w:author="sandra cuadros" w:date="2025-05-27T15:03:00Z" w16du:dateUtc="2025-05-27T22:03:00Z">
          <w:pPr>
            <w:pStyle w:val="Heading4"/>
            <w:numPr>
              <w:ilvl w:val="0"/>
              <w:numId w:val="0"/>
            </w:numPr>
            <w:tabs>
              <w:tab w:val="left" w:pos="720"/>
            </w:tabs>
            <w:spacing w:before="240" w:after="80" w:line="360" w:lineRule="auto"/>
            <w:ind w:left="0" w:firstLine="0"/>
          </w:pPr>
        </w:pPrChange>
      </w:pPr>
      <w:r w:rsidRPr="00D95373">
        <w:rPr>
          <w:rStyle w:val="Heading5Char"/>
          <w:rFonts w:ascii="Times New Roman" w:eastAsia="SimSun" w:hAnsi="Times New Roman"/>
          <w:bCs w:val="0"/>
          <w:iCs w:val="0"/>
          <w:color w:val="auto"/>
          <w:szCs w:val="28"/>
          <w:rPrChange w:id="71" w:author="sandra cuadros" w:date="2025-05-27T15:03:00Z" w16du:dateUtc="2025-05-27T22:03:00Z">
            <w:rPr>
              <w:rStyle w:val="Heading5Char"/>
              <w:rFonts w:ascii="Times New Roman" w:eastAsia="SimSun" w:hAnsi="Times New Roman"/>
              <w:b/>
              <w:bCs w:val="0"/>
              <w:szCs w:val="28"/>
              <w:lang w:val="en-CA"/>
            </w:rPr>
          </w:rPrChange>
        </w:rPr>
        <w:t xml:space="preserve">2.2.1 </w:t>
      </w:r>
      <w:r w:rsidR="00F7140F" w:rsidRPr="00D95373">
        <w:rPr>
          <w:rStyle w:val="Heading5Char"/>
          <w:rFonts w:ascii="Times New Roman" w:eastAsia="SimSun" w:hAnsi="Times New Roman"/>
          <w:bCs w:val="0"/>
          <w:iCs w:val="0"/>
          <w:color w:val="auto"/>
          <w:szCs w:val="28"/>
          <w:rPrChange w:id="72" w:author="sandra cuadros" w:date="2025-05-27T15:03:00Z" w16du:dateUtc="2025-05-27T22:03:00Z">
            <w:rPr>
              <w:rStyle w:val="Heading5Char"/>
              <w:rFonts w:ascii="Times New Roman" w:eastAsia="SimSun" w:hAnsi="Times New Roman"/>
              <w:b/>
              <w:bCs w:val="0"/>
              <w:szCs w:val="28"/>
              <w:lang w:val="en-CA"/>
            </w:rPr>
          </w:rPrChange>
        </w:rPr>
        <w:t>Biological variables</w:t>
      </w:r>
    </w:p>
    <w:p w14:paraId="328375B2" w14:textId="77777777" w:rsidR="00F7140F" w:rsidRPr="0098295B" w:rsidRDefault="00F7140F" w:rsidP="00A22473">
      <w:pPr>
        <w:spacing w:line="360" w:lineRule="auto"/>
        <w:ind w:firstLine="720"/>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 xml:space="preserve">To test for the biological variables driving the evolution of communal roosting behaviour, I selected four main traits: body mass (kg) following Beauchamp (1999), Hand-wing index (HWI) as a measure of dispersal ability </w:t>
      </w:r>
      <w:r w:rsidRPr="0098295B">
        <w:rPr>
          <w:rFonts w:ascii="Times New Roman" w:eastAsia="Times New Roman" w:hAnsi="Times New Roman" w:cs="Times New Roman"/>
          <w:sz w:val="24"/>
          <w:szCs w:val="24"/>
        </w:rPr>
        <w:fldChar w:fldCharType="begin"/>
      </w:r>
      <w:r w:rsidRPr="0098295B">
        <w:rPr>
          <w:rFonts w:ascii="Times New Roman" w:eastAsia="Times New Roman" w:hAnsi="Times New Roman" w:cs="Times New Roman"/>
          <w:sz w:val="24"/>
          <w:szCs w:val="24"/>
        </w:rPr>
        <w:instrText xml:space="preserve"> ADDIN ZOTERO_ITEM CSL_CITATION {"citationID":"CEnSw4sE","properties":{"formattedCitation":"(Arango et al., 2022)","plainCitation":"(Arango et al., 2022)","noteIndex":0},"citationItems":[{"id":358,"uris":["http://zotero.org/users/6254983/items/WY7Y4MBH"],"itemData":{"id":358,"type":"article-journal","abstract":"Abstract\n            Measuring the dispersal ability of birds is particularly challenging and thus researchers have relied on the extended use of morphological proxies as surrogates for such ability. However, few studies have tested the relationship between morphological proxies and other dispersal-related traits. In this study, we test the relationship of the most commonly used morphological proxy for dispersal—the Hand-Wing Index (HWI)—with traits highly associated with dispersal abilities, such as geographic range size, migratory behaviour and migratory distances. We used the Emberizoidea superfamily to evaluate these relationships and measured the HWI of 2520 individuals from 431 species (almost half of all the species in the superfamily). We first estimated the phylogenetic signal of HWI and searched for the best evolutionary model to explain its variation. We then performed PGLS analyses to assess the relationships between HWI and dispersal abilities. Our results showed that HWI has a strong phylogenetic signal and is positively related to dispersal abilities. Our findings support the use of HWI as a viable morphological proxy for dispersal in birds.","container-title":"Biological Journal of the Linnean Society","DOI":"10.1093/biolinnean/blac071","ISSN":"0024-4066, 1095-8312","issue":"1","language":"en","page":"137-144","source":"DOI.org (Crossref)","title":"Hand-Wing Index as a surrogate for dispersal ability: the case of the Emberizoidea (Aves: Passeriformes) radiation","title-short":"Hand-Wing Index as a surrogate for dispersal ability","volume":"137","author":[{"family":"Arango","given":"Axel"},{"family":"Pinto-Ledezma","given":"Jesús"},{"family":"Rojas-Soto","given":"Octavio"},{"family":"Lindsay","given":"Andrea M"},{"family":"Mendenhall","given":"Chase D"},{"family":"Villalobos","given":"Fabricio"}],"issued":{"date-parts":[["2022",8,16]]}}}],"schema":"https://github.com/citation-style-language/schema/raw/master/csl-citation.json"} </w:instrText>
      </w:r>
      <w:r w:rsidRPr="0098295B">
        <w:rPr>
          <w:rFonts w:ascii="Times New Roman" w:eastAsia="Times New Roman" w:hAnsi="Times New Roman" w:cs="Times New Roman"/>
          <w:sz w:val="24"/>
          <w:szCs w:val="24"/>
        </w:rPr>
        <w:fldChar w:fldCharType="separate"/>
      </w:r>
      <w:r w:rsidRPr="0098295B">
        <w:rPr>
          <w:rFonts w:ascii="Times New Roman" w:hAnsi="Times New Roman" w:cs="Times New Roman"/>
          <w:sz w:val="24"/>
        </w:rPr>
        <w:t>(Arango et al., 2022)</w:t>
      </w:r>
      <w:r w:rsidRPr="0098295B">
        <w:rPr>
          <w:rFonts w:ascii="Times New Roman" w:eastAsia="Times New Roman" w:hAnsi="Times New Roman" w:cs="Times New Roman"/>
          <w:sz w:val="24"/>
          <w:szCs w:val="24"/>
        </w:rPr>
        <w:fldChar w:fldCharType="end"/>
      </w:r>
      <w:r w:rsidRPr="0098295B">
        <w:rPr>
          <w:rFonts w:ascii="Times New Roman" w:eastAsia="Times New Roman" w:hAnsi="Times New Roman" w:cs="Times New Roman"/>
          <w:sz w:val="24"/>
          <w:szCs w:val="24"/>
        </w:rPr>
        <w:t xml:space="preserve">, trophic guild and residuals of body size to brain size ratio (as a proxy for memory, van </w:t>
      </w:r>
      <w:proofErr w:type="spellStart"/>
      <w:r w:rsidRPr="0098295B">
        <w:rPr>
          <w:rFonts w:ascii="Times New Roman" w:eastAsia="Times New Roman" w:hAnsi="Times New Roman" w:cs="Times New Roman"/>
          <w:sz w:val="24"/>
          <w:szCs w:val="24"/>
        </w:rPr>
        <w:t>Overbeld</w:t>
      </w:r>
      <w:proofErr w:type="spellEnd"/>
      <w:r w:rsidRPr="0098295B">
        <w:rPr>
          <w:rFonts w:ascii="Times New Roman" w:eastAsia="Times New Roman" w:hAnsi="Times New Roman" w:cs="Times New Roman"/>
          <w:sz w:val="24"/>
          <w:szCs w:val="24"/>
        </w:rPr>
        <w:t xml:space="preserve"> et al. 2022).</w:t>
      </w:r>
    </w:p>
    <w:p w14:paraId="60740F28" w14:textId="77777777" w:rsidR="00A22473" w:rsidRPr="0098295B" w:rsidRDefault="00A22473" w:rsidP="00CC0C76">
      <w:pPr>
        <w:spacing w:line="360" w:lineRule="auto"/>
        <w:ind w:firstLine="720"/>
        <w:jc w:val="both"/>
        <w:rPr>
          <w:rFonts w:ascii="Times New Roman" w:eastAsia="Times New Roman" w:hAnsi="Times New Roman" w:cs="Times New Roman"/>
          <w:sz w:val="24"/>
          <w:szCs w:val="24"/>
        </w:rPr>
      </w:pPr>
    </w:p>
    <w:p w14:paraId="7846EE19" w14:textId="77777777" w:rsidR="00F7140F" w:rsidRPr="0098295B" w:rsidRDefault="00F7140F" w:rsidP="00CC0C76">
      <w:pPr>
        <w:spacing w:line="360" w:lineRule="auto"/>
        <w:ind w:firstLine="720"/>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 xml:space="preserve">Hand-wing Index, Mass and Trophic guild were obtained from AVONET, and brain size (mass and volume) values were obtained from several databases from the literature, including published papers and private databases (e.g., </w:t>
      </w:r>
      <w:r w:rsidRPr="0098295B">
        <w:rPr>
          <w:rFonts w:ascii="Times New Roman" w:eastAsia="Times New Roman" w:hAnsi="Times New Roman" w:cs="Times New Roman"/>
          <w:sz w:val="24"/>
          <w:szCs w:val="24"/>
        </w:rPr>
        <w:fldChar w:fldCharType="begin"/>
      </w:r>
      <w:r w:rsidRPr="0098295B">
        <w:rPr>
          <w:rFonts w:ascii="Times New Roman" w:eastAsia="Times New Roman" w:hAnsi="Times New Roman" w:cs="Times New Roman"/>
          <w:sz w:val="24"/>
          <w:szCs w:val="24"/>
        </w:rPr>
        <w:instrText xml:space="preserve"> ADDIN ZOTERO_ITEM CSL_CITATION {"citationID":"vgResbPq","properties":{"formattedCitation":"(Franklin et al., 2014; Guay &amp; Iwaniuk, 2008)","plainCitation":"(Franklin et al., 2014; Guay &amp; Iwaniuk, 2008)","dontUpdate":true,"noteIndex":0},"citationItems":[{"id":795,"uris":["http://zotero.org/users/6254983/items/IGLDEEKK"],"itemData":{"id":795,"type":"article-journal","container-title":"Emu","DOI":"10.1071/MU13034","ISSN":"0158-4197","journalAbbreviation":"EMU","language":"en","source":"DOI.org (Crossref)","title":"Relative brain size in Australian birds","URL":"http://www.publish.csiro.au/?paper=MU13034","author":[{"family":"Franklin","given":"Donald C."},{"family":"Garnett","given":"Stephen T."},{"family":"Luck","given":"Gary W."},{"family":"Gutierrez-Ibanez","given":"Cristian"},{"family":"Iwaniuk","given":"Andrew N."}],"accessed":{"date-parts":[["2025",5,10]]},"issued":{"date-parts":[["2014"]]}}},{"id":800,"uris":["http://zotero.org/users/6254983/items/6XMNCASN"],"itemData":{"id":800,"type":"article-journal","container-title":"The Condor","DOI":"10.1525/cond.2008.8424","ISSN":"0010-5422, 1938-5129","issue":"2","journalAbbreviation":"Condor","language":"en","page":"276-284","source":"DOI.org (Crossref)","title":"CAPTIVE BREEDING REDUCES BRAIN VOLUME IN WATERFOWL (ANSERIFORMES)","volume":"110","author":[{"family":"Guay","given":"Patrick-Jean"},{"family":"Iwaniuk","given":"Andrew N."}],"issued":{"date-parts":[["2008",5]]}}}],"schema":"https://github.com/citation-style-language/schema/raw/master/csl-citation.json"} </w:instrText>
      </w:r>
      <w:r w:rsidRPr="0098295B">
        <w:rPr>
          <w:rFonts w:ascii="Times New Roman" w:eastAsia="Times New Roman" w:hAnsi="Times New Roman" w:cs="Times New Roman"/>
          <w:sz w:val="24"/>
          <w:szCs w:val="24"/>
        </w:rPr>
        <w:fldChar w:fldCharType="separate"/>
      </w:r>
      <w:r w:rsidRPr="0098295B">
        <w:rPr>
          <w:rFonts w:ascii="Times New Roman" w:hAnsi="Times New Roman" w:cs="Times New Roman"/>
          <w:sz w:val="24"/>
        </w:rPr>
        <w:t>Franklin et al., 2014; Guay &amp; Iwaniuk, 2008, Supplementary material)</w:t>
      </w:r>
      <w:r w:rsidRPr="0098295B">
        <w:rPr>
          <w:rFonts w:ascii="Times New Roman" w:eastAsia="Times New Roman" w:hAnsi="Times New Roman" w:cs="Times New Roman"/>
          <w:sz w:val="24"/>
          <w:szCs w:val="24"/>
        </w:rPr>
        <w:fldChar w:fldCharType="end"/>
      </w:r>
      <w:r w:rsidRPr="0098295B">
        <w:rPr>
          <w:rFonts w:ascii="Times New Roman" w:eastAsia="Times New Roman" w:hAnsi="Times New Roman" w:cs="Times New Roman"/>
          <w:sz w:val="24"/>
          <w:szCs w:val="24"/>
        </w:rPr>
        <w:t>.</w:t>
      </w:r>
    </w:p>
    <w:p w14:paraId="54293D60" w14:textId="77777777" w:rsidR="00F7140F" w:rsidRPr="0098295B" w:rsidRDefault="00F7140F" w:rsidP="00D70E63">
      <w:pPr>
        <w:spacing w:line="360" w:lineRule="auto"/>
        <w:jc w:val="both"/>
        <w:rPr>
          <w:rFonts w:ascii="Times New Roman" w:eastAsia="Times New Roman" w:hAnsi="Times New Roman" w:cs="Times New Roman"/>
          <w:b/>
          <w:bCs/>
          <w:sz w:val="24"/>
          <w:szCs w:val="24"/>
        </w:rPr>
      </w:pPr>
    </w:p>
    <w:p w14:paraId="4D24754C" w14:textId="67669124" w:rsidR="00F7140F" w:rsidRPr="00D95373" w:rsidRDefault="00CF11A9" w:rsidP="00D95373">
      <w:pPr>
        <w:pStyle w:val="Heading3"/>
        <w:rPr>
          <w:rStyle w:val="Heading5Char"/>
          <w:rFonts w:ascii="Times New Roman" w:eastAsia="SimSun" w:hAnsi="Times New Roman"/>
          <w:bCs w:val="0"/>
          <w:iCs w:val="0"/>
          <w:color w:val="auto"/>
          <w:szCs w:val="28"/>
          <w:rPrChange w:id="73" w:author="sandra cuadros" w:date="2025-05-27T15:03:00Z" w16du:dateUtc="2025-05-27T22:03:00Z">
            <w:rPr>
              <w:rStyle w:val="Heading5Char"/>
              <w:rFonts w:ascii="Times New Roman" w:eastAsia="SimSun" w:hAnsi="Times New Roman"/>
              <w:b/>
              <w:bCs w:val="0"/>
              <w:szCs w:val="28"/>
              <w:lang w:val="en-CA"/>
            </w:rPr>
          </w:rPrChange>
        </w:rPr>
        <w:pPrChange w:id="74" w:author="sandra cuadros" w:date="2025-05-27T15:03:00Z" w16du:dateUtc="2025-05-27T22:03:00Z">
          <w:pPr>
            <w:pStyle w:val="Heading4"/>
            <w:numPr>
              <w:ilvl w:val="0"/>
              <w:numId w:val="0"/>
            </w:numPr>
            <w:tabs>
              <w:tab w:val="left" w:pos="720"/>
            </w:tabs>
            <w:spacing w:before="240" w:after="80" w:line="360" w:lineRule="auto"/>
            <w:ind w:left="0" w:firstLine="0"/>
          </w:pPr>
        </w:pPrChange>
      </w:pPr>
      <w:r w:rsidRPr="00D95373">
        <w:rPr>
          <w:rStyle w:val="Heading5Char"/>
          <w:rFonts w:ascii="Times New Roman" w:eastAsia="SimSun" w:hAnsi="Times New Roman"/>
          <w:bCs w:val="0"/>
          <w:iCs w:val="0"/>
          <w:color w:val="auto"/>
          <w:szCs w:val="28"/>
          <w:rPrChange w:id="75" w:author="sandra cuadros" w:date="2025-05-27T15:03:00Z" w16du:dateUtc="2025-05-27T22:03:00Z">
            <w:rPr>
              <w:rStyle w:val="Heading5Char"/>
              <w:rFonts w:ascii="Times New Roman" w:eastAsia="SimSun" w:hAnsi="Times New Roman"/>
              <w:b/>
              <w:bCs w:val="0"/>
              <w:szCs w:val="28"/>
              <w:lang w:val="en-CA"/>
            </w:rPr>
          </w:rPrChange>
        </w:rPr>
        <w:t>2.2.2</w:t>
      </w:r>
      <w:r w:rsidR="00F54A7A" w:rsidRPr="00D95373">
        <w:rPr>
          <w:rStyle w:val="Heading5Char"/>
          <w:rFonts w:ascii="Times New Roman" w:eastAsia="SimSun" w:hAnsi="Times New Roman"/>
          <w:bCs w:val="0"/>
          <w:iCs w:val="0"/>
          <w:color w:val="auto"/>
          <w:szCs w:val="28"/>
          <w:rPrChange w:id="76" w:author="sandra cuadros" w:date="2025-05-27T15:03:00Z" w16du:dateUtc="2025-05-27T22:03:00Z">
            <w:rPr>
              <w:rStyle w:val="Heading5Char"/>
              <w:rFonts w:ascii="Times New Roman" w:eastAsia="SimSun" w:hAnsi="Times New Roman"/>
              <w:b/>
              <w:bCs w:val="0"/>
              <w:szCs w:val="28"/>
              <w:lang w:val="en-CA"/>
            </w:rPr>
          </w:rPrChange>
        </w:rPr>
        <w:t xml:space="preserve"> </w:t>
      </w:r>
      <w:commentRangeStart w:id="77"/>
      <w:r w:rsidR="00F7140F" w:rsidRPr="00D95373">
        <w:rPr>
          <w:rStyle w:val="Heading5Char"/>
          <w:rFonts w:ascii="Times New Roman" w:eastAsia="SimSun" w:hAnsi="Times New Roman"/>
          <w:bCs w:val="0"/>
          <w:iCs w:val="0"/>
          <w:color w:val="auto"/>
          <w:szCs w:val="28"/>
          <w:rPrChange w:id="78" w:author="sandra cuadros" w:date="2025-05-27T15:03:00Z" w16du:dateUtc="2025-05-27T22:03:00Z">
            <w:rPr>
              <w:rStyle w:val="Heading5Char"/>
              <w:rFonts w:ascii="Times New Roman" w:eastAsia="SimSun" w:hAnsi="Times New Roman"/>
              <w:b/>
              <w:bCs w:val="0"/>
              <w:szCs w:val="28"/>
              <w:lang w:val="en-CA"/>
            </w:rPr>
          </w:rPrChange>
        </w:rPr>
        <w:t xml:space="preserve">Communal roosting </w:t>
      </w:r>
      <w:commentRangeEnd w:id="77"/>
      <w:r w:rsidR="00F7140F" w:rsidRPr="00D95373">
        <w:rPr>
          <w:rStyle w:val="Heading5Char"/>
          <w:rFonts w:ascii="Times New Roman" w:eastAsia="SimSun" w:hAnsi="Times New Roman"/>
          <w:bCs w:val="0"/>
          <w:iCs w:val="0"/>
          <w:color w:val="auto"/>
          <w:szCs w:val="28"/>
          <w:rPrChange w:id="79" w:author="sandra cuadros" w:date="2025-05-27T15:03:00Z" w16du:dateUtc="2025-05-27T22:03:00Z">
            <w:rPr>
              <w:rStyle w:val="Heading5Char"/>
              <w:rFonts w:ascii="Times New Roman" w:eastAsia="SimSun" w:hAnsi="Times New Roman"/>
              <w:b/>
              <w:bCs w:val="0"/>
              <w:szCs w:val="28"/>
              <w:lang w:val="en-CA"/>
            </w:rPr>
          </w:rPrChange>
        </w:rPr>
        <w:t>behaviour</w:t>
      </w:r>
      <w:r w:rsidR="00F7140F" w:rsidRPr="00D95373">
        <w:rPr>
          <w:rStyle w:val="Heading5Char"/>
          <w:rFonts w:ascii="Times New Roman" w:eastAsia="SimSun" w:hAnsi="Times New Roman"/>
          <w:bCs w:val="0"/>
          <w:iCs w:val="0"/>
          <w:color w:val="auto"/>
          <w:szCs w:val="28"/>
          <w:rPrChange w:id="80" w:author="sandra cuadros" w:date="2025-05-27T15:03:00Z" w16du:dateUtc="2025-05-27T22:03:00Z">
            <w:rPr>
              <w:rStyle w:val="Heading5Char"/>
              <w:rFonts w:ascii="Times New Roman" w:eastAsia="SimSun" w:hAnsi="Times New Roman"/>
              <w:b/>
              <w:bCs w:val="0"/>
              <w:szCs w:val="28"/>
              <w:lang w:val="en-CA"/>
            </w:rPr>
          </w:rPrChange>
        </w:rPr>
        <w:commentReference w:id="77"/>
      </w:r>
    </w:p>
    <w:p w14:paraId="0AB4D442" w14:textId="77777777" w:rsidR="00F7140F" w:rsidRPr="0098295B" w:rsidRDefault="00F7140F" w:rsidP="00A22473">
      <w:pPr>
        <w:spacing w:line="360" w:lineRule="auto"/>
        <w:ind w:firstLine="720"/>
        <w:jc w:val="both"/>
        <w:rPr>
          <w:rFonts w:ascii="Times New Roman" w:eastAsia="Times New Roman" w:hAnsi="Times New Roman" w:cs="Times New Roman"/>
          <w:sz w:val="24"/>
          <w:szCs w:val="24"/>
        </w:rPr>
      </w:pPr>
      <w:bookmarkStart w:id="81" w:name="_Hlk189205662"/>
      <w:r w:rsidRPr="0098295B">
        <w:rPr>
          <w:rFonts w:ascii="Times New Roman" w:eastAsia="Times New Roman" w:hAnsi="Times New Roman" w:cs="Times New Roman"/>
          <w:sz w:val="24"/>
          <w:szCs w:val="24"/>
        </w:rPr>
        <w:t xml:space="preserve">To evaluate the relationship between biological variables and the evolution of communal roosting behaviour in landbirds (Brusatte et al. 2015), I first collected data on communal roosting behaviour. </w:t>
      </w:r>
    </w:p>
    <w:p w14:paraId="68E6483F" w14:textId="77777777" w:rsidR="004256FA" w:rsidRPr="0098295B" w:rsidRDefault="004256FA" w:rsidP="00CC0C76">
      <w:pPr>
        <w:spacing w:line="360" w:lineRule="auto"/>
        <w:ind w:firstLine="720"/>
        <w:jc w:val="both"/>
        <w:rPr>
          <w:rFonts w:ascii="Times New Roman" w:eastAsia="Times New Roman" w:hAnsi="Times New Roman" w:cs="Times New Roman"/>
          <w:sz w:val="24"/>
          <w:szCs w:val="24"/>
        </w:rPr>
      </w:pPr>
    </w:p>
    <w:p w14:paraId="563F8DD0" w14:textId="77777777" w:rsidR="00F7140F" w:rsidRPr="0098295B" w:rsidRDefault="00F7140F" w:rsidP="00CC0C76">
      <w:pPr>
        <w:spacing w:line="360" w:lineRule="auto"/>
        <w:ind w:firstLine="720"/>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 xml:space="preserve">To do so, I used Python's </w:t>
      </w:r>
      <w:proofErr w:type="spellStart"/>
      <w:r w:rsidRPr="0098295B">
        <w:rPr>
          <w:rFonts w:ascii="Times New Roman" w:eastAsia="Times New Roman" w:hAnsi="Times New Roman" w:cs="Times New Roman"/>
          <w:sz w:val="24"/>
          <w:szCs w:val="24"/>
        </w:rPr>
        <w:t>BeautifulSoup</w:t>
      </w:r>
      <w:proofErr w:type="spellEnd"/>
      <w:r w:rsidRPr="0098295B">
        <w:rPr>
          <w:rFonts w:ascii="Times New Roman" w:eastAsia="Times New Roman" w:hAnsi="Times New Roman" w:cs="Times New Roman"/>
          <w:sz w:val="24"/>
          <w:szCs w:val="24"/>
        </w:rPr>
        <w:t xml:space="preserve"> to web scrape Wikipedia for the number of literature references for all the selected species. I then classified the species in three main clusters based on the number of references found for each of them in their Wikipedia profile: not enough information (0-2 references), medium amount of information (3-5 references), and a lot of information (6-10). Clusters 2 and 3 were then used with web scraping tools to extract data on communal roosting behavior from Wikipedia, </w:t>
      </w:r>
      <w:proofErr w:type="spellStart"/>
      <w:r w:rsidRPr="0098295B">
        <w:rPr>
          <w:rFonts w:ascii="Times New Roman" w:eastAsia="Times New Roman" w:hAnsi="Times New Roman" w:cs="Times New Roman"/>
          <w:sz w:val="24"/>
          <w:szCs w:val="24"/>
        </w:rPr>
        <w:t>OpenAlex</w:t>
      </w:r>
      <w:proofErr w:type="spellEnd"/>
      <w:r w:rsidRPr="0098295B">
        <w:rPr>
          <w:rFonts w:ascii="Times New Roman" w:eastAsia="Times New Roman" w:hAnsi="Times New Roman" w:cs="Times New Roman"/>
          <w:sz w:val="24"/>
          <w:szCs w:val="24"/>
        </w:rPr>
        <w:t>, and Scopus. The references in the output were then used to streamline the information search on communal roosting behaviour for these species. This step also accelerated the search by dismissing species for which the number of references is negligible (cluster 1).</w:t>
      </w:r>
    </w:p>
    <w:p w14:paraId="5F305A59" w14:textId="77777777" w:rsidR="00F7140F" w:rsidRPr="0098295B" w:rsidRDefault="00F7140F" w:rsidP="00D70E63">
      <w:pPr>
        <w:spacing w:line="360" w:lineRule="auto"/>
        <w:jc w:val="both"/>
        <w:rPr>
          <w:rFonts w:ascii="Times New Roman" w:eastAsia="Times New Roman" w:hAnsi="Times New Roman" w:cs="Times New Roman"/>
          <w:sz w:val="24"/>
          <w:szCs w:val="24"/>
        </w:rPr>
      </w:pPr>
    </w:p>
    <w:p w14:paraId="5D06F6DA" w14:textId="4CBE1212" w:rsidR="00F7140F" w:rsidRPr="0098295B" w:rsidRDefault="00F7140F" w:rsidP="00CC0C76">
      <w:pPr>
        <w:spacing w:line="360" w:lineRule="auto"/>
        <w:ind w:firstLine="720"/>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lastRenderedPageBreak/>
        <w:t xml:space="preserve">For clusters 2 and 3 (and above), I gathered information on each species profile in Birds of the World, as it is the most comprehensive centralized database for birds’ natural history. I especially thoroughly read information on social behavior, foraging, and non-breeding sections. </w:t>
      </w:r>
      <w:bookmarkEnd w:id="81"/>
      <w:r w:rsidRPr="0098295B">
        <w:rPr>
          <w:rFonts w:ascii="Times New Roman" w:eastAsia="Times New Roman" w:hAnsi="Times New Roman" w:cs="Times New Roman"/>
          <w:sz w:val="24"/>
          <w:szCs w:val="24"/>
        </w:rPr>
        <w:t>When the information was not available for a given species in this database, I used online databases and research papers using the following keywords in Google Scholar: ‘</w:t>
      </w:r>
      <w:r w:rsidRPr="0098295B">
        <w:rPr>
          <w:rFonts w:ascii="Times New Roman" w:eastAsia="Times New Roman" w:hAnsi="Times New Roman" w:cs="Times New Roman"/>
          <w:i/>
          <w:iCs/>
          <w:sz w:val="24"/>
          <w:szCs w:val="24"/>
        </w:rPr>
        <w:t>species name AND communal roosting</w:t>
      </w:r>
      <w:r w:rsidRPr="0098295B">
        <w:rPr>
          <w:rFonts w:ascii="Times New Roman" w:eastAsia="Times New Roman" w:hAnsi="Times New Roman" w:cs="Times New Roman"/>
          <w:sz w:val="24"/>
          <w:szCs w:val="24"/>
        </w:rPr>
        <w:t>’, ‘</w:t>
      </w:r>
      <w:r w:rsidRPr="0098295B">
        <w:rPr>
          <w:rFonts w:ascii="Times New Roman" w:eastAsia="Times New Roman" w:hAnsi="Times New Roman" w:cs="Times New Roman"/>
          <w:i/>
          <w:iCs/>
          <w:sz w:val="24"/>
          <w:szCs w:val="24"/>
        </w:rPr>
        <w:t>species name AND social roosting</w:t>
      </w:r>
      <w:r w:rsidRPr="0098295B">
        <w:rPr>
          <w:rFonts w:ascii="Times New Roman" w:eastAsia="Times New Roman" w:hAnsi="Times New Roman" w:cs="Times New Roman"/>
          <w:sz w:val="24"/>
          <w:szCs w:val="24"/>
        </w:rPr>
        <w:t>’, and ‘</w:t>
      </w:r>
      <w:r w:rsidRPr="0098295B">
        <w:rPr>
          <w:rFonts w:ascii="Times New Roman" w:eastAsia="Times New Roman" w:hAnsi="Times New Roman" w:cs="Times New Roman"/>
          <w:i/>
          <w:iCs/>
          <w:sz w:val="24"/>
          <w:szCs w:val="24"/>
        </w:rPr>
        <w:t xml:space="preserve">species name and social </w:t>
      </w:r>
      <w:commentRangeStart w:id="82"/>
      <w:r w:rsidRPr="0098295B">
        <w:rPr>
          <w:rFonts w:ascii="Times New Roman" w:eastAsia="Times New Roman" w:hAnsi="Times New Roman" w:cs="Times New Roman"/>
          <w:i/>
          <w:iCs/>
          <w:sz w:val="24"/>
          <w:szCs w:val="24"/>
        </w:rPr>
        <w:t>behaviour</w:t>
      </w:r>
      <w:r w:rsidRPr="0098295B">
        <w:rPr>
          <w:rFonts w:ascii="Times New Roman" w:eastAsia="Times New Roman" w:hAnsi="Times New Roman" w:cs="Times New Roman"/>
          <w:sz w:val="24"/>
          <w:szCs w:val="24"/>
        </w:rPr>
        <w:t>’</w:t>
      </w:r>
      <w:commentRangeEnd w:id="82"/>
      <w:r w:rsidRPr="0098295B">
        <w:rPr>
          <w:rStyle w:val="CommentReference"/>
          <w:rFonts w:ascii="Times New Roman" w:hAnsi="Times New Roman" w:cs="Times New Roman"/>
        </w:rPr>
        <w:commentReference w:id="82"/>
      </w:r>
      <w:r w:rsidRPr="0098295B">
        <w:rPr>
          <w:rFonts w:ascii="Times New Roman" w:eastAsia="Times New Roman" w:hAnsi="Times New Roman" w:cs="Times New Roman"/>
          <w:sz w:val="24"/>
          <w:szCs w:val="24"/>
        </w:rPr>
        <w:t xml:space="preserve">. I then used the first five pages in the </w:t>
      </w:r>
      <w:r w:rsidR="001A5352">
        <w:rPr>
          <w:rFonts w:ascii="Times New Roman" w:eastAsia="Times New Roman" w:hAnsi="Times New Roman" w:cs="Times New Roman"/>
          <w:sz w:val="24"/>
          <w:szCs w:val="24"/>
        </w:rPr>
        <w:t>G</w:t>
      </w:r>
      <w:r w:rsidRPr="0098295B">
        <w:rPr>
          <w:rFonts w:ascii="Times New Roman" w:eastAsia="Times New Roman" w:hAnsi="Times New Roman" w:cs="Times New Roman"/>
          <w:sz w:val="24"/>
          <w:szCs w:val="24"/>
        </w:rPr>
        <w:t xml:space="preserve">oogle scholar search for each of the combinations to look for publications on the topic and the selected species in combination with the outputs of the web-scraping search.  The publications were then accessed and read to extract the information. </w:t>
      </w:r>
    </w:p>
    <w:p w14:paraId="6F38DFF6" w14:textId="77777777" w:rsidR="00F7140F" w:rsidDel="00015649" w:rsidRDefault="00F7140F" w:rsidP="00D70E63">
      <w:pPr>
        <w:spacing w:line="360" w:lineRule="auto"/>
        <w:jc w:val="both"/>
        <w:rPr>
          <w:del w:id="83" w:author="sandra cuadros" w:date="2025-05-28T10:06:00Z" w16du:dateUtc="2025-05-28T17:06:00Z"/>
          <w:rFonts w:ascii="Times New Roman" w:eastAsia="Times New Roman" w:hAnsi="Times New Roman" w:cs="Times New Roman"/>
          <w:sz w:val="24"/>
          <w:szCs w:val="24"/>
        </w:rPr>
      </w:pPr>
    </w:p>
    <w:p w14:paraId="10BB2DC2" w14:textId="5398F5A1" w:rsidR="001C356E" w:rsidRPr="00736DEE" w:rsidDel="00015649" w:rsidRDefault="001C356E" w:rsidP="001C356E">
      <w:pPr>
        <w:spacing w:line="360" w:lineRule="auto"/>
        <w:ind w:firstLine="720"/>
        <w:jc w:val="both"/>
        <w:rPr>
          <w:del w:id="84" w:author="sandra cuadros" w:date="2025-05-28T10:06:00Z" w16du:dateUtc="2025-05-28T17:06:00Z"/>
          <w:rFonts w:ascii="Times New Roman" w:eastAsia="Times New Roman" w:hAnsi="Times New Roman" w:cs="Times New Roman"/>
          <w:sz w:val="24"/>
          <w:szCs w:val="24"/>
        </w:rPr>
      </w:pPr>
      <w:del w:id="85" w:author="sandra cuadros" w:date="2025-05-28T10:06:00Z" w16du:dateUtc="2025-05-28T17:06:00Z">
        <w:r w:rsidRPr="00736DEE" w:rsidDel="00015649">
          <w:rPr>
            <w:rFonts w:ascii="Times New Roman" w:eastAsia="Times New Roman" w:hAnsi="Times New Roman" w:cs="Times New Roman"/>
            <w:sz w:val="24"/>
            <w:szCs w:val="24"/>
          </w:rPr>
          <w:delText xml:space="preserve">OpenAlex had approximately a 14% accuracy, compared to SCOPUS which had a 15% accuracy to the manually checked list of species. </w:delText>
        </w:r>
      </w:del>
    </w:p>
    <w:p w14:paraId="7D561C75" w14:textId="2E1407FE" w:rsidR="001C356E" w:rsidDel="00015649" w:rsidRDefault="001C356E" w:rsidP="00D70E63">
      <w:pPr>
        <w:spacing w:line="360" w:lineRule="auto"/>
        <w:jc w:val="both"/>
        <w:rPr>
          <w:del w:id="86" w:author="sandra cuadros" w:date="2025-05-28T10:06:00Z" w16du:dateUtc="2025-05-28T17:06:00Z"/>
          <w:rFonts w:ascii="Times New Roman" w:eastAsia="Times New Roman" w:hAnsi="Times New Roman" w:cs="Times New Roman"/>
          <w:sz w:val="24"/>
          <w:szCs w:val="24"/>
        </w:rPr>
      </w:pPr>
    </w:p>
    <w:p w14:paraId="418D6A76" w14:textId="77777777" w:rsidR="001C356E" w:rsidDel="00015649" w:rsidRDefault="001C356E" w:rsidP="00D70E63">
      <w:pPr>
        <w:spacing w:line="360" w:lineRule="auto"/>
        <w:jc w:val="both"/>
        <w:rPr>
          <w:del w:id="87" w:author="sandra cuadros" w:date="2025-05-28T10:07:00Z" w16du:dateUtc="2025-05-28T17:07:00Z"/>
          <w:rFonts w:ascii="Times New Roman" w:eastAsia="Times New Roman" w:hAnsi="Times New Roman" w:cs="Times New Roman"/>
          <w:sz w:val="24"/>
          <w:szCs w:val="24"/>
        </w:rPr>
      </w:pPr>
    </w:p>
    <w:p w14:paraId="7D88540E" w14:textId="77777777" w:rsidR="001C356E" w:rsidRPr="0098295B" w:rsidRDefault="001C356E" w:rsidP="00D70E63">
      <w:pPr>
        <w:spacing w:line="360" w:lineRule="auto"/>
        <w:jc w:val="both"/>
        <w:rPr>
          <w:rFonts w:ascii="Times New Roman" w:eastAsia="Times New Roman" w:hAnsi="Times New Roman" w:cs="Times New Roman"/>
          <w:sz w:val="24"/>
          <w:szCs w:val="24"/>
        </w:rPr>
      </w:pPr>
    </w:p>
    <w:p w14:paraId="73F4C73E" w14:textId="1CBBBE93" w:rsidR="00F7140F" w:rsidRDefault="00F7140F" w:rsidP="00CC0C76">
      <w:pPr>
        <w:spacing w:line="360" w:lineRule="auto"/>
        <w:ind w:firstLine="720"/>
        <w:jc w:val="both"/>
        <w:rPr>
          <w:ins w:id="88" w:author="sandra cuadros" w:date="2025-05-28T14:23:00Z" w16du:dateUtc="2025-05-28T21:23:00Z"/>
          <w:rFonts w:ascii="Times New Roman" w:eastAsia="Times New Roman" w:hAnsi="Times New Roman" w:cs="Times New Roman"/>
          <w:sz w:val="24"/>
          <w:szCs w:val="24"/>
        </w:rPr>
      </w:pPr>
      <w:commentRangeStart w:id="89"/>
      <w:r w:rsidRPr="0098295B">
        <w:rPr>
          <w:rFonts w:ascii="Times New Roman" w:eastAsia="Times New Roman" w:hAnsi="Times New Roman" w:cs="Times New Roman"/>
          <w:sz w:val="24"/>
          <w:szCs w:val="24"/>
        </w:rPr>
        <w:t xml:space="preserve">Communal roosting behaviour was classified as a discrete binary variable where 0 is non-roosting behaviour (absence), and 1 is evidence of communal roosting behaviour (presence). </w:t>
      </w:r>
      <w:commentRangeEnd w:id="89"/>
      <w:r w:rsidRPr="0098295B">
        <w:rPr>
          <w:rStyle w:val="CommentReference"/>
          <w:rFonts w:ascii="Times New Roman" w:hAnsi="Times New Roman" w:cs="Times New Roman"/>
        </w:rPr>
        <w:commentReference w:id="89"/>
      </w:r>
      <w:r w:rsidRPr="0098295B">
        <w:rPr>
          <w:rFonts w:ascii="Times New Roman" w:eastAsia="Times New Roman" w:hAnsi="Times New Roman" w:cs="Times New Roman"/>
          <w:sz w:val="24"/>
          <w:szCs w:val="24"/>
        </w:rPr>
        <w:t>For some species, the behavior has been widely studied and documented, in which case I assigned it as 1. For other species, the behavior has not been properly studied, but there is scattered evidence of individuals being observed roosting together in a given population. This was classified as a 1 for CRB as well. For other species, it is clearly stated that they do not exhibit the behavior (e.g. highly territorial), or that they do so only when they are breeding for mating purposes. In these cases, they were treated as a 0. Finally, for some other species the behaviour is not properly documented or has confusing information. For instance, some species indicate they flock together when foraging, but there is no explicit evidence or suggestion that they roosted together before gathering in flocks. In these cases, I classified them as data deficient</w:t>
      </w:r>
      <w:ins w:id="90" w:author="sandra cuadros" w:date="2025-05-28T14:24:00Z" w16du:dateUtc="2025-05-28T21:24:00Z">
        <w:r w:rsidR="000F2DAB">
          <w:rPr>
            <w:rFonts w:ascii="Times New Roman" w:eastAsia="Times New Roman" w:hAnsi="Times New Roman" w:cs="Times New Roman"/>
            <w:sz w:val="24"/>
            <w:szCs w:val="24"/>
          </w:rPr>
          <w:t xml:space="preserve"> using a conservative approach</w:t>
        </w:r>
      </w:ins>
      <w:r w:rsidRPr="0098295B">
        <w:rPr>
          <w:rFonts w:ascii="Times New Roman" w:eastAsia="Times New Roman" w:hAnsi="Times New Roman" w:cs="Times New Roman"/>
          <w:sz w:val="24"/>
          <w:szCs w:val="24"/>
        </w:rPr>
        <w:t xml:space="preserve">, and were therefore </w:t>
      </w:r>
      <w:commentRangeStart w:id="91"/>
      <w:r w:rsidRPr="0098295B">
        <w:rPr>
          <w:rFonts w:ascii="Times New Roman" w:eastAsia="Times New Roman" w:hAnsi="Times New Roman" w:cs="Times New Roman"/>
          <w:sz w:val="24"/>
          <w:szCs w:val="24"/>
        </w:rPr>
        <w:t xml:space="preserve">excluded from the analysis. </w:t>
      </w:r>
      <w:commentRangeEnd w:id="91"/>
      <w:r w:rsidRPr="0098295B">
        <w:rPr>
          <w:rStyle w:val="CommentReference"/>
          <w:rFonts w:ascii="Times New Roman" w:hAnsi="Times New Roman" w:cs="Times New Roman"/>
        </w:rPr>
        <w:commentReference w:id="91"/>
      </w:r>
      <w:r w:rsidRPr="0098295B">
        <w:rPr>
          <w:rFonts w:ascii="Times New Roman" w:eastAsia="Times New Roman" w:hAnsi="Times New Roman" w:cs="Times New Roman"/>
          <w:sz w:val="24"/>
          <w:szCs w:val="24"/>
        </w:rPr>
        <w:t>After curating the information, the dataset comprised of 946 species that were used for subsequent analyses.</w:t>
      </w:r>
    </w:p>
    <w:p w14:paraId="6ECC4DB6" w14:textId="3A77ECD4" w:rsidR="001A44A1" w:rsidRPr="0098295B" w:rsidDel="000F2DAB" w:rsidRDefault="001A44A1" w:rsidP="00CC0C76">
      <w:pPr>
        <w:spacing w:line="360" w:lineRule="auto"/>
        <w:ind w:firstLine="720"/>
        <w:jc w:val="both"/>
        <w:rPr>
          <w:del w:id="92" w:author="sandra cuadros" w:date="2025-05-28T14:24:00Z" w16du:dateUtc="2025-05-28T21:24:00Z"/>
          <w:rFonts w:ascii="Times New Roman" w:eastAsia="Times New Roman" w:hAnsi="Times New Roman" w:cs="Times New Roman"/>
          <w:sz w:val="24"/>
          <w:szCs w:val="24"/>
        </w:rPr>
      </w:pPr>
    </w:p>
    <w:p w14:paraId="108C7E80" w14:textId="77777777" w:rsidR="00F7140F" w:rsidRPr="0098295B" w:rsidRDefault="00F7140F" w:rsidP="00D70E63">
      <w:pPr>
        <w:spacing w:line="360" w:lineRule="auto"/>
        <w:jc w:val="both"/>
        <w:rPr>
          <w:rFonts w:ascii="Times New Roman" w:eastAsia="Times New Roman" w:hAnsi="Times New Roman" w:cs="Times New Roman"/>
          <w:sz w:val="24"/>
          <w:szCs w:val="24"/>
        </w:rPr>
      </w:pPr>
    </w:p>
    <w:p w14:paraId="78DDBA68" w14:textId="0B56C75C" w:rsidR="00F7140F" w:rsidRPr="00D95373" w:rsidRDefault="00AE40D0" w:rsidP="00D95373">
      <w:pPr>
        <w:pStyle w:val="Heading3"/>
        <w:rPr>
          <w:rStyle w:val="Heading5Char"/>
          <w:rFonts w:ascii="Times New Roman" w:eastAsia="SimSun" w:hAnsi="Times New Roman"/>
          <w:bCs w:val="0"/>
          <w:iCs w:val="0"/>
          <w:color w:val="auto"/>
          <w:szCs w:val="28"/>
          <w:rPrChange w:id="93" w:author="sandra cuadros" w:date="2025-05-27T15:03:00Z" w16du:dateUtc="2025-05-27T22:03:00Z">
            <w:rPr>
              <w:rStyle w:val="Heading5Char"/>
              <w:rFonts w:ascii="Times New Roman" w:eastAsia="SimSun" w:hAnsi="Times New Roman"/>
              <w:b/>
              <w:szCs w:val="28"/>
              <w:lang w:val="en-CA"/>
            </w:rPr>
          </w:rPrChange>
        </w:rPr>
        <w:pPrChange w:id="94" w:author="sandra cuadros" w:date="2025-05-27T15:03:00Z" w16du:dateUtc="2025-05-27T22:03:00Z">
          <w:pPr>
            <w:pStyle w:val="Heading4"/>
            <w:numPr>
              <w:ilvl w:val="0"/>
              <w:numId w:val="0"/>
            </w:numPr>
            <w:tabs>
              <w:tab w:val="left" w:pos="720"/>
            </w:tabs>
            <w:spacing w:before="240" w:after="80" w:line="360" w:lineRule="auto"/>
            <w:ind w:left="0" w:firstLine="0"/>
          </w:pPr>
        </w:pPrChange>
      </w:pPr>
      <w:r w:rsidRPr="00D95373">
        <w:rPr>
          <w:rStyle w:val="Heading5Char"/>
          <w:rFonts w:ascii="Times New Roman" w:eastAsia="SimSun" w:hAnsi="Times New Roman"/>
          <w:bCs w:val="0"/>
          <w:iCs w:val="0"/>
          <w:color w:val="auto"/>
          <w:szCs w:val="28"/>
          <w:rPrChange w:id="95" w:author="sandra cuadros" w:date="2025-05-27T15:03:00Z" w16du:dateUtc="2025-05-27T22:03:00Z">
            <w:rPr>
              <w:rStyle w:val="Heading5Char"/>
              <w:rFonts w:ascii="Times New Roman" w:eastAsia="SimSun" w:hAnsi="Times New Roman"/>
              <w:b/>
              <w:szCs w:val="28"/>
              <w:lang w:val="en-CA"/>
            </w:rPr>
          </w:rPrChange>
        </w:rPr>
        <w:t xml:space="preserve">2.2.3 </w:t>
      </w:r>
      <w:commentRangeStart w:id="96"/>
      <w:r w:rsidR="00F7140F" w:rsidRPr="00D95373">
        <w:rPr>
          <w:rStyle w:val="Heading5Char"/>
          <w:rFonts w:ascii="Times New Roman" w:eastAsia="SimSun" w:hAnsi="Times New Roman"/>
          <w:bCs w:val="0"/>
          <w:iCs w:val="0"/>
          <w:color w:val="auto"/>
          <w:szCs w:val="28"/>
          <w:rPrChange w:id="97" w:author="sandra cuadros" w:date="2025-05-27T15:03:00Z" w16du:dateUtc="2025-05-27T22:03:00Z">
            <w:rPr>
              <w:rStyle w:val="Heading5Char"/>
              <w:rFonts w:ascii="Times New Roman" w:eastAsia="SimSun" w:hAnsi="Times New Roman"/>
              <w:b/>
              <w:szCs w:val="28"/>
              <w:lang w:val="en-CA"/>
            </w:rPr>
          </w:rPrChange>
        </w:rPr>
        <w:t>Phylogenetic data</w:t>
      </w:r>
      <w:commentRangeEnd w:id="96"/>
      <w:r w:rsidR="00F7140F" w:rsidRPr="00D95373">
        <w:rPr>
          <w:rStyle w:val="Heading5Char"/>
          <w:rFonts w:ascii="Times New Roman" w:eastAsia="SimSun" w:hAnsi="Times New Roman"/>
          <w:bCs w:val="0"/>
          <w:iCs w:val="0"/>
          <w:color w:val="auto"/>
          <w:szCs w:val="28"/>
          <w:rPrChange w:id="98" w:author="sandra cuadros" w:date="2025-05-27T15:03:00Z" w16du:dateUtc="2025-05-27T22:03:00Z">
            <w:rPr>
              <w:rStyle w:val="Heading5Char"/>
              <w:rFonts w:ascii="Times New Roman" w:eastAsia="SimSun" w:hAnsi="Times New Roman"/>
              <w:b/>
              <w:szCs w:val="28"/>
              <w:lang w:val="en-CA"/>
            </w:rPr>
          </w:rPrChange>
        </w:rPr>
        <w:commentReference w:id="96"/>
      </w:r>
    </w:p>
    <w:p w14:paraId="69EE22B1" w14:textId="2F6DE42C" w:rsidR="001F3EFD" w:rsidRDefault="00CF58DD" w:rsidP="003129F4">
      <w:pPr>
        <w:spacing w:line="360" w:lineRule="auto"/>
        <w:ind w:firstLine="720"/>
        <w:jc w:val="both"/>
        <w:rPr>
          <w:ins w:id="99" w:author="sandra cuadros" w:date="2025-05-28T14:18:00Z" w16du:dateUtc="2025-05-28T21:18:00Z"/>
          <w:rFonts w:ascii="Times New Roman" w:eastAsia="Times New Roman" w:hAnsi="Times New Roman" w:cs="Times New Roman"/>
          <w:sz w:val="24"/>
          <w:szCs w:val="24"/>
        </w:rPr>
      </w:pPr>
      <w:ins w:id="100" w:author="sandra cuadros" w:date="2025-05-28T14:16:00Z" w16du:dateUtc="2025-05-28T21:16:00Z">
        <w:r>
          <w:rPr>
            <w:rFonts w:ascii="Times New Roman" w:eastAsia="Times New Roman" w:hAnsi="Times New Roman" w:cs="Times New Roman"/>
            <w:sz w:val="24"/>
            <w:szCs w:val="24"/>
          </w:rPr>
          <w:t>To account for the effect of p</w:t>
        </w:r>
        <w:r w:rsidR="003129F4">
          <w:rPr>
            <w:rFonts w:ascii="Times New Roman" w:eastAsia="Times New Roman" w:hAnsi="Times New Roman" w:cs="Times New Roman"/>
            <w:sz w:val="24"/>
            <w:szCs w:val="24"/>
          </w:rPr>
          <w:t xml:space="preserve">hylogenetic relatedness, </w:t>
        </w:r>
      </w:ins>
      <w:r w:rsidR="00F7140F" w:rsidRPr="0098295B">
        <w:rPr>
          <w:rFonts w:ascii="Times New Roman" w:eastAsia="Times New Roman" w:hAnsi="Times New Roman" w:cs="Times New Roman"/>
          <w:sz w:val="24"/>
          <w:szCs w:val="24"/>
        </w:rPr>
        <w:t xml:space="preserve">I used the comparative method </w:t>
      </w:r>
      <w:ins w:id="101" w:author="sandra cuadros" w:date="2025-05-28T14:17:00Z" w16du:dateUtc="2025-05-28T21:17:00Z">
        <w:r w:rsidR="003129F4" w:rsidRPr="0098295B">
          <w:rPr>
            <w:rFonts w:ascii="Times New Roman" w:eastAsia="Times New Roman" w:hAnsi="Times New Roman" w:cs="Times New Roman"/>
            <w:sz w:val="24"/>
            <w:szCs w:val="24"/>
          </w:rPr>
          <w:t>(</w:t>
        </w:r>
        <w:r w:rsidR="003129F4" w:rsidRPr="0098295B">
          <w:rPr>
            <w:rFonts w:ascii="Times New Roman" w:eastAsia="Times New Roman" w:hAnsi="Times New Roman" w:cs="Times New Roman"/>
            <w:i/>
            <w:iCs/>
            <w:sz w:val="24"/>
            <w:szCs w:val="24"/>
          </w:rPr>
          <w:t>sensu</w:t>
        </w:r>
        <w:r w:rsidR="003129F4" w:rsidRPr="0098295B">
          <w:rPr>
            <w:rFonts w:ascii="Times New Roman" w:eastAsia="Times New Roman" w:hAnsi="Times New Roman" w:cs="Times New Roman"/>
            <w:sz w:val="24"/>
            <w:szCs w:val="24"/>
          </w:rPr>
          <w:t xml:space="preserve"> Felsenstein 1985) </w:t>
        </w:r>
      </w:ins>
      <w:r w:rsidR="00F7140F" w:rsidRPr="0098295B">
        <w:rPr>
          <w:rFonts w:ascii="Times New Roman" w:eastAsia="Times New Roman" w:hAnsi="Times New Roman" w:cs="Times New Roman"/>
          <w:sz w:val="24"/>
          <w:szCs w:val="24"/>
        </w:rPr>
        <w:t xml:space="preserve">to explore the evolutionary relationship between physiological and biological traits and the communal roosting behaviour in landbirds </w:t>
      </w:r>
      <w:del w:id="102" w:author="sandra cuadros" w:date="2025-05-28T14:17:00Z" w16du:dateUtc="2025-05-28T21:17:00Z">
        <w:r w:rsidR="00F7140F" w:rsidRPr="0098295B" w:rsidDel="003129F4">
          <w:rPr>
            <w:rFonts w:ascii="Times New Roman" w:eastAsia="Times New Roman" w:hAnsi="Times New Roman" w:cs="Times New Roman"/>
            <w:sz w:val="24"/>
            <w:szCs w:val="24"/>
          </w:rPr>
          <w:delText>(</w:delText>
        </w:r>
        <w:r w:rsidR="00F7140F" w:rsidRPr="0098295B" w:rsidDel="003129F4">
          <w:rPr>
            <w:rFonts w:ascii="Times New Roman" w:eastAsia="Times New Roman" w:hAnsi="Times New Roman" w:cs="Times New Roman"/>
            <w:i/>
            <w:iCs/>
            <w:sz w:val="24"/>
            <w:szCs w:val="24"/>
          </w:rPr>
          <w:delText>sensu</w:delText>
        </w:r>
        <w:r w:rsidR="00F7140F" w:rsidRPr="0098295B" w:rsidDel="003129F4">
          <w:rPr>
            <w:rFonts w:ascii="Times New Roman" w:eastAsia="Times New Roman" w:hAnsi="Times New Roman" w:cs="Times New Roman"/>
            <w:sz w:val="24"/>
            <w:szCs w:val="24"/>
          </w:rPr>
          <w:delText xml:space="preserve"> Felsenstein 1985) </w:delText>
        </w:r>
      </w:del>
      <w:commentRangeStart w:id="103"/>
      <w:r w:rsidR="00F7140F" w:rsidRPr="0098295B">
        <w:rPr>
          <w:rFonts w:ascii="Times New Roman" w:eastAsia="Times New Roman" w:hAnsi="Times New Roman" w:cs="Times New Roman"/>
          <w:sz w:val="24"/>
          <w:szCs w:val="24"/>
        </w:rPr>
        <w:t>comprising roughly 9076 species.</w:t>
      </w:r>
      <w:ins w:id="104" w:author="sandra cuadros" w:date="2025-05-28T14:17:00Z" w16du:dateUtc="2025-05-28T21:17:00Z">
        <w:r w:rsidR="003129F4">
          <w:rPr>
            <w:rFonts w:ascii="Times New Roman" w:eastAsia="Times New Roman" w:hAnsi="Times New Roman" w:cs="Times New Roman"/>
            <w:sz w:val="24"/>
            <w:szCs w:val="24"/>
          </w:rPr>
          <w:t xml:space="preserve"> The </w:t>
        </w:r>
        <w:r w:rsidR="003129F4">
          <w:rPr>
            <w:rFonts w:ascii="Times New Roman" w:eastAsia="Times New Roman" w:hAnsi="Times New Roman" w:cs="Times New Roman"/>
            <w:sz w:val="24"/>
            <w:szCs w:val="24"/>
          </w:rPr>
          <w:lastRenderedPageBreak/>
          <w:t>comparative method</w:t>
        </w:r>
      </w:ins>
      <w:ins w:id="105" w:author="sandra cuadros" w:date="2025-05-28T14:18:00Z" w16du:dateUtc="2025-05-28T21:18:00Z">
        <w:r w:rsidR="001F3EFD">
          <w:rPr>
            <w:rFonts w:ascii="Times New Roman" w:eastAsia="Times New Roman" w:hAnsi="Times New Roman" w:cs="Times New Roman"/>
            <w:sz w:val="24"/>
            <w:szCs w:val="24"/>
          </w:rPr>
          <w:t xml:space="preserve"> </w:t>
        </w:r>
        <w:r w:rsidR="00D67008">
          <w:rPr>
            <w:rFonts w:ascii="Times New Roman" w:eastAsia="Times New Roman" w:hAnsi="Times New Roman" w:cs="Times New Roman"/>
            <w:sz w:val="24"/>
            <w:szCs w:val="24"/>
          </w:rPr>
          <w:t>provides a framework to use evolutionary bran</w:t>
        </w:r>
      </w:ins>
      <w:ins w:id="106" w:author="sandra cuadros" w:date="2025-05-28T14:19:00Z" w16du:dateUtc="2025-05-28T21:19:00Z">
        <w:r w:rsidR="00D67008">
          <w:rPr>
            <w:rFonts w:ascii="Times New Roman" w:eastAsia="Times New Roman" w:hAnsi="Times New Roman" w:cs="Times New Roman"/>
            <w:sz w:val="24"/>
            <w:szCs w:val="24"/>
          </w:rPr>
          <w:t xml:space="preserve">ches instead of species as the datapoints to leverage autocorrelation. </w:t>
        </w:r>
      </w:ins>
    </w:p>
    <w:p w14:paraId="6D4513AD" w14:textId="7D60140D" w:rsidR="00F7140F" w:rsidRPr="0098295B" w:rsidRDefault="00F7140F" w:rsidP="003129F4">
      <w:pPr>
        <w:spacing w:line="360" w:lineRule="auto"/>
        <w:ind w:firstLine="720"/>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 xml:space="preserve"> </w:t>
      </w:r>
      <w:commentRangeEnd w:id="103"/>
      <w:r w:rsidRPr="0098295B">
        <w:rPr>
          <w:rStyle w:val="CommentReference"/>
          <w:rFonts w:ascii="Times New Roman" w:hAnsi="Times New Roman" w:cs="Times New Roman"/>
          <w:sz w:val="24"/>
          <w:szCs w:val="24"/>
        </w:rPr>
        <w:commentReference w:id="103"/>
      </w:r>
      <w:r w:rsidRPr="0098295B">
        <w:rPr>
          <w:rFonts w:ascii="Times New Roman" w:eastAsia="Times New Roman" w:hAnsi="Times New Roman" w:cs="Times New Roman"/>
          <w:sz w:val="24"/>
          <w:szCs w:val="24"/>
        </w:rPr>
        <w:t xml:space="preserve">To access phylogenetic data and relationships between species, I used </w:t>
      </w:r>
      <w:commentRangeStart w:id="107"/>
      <w:r w:rsidRPr="0098295B">
        <w:rPr>
          <w:rFonts w:ascii="Times New Roman" w:eastAsia="Times New Roman" w:hAnsi="Times New Roman" w:cs="Times New Roman"/>
          <w:sz w:val="24"/>
          <w:szCs w:val="24"/>
        </w:rPr>
        <w:t xml:space="preserve">Trees from </w:t>
      </w:r>
      <w:proofErr w:type="spellStart"/>
      <w:r w:rsidRPr="0098295B">
        <w:rPr>
          <w:rFonts w:ascii="Times New Roman" w:hAnsi="Times New Roman" w:cs="Times New Roman"/>
          <w:sz w:val="24"/>
          <w:szCs w:val="24"/>
        </w:rPr>
        <w:t>VertLife</w:t>
      </w:r>
      <w:proofErr w:type="spellEnd"/>
      <w:r w:rsidRPr="0098295B">
        <w:rPr>
          <w:rFonts w:ascii="Times New Roman" w:hAnsi="Times New Roman" w:cs="Times New Roman"/>
          <w:sz w:val="24"/>
          <w:szCs w:val="24"/>
        </w:rPr>
        <w:t xml:space="preserve"> </w:t>
      </w:r>
      <w:r w:rsidRPr="0098295B">
        <w:rPr>
          <w:rFonts w:ascii="Times New Roman" w:hAnsi="Times New Roman" w:cs="Times New Roman"/>
          <w:sz w:val="24"/>
          <w:szCs w:val="24"/>
        </w:rPr>
        <w:fldChar w:fldCharType="begin"/>
      </w:r>
      <w:r w:rsidRPr="0098295B">
        <w:rPr>
          <w:rFonts w:ascii="Times New Roman" w:hAnsi="Times New Roman" w:cs="Times New Roman"/>
          <w:sz w:val="24"/>
          <w:szCs w:val="24"/>
        </w:rPr>
        <w:instrText xml:space="preserve"> ADDIN ZOTERO_ITEM CSL_CITATION {"citationID":"ouRbVuev","properties":{"formattedCitation":"(Jetz et al., 2012)","plainCitation":"(Jetz et al., 2012)","noteIndex":0},"citationItems":[{"id":784,"uris":["http://zotero.org/users/6254983/items/6EBGI2DE"],"itemData":{"id":784,"type":"article-journal","container-title":"Nature","DOI":"10.1038/nature11631","ISSN":"0028-0836, 1476-4687","issue":"7424","journalAbbreviation":"Nature","language":"en","license":"http://www.springer.com/tdm","page":"444-448","source":"DOI.org (Crossref)","title":"The global diversity of birds in space and time","volume":"491","author":[{"family":"Jetz","given":"W."},{"family":"Thomas","given":"G. H."},{"family":"Joy","given":"J. B."},{"family":"Hartmann","given":"K."},{"family":"Mooers","given":"A. O."}],"issued":{"date-parts":[["2012",11]]}}}],"schema":"https://github.com/citation-style-language/schema/raw/master/csl-citation.json"} </w:instrText>
      </w:r>
      <w:r w:rsidRPr="0098295B">
        <w:rPr>
          <w:rFonts w:ascii="Times New Roman" w:hAnsi="Times New Roman" w:cs="Times New Roman"/>
          <w:sz w:val="24"/>
          <w:szCs w:val="24"/>
        </w:rPr>
        <w:fldChar w:fldCharType="separate"/>
      </w:r>
      <w:r w:rsidRPr="0098295B">
        <w:rPr>
          <w:rFonts w:ascii="Times New Roman" w:hAnsi="Times New Roman" w:cs="Times New Roman"/>
          <w:sz w:val="24"/>
          <w:szCs w:val="24"/>
        </w:rPr>
        <w:t>(</w:t>
      </w:r>
      <w:proofErr w:type="spellStart"/>
      <w:r w:rsidRPr="0098295B">
        <w:rPr>
          <w:rFonts w:ascii="Times New Roman" w:hAnsi="Times New Roman" w:cs="Times New Roman"/>
          <w:sz w:val="24"/>
          <w:szCs w:val="24"/>
        </w:rPr>
        <w:t>Jetz</w:t>
      </w:r>
      <w:proofErr w:type="spellEnd"/>
      <w:r w:rsidRPr="0098295B">
        <w:rPr>
          <w:rFonts w:ascii="Times New Roman" w:hAnsi="Times New Roman" w:cs="Times New Roman"/>
          <w:sz w:val="24"/>
          <w:szCs w:val="24"/>
        </w:rPr>
        <w:t xml:space="preserve"> et al., 2012)</w:t>
      </w:r>
      <w:r w:rsidRPr="0098295B">
        <w:rPr>
          <w:rFonts w:ascii="Times New Roman" w:hAnsi="Times New Roman" w:cs="Times New Roman"/>
          <w:sz w:val="24"/>
          <w:szCs w:val="24"/>
        </w:rPr>
        <w:fldChar w:fldCharType="end"/>
      </w:r>
      <w:r w:rsidRPr="0098295B">
        <w:rPr>
          <w:rFonts w:ascii="Times New Roman" w:hAnsi="Times New Roman" w:cs="Times New Roman"/>
          <w:sz w:val="24"/>
          <w:szCs w:val="24"/>
        </w:rPr>
        <w:t>.</w:t>
      </w:r>
      <w:r w:rsidRPr="0098295B">
        <w:rPr>
          <w:rFonts w:ascii="Times New Roman" w:eastAsia="Times New Roman" w:hAnsi="Times New Roman" w:cs="Times New Roman"/>
          <w:sz w:val="24"/>
          <w:szCs w:val="24"/>
        </w:rPr>
        <w:t xml:space="preserve"> </w:t>
      </w:r>
      <w:commentRangeEnd w:id="107"/>
      <w:r w:rsidRPr="0098295B">
        <w:rPr>
          <w:rStyle w:val="CommentReference"/>
          <w:rFonts w:ascii="Times New Roman" w:hAnsi="Times New Roman" w:cs="Times New Roman"/>
          <w:sz w:val="24"/>
          <w:szCs w:val="24"/>
        </w:rPr>
        <w:commentReference w:id="107"/>
      </w:r>
      <w:commentRangeStart w:id="108"/>
      <w:r w:rsidRPr="0098295B">
        <w:rPr>
          <w:rFonts w:ascii="Times New Roman" w:eastAsia="Times New Roman" w:hAnsi="Times New Roman" w:cs="Times New Roman"/>
          <w:sz w:val="24"/>
          <w:szCs w:val="24"/>
        </w:rPr>
        <w:t xml:space="preserve">We generated 100 trees </w:t>
      </w:r>
      <w:commentRangeEnd w:id="108"/>
      <w:r w:rsidRPr="0098295B">
        <w:rPr>
          <w:rStyle w:val="CommentReference"/>
          <w:rFonts w:ascii="Times New Roman" w:hAnsi="Times New Roman" w:cs="Times New Roman"/>
        </w:rPr>
        <w:commentReference w:id="108"/>
      </w:r>
      <w:r w:rsidRPr="0098295B">
        <w:rPr>
          <w:rFonts w:ascii="Times New Roman" w:eastAsia="Times New Roman" w:hAnsi="Times New Roman" w:cs="Times New Roman"/>
          <w:sz w:val="24"/>
          <w:szCs w:val="24"/>
        </w:rPr>
        <w:t xml:space="preserve">and the information was then used to construct a </w:t>
      </w:r>
      <w:commentRangeStart w:id="109"/>
      <w:r w:rsidRPr="0098295B">
        <w:rPr>
          <w:rFonts w:ascii="Times New Roman" w:eastAsia="Times New Roman" w:hAnsi="Times New Roman" w:cs="Times New Roman"/>
          <w:sz w:val="24"/>
          <w:szCs w:val="24"/>
        </w:rPr>
        <w:t xml:space="preserve">consensus </w:t>
      </w:r>
      <w:commentRangeEnd w:id="109"/>
      <w:r w:rsidRPr="0098295B">
        <w:rPr>
          <w:rFonts w:ascii="Times New Roman" w:eastAsia="Times New Roman" w:hAnsi="Times New Roman" w:cs="Times New Roman"/>
          <w:sz w:val="24"/>
          <w:szCs w:val="24"/>
        </w:rPr>
        <w:t xml:space="preserve">tree </w:t>
      </w:r>
      <w:r w:rsidRPr="0098295B">
        <w:rPr>
          <w:rStyle w:val="CommentReference"/>
          <w:rFonts w:ascii="Times New Roman" w:hAnsi="Times New Roman" w:cs="Times New Roman"/>
        </w:rPr>
        <w:commentReference w:id="109"/>
      </w:r>
      <w:r w:rsidRPr="0098295B">
        <w:rPr>
          <w:rFonts w:ascii="Times New Roman" w:eastAsia="Times New Roman" w:hAnsi="Times New Roman" w:cs="Times New Roman"/>
          <w:sz w:val="24"/>
          <w:szCs w:val="24"/>
        </w:rPr>
        <w:t xml:space="preserve">using the function </w:t>
      </w:r>
      <w:proofErr w:type="spellStart"/>
      <w:proofErr w:type="gramStart"/>
      <w:r w:rsidRPr="0098295B">
        <w:rPr>
          <w:rFonts w:ascii="Times New Roman" w:eastAsia="Times New Roman" w:hAnsi="Times New Roman" w:cs="Times New Roman"/>
        </w:rPr>
        <w:t>ls.consensus</w:t>
      </w:r>
      <w:proofErr w:type="spellEnd"/>
      <w:proofErr w:type="gramEnd"/>
      <w:r w:rsidRPr="0098295B">
        <w:rPr>
          <w:rFonts w:ascii="Times New Roman" w:eastAsia="Times New Roman" w:hAnsi="Times New Roman" w:cs="Times New Roman"/>
        </w:rPr>
        <w:t xml:space="preserve"> </w:t>
      </w:r>
      <w:r w:rsidRPr="0098295B">
        <w:rPr>
          <w:rFonts w:ascii="Times New Roman" w:eastAsia="Times New Roman" w:hAnsi="Times New Roman" w:cs="Times New Roman"/>
          <w:sz w:val="24"/>
          <w:szCs w:val="24"/>
        </w:rPr>
        <w:t xml:space="preserve">from the </w:t>
      </w:r>
      <w:proofErr w:type="spellStart"/>
      <w:r w:rsidRPr="0098295B">
        <w:rPr>
          <w:rFonts w:ascii="Times New Roman" w:eastAsia="Times New Roman" w:hAnsi="Times New Roman" w:cs="Times New Roman"/>
          <w:sz w:val="24"/>
          <w:szCs w:val="24"/>
        </w:rPr>
        <w:t>phytools</w:t>
      </w:r>
      <w:proofErr w:type="spellEnd"/>
      <w:r w:rsidRPr="0098295B">
        <w:rPr>
          <w:rFonts w:ascii="Times New Roman" w:eastAsia="Times New Roman" w:hAnsi="Times New Roman" w:cs="Times New Roman"/>
          <w:sz w:val="24"/>
          <w:szCs w:val="24"/>
        </w:rPr>
        <w:t xml:space="preserve"> package.</w:t>
      </w:r>
    </w:p>
    <w:p w14:paraId="6DD70537" w14:textId="77777777" w:rsidR="00D444DE" w:rsidRPr="0098295B" w:rsidRDefault="00D444DE" w:rsidP="00CC0C76">
      <w:pPr>
        <w:spacing w:line="360" w:lineRule="auto"/>
        <w:ind w:firstLine="720"/>
        <w:jc w:val="both"/>
        <w:rPr>
          <w:rFonts w:ascii="Times New Roman" w:eastAsia="Times New Roman" w:hAnsi="Times New Roman" w:cs="Times New Roman"/>
          <w:sz w:val="24"/>
          <w:szCs w:val="24"/>
        </w:rPr>
      </w:pPr>
    </w:p>
    <w:p w14:paraId="3062C454" w14:textId="3B4E1AAD" w:rsidR="00F7140F" w:rsidRPr="007E0C8F" w:rsidRDefault="00C600CC" w:rsidP="007E0C8F">
      <w:pPr>
        <w:pStyle w:val="Heading3"/>
        <w:rPr>
          <w:rStyle w:val="Heading5Char"/>
          <w:rFonts w:ascii="Times New Roman" w:eastAsiaTheme="majorEastAsia" w:hAnsi="Times New Roman"/>
          <w:iCs w:val="0"/>
          <w:color w:val="auto"/>
          <w:szCs w:val="24"/>
          <w:rPrChange w:id="110" w:author="sandra cuadros" w:date="2025-05-27T15:05:00Z" w16du:dateUtc="2025-05-27T22:05:00Z">
            <w:rPr>
              <w:rStyle w:val="Heading5Char"/>
              <w:rFonts w:ascii="Times New Roman" w:eastAsia="SimSun" w:hAnsi="Times New Roman"/>
              <w:b/>
              <w:szCs w:val="28"/>
              <w:lang w:val="en-CA"/>
            </w:rPr>
          </w:rPrChange>
        </w:rPr>
        <w:pPrChange w:id="111" w:author="sandra cuadros" w:date="2025-05-27T15:05:00Z" w16du:dateUtc="2025-05-27T22:05:00Z">
          <w:pPr>
            <w:pStyle w:val="Heading4"/>
            <w:numPr>
              <w:ilvl w:val="0"/>
              <w:numId w:val="0"/>
            </w:numPr>
            <w:tabs>
              <w:tab w:val="left" w:pos="720"/>
            </w:tabs>
            <w:spacing w:before="240" w:after="80" w:line="360" w:lineRule="auto"/>
            <w:ind w:left="0" w:firstLine="0"/>
          </w:pPr>
        </w:pPrChange>
      </w:pPr>
      <w:r w:rsidRPr="007E0C8F">
        <w:rPr>
          <w:rStyle w:val="Heading5Char"/>
          <w:rFonts w:ascii="Times New Roman" w:eastAsiaTheme="majorEastAsia" w:hAnsi="Times New Roman"/>
          <w:iCs w:val="0"/>
          <w:color w:val="auto"/>
          <w:szCs w:val="24"/>
          <w:rPrChange w:id="112" w:author="sandra cuadros" w:date="2025-05-27T15:05:00Z" w16du:dateUtc="2025-05-27T22:05:00Z">
            <w:rPr>
              <w:rStyle w:val="Heading5Char"/>
              <w:rFonts w:ascii="Times New Roman" w:eastAsia="SimSun" w:hAnsi="Times New Roman"/>
              <w:b/>
              <w:szCs w:val="28"/>
              <w:lang w:val="en-CA"/>
            </w:rPr>
          </w:rPrChange>
        </w:rPr>
        <w:t xml:space="preserve">2.2.4 </w:t>
      </w:r>
      <w:r w:rsidR="00F7140F" w:rsidRPr="007E0C8F">
        <w:rPr>
          <w:rStyle w:val="Heading5Char"/>
          <w:rFonts w:ascii="Times New Roman" w:eastAsiaTheme="majorEastAsia" w:hAnsi="Times New Roman"/>
          <w:iCs w:val="0"/>
          <w:color w:val="auto"/>
          <w:szCs w:val="24"/>
          <w:rPrChange w:id="113" w:author="sandra cuadros" w:date="2025-05-27T15:05:00Z" w16du:dateUtc="2025-05-27T22:05:00Z">
            <w:rPr>
              <w:rStyle w:val="Heading5Char"/>
              <w:rFonts w:ascii="Times New Roman" w:eastAsia="SimSun" w:hAnsi="Times New Roman"/>
              <w:b/>
              <w:szCs w:val="28"/>
              <w:lang w:val="en-CA"/>
            </w:rPr>
          </w:rPrChange>
        </w:rPr>
        <w:t>Statistical analyses</w:t>
      </w:r>
    </w:p>
    <w:p w14:paraId="581285DC" w14:textId="77777777" w:rsidR="00F7140F" w:rsidRPr="0098295B" w:rsidRDefault="00F7140F" w:rsidP="00CC0C76">
      <w:pPr>
        <w:spacing w:line="360" w:lineRule="auto"/>
        <w:ind w:firstLine="720"/>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 xml:space="preserve">The evolutionary relationship between communal roosting behaviour (CRB) and was modelled using </w:t>
      </w:r>
      <w:commentRangeStart w:id="114"/>
      <w:r w:rsidRPr="0098295B">
        <w:rPr>
          <w:rFonts w:ascii="Times New Roman" w:eastAsia="Times New Roman" w:hAnsi="Times New Roman" w:cs="Times New Roman"/>
          <w:sz w:val="24"/>
          <w:szCs w:val="24"/>
        </w:rPr>
        <w:t>Equation 1.</w:t>
      </w:r>
      <w:commentRangeEnd w:id="114"/>
      <w:r w:rsidRPr="0098295B">
        <w:rPr>
          <w:rStyle w:val="CommentReference"/>
          <w:rFonts w:ascii="Times New Roman" w:hAnsi="Times New Roman" w:cs="Times New Roman"/>
        </w:rPr>
        <w:commentReference w:id="114"/>
      </w:r>
    </w:p>
    <w:p w14:paraId="59A61D5D" w14:textId="77777777" w:rsidR="00F7140F" w:rsidRPr="0098295B" w:rsidRDefault="00F7140F" w:rsidP="00D70E63">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Eq. 1</w:t>
      </w:r>
    </w:p>
    <w:p w14:paraId="54C16DD2" w14:textId="77777777" w:rsidR="00F7140F" w:rsidRPr="0098295B" w:rsidRDefault="00F7140F" w:rsidP="00D70E63">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rPr>
            <m:t>CRB =</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1</m:t>
              </m:r>
            </m:sub>
          </m:sSub>
          <m:r>
            <w:rPr>
              <w:rFonts w:ascii="Cambria Math" w:eastAsia="Times New Roman" w:hAnsi="Cambria Math" w:cs="Times New Roman"/>
            </w:rPr>
            <m:t>mass+ +</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2</m:t>
              </m:r>
            </m:sub>
          </m:sSub>
          <m:r>
            <w:rPr>
              <w:rFonts w:ascii="Cambria Math" w:eastAsia="Times New Roman" w:hAnsi="Cambria Math" w:cs="Times New Roman"/>
            </w:rPr>
            <m:t xml:space="preserve">HWI+ </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3</m:t>
              </m:r>
            </m:sub>
          </m:sSub>
          <m:r>
            <w:rPr>
              <w:rFonts w:ascii="Cambria Math" w:eastAsia="Times New Roman" w:hAnsi="Cambria Math" w:cs="Times New Roman"/>
            </w:rPr>
            <m:t>Trophic guild+</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4</m:t>
              </m:r>
            </m:sub>
          </m:sSub>
          <m:r>
            <w:rPr>
              <w:rFonts w:ascii="Cambria Math" w:eastAsia="Times New Roman" w:hAnsi="Cambria Math" w:cs="Times New Roman"/>
            </w:rPr>
            <m:t>Memory+(1|phylogeny)</m:t>
          </m:r>
        </m:oMath>
      </m:oMathPara>
    </w:p>
    <w:p w14:paraId="1B9F06DB" w14:textId="6A4F7B1F" w:rsidR="00F7140F" w:rsidRPr="0098295B" w:rsidRDefault="00F7140F" w:rsidP="00D444DE">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 xml:space="preserve">Where CRB is the Communal Roosting Behaviour, and </w:t>
      </w:r>
      <m:oMath>
        <m:r>
          <w:rPr>
            <w:rFonts w:ascii="Cambria Math" w:eastAsia="Times New Roman" w:hAnsi="Cambria Math" w:cs="Times New Roman"/>
            <w:sz w:val="24"/>
            <w:szCs w:val="24"/>
          </w:rPr>
          <m:t>β</m:t>
        </m:r>
      </m:oMath>
      <w:r w:rsidRPr="0098295B">
        <w:rPr>
          <w:rFonts w:ascii="Times New Roman" w:eastAsia="Times New Roman" w:hAnsi="Times New Roman" w:cs="Times New Roman"/>
          <w:sz w:val="24"/>
          <w:szCs w:val="24"/>
        </w:rPr>
        <w:t xml:space="preserve"> is the regression coefficient that determines the relationship between the variables. Phylogeny was included as a random effect as the evolution of this behavior may have evolved differently in each guild. The model was fitted in R using the </w:t>
      </w:r>
      <w:r w:rsidRPr="0098295B">
        <w:rPr>
          <w:rFonts w:ascii="Times New Roman" w:eastAsia="Times New Roman" w:hAnsi="Times New Roman" w:cs="Times New Roman"/>
          <w:i/>
          <w:iCs/>
          <w:sz w:val="24"/>
          <w:szCs w:val="24"/>
        </w:rPr>
        <w:t>brms</w:t>
      </w:r>
      <w:r w:rsidRPr="0098295B">
        <w:rPr>
          <w:rFonts w:ascii="Times New Roman" w:eastAsia="Times New Roman" w:hAnsi="Times New Roman" w:cs="Times New Roman"/>
          <w:sz w:val="24"/>
          <w:szCs w:val="24"/>
        </w:rPr>
        <w:t xml:space="preserve"> package as it allows for flexibility to handle binary data and includes phylogenetic structure as a random effect. I used a Bernoulli family distribution and the </w:t>
      </w:r>
      <w:commentRangeStart w:id="115"/>
      <w:r w:rsidRPr="0098295B">
        <w:rPr>
          <w:rFonts w:ascii="Times New Roman" w:eastAsia="Times New Roman" w:hAnsi="Times New Roman" w:cs="Times New Roman"/>
          <w:i/>
          <w:iCs/>
          <w:sz w:val="24"/>
          <w:szCs w:val="24"/>
        </w:rPr>
        <w:t>logit link</w:t>
      </w:r>
      <w:r w:rsidRPr="0098295B">
        <w:rPr>
          <w:rFonts w:ascii="Times New Roman" w:eastAsia="Times New Roman" w:hAnsi="Times New Roman" w:cs="Times New Roman"/>
          <w:sz w:val="24"/>
          <w:szCs w:val="24"/>
        </w:rPr>
        <w:t xml:space="preserve"> </w:t>
      </w:r>
      <w:commentRangeEnd w:id="115"/>
      <w:r w:rsidRPr="0098295B">
        <w:rPr>
          <w:rStyle w:val="CommentReference"/>
          <w:rFonts w:ascii="Times New Roman" w:hAnsi="Times New Roman" w:cs="Times New Roman"/>
        </w:rPr>
        <w:commentReference w:id="115"/>
      </w:r>
      <w:r w:rsidRPr="0098295B">
        <w:rPr>
          <w:rFonts w:ascii="Times New Roman" w:eastAsia="Times New Roman" w:hAnsi="Times New Roman" w:cs="Times New Roman"/>
          <w:sz w:val="24"/>
          <w:szCs w:val="24"/>
        </w:rPr>
        <w:t xml:space="preserve">function for the response variable as the probability of CRB should saturate at 1 despite increases in the predictors. The model was run with </w:t>
      </w:r>
      <w:commentRangeStart w:id="116"/>
      <w:r w:rsidRPr="0098295B">
        <w:rPr>
          <w:rFonts w:ascii="Times New Roman" w:eastAsia="Times New Roman" w:hAnsi="Times New Roman" w:cs="Times New Roman"/>
          <w:sz w:val="24"/>
          <w:szCs w:val="24"/>
        </w:rPr>
        <w:t xml:space="preserve">eight chains and 1000000 iterations. </w:t>
      </w:r>
      <w:commentRangeEnd w:id="116"/>
      <w:r w:rsidRPr="0098295B">
        <w:rPr>
          <w:rStyle w:val="CommentReference"/>
          <w:rFonts w:ascii="Times New Roman" w:hAnsi="Times New Roman" w:cs="Times New Roman"/>
        </w:rPr>
        <w:commentReference w:id="116"/>
      </w:r>
      <w:commentRangeStart w:id="117"/>
      <w:r w:rsidRPr="0098295B">
        <w:rPr>
          <w:rFonts w:ascii="Times New Roman" w:eastAsia="Times New Roman" w:hAnsi="Times New Roman" w:cs="Times New Roman"/>
          <w:sz w:val="24"/>
          <w:szCs w:val="24"/>
        </w:rPr>
        <w:t xml:space="preserve">Given the large sample size in our model (946), </w:t>
      </w:r>
      <w:commentRangeEnd w:id="117"/>
      <w:r w:rsidRPr="0098295B">
        <w:rPr>
          <w:rStyle w:val="CommentReference"/>
          <w:rFonts w:ascii="Times New Roman" w:hAnsi="Times New Roman" w:cs="Times New Roman"/>
        </w:rPr>
        <w:commentReference w:id="117"/>
      </w:r>
      <w:r w:rsidRPr="0098295B">
        <w:rPr>
          <w:rFonts w:ascii="Times New Roman" w:eastAsia="Times New Roman" w:hAnsi="Times New Roman" w:cs="Times New Roman"/>
          <w:sz w:val="24"/>
          <w:szCs w:val="24"/>
        </w:rPr>
        <w:t xml:space="preserve">we </w:t>
      </w:r>
      <w:del w:id="118" w:author="sandra cuadros" w:date="2025-05-28T11:06:00Z" w16du:dateUtc="2025-05-28T18:06:00Z">
        <w:r w:rsidRPr="0098295B" w:rsidDel="00CA5178">
          <w:rPr>
            <w:rFonts w:ascii="Times New Roman" w:eastAsia="Times New Roman" w:hAnsi="Times New Roman" w:cs="Times New Roman"/>
            <w:sz w:val="24"/>
            <w:szCs w:val="24"/>
          </w:rPr>
          <w:delText xml:space="preserve">used </w:delText>
        </w:r>
        <w:commentRangeStart w:id="119"/>
        <w:r w:rsidRPr="0098295B" w:rsidDel="00CA5178">
          <w:rPr>
            <w:rFonts w:ascii="Times New Roman" w:eastAsia="Times New Roman" w:hAnsi="Times New Roman" w:cs="Times New Roman"/>
            <w:sz w:val="24"/>
            <w:szCs w:val="24"/>
          </w:rPr>
          <w:delText>default</w:delText>
        </w:r>
      </w:del>
      <w:ins w:id="120" w:author="sandra cuadros" w:date="2025-05-28T11:06:00Z" w16du:dateUtc="2025-05-28T18:06:00Z">
        <w:r w:rsidR="00CA5178">
          <w:rPr>
            <w:rFonts w:ascii="Times New Roman" w:eastAsia="Times New Roman" w:hAnsi="Times New Roman" w:cs="Times New Roman"/>
            <w:sz w:val="24"/>
            <w:szCs w:val="24"/>
          </w:rPr>
          <w:t>did not use</w:t>
        </w:r>
      </w:ins>
      <w:r w:rsidRPr="0098295B">
        <w:rPr>
          <w:rFonts w:ascii="Times New Roman" w:eastAsia="Times New Roman" w:hAnsi="Times New Roman" w:cs="Times New Roman"/>
          <w:sz w:val="24"/>
          <w:szCs w:val="24"/>
        </w:rPr>
        <w:t xml:space="preserve"> priors </w:t>
      </w:r>
      <w:commentRangeEnd w:id="119"/>
      <w:r w:rsidRPr="0098295B">
        <w:rPr>
          <w:rStyle w:val="CommentReference"/>
          <w:rFonts w:ascii="Times New Roman" w:hAnsi="Times New Roman" w:cs="Times New Roman"/>
        </w:rPr>
        <w:commentReference w:id="119"/>
      </w:r>
      <w:r w:rsidRPr="0098295B">
        <w:rPr>
          <w:rFonts w:ascii="Times New Roman" w:eastAsia="Times New Roman" w:hAnsi="Times New Roman" w:cs="Times New Roman"/>
          <w:sz w:val="24"/>
          <w:szCs w:val="24"/>
        </w:rPr>
        <w:t>only so that the data informed the model without introducing biases.</w:t>
      </w:r>
    </w:p>
    <w:p w14:paraId="3ED6B2CF" w14:textId="77777777" w:rsidR="00F7140F" w:rsidRPr="0098295B" w:rsidRDefault="00F7140F" w:rsidP="00D70E63">
      <w:pPr>
        <w:spacing w:line="360" w:lineRule="auto"/>
        <w:jc w:val="both"/>
        <w:rPr>
          <w:rFonts w:ascii="Times New Roman" w:eastAsia="Times New Roman" w:hAnsi="Times New Roman" w:cs="Times New Roman"/>
          <w:sz w:val="24"/>
          <w:szCs w:val="24"/>
        </w:rPr>
      </w:pPr>
    </w:p>
    <w:p w14:paraId="4D969254" w14:textId="28D0FF70" w:rsidR="00F7140F" w:rsidRPr="00CC0C76" w:rsidRDefault="00FA1F9C" w:rsidP="00F437A0">
      <w:pPr>
        <w:pStyle w:val="Heading6"/>
        <w:numPr>
          <w:ilvl w:val="0"/>
          <w:numId w:val="0"/>
        </w:numPr>
        <w:spacing w:before="160" w:after="80" w:line="360" w:lineRule="auto"/>
        <w:jc w:val="both"/>
        <w:rPr>
          <w:rStyle w:val="Heading5Char"/>
          <w:rFonts w:ascii="Times New Roman" w:eastAsia="SimSun" w:hAnsi="Times New Roman"/>
          <w:b/>
          <w:bCs/>
          <w:szCs w:val="28"/>
          <w:lang w:val="en-CA"/>
        </w:rPr>
      </w:pPr>
      <w:r w:rsidRPr="00CC0C76">
        <w:rPr>
          <w:rStyle w:val="Heading5Char"/>
          <w:rFonts w:ascii="Times New Roman" w:eastAsia="SimSun" w:hAnsi="Times New Roman"/>
          <w:b/>
          <w:bCs/>
          <w:szCs w:val="28"/>
          <w:lang w:val="en-CA"/>
        </w:rPr>
        <w:t>2.2.4</w:t>
      </w:r>
      <w:r w:rsidR="004D27E1" w:rsidRPr="00CC0C76">
        <w:rPr>
          <w:rStyle w:val="Heading5Char"/>
          <w:rFonts w:ascii="Times New Roman" w:eastAsia="SimSun" w:hAnsi="Times New Roman"/>
          <w:b/>
          <w:bCs/>
          <w:szCs w:val="28"/>
          <w:lang w:val="en-CA"/>
        </w:rPr>
        <w:t xml:space="preserve">.1 </w:t>
      </w:r>
      <w:r w:rsidR="00F7140F" w:rsidRPr="00CC0C76">
        <w:rPr>
          <w:rStyle w:val="Heading5Char"/>
          <w:rFonts w:ascii="Times New Roman" w:eastAsia="SimSun" w:hAnsi="Times New Roman"/>
          <w:b/>
          <w:bCs/>
          <w:szCs w:val="28"/>
          <w:lang w:val="en-CA"/>
        </w:rPr>
        <w:t>Global model</w:t>
      </w:r>
    </w:p>
    <w:p w14:paraId="24788645" w14:textId="77777777" w:rsidR="00F7140F" w:rsidRPr="0098295B" w:rsidRDefault="00F7140F" w:rsidP="00D444DE">
      <w:pPr>
        <w:spacing w:line="360" w:lineRule="auto"/>
        <w:ind w:firstLine="720"/>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To test for the importance of biological variables on Communal Roosting Behaviour, I tested five different models. The first set of models used all data available (</w:t>
      </w:r>
      <w:commentRangeStart w:id="121"/>
      <w:r w:rsidRPr="0098295B">
        <w:rPr>
          <w:rFonts w:ascii="Times New Roman" w:eastAsia="Times New Roman" w:hAnsi="Times New Roman" w:cs="Times New Roman"/>
          <w:sz w:val="24"/>
          <w:szCs w:val="24"/>
        </w:rPr>
        <w:t xml:space="preserve">946 species), </w:t>
      </w:r>
      <w:commentRangeEnd w:id="121"/>
      <w:r w:rsidRPr="0098295B">
        <w:rPr>
          <w:rStyle w:val="CommentReference"/>
          <w:rFonts w:ascii="Times New Roman" w:hAnsi="Times New Roman" w:cs="Times New Roman"/>
        </w:rPr>
        <w:commentReference w:id="121"/>
      </w:r>
      <w:r w:rsidRPr="0098295B">
        <w:rPr>
          <w:rFonts w:ascii="Times New Roman" w:eastAsia="Times New Roman" w:hAnsi="Times New Roman" w:cs="Times New Roman"/>
          <w:sz w:val="24"/>
          <w:szCs w:val="24"/>
        </w:rPr>
        <w:t xml:space="preserve">and I compared the null hypothesis – in which CRB is only explained by phylogenetic relatedness, and the biological variables model (HWI, mass, trophic guild). </w:t>
      </w:r>
    </w:p>
    <w:p w14:paraId="51FD52A5" w14:textId="77777777" w:rsidR="00D444DE" w:rsidRPr="0098295B" w:rsidRDefault="00D444DE" w:rsidP="00CC0C76">
      <w:pPr>
        <w:spacing w:line="360" w:lineRule="auto"/>
        <w:ind w:firstLine="720"/>
        <w:jc w:val="both"/>
        <w:rPr>
          <w:rFonts w:ascii="Times New Roman" w:eastAsia="Times New Roman" w:hAnsi="Times New Roman" w:cs="Times New Roman"/>
          <w:sz w:val="24"/>
          <w:szCs w:val="24"/>
        </w:rPr>
      </w:pPr>
    </w:p>
    <w:p w14:paraId="3EC3D22B" w14:textId="283394B8" w:rsidR="00F7140F" w:rsidRPr="00CC0C76" w:rsidRDefault="004D27E1" w:rsidP="00F437A0">
      <w:pPr>
        <w:pStyle w:val="Heading6"/>
        <w:numPr>
          <w:ilvl w:val="0"/>
          <w:numId w:val="0"/>
        </w:numPr>
        <w:spacing w:before="160" w:after="80" w:line="360" w:lineRule="auto"/>
        <w:jc w:val="both"/>
        <w:rPr>
          <w:rStyle w:val="Heading5Char"/>
          <w:rFonts w:ascii="Times New Roman" w:eastAsia="SimSun" w:hAnsi="Times New Roman"/>
          <w:b/>
          <w:bCs/>
          <w:szCs w:val="28"/>
          <w:lang w:val="en-CA"/>
        </w:rPr>
      </w:pPr>
      <w:r w:rsidRPr="00CC0C76">
        <w:rPr>
          <w:rStyle w:val="Heading5Char"/>
          <w:rFonts w:ascii="Times New Roman" w:eastAsia="SimSun" w:hAnsi="Times New Roman"/>
          <w:b/>
          <w:bCs/>
          <w:szCs w:val="28"/>
          <w:lang w:val="en-CA"/>
        </w:rPr>
        <w:t xml:space="preserve">2.2.4.2 </w:t>
      </w:r>
      <w:r w:rsidR="00F7140F" w:rsidRPr="00CC0C76">
        <w:rPr>
          <w:rStyle w:val="Heading5Char"/>
          <w:rFonts w:ascii="Times New Roman" w:eastAsia="SimSun" w:hAnsi="Times New Roman"/>
          <w:b/>
          <w:bCs/>
          <w:szCs w:val="28"/>
          <w:lang w:val="en-CA"/>
        </w:rPr>
        <w:t>Subset models</w:t>
      </w:r>
    </w:p>
    <w:p w14:paraId="796291EF" w14:textId="77777777" w:rsidR="00F7140F" w:rsidRPr="0098295B" w:rsidRDefault="00F7140F" w:rsidP="00CC0C76">
      <w:pPr>
        <w:spacing w:line="360" w:lineRule="auto"/>
        <w:ind w:firstLine="720"/>
        <w:jc w:val="both"/>
        <w:rPr>
          <w:rFonts w:ascii="Times New Roman" w:eastAsia="Times New Roman" w:hAnsi="Times New Roman" w:cs="Times New Roman"/>
          <w:sz w:val="24"/>
          <w:szCs w:val="24"/>
        </w:rPr>
      </w:pPr>
      <w:commentRangeStart w:id="122"/>
      <w:r w:rsidRPr="0098295B">
        <w:rPr>
          <w:rFonts w:ascii="Times New Roman" w:eastAsia="Times New Roman" w:hAnsi="Times New Roman" w:cs="Times New Roman"/>
          <w:sz w:val="24"/>
          <w:szCs w:val="24"/>
        </w:rPr>
        <w:lastRenderedPageBreak/>
        <w:t>The second set of models used only a subset of species (300), which include only the species for which we have brain size data. Brain size was obtained in volume (mm</w:t>
      </w:r>
      <w:r w:rsidRPr="00165827">
        <w:rPr>
          <w:rFonts w:ascii="Times New Roman" w:eastAsia="Times New Roman" w:hAnsi="Times New Roman" w:cs="Times New Roman"/>
          <w:sz w:val="24"/>
          <w:szCs w:val="24"/>
          <w:vertAlign w:val="superscript"/>
          <w:rPrChange w:id="123" w:author="sandra cuadros" w:date="2025-05-28T11:06:00Z" w16du:dateUtc="2025-05-28T18:06:00Z">
            <w:rPr>
              <w:rFonts w:ascii="Times New Roman" w:eastAsia="Times New Roman" w:hAnsi="Times New Roman" w:cs="Times New Roman"/>
              <w:sz w:val="24"/>
              <w:szCs w:val="24"/>
            </w:rPr>
          </w:rPrChange>
        </w:rPr>
        <w:t>3</w:t>
      </w:r>
      <w:r w:rsidRPr="0098295B">
        <w:rPr>
          <w:rFonts w:ascii="Times New Roman" w:eastAsia="Times New Roman" w:hAnsi="Times New Roman" w:cs="Times New Roman"/>
          <w:sz w:val="24"/>
          <w:szCs w:val="24"/>
        </w:rPr>
        <w:t>) and mass (kg) from different sources. Because brain size and brain volume were highly correlated (0.9), brain volume was dropped to avoid collinearity. Brain mass was selected over brain volume as it had more raw data available. A linear model was fitted between both variables using the ‘</w:t>
      </w:r>
      <w:proofErr w:type="spellStart"/>
      <w:r w:rsidRPr="0098295B">
        <w:rPr>
          <w:rFonts w:ascii="Times New Roman" w:eastAsia="Times New Roman" w:hAnsi="Times New Roman" w:cs="Times New Roman"/>
          <w:sz w:val="24"/>
          <w:szCs w:val="24"/>
        </w:rPr>
        <w:t>lm</w:t>
      </w:r>
      <w:proofErr w:type="spellEnd"/>
      <w:r w:rsidRPr="0098295B">
        <w:rPr>
          <w:rFonts w:ascii="Times New Roman" w:eastAsia="Times New Roman" w:hAnsi="Times New Roman" w:cs="Times New Roman"/>
          <w:sz w:val="24"/>
          <w:szCs w:val="24"/>
        </w:rPr>
        <w:t xml:space="preserve">’ function and used to predict brain mass for those species for which only brain volume was available. To </w:t>
      </w:r>
      <w:commentRangeEnd w:id="122"/>
      <w:r w:rsidRPr="0098295B">
        <w:rPr>
          <w:rStyle w:val="CommentReference"/>
          <w:rFonts w:ascii="Times New Roman" w:hAnsi="Times New Roman" w:cs="Times New Roman"/>
        </w:rPr>
        <w:commentReference w:id="122"/>
      </w:r>
      <w:r w:rsidRPr="0098295B">
        <w:rPr>
          <w:rFonts w:ascii="Times New Roman" w:eastAsia="Times New Roman" w:hAnsi="Times New Roman" w:cs="Times New Roman"/>
          <w:sz w:val="24"/>
          <w:szCs w:val="24"/>
        </w:rPr>
        <w:t xml:space="preserve">correct for collinearity between brain mass and body mass, I fitted a linear model between the two variables. The residuals of the model were used as the predictor rather than brain mass itself </w:t>
      </w:r>
      <w:r w:rsidRPr="0098295B">
        <w:rPr>
          <w:rFonts w:ascii="Times New Roman" w:eastAsia="Times New Roman" w:hAnsi="Times New Roman" w:cs="Times New Roman"/>
          <w:sz w:val="24"/>
          <w:szCs w:val="24"/>
        </w:rPr>
        <w:fldChar w:fldCharType="begin"/>
      </w:r>
      <w:r w:rsidRPr="0098295B">
        <w:rPr>
          <w:rFonts w:ascii="Times New Roman" w:eastAsia="Times New Roman" w:hAnsi="Times New Roman" w:cs="Times New Roman"/>
          <w:sz w:val="24"/>
          <w:szCs w:val="24"/>
        </w:rPr>
        <w:instrText xml:space="preserve"> ADDIN ZOTERO_ITEM CSL_CITATION {"citationID":"y4kajitc","properties":{"formattedCitation":"(Van Overveld et al., 2022)","plainCitation":"(Van Overveld et al., 2022)","noteIndex":0},"citationItems":[{"id":105,"uris":["http://zotero.org/users/6254983/items/SMPL88VA"],"itemData":{"id":105,"type":"article-journal","container-title":"Animal Cognition","DOI":"10.1007/s10071-021-01585-2","ISSN":"1435-9448, 1435-9456","issue":"3","journalAbbreviation":"Anim Cogn","language":"en","page":"495-507","source":"DOI.org (Crossref)","title":"Vultures as an overlooked model in cognitive ecology","volume":"25","author":[{"family":"Van Overveld","given":"Thijs"},{"family":"Sol","given":"Daniel"},{"family":"Blanco","given":"Guillermo"},{"family":"Margalida","given":"Antoni"},{"family":"De La Riva","given":"Manuel"},{"family":"Donázar","given":"José Antonio"}],"issued":{"date-parts":[["2022",6]]}}}],"schema":"https://github.com/citation-style-language/schema/raw/master/csl-citation.json"} </w:instrText>
      </w:r>
      <w:r w:rsidRPr="0098295B">
        <w:rPr>
          <w:rFonts w:ascii="Times New Roman" w:eastAsia="Times New Roman" w:hAnsi="Times New Roman" w:cs="Times New Roman"/>
          <w:sz w:val="24"/>
          <w:szCs w:val="24"/>
        </w:rPr>
        <w:fldChar w:fldCharType="separate"/>
      </w:r>
      <w:r w:rsidRPr="0098295B">
        <w:rPr>
          <w:rFonts w:ascii="Times New Roman" w:hAnsi="Times New Roman" w:cs="Times New Roman"/>
          <w:sz w:val="24"/>
        </w:rPr>
        <w:t xml:space="preserve">(Van </w:t>
      </w:r>
      <w:proofErr w:type="spellStart"/>
      <w:r w:rsidRPr="0098295B">
        <w:rPr>
          <w:rFonts w:ascii="Times New Roman" w:hAnsi="Times New Roman" w:cs="Times New Roman"/>
          <w:sz w:val="24"/>
        </w:rPr>
        <w:t>Overveld</w:t>
      </w:r>
      <w:proofErr w:type="spellEnd"/>
      <w:r w:rsidRPr="0098295B">
        <w:rPr>
          <w:rFonts w:ascii="Times New Roman" w:hAnsi="Times New Roman" w:cs="Times New Roman"/>
          <w:sz w:val="24"/>
        </w:rPr>
        <w:t xml:space="preserve"> et al., 2022)</w:t>
      </w:r>
      <w:r w:rsidRPr="0098295B">
        <w:rPr>
          <w:rFonts w:ascii="Times New Roman" w:eastAsia="Times New Roman" w:hAnsi="Times New Roman" w:cs="Times New Roman"/>
          <w:sz w:val="24"/>
          <w:szCs w:val="24"/>
        </w:rPr>
        <w:fldChar w:fldCharType="end"/>
      </w:r>
      <w:r w:rsidRPr="0098295B">
        <w:rPr>
          <w:rFonts w:ascii="Times New Roman" w:eastAsia="Times New Roman" w:hAnsi="Times New Roman" w:cs="Times New Roman"/>
          <w:sz w:val="24"/>
          <w:szCs w:val="24"/>
        </w:rPr>
        <w:t>. The first model was the same model than before but only on a smaller sample size. The second model was ran adding the residuals of brain mass against body mass as a predictor variable. A third model was ran using an additional interaction term between brain mass and body mass instead of the residuals. Models were compared using DIC. (Table 1).</w:t>
      </w:r>
    </w:p>
    <w:tbl>
      <w:tblPr>
        <w:tblStyle w:val="TableGrid"/>
        <w:tblW w:w="10485" w:type="dxa"/>
        <w:tblLayout w:type="fixed"/>
        <w:tblLook w:val="04A0" w:firstRow="1" w:lastRow="0" w:firstColumn="1" w:lastColumn="0" w:noHBand="0" w:noVBand="1"/>
      </w:tblPr>
      <w:tblGrid>
        <w:gridCol w:w="1696"/>
        <w:gridCol w:w="7513"/>
        <w:gridCol w:w="1276"/>
      </w:tblGrid>
      <w:tr w:rsidR="00DB4900" w:rsidRPr="0098295B" w14:paraId="42B7886F" w14:textId="77777777" w:rsidTr="00F9422C">
        <w:trPr>
          <w:trHeight w:val="403"/>
        </w:trPr>
        <w:tc>
          <w:tcPr>
            <w:tcW w:w="1696" w:type="dxa"/>
          </w:tcPr>
          <w:p w14:paraId="5585879E" w14:textId="77777777" w:rsidR="00F7140F" w:rsidRPr="0098295B" w:rsidRDefault="00F7140F" w:rsidP="00D70E63">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Model name</w:t>
            </w:r>
          </w:p>
        </w:tc>
        <w:tc>
          <w:tcPr>
            <w:tcW w:w="7513" w:type="dxa"/>
          </w:tcPr>
          <w:p w14:paraId="7EB093BC" w14:textId="77777777" w:rsidR="00F7140F" w:rsidRPr="0098295B" w:rsidRDefault="00F7140F" w:rsidP="00D70E63">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Predictor variables included</w:t>
            </w:r>
          </w:p>
        </w:tc>
        <w:tc>
          <w:tcPr>
            <w:tcW w:w="1276" w:type="dxa"/>
          </w:tcPr>
          <w:p w14:paraId="57207D3F" w14:textId="77777777" w:rsidR="00F7140F" w:rsidRPr="0098295B" w:rsidRDefault="00F7140F" w:rsidP="00D70E63">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Number of species</w:t>
            </w:r>
          </w:p>
        </w:tc>
      </w:tr>
      <w:tr w:rsidR="00DB4900" w:rsidRPr="0098295B" w14:paraId="22275301" w14:textId="77777777" w:rsidTr="00F9422C">
        <w:trPr>
          <w:trHeight w:val="397"/>
        </w:trPr>
        <w:tc>
          <w:tcPr>
            <w:tcW w:w="1696" w:type="dxa"/>
          </w:tcPr>
          <w:p w14:paraId="6822C296" w14:textId="77777777" w:rsidR="00F7140F" w:rsidRPr="0098295B" w:rsidRDefault="00F7140F" w:rsidP="00D70E63">
            <w:pPr>
              <w:spacing w:line="360" w:lineRule="auto"/>
              <w:jc w:val="both"/>
              <w:rPr>
                <w:rFonts w:ascii="Times New Roman" w:eastAsia="Times New Roman" w:hAnsi="Times New Roman" w:cs="Times New Roman"/>
                <w:sz w:val="24"/>
                <w:szCs w:val="24"/>
              </w:rPr>
            </w:pPr>
            <w:proofErr w:type="spellStart"/>
            <w:r w:rsidRPr="0098295B">
              <w:rPr>
                <w:rFonts w:ascii="Times New Roman" w:eastAsia="Times New Roman" w:hAnsi="Times New Roman" w:cs="Times New Roman"/>
                <w:sz w:val="24"/>
                <w:szCs w:val="24"/>
              </w:rPr>
              <w:t>Null_model</w:t>
            </w:r>
            <w:proofErr w:type="spellEnd"/>
          </w:p>
        </w:tc>
        <w:tc>
          <w:tcPr>
            <w:tcW w:w="7513" w:type="dxa"/>
          </w:tcPr>
          <w:p w14:paraId="188FE4AA" w14:textId="77777777" w:rsidR="00F7140F" w:rsidRPr="0098295B" w:rsidRDefault="00F7140F" w:rsidP="00D70E63">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phylogeny</w:t>
            </w:r>
          </w:p>
        </w:tc>
        <w:tc>
          <w:tcPr>
            <w:tcW w:w="1276" w:type="dxa"/>
          </w:tcPr>
          <w:p w14:paraId="6343FE03" w14:textId="77777777" w:rsidR="00F7140F" w:rsidRPr="0098295B" w:rsidRDefault="00F7140F" w:rsidP="00D70E63">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946</w:t>
            </w:r>
          </w:p>
        </w:tc>
      </w:tr>
      <w:tr w:rsidR="00DB4900" w:rsidRPr="0098295B" w14:paraId="66218C13" w14:textId="77777777" w:rsidTr="00F9422C">
        <w:trPr>
          <w:trHeight w:val="426"/>
        </w:trPr>
        <w:tc>
          <w:tcPr>
            <w:tcW w:w="1696" w:type="dxa"/>
          </w:tcPr>
          <w:p w14:paraId="0D1307B0" w14:textId="77777777" w:rsidR="00F7140F" w:rsidRPr="0098295B" w:rsidRDefault="00F7140F" w:rsidP="00D70E63">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Model_1</w:t>
            </w:r>
          </w:p>
        </w:tc>
        <w:tc>
          <w:tcPr>
            <w:tcW w:w="7513" w:type="dxa"/>
          </w:tcPr>
          <w:p w14:paraId="2E1AA90E" w14:textId="77777777" w:rsidR="00F7140F" w:rsidRPr="0098295B" w:rsidRDefault="00F7140F" w:rsidP="00D70E63">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HWI, body mass, trophic guild, phylogeny</w:t>
            </w:r>
          </w:p>
        </w:tc>
        <w:tc>
          <w:tcPr>
            <w:tcW w:w="1276" w:type="dxa"/>
          </w:tcPr>
          <w:p w14:paraId="4FD447D1" w14:textId="77777777" w:rsidR="00F7140F" w:rsidRPr="0098295B" w:rsidRDefault="00F7140F" w:rsidP="00D70E63">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946</w:t>
            </w:r>
          </w:p>
        </w:tc>
      </w:tr>
      <w:tr w:rsidR="00DB4900" w:rsidRPr="0098295B" w14:paraId="399A245B" w14:textId="77777777" w:rsidTr="00F9422C">
        <w:trPr>
          <w:trHeight w:val="397"/>
        </w:trPr>
        <w:tc>
          <w:tcPr>
            <w:tcW w:w="1696" w:type="dxa"/>
          </w:tcPr>
          <w:p w14:paraId="6627A076" w14:textId="77777777" w:rsidR="00F7140F" w:rsidRPr="0098295B" w:rsidRDefault="00F7140F" w:rsidP="00D70E63">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Model_2</w:t>
            </w:r>
          </w:p>
        </w:tc>
        <w:tc>
          <w:tcPr>
            <w:tcW w:w="7513" w:type="dxa"/>
          </w:tcPr>
          <w:p w14:paraId="1943BFA3" w14:textId="77777777" w:rsidR="00F7140F" w:rsidRPr="0098295B" w:rsidRDefault="00F7140F" w:rsidP="00D70E63">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HWI, body mass, trophic guild, phylogeny</w:t>
            </w:r>
          </w:p>
        </w:tc>
        <w:tc>
          <w:tcPr>
            <w:tcW w:w="1276" w:type="dxa"/>
          </w:tcPr>
          <w:p w14:paraId="571B91DA" w14:textId="77777777" w:rsidR="00F7140F" w:rsidRPr="0098295B" w:rsidRDefault="00F7140F" w:rsidP="00D70E63">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300</w:t>
            </w:r>
          </w:p>
        </w:tc>
      </w:tr>
      <w:tr w:rsidR="00DB4900" w:rsidRPr="0098295B" w14:paraId="72D03B26" w14:textId="77777777" w:rsidTr="00F9422C">
        <w:trPr>
          <w:trHeight w:val="403"/>
        </w:trPr>
        <w:tc>
          <w:tcPr>
            <w:tcW w:w="1696" w:type="dxa"/>
          </w:tcPr>
          <w:p w14:paraId="2AB3CD2F" w14:textId="77777777" w:rsidR="00F7140F" w:rsidRPr="0098295B" w:rsidRDefault="00F7140F" w:rsidP="00D70E63">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Model_3</w:t>
            </w:r>
          </w:p>
        </w:tc>
        <w:tc>
          <w:tcPr>
            <w:tcW w:w="7513" w:type="dxa"/>
          </w:tcPr>
          <w:p w14:paraId="4ED34C61" w14:textId="77777777" w:rsidR="00F7140F" w:rsidRPr="0098295B" w:rsidRDefault="00F7140F" w:rsidP="00D70E63">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 xml:space="preserve">HWI, body mass, trophic guild, phylogeny, residuals </w:t>
            </w:r>
            <w:proofErr w:type="spellStart"/>
            <w:r w:rsidRPr="0098295B">
              <w:rPr>
                <w:rFonts w:ascii="Times New Roman" w:eastAsia="Times New Roman" w:hAnsi="Times New Roman" w:cs="Times New Roman"/>
                <w:sz w:val="24"/>
                <w:szCs w:val="24"/>
              </w:rPr>
              <w:t>brainmass</w:t>
            </w:r>
            <w:proofErr w:type="spellEnd"/>
            <w:r w:rsidRPr="0098295B">
              <w:rPr>
                <w:rFonts w:ascii="Times New Roman" w:eastAsia="Times New Roman" w:hAnsi="Times New Roman" w:cs="Times New Roman"/>
                <w:sz w:val="24"/>
                <w:szCs w:val="24"/>
              </w:rPr>
              <w:t>/</w:t>
            </w:r>
            <w:proofErr w:type="spellStart"/>
            <w:r w:rsidRPr="0098295B">
              <w:rPr>
                <w:rFonts w:ascii="Times New Roman" w:eastAsia="Times New Roman" w:hAnsi="Times New Roman" w:cs="Times New Roman"/>
                <w:sz w:val="24"/>
                <w:szCs w:val="24"/>
              </w:rPr>
              <w:t>bodymass</w:t>
            </w:r>
            <w:proofErr w:type="spellEnd"/>
          </w:p>
        </w:tc>
        <w:tc>
          <w:tcPr>
            <w:tcW w:w="1276" w:type="dxa"/>
          </w:tcPr>
          <w:p w14:paraId="1B2609F2" w14:textId="77777777" w:rsidR="00F7140F" w:rsidRPr="0098295B" w:rsidRDefault="00F7140F" w:rsidP="00D70E63">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300</w:t>
            </w:r>
          </w:p>
        </w:tc>
      </w:tr>
      <w:tr w:rsidR="00DB4900" w:rsidRPr="00736DEE" w14:paraId="126CCA50" w14:textId="77777777" w:rsidTr="00F9422C">
        <w:trPr>
          <w:trHeight w:val="403"/>
        </w:trPr>
        <w:tc>
          <w:tcPr>
            <w:tcW w:w="1696" w:type="dxa"/>
          </w:tcPr>
          <w:p w14:paraId="5DC991B9" w14:textId="77777777" w:rsidR="00F7140F" w:rsidRPr="0098295B" w:rsidRDefault="00F7140F" w:rsidP="00D70E63">
            <w:pPr>
              <w:spacing w:line="360" w:lineRule="auto"/>
              <w:jc w:val="both"/>
              <w:rPr>
                <w:rFonts w:ascii="Times New Roman" w:eastAsia="Times New Roman" w:hAnsi="Times New Roman" w:cs="Times New Roman"/>
                <w:sz w:val="24"/>
                <w:szCs w:val="24"/>
              </w:rPr>
            </w:pPr>
            <w:commentRangeStart w:id="124"/>
            <w:r w:rsidRPr="0098295B">
              <w:rPr>
                <w:rFonts w:ascii="Times New Roman" w:eastAsia="Times New Roman" w:hAnsi="Times New Roman" w:cs="Times New Roman"/>
                <w:sz w:val="24"/>
                <w:szCs w:val="24"/>
              </w:rPr>
              <w:t>Model_4</w:t>
            </w:r>
            <w:commentRangeEnd w:id="124"/>
            <w:r w:rsidRPr="0098295B">
              <w:rPr>
                <w:rStyle w:val="CommentReference"/>
                <w:rFonts w:ascii="Times New Roman" w:hAnsi="Times New Roman" w:cs="Times New Roman"/>
              </w:rPr>
              <w:commentReference w:id="124"/>
            </w:r>
          </w:p>
        </w:tc>
        <w:tc>
          <w:tcPr>
            <w:tcW w:w="7513" w:type="dxa"/>
          </w:tcPr>
          <w:p w14:paraId="18E84465" w14:textId="77777777" w:rsidR="00F7140F" w:rsidRPr="0098295B" w:rsidRDefault="00F7140F" w:rsidP="00D70E63">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 xml:space="preserve">HWI, body mass, trophic guild, phylogeny, brain mass, </w:t>
            </w:r>
            <w:proofErr w:type="spellStart"/>
            <w:proofErr w:type="gramStart"/>
            <w:r w:rsidRPr="0098295B">
              <w:rPr>
                <w:rFonts w:ascii="Times New Roman" w:eastAsia="Times New Roman" w:hAnsi="Times New Roman" w:cs="Times New Roman"/>
                <w:sz w:val="24"/>
                <w:szCs w:val="24"/>
              </w:rPr>
              <w:t>brainmass:bodymass</w:t>
            </w:r>
            <w:proofErr w:type="spellEnd"/>
            <w:proofErr w:type="gramEnd"/>
          </w:p>
        </w:tc>
        <w:tc>
          <w:tcPr>
            <w:tcW w:w="1276" w:type="dxa"/>
          </w:tcPr>
          <w:p w14:paraId="21949688" w14:textId="77777777" w:rsidR="00F7140F" w:rsidRPr="0098295B" w:rsidRDefault="00F7140F" w:rsidP="00D70E63">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300</w:t>
            </w:r>
          </w:p>
        </w:tc>
      </w:tr>
    </w:tbl>
    <w:p w14:paraId="5DEE0798" w14:textId="77777777" w:rsidR="00F7140F" w:rsidRPr="00736DEE" w:rsidRDefault="00F7140F" w:rsidP="00D70E63">
      <w:pPr>
        <w:spacing w:line="360" w:lineRule="auto"/>
        <w:jc w:val="both"/>
        <w:rPr>
          <w:rFonts w:ascii="Times New Roman" w:eastAsia="Times New Roman" w:hAnsi="Times New Roman" w:cs="Times New Roman"/>
          <w:sz w:val="24"/>
          <w:szCs w:val="24"/>
        </w:rPr>
      </w:pPr>
    </w:p>
    <w:p w14:paraId="0FA637E6" w14:textId="40480038" w:rsidR="00F7140F" w:rsidRPr="00736DEE" w:rsidRDefault="00F36110" w:rsidP="00E047A5">
      <w:pPr>
        <w:pStyle w:val="Heading2"/>
        <w:spacing w:line="360" w:lineRule="auto"/>
        <w:jc w:val="both"/>
        <w:rPr>
          <w:rFonts w:ascii="Times New Roman" w:hAnsi="Times New Roman" w:cs="Times New Roman"/>
          <w:b/>
          <w:bCs/>
          <w:color w:val="auto"/>
          <w:sz w:val="24"/>
          <w:szCs w:val="24"/>
        </w:rPr>
      </w:pPr>
      <w:bookmarkStart w:id="125" w:name="_Toc199244218"/>
      <w:r w:rsidRPr="00736DEE">
        <w:rPr>
          <w:rFonts w:ascii="Times New Roman" w:hAnsi="Times New Roman" w:cs="Times New Roman"/>
          <w:b/>
          <w:bCs/>
          <w:color w:val="auto"/>
          <w:sz w:val="24"/>
          <w:szCs w:val="24"/>
        </w:rPr>
        <w:t xml:space="preserve">2.3 </w:t>
      </w:r>
      <w:commentRangeStart w:id="126"/>
      <w:r w:rsidR="00F7140F" w:rsidRPr="00736DEE">
        <w:rPr>
          <w:rFonts w:ascii="Times New Roman" w:hAnsi="Times New Roman" w:cs="Times New Roman"/>
          <w:b/>
          <w:bCs/>
          <w:color w:val="auto"/>
          <w:sz w:val="24"/>
          <w:szCs w:val="24"/>
        </w:rPr>
        <w:t>Results</w:t>
      </w:r>
      <w:commentRangeEnd w:id="126"/>
      <w:r w:rsidR="00F7140F" w:rsidRPr="00736DEE">
        <w:rPr>
          <w:rFonts w:ascii="Times New Roman" w:hAnsi="Times New Roman" w:cs="Times New Roman"/>
          <w:b/>
          <w:bCs/>
          <w:color w:val="auto"/>
          <w:sz w:val="24"/>
          <w:szCs w:val="24"/>
        </w:rPr>
        <w:commentReference w:id="126"/>
      </w:r>
      <w:bookmarkEnd w:id="125"/>
    </w:p>
    <w:p w14:paraId="76BB38AF" w14:textId="77880E17" w:rsidR="00F7140F" w:rsidRPr="00D95373" w:rsidDel="00725F9F" w:rsidRDefault="00F36110" w:rsidP="00D95373">
      <w:pPr>
        <w:pStyle w:val="Heading3"/>
        <w:rPr>
          <w:del w:id="127" w:author="sandra cuadros" w:date="2025-05-28T14:21:00Z" w16du:dateUtc="2025-05-28T21:21:00Z"/>
          <w:rStyle w:val="Heading5Char"/>
          <w:rFonts w:ascii="Times New Roman" w:eastAsia="SimSun" w:hAnsi="Times New Roman"/>
          <w:bCs w:val="0"/>
          <w:iCs w:val="0"/>
          <w:color w:val="auto"/>
          <w:szCs w:val="28"/>
          <w:rPrChange w:id="128" w:author="sandra cuadros" w:date="2025-05-27T15:03:00Z" w16du:dateUtc="2025-05-27T22:03:00Z">
            <w:rPr>
              <w:del w:id="129" w:author="sandra cuadros" w:date="2025-05-28T14:21:00Z" w16du:dateUtc="2025-05-28T21:21:00Z"/>
              <w:rStyle w:val="Heading5Char"/>
              <w:rFonts w:ascii="Times New Roman" w:eastAsia="SimSun" w:hAnsi="Times New Roman"/>
              <w:b/>
              <w:bCs w:val="0"/>
              <w:szCs w:val="28"/>
              <w:lang w:val="en-CA"/>
            </w:rPr>
          </w:rPrChange>
        </w:rPr>
        <w:pPrChange w:id="130" w:author="sandra cuadros" w:date="2025-05-27T15:03:00Z" w16du:dateUtc="2025-05-27T22:03:00Z">
          <w:pPr>
            <w:pStyle w:val="Heading4"/>
            <w:numPr>
              <w:ilvl w:val="0"/>
              <w:numId w:val="0"/>
            </w:numPr>
            <w:tabs>
              <w:tab w:val="left" w:pos="720"/>
            </w:tabs>
            <w:spacing w:before="240" w:after="80" w:line="360" w:lineRule="auto"/>
            <w:ind w:left="0" w:firstLine="0"/>
          </w:pPr>
        </w:pPrChange>
      </w:pPr>
      <w:del w:id="131" w:author="sandra cuadros" w:date="2025-05-28T14:21:00Z" w16du:dateUtc="2025-05-28T21:21:00Z">
        <w:r w:rsidRPr="00D95373" w:rsidDel="00725F9F">
          <w:rPr>
            <w:rStyle w:val="Heading5Char"/>
            <w:rFonts w:ascii="Times New Roman" w:eastAsia="SimSun" w:hAnsi="Times New Roman"/>
            <w:bCs w:val="0"/>
            <w:iCs w:val="0"/>
            <w:color w:val="auto"/>
            <w:szCs w:val="28"/>
            <w:rPrChange w:id="132" w:author="sandra cuadros" w:date="2025-05-27T15:03:00Z" w16du:dateUtc="2025-05-27T22:03:00Z">
              <w:rPr>
                <w:rStyle w:val="Heading5Char"/>
                <w:rFonts w:ascii="Times New Roman" w:eastAsia="SimSun" w:hAnsi="Times New Roman"/>
                <w:b/>
                <w:bCs w:val="0"/>
                <w:szCs w:val="28"/>
                <w:lang w:val="en-CA"/>
              </w:rPr>
            </w:rPrChange>
          </w:rPr>
          <w:delText>2.3.1</w:delText>
        </w:r>
        <w:r w:rsidR="008C2F6F" w:rsidRPr="00D95373" w:rsidDel="00725F9F">
          <w:rPr>
            <w:rStyle w:val="Heading5Char"/>
            <w:rFonts w:ascii="Times New Roman" w:eastAsia="SimSun" w:hAnsi="Times New Roman"/>
            <w:bCs w:val="0"/>
            <w:iCs w:val="0"/>
            <w:color w:val="auto"/>
            <w:szCs w:val="28"/>
            <w:rPrChange w:id="133" w:author="sandra cuadros" w:date="2025-05-27T15:03:00Z" w16du:dateUtc="2025-05-27T22:03:00Z">
              <w:rPr>
                <w:rStyle w:val="Heading5Char"/>
                <w:rFonts w:ascii="Times New Roman" w:eastAsia="SimSun" w:hAnsi="Times New Roman"/>
                <w:b/>
                <w:bCs w:val="0"/>
                <w:szCs w:val="28"/>
                <w:lang w:val="en-CA"/>
              </w:rPr>
            </w:rPrChange>
          </w:rPr>
          <w:delText xml:space="preserve"> </w:delText>
        </w:r>
        <w:commentRangeStart w:id="134"/>
        <w:r w:rsidR="00F7140F" w:rsidRPr="00D95373" w:rsidDel="00725F9F">
          <w:rPr>
            <w:rStyle w:val="Heading5Char"/>
            <w:rFonts w:ascii="Times New Roman" w:eastAsia="SimSun" w:hAnsi="Times New Roman"/>
            <w:bCs w:val="0"/>
            <w:iCs w:val="0"/>
            <w:color w:val="auto"/>
            <w:szCs w:val="28"/>
            <w:rPrChange w:id="135" w:author="sandra cuadros" w:date="2025-05-27T15:03:00Z" w16du:dateUtc="2025-05-27T22:03:00Z">
              <w:rPr>
                <w:rStyle w:val="Heading5Char"/>
                <w:rFonts w:ascii="Times New Roman" w:eastAsia="SimSun" w:hAnsi="Times New Roman"/>
                <w:b/>
                <w:bCs w:val="0"/>
                <w:szCs w:val="28"/>
                <w:lang w:val="en-CA"/>
              </w:rPr>
            </w:rPrChange>
          </w:rPr>
          <w:delText>Web Scraping and Communal Roosting Behaviour</w:delText>
        </w:r>
      </w:del>
    </w:p>
    <w:p w14:paraId="077A9261" w14:textId="76E2AC9F" w:rsidR="00F7140F" w:rsidRPr="00736DEE" w:rsidDel="00725F9F" w:rsidRDefault="00F7140F" w:rsidP="00CC0C76">
      <w:pPr>
        <w:spacing w:line="360" w:lineRule="auto"/>
        <w:ind w:firstLine="720"/>
        <w:jc w:val="both"/>
        <w:rPr>
          <w:del w:id="136" w:author="sandra cuadros" w:date="2025-05-28T14:21:00Z" w16du:dateUtc="2025-05-28T21:21:00Z"/>
          <w:rFonts w:ascii="Times New Roman" w:eastAsia="Times New Roman" w:hAnsi="Times New Roman" w:cs="Times New Roman"/>
          <w:sz w:val="24"/>
          <w:szCs w:val="24"/>
        </w:rPr>
      </w:pPr>
      <w:del w:id="137" w:author="sandra cuadros" w:date="2025-05-28T14:21:00Z" w16du:dateUtc="2025-05-28T21:21:00Z">
        <w:r w:rsidRPr="00736DEE" w:rsidDel="00725F9F">
          <w:rPr>
            <w:rFonts w:ascii="Times New Roman" w:eastAsia="Times New Roman" w:hAnsi="Times New Roman" w:cs="Times New Roman"/>
            <w:sz w:val="24"/>
            <w:szCs w:val="24"/>
          </w:rPr>
          <w:delText xml:space="preserve">OpenAlex had approximately a 14% accuracy, compared to SCOPUS which had a 15% accuracy to the manually checked list of species. </w:delText>
        </w:r>
        <w:commentRangeEnd w:id="134"/>
        <w:r w:rsidRPr="00736DEE" w:rsidDel="00725F9F">
          <w:rPr>
            <w:rStyle w:val="CommentReference"/>
            <w:rFonts w:ascii="Times New Roman" w:hAnsi="Times New Roman" w:cs="Times New Roman"/>
          </w:rPr>
          <w:commentReference w:id="134"/>
        </w:r>
      </w:del>
    </w:p>
    <w:p w14:paraId="6CB6ED2D" w14:textId="28C0E526" w:rsidR="008C2F6F" w:rsidRPr="00736DEE" w:rsidDel="005A02F2" w:rsidRDefault="008C2F6F" w:rsidP="00D70E63">
      <w:pPr>
        <w:spacing w:line="360" w:lineRule="auto"/>
        <w:jc w:val="both"/>
        <w:rPr>
          <w:del w:id="138" w:author="sandra cuadros" w:date="2025-05-28T14:21:00Z" w16du:dateUtc="2025-05-28T21:21:00Z"/>
          <w:rFonts w:ascii="Times New Roman" w:eastAsia="Times New Roman" w:hAnsi="Times New Roman" w:cs="Times New Roman"/>
          <w:sz w:val="24"/>
          <w:szCs w:val="24"/>
        </w:rPr>
      </w:pPr>
    </w:p>
    <w:p w14:paraId="044E5002" w14:textId="1362C326" w:rsidR="00F7140F" w:rsidRPr="00D95373" w:rsidRDefault="008C2F6F" w:rsidP="00D95373">
      <w:pPr>
        <w:pStyle w:val="Heading3"/>
        <w:rPr>
          <w:rStyle w:val="Heading5Char"/>
          <w:rFonts w:ascii="Times New Roman" w:eastAsia="SimSun" w:hAnsi="Times New Roman"/>
          <w:bCs w:val="0"/>
          <w:iCs w:val="0"/>
          <w:color w:val="auto"/>
          <w:szCs w:val="28"/>
          <w:rPrChange w:id="139" w:author="sandra cuadros" w:date="2025-05-27T15:03:00Z" w16du:dateUtc="2025-05-27T22:03:00Z">
            <w:rPr>
              <w:rStyle w:val="Heading5Char"/>
              <w:rFonts w:ascii="Times New Roman" w:eastAsia="SimSun" w:hAnsi="Times New Roman"/>
              <w:b/>
              <w:bCs w:val="0"/>
              <w:szCs w:val="28"/>
              <w:lang w:val="en-CA"/>
            </w:rPr>
          </w:rPrChange>
        </w:rPr>
        <w:pPrChange w:id="140" w:author="sandra cuadros" w:date="2025-05-27T15:03:00Z" w16du:dateUtc="2025-05-27T22:03:00Z">
          <w:pPr>
            <w:pStyle w:val="Heading4"/>
            <w:numPr>
              <w:ilvl w:val="0"/>
              <w:numId w:val="0"/>
            </w:numPr>
            <w:tabs>
              <w:tab w:val="left" w:pos="720"/>
            </w:tabs>
            <w:spacing w:before="240" w:after="80" w:line="360" w:lineRule="auto"/>
            <w:ind w:left="0" w:firstLine="0"/>
          </w:pPr>
        </w:pPrChange>
      </w:pPr>
      <w:r w:rsidRPr="00D95373">
        <w:rPr>
          <w:rStyle w:val="Heading5Char"/>
          <w:rFonts w:ascii="Times New Roman" w:eastAsia="SimSun" w:hAnsi="Times New Roman"/>
          <w:bCs w:val="0"/>
          <w:iCs w:val="0"/>
          <w:color w:val="auto"/>
          <w:szCs w:val="28"/>
          <w:rPrChange w:id="141" w:author="sandra cuadros" w:date="2025-05-27T15:03:00Z" w16du:dateUtc="2025-05-27T22:03:00Z">
            <w:rPr>
              <w:rStyle w:val="Heading5Char"/>
              <w:rFonts w:ascii="Times New Roman" w:eastAsia="SimSun" w:hAnsi="Times New Roman"/>
              <w:b/>
              <w:bCs w:val="0"/>
              <w:szCs w:val="28"/>
              <w:lang w:val="en-CA"/>
            </w:rPr>
          </w:rPrChange>
        </w:rPr>
        <w:t>2.3.</w:t>
      </w:r>
      <w:ins w:id="142" w:author="sandra cuadros" w:date="2025-05-28T14:21:00Z" w16du:dateUtc="2025-05-28T21:21:00Z">
        <w:r w:rsidR="005A02F2">
          <w:rPr>
            <w:rStyle w:val="Heading5Char"/>
            <w:rFonts w:ascii="Times New Roman" w:eastAsia="SimSun" w:hAnsi="Times New Roman"/>
            <w:bCs w:val="0"/>
            <w:iCs w:val="0"/>
            <w:color w:val="auto"/>
            <w:szCs w:val="28"/>
          </w:rPr>
          <w:t xml:space="preserve">1 </w:t>
        </w:r>
      </w:ins>
      <w:del w:id="143" w:author="sandra cuadros" w:date="2025-05-28T14:21:00Z" w16du:dateUtc="2025-05-28T21:21:00Z">
        <w:r w:rsidRPr="00D95373" w:rsidDel="005A02F2">
          <w:rPr>
            <w:rStyle w:val="Heading5Char"/>
            <w:rFonts w:ascii="Times New Roman" w:eastAsia="SimSun" w:hAnsi="Times New Roman"/>
            <w:bCs w:val="0"/>
            <w:iCs w:val="0"/>
            <w:color w:val="auto"/>
            <w:szCs w:val="28"/>
            <w:rPrChange w:id="144" w:author="sandra cuadros" w:date="2025-05-27T15:03:00Z" w16du:dateUtc="2025-05-27T22:03:00Z">
              <w:rPr>
                <w:rStyle w:val="Heading5Char"/>
                <w:rFonts w:ascii="Times New Roman" w:eastAsia="SimSun" w:hAnsi="Times New Roman"/>
                <w:b/>
                <w:bCs w:val="0"/>
                <w:szCs w:val="28"/>
                <w:lang w:val="en-CA"/>
              </w:rPr>
            </w:rPrChange>
          </w:rPr>
          <w:delText xml:space="preserve">2 </w:delText>
        </w:r>
      </w:del>
      <w:r w:rsidR="00F7140F" w:rsidRPr="00D95373">
        <w:rPr>
          <w:rStyle w:val="Heading5Char"/>
          <w:rFonts w:ascii="Times New Roman" w:eastAsia="SimSun" w:hAnsi="Times New Roman"/>
          <w:bCs w:val="0"/>
          <w:iCs w:val="0"/>
          <w:color w:val="auto"/>
          <w:szCs w:val="28"/>
          <w:rPrChange w:id="145" w:author="sandra cuadros" w:date="2025-05-27T15:03:00Z" w16du:dateUtc="2025-05-27T22:03:00Z">
            <w:rPr>
              <w:rStyle w:val="Heading5Char"/>
              <w:rFonts w:ascii="Times New Roman" w:eastAsia="SimSun" w:hAnsi="Times New Roman"/>
              <w:b/>
              <w:bCs w:val="0"/>
              <w:szCs w:val="28"/>
              <w:lang w:val="en-CA"/>
            </w:rPr>
          </w:rPrChange>
        </w:rPr>
        <w:t>The distribution of Communal Roosting</w:t>
      </w:r>
    </w:p>
    <w:p w14:paraId="4B601C1E" w14:textId="585C2D5C" w:rsidR="00F7140F" w:rsidRPr="00736DEE" w:rsidRDefault="00F7140F" w:rsidP="00D444DE">
      <w:pPr>
        <w:spacing w:line="360" w:lineRule="auto"/>
        <w:ind w:firstLine="720"/>
        <w:jc w:val="both"/>
        <w:rPr>
          <w:rFonts w:ascii="Times New Roman" w:eastAsia="Times New Roman" w:hAnsi="Times New Roman" w:cs="Times New Roman"/>
          <w:iCs/>
          <w:sz w:val="24"/>
          <w:szCs w:val="24"/>
        </w:rPr>
      </w:pPr>
      <w:commentRangeStart w:id="146"/>
      <w:del w:id="147" w:author="sandra cuadros" w:date="2025-05-28T14:24:00Z" w16du:dateUtc="2025-05-28T21:24:00Z">
        <w:r w:rsidRPr="00736DEE" w:rsidDel="000F2DAB">
          <w:rPr>
            <w:rFonts w:ascii="Times New Roman" w:eastAsia="Times New Roman" w:hAnsi="Times New Roman" w:cs="Times New Roman"/>
            <w:sz w:val="24"/>
            <w:szCs w:val="24"/>
          </w:rPr>
          <w:delText xml:space="preserve">Of all 8373 bird species that were originally chosen for the analysis, I used a conservative approach and therefore only 946 species were used for the analysis since those were the ones for which enough information was available to confirm (1) or discard communal (0) roosting behaviour. </w:delText>
        </w:r>
        <w:commentRangeEnd w:id="146"/>
        <w:r w:rsidRPr="00736DEE" w:rsidDel="000F2DAB">
          <w:rPr>
            <w:rStyle w:val="CommentReference"/>
            <w:rFonts w:ascii="Times New Roman" w:hAnsi="Times New Roman" w:cs="Times New Roman"/>
          </w:rPr>
          <w:commentReference w:id="146"/>
        </w:r>
        <w:r w:rsidRPr="00736DEE" w:rsidDel="000F2DAB">
          <w:rPr>
            <w:rFonts w:ascii="Times New Roman" w:eastAsia="Times New Roman" w:hAnsi="Times New Roman" w:cs="Times New Roman"/>
            <w:sz w:val="24"/>
            <w:szCs w:val="24"/>
          </w:rPr>
          <w:delText>For the remaining</w:delText>
        </w:r>
      </w:del>
      <w:ins w:id="148" w:author="sandra cuadros" w:date="2025-05-28T14:24:00Z" w16du:dateUtc="2025-05-28T21:24:00Z">
        <w:r w:rsidR="000F2DAB">
          <w:rPr>
            <w:rFonts w:ascii="Times New Roman" w:eastAsia="Times New Roman" w:hAnsi="Times New Roman" w:cs="Times New Roman"/>
            <w:sz w:val="24"/>
            <w:szCs w:val="24"/>
          </w:rPr>
          <w:t>Of the</w:t>
        </w:r>
      </w:ins>
      <w:r w:rsidRPr="00736DEE">
        <w:rPr>
          <w:rFonts w:ascii="Times New Roman" w:eastAsia="Times New Roman" w:hAnsi="Times New Roman" w:cs="Times New Roman"/>
          <w:sz w:val="24"/>
          <w:szCs w:val="24"/>
        </w:rPr>
        <w:t xml:space="preserve"> 946 species </w:t>
      </w:r>
      <w:r w:rsidRPr="00736DEE">
        <w:rPr>
          <w:rFonts w:ascii="Times New Roman" w:eastAsia="Times New Roman" w:hAnsi="Times New Roman" w:cs="Times New Roman"/>
          <w:iCs/>
          <w:sz w:val="24"/>
          <w:szCs w:val="24"/>
        </w:rPr>
        <w:t xml:space="preserve">for which Communal Roosting Behaviour was classified, 42.1% showed </w:t>
      </w:r>
      <w:commentRangeStart w:id="149"/>
      <w:del w:id="150" w:author="sandra cuadros" w:date="2025-05-28T14:24:00Z" w16du:dateUtc="2025-05-28T21:24:00Z">
        <w:r w:rsidRPr="00736DEE" w:rsidDel="00EE2AEB">
          <w:rPr>
            <w:rFonts w:ascii="Times New Roman" w:eastAsia="Times New Roman" w:hAnsi="Times New Roman" w:cs="Times New Roman"/>
            <w:iCs/>
            <w:sz w:val="24"/>
            <w:szCs w:val="24"/>
          </w:rPr>
          <w:delText xml:space="preserve">0 </w:delText>
        </w:r>
      </w:del>
      <w:ins w:id="151" w:author="sandra cuadros" w:date="2025-05-28T14:24:00Z" w16du:dateUtc="2025-05-28T21:24:00Z">
        <w:r w:rsidR="00EE2AEB">
          <w:rPr>
            <w:rFonts w:ascii="Times New Roman" w:eastAsia="Times New Roman" w:hAnsi="Times New Roman" w:cs="Times New Roman"/>
            <w:iCs/>
            <w:sz w:val="24"/>
            <w:szCs w:val="24"/>
          </w:rPr>
          <w:t>absence of CRB</w:t>
        </w:r>
        <w:r w:rsidR="00EE2AEB" w:rsidRPr="00736DEE">
          <w:rPr>
            <w:rFonts w:ascii="Times New Roman" w:eastAsia="Times New Roman" w:hAnsi="Times New Roman" w:cs="Times New Roman"/>
            <w:iCs/>
            <w:sz w:val="24"/>
            <w:szCs w:val="24"/>
          </w:rPr>
          <w:t xml:space="preserve"> </w:t>
        </w:r>
      </w:ins>
      <w:r w:rsidRPr="00736DEE">
        <w:rPr>
          <w:rFonts w:ascii="Times New Roman" w:eastAsia="Times New Roman" w:hAnsi="Times New Roman" w:cs="Times New Roman"/>
          <w:iCs/>
          <w:sz w:val="24"/>
          <w:szCs w:val="24"/>
        </w:rPr>
        <w:t xml:space="preserve">and 57.9% showed </w:t>
      </w:r>
      <w:del w:id="152" w:author="sandra cuadros" w:date="2025-05-28T14:25:00Z" w16du:dateUtc="2025-05-28T21:25:00Z">
        <w:r w:rsidRPr="00736DEE" w:rsidDel="00EE2AEB">
          <w:rPr>
            <w:rFonts w:ascii="Times New Roman" w:eastAsia="Times New Roman" w:hAnsi="Times New Roman" w:cs="Times New Roman"/>
            <w:iCs/>
            <w:sz w:val="24"/>
            <w:szCs w:val="24"/>
          </w:rPr>
          <w:delText xml:space="preserve">1 </w:delText>
        </w:r>
      </w:del>
      <w:ins w:id="153" w:author="sandra cuadros" w:date="2025-05-28T14:25:00Z" w16du:dateUtc="2025-05-28T21:25:00Z">
        <w:r w:rsidR="00EE2AEB">
          <w:rPr>
            <w:rFonts w:ascii="Times New Roman" w:eastAsia="Times New Roman" w:hAnsi="Times New Roman" w:cs="Times New Roman"/>
            <w:iCs/>
            <w:sz w:val="24"/>
            <w:szCs w:val="24"/>
          </w:rPr>
          <w:t>presence of CRB</w:t>
        </w:r>
        <w:r w:rsidR="00EE2AEB" w:rsidRPr="00736DEE">
          <w:rPr>
            <w:rFonts w:ascii="Times New Roman" w:eastAsia="Times New Roman" w:hAnsi="Times New Roman" w:cs="Times New Roman"/>
            <w:iCs/>
            <w:sz w:val="24"/>
            <w:szCs w:val="24"/>
          </w:rPr>
          <w:t xml:space="preserve"> </w:t>
        </w:r>
      </w:ins>
      <w:r w:rsidRPr="00736DEE">
        <w:rPr>
          <w:rFonts w:ascii="Times New Roman" w:eastAsia="Times New Roman" w:hAnsi="Times New Roman" w:cs="Times New Roman"/>
          <w:iCs/>
          <w:sz w:val="24"/>
          <w:szCs w:val="24"/>
        </w:rPr>
        <w:t xml:space="preserve">which means my sample was </w:t>
      </w:r>
      <w:del w:id="154" w:author="sandra cuadros" w:date="2025-05-28T14:24:00Z" w16du:dateUtc="2025-05-28T21:24:00Z">
        <w:r w:rsidRPr="00736DEE" w:rsidDel="000F2DAB">
          <w:rPr>
            <w:rFonts w:ascii="Times New Roman" w:eastAsia="Times New Roman" w:hAnsi="Times New Roman" w:cs="Times New Roman"/>
            <w:iCs/>
            <w:sz w:val="24"/>
            <w:szCs w:val="24"/>
          </w:rPr>
          <w:delText xml:space="preserve">fairly </w:delText>
        </w:r>
      </w:del>
      <w:r w:rsidRPr="00736DEE">
        <w:rPr>
          <w:rFonts w:ascii="Times New Roman" w:eastAsia="Times New Roman" w:hAnsi="Times New Roman" w:cs="Times New Roman"/>
          <w:iCs/>
          <w:sz w:val="24"/>
          <w:szCs w:val="24"/>
        </w:rPr>
        <w:t xml:space="preserve">evenly distributed. </w:t>
      </w:r>
      <w:commentRangeEnd w:id="149"/>
      <w:r w:rsidRPr="00736DEE">
        <w:rPr>
          <w:rStyle w:val="CommentReference"/>
          <w:rFonts w:ascii="Times New Roman" w:hAnsi="Times New Roman" w:cs="Times New Roman"/>
        </w:rPr>
        <w:commentReference w:id="149"/>
      </w:r>
      <w:r w:rsidRPr="00736DEE">
        <w:rPr>
          <w:rFonts w:ascii="Times New Roman" w:eastAsia="Times New Roman" w:hAnsi="Times New Roman" w:cs="Times New Roman"/>
          <w:iCs/>
          <w:sz w:val="24"/>
          <w:szCs w:val="24"/>
        </w:rPr>
        <w:t>Communal roosting was predominant in families Psittacidae, Accipitridae and Corvidae</w:t>
      </w:r>
      <w:ins w:id="155" w:author="sandra cuadros" w:date="2025-05-28T14:25:00Z" w16du:dateUtc="2025-05-28T21:25:00Z">
        <w:r w:rsidR="00A879F6">
          <w:rPr>
            <w:rFonts w:ascii="Times New Roman" w:eastAsia="Times New Roman" w:hAnsi="Times New Roman" w:cs="Times New Roman"/>
            <w:iCs/>
            <w:sz w:val="24"/>
            <w:szCs w:val="24"/>
          </w:rPr>
          <w:t xml:space="preserve"> (Figure 2.1)</w:t>
        </w:r>
      </w:ins>
      <w:commentRangeStart w:id="156"/>
      <w:r w:rsidRPr="00736DEE">
        <w:rPr>
          <w:rFonts w:ascii="Times New Roman" w:eastAsia="Times New Roman" w:hAnsi="Times New Roman" w:cs="Times New Roman"/>
          <w:iCs/>
          <w:sz w:val="24"/>
          <w:szCs w:val="24"/>
        </w:rPr>
        <w:t>.</w:t>
      </w:r>
      <w:commentRangeEnd w:id="156"/>
      <w:r w:rsidRPr="00736DEE">
        <w:rPr>
          <w:rStyle w:val="CommentReference"/>
          <w:rFonts w:ascii="Times New Roman" w:hAnsi="Times New Roman" w:cs="Times New Roman"/>
        </w:rPr>
        <w:commentReference w:id="156"/>
      </w:r>
      <w:r w:rsidRPr="00736DEE">
        <w:rPr>
          <w:rFonts w:ascii="Times New Roman" w:eastAsia="Times New Roman" w:hAnsi="Times New Roman" w:cs="Times New Roman"/>
          <w:iCs/>
          <w:sz w:val="24"/>
          <w:szCs w:val="24"/>
        </w:rPr>
        <w:t xml:space="preserve"> Figure 2.2 shows the evolution of CRB in different taxonomic groups. </w:t>
      </w:r>
    </w:p>
    <w:p w14:paraId="5C1F5A32" w14:textId="77777777" w:rsidR="0007551B" w:rsidRDefault="0007551B" w:rsidP="00D444DE">
      <w:pPr>
        <w:spacing w:line="360" w:lineRule="auto"/>
        <w:ind w:firstLine="720"/>
        <w:jc w:val="both"/>
        <w:rPr>
          <w:ins w:id="157" w:author="sandra cuadros" w:date="2025-05-28T14:26:00Z" w16du:dateUtc="2025-05-28T21:26:00Z"/>
          <w:rFonts w:ascii="Times New Roman" w:eastAsia="Times New Roman" w:hAnsi="Times New Roman" w:cs="Times New Roman"/>
          <w:iCs/>
          <w:sz w:val="24"/>
          <w:szCs w:val="24"/>
        </w:rPr>
      </w:pPr>
    </w:p>
    <w:p w14:paraId="45A14CE3" w14:textId="77777777" w:rsidR="002420B3" w:rsidRDefault="002420B3" w:rsidP="00D444DE">
      <w:pPr>
        <w:spacing w:line="360" w:lineRule="auto"/>
        <w:ind w:firstLine="720"/>
        <w:jc w:val="both"/>
        <w:rPr>
          <w:ins w:id="158" w:author="sandra cuadros" w:date="2025-05-28T14:26:00Z" w16du:dateUtc="2025-05-28T21:26:00Z"/>
          <w:rFonts w:ascii="Times New Roman" w:eastAsia="Times New Roman" w:hAnsi="Times New Roman" w:cs="Times New Roman"/>
          <w:iCs/>
          <w:sz w:val="24"/>
          <w:szCs w:val="24"/>
        </w:rPr>
      </w:pPr>
    </w:p>
    <w:p w14:paraId="00648865" w14:textId="77777777" w:rsidR="002420B3" w:rsidRPr="00736DEE" w:rsidRDefault="002420B3" w:rsidP="00D444DE">
      <w:pPr>
        <w:spacing w:line="360" w:lineRule="auto"/>
        <w:ind w:firstLine="720"/>
        <w:jc w:val="both"/>
        <w:rPr>
          <w:rFonts w:ascii="Times New Roman" w:eastAsia="Times New Roman" w:hAnsi="Times New Roman" w:cs="Times New Roman"/>
          <w:iCs/>
          <w:sz w:val="24"/>
          <w:szCs w:val="24"/>
        </w:rPr>
      </w:pPr>
    </w:p>
    <w:p w14:paraId="2887215C" w14:textId="77777777" w:rsidR="0007551B" w:rsidRPr="00736DEE" w:rsidRDefault="0007551B" w:rsidP="00CC0C76">
      <w:pPr>
        <w:spacing w:line="360" w:lineRule="auto"/>
        <w:ind w:firstLine="720"/>
        <w:jc w:val="both"/>
        <w:rPr>
          <w:rFonts w:ascii="Times New Roman" w:eastAsia="Times New Roman" w:hAnsi="Times New Roman" w:cs="Times New Roman"/>
          <w:iCs/>
          <w:sz w:val="24"/>
          <w:szCs w:val="24"/>
        </w:rPr>
      </w:pPr>
    </w:p>
    <w:p w14:paraId="41237800" w14:textId="4217830C" w:rsidR="00F7140F" w:rsidRPr="00736DEE" w:rsidRDefault="00753F3D" w:rsidP="00D70E63">
      <w:pPr>
        <w:spacing w:line="360" w:lineRule="auto"/>
        <w:jc w:val="both"/>
        <w:rPr>
          <w:rFonts w:ascii="Times New Roman" w:eastAsia="Times New Roman" w:hAnsi="Times New Roman" w:cs="Times New Roman"/>
          <w:sz w:val="24"/>
          <w:szCs w:val="24"/>
        </w:rPr>
      </w:pPr>
      <w:r w:rsidRPr="00CC0C76">
        <w:rPr>
          <w:rFonts w:ascii="Times New Roman" w:eastAsia="Times New Roman" w:hAnsi="Times New Roman" w:cs="Times New Roman"/>
          <w:sz w:val="24"/>
          <w:szCs w:val="24"/>
        </w:rPr>
        <w:drawing>
          <wp:inline distT="0" distB="0" distL="0" distR="0" wp14:anchorId="2F7A621F" wp14:editId="5E1C5309">
            <wp:extent cx="6715125" cy="5372100"/>
            <wp:effectExtent l="0" t="0" r="9525" b="0"/>
            <wp:docPr id="769722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22612" name="Picture 7697226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26203" cy="5380962"/>
                    </a:xfrm>
                    <a:prstGeom prst="rect">
                      <a:avLst/>
                    </a:prstGeom>
                  </pic:spPr>
                </pic:pic>
              </a:graphicData>
            </a:graphic>
          </wp:inline>
        </w:drawing>
      </w:r>
    </w:p>
    <w:p w14:paraId="0971DD9E" w14:textId="46059299" w:rsidR="00781C39" w:rsidRDefault="00AF19F5" w:rsidP="00AF19F5">
      <w:pPr>
        <w:pStyle w:val="Caption"/>
        <w:rPr>
          <w:ins w:id="159" w:author="sandra cuadros" w:date="2025-05-27T15:07:00Z" w16du:dateUtc="2025-05-27T22:07:00Z"/>
          <w:i/>
          <w:iCs w:val="0"/>
          <w:sz w:val="22"/>
          <w:szCs w:val="20"/>
        </w:rPr>
      </w:pPr>
      <w:bookmarkStart w:id="160" w:name="_Toc199250239"/>
      <w:ins w:id="161" w:author="sandra cuadros" w:date="2025-05-27T14:59:00Z" w16du:dateUtc="2025-05-27T21:59:00Z">
        <w:r w:rsidRPr="00CC0C76">
          <w:rPr>
            <w:b/>
            <w:bCs/>
            <w:i/>
            <w:iCs w:val="0"/>
            <w:sz w:val="22"/>
            <w:szCs w:val="20"/>
          </w:rPr>
          <w:t>Figure 2.</w:t>
        </w:r>
      </w:ins>
      <w:ins w:id="162" w:author="sandra cuadros" w:date="2025-05-28T14:25:00Z" w16du:dateUtc="2025-05-28T21:25:00Z">
        <w:r w:rsidR="00A879F6">
          <w:rPr>
            <w:b/>
            <w:bCs/>
            <w:i/>
            <w:iCs w:val="0"/>
            <w:sz w:val="22"/>
            <w:szCs w:val="20"/>
          </w:rPr>
          <w:t>2</w:t>
        </w:r>
      </w:ins>
      <w:ins w:id="163" w:author="sandra cuadros" w:date="2025-05-27T14:59:00Z" w16du:dateUtc="2025-05-27T21:59:00Z">
        <w:r w:rsidRPr="00CC0C76">
          <w:rPr>
            <w:i/>
            <w:iCs w:val="0"/>
            <w:sz w:val="22"/>
            <w:szCs w:val="20"/>
          </w:rPr>
          <w:t xml:space="preserve"> Evolution of Communal Roosting Behaviour in Core Land Birds across different taxa. Data shows the convergence evolution of this behavior. Data was collected through Birds of the World and a Google scholar search.</w:t>
        </w:r>
      </w:ins>
      <w:del w:id="164" w:author="sandra cuadros" w:date="2025-05-27T14:59:00Z" w16du:dateUtc="2025-05-27T21:59:00Z">
        <w:r w:rsidR="00781C39" w:rsidRPr="00CC0C76" w:rsidDel="00AF19F5">
          <w:rPr>
            <w:b/>
            <w:bCs/>
            <w:i/>
            <w:iCs w:val="0"/>
            <w:sz w:val="22"/>
            <w:szCs w:val="20"/>
          </w:rPr>
          <w:delText xml:space="preserve">Figure </w:delText>
        </w:r>
        <w:r w:rsidR="00781C39" w:rsidRPr="00CC0C76" w:rsidDel="00AF19F5">
          <w:rPr>
            <w:b/>
            <w:bCs/>
            <w:i/>
            <w:iCs w:val="0"/>
            <w:sz w:val="22"/>
            <w:szCs w:val="20"/>
          </w:rPr>
          <w:fldChar w:fldCharType="begin"/>
        </w:r>
        <w:r w:rsidR="00781C39" w:rsidRPr="00CC0C76" w:rsidDel="00AF19F5">
          <w:rPr>
            <w:b/>
            <w:bCs/>
            <w:i/>
            <w:iCs w:val="0"/>
            <w:sz w:val="22"/>
            <w:szCs w:val="20"/>
          </w:rPr>
          <w:delInstrText xml:space="preserve"> STYLEREF 2 \s </w:delInstrText>
        </w:r>
        <w:r w:rsidR="00781C39" w:rsidRPr="00CC0C76" w:rsidDel="00AF19F5">
          <w:rPr>
            <w:b/>
            <w:bCs/>
            <w:i/>
            <w:iCs w:val="0"/>
            <w:sz w:val="22"/>
            <w:szCs w:val="20"/>
          </w:rPr>
          <w:fldChar w:fldCharType="separate"/>
        </w:r>
        <w:r w:rsidDel="00AF19F5">
          <w:rPr>
            <w:b/>
            <w:bCs/>
            <w:i/>
            <w:iCs w:val="0"/>
            <w:noProof/>
            <w:sz w:val="22"/>
            <w:szCs w:val="20"/>
          </w:rPr>
          <w:delText>0</w:delText>
        </w:r>
        <w:r w:rsidR="00781C39" w:rsidRPr="00CC0C76" w:rsidDel="00AF19F5">
          <w:rPr>
            <w:b/>
            <w:bCs/>
            <w:i/>
            <w:iCs w:val="0"/>
            <w:sz w:val="22"/>
            <w:szCs w:val="20"/>
          </w:rPr>
          <w:fldChar w:fldCharType="end"/>
        </w:r>
        <w:r w:rsidR="00781C39" w:rsidRPr="00CC0C76" w:rsidDel="00AF19F5">
          <w:rPr>
            <w:b/>
            <w:bCs/>
            <w:i/>
            <w:iCs w:val="0"/>
            <w:sz w:val="22"/>
            <w:szCs w:val="20"/>
          </w:rPr>
          <w:noBreakHyphen/>
        </w:r>
        <w:r w:rsidR="00781C39" w:rsidRPr="00CC0C76" w:rsidDel="00AF19F5">
          <w:rPr>
            <w:b/>
            <w:bCs/>
            <w:i/>
            <w:iCs w:val="0"/>
            <w:sz w:val="22"/>
            <w:szCs w:val="20"/>
          </w:rPr>
          <w:fldChar w:fldCharType="begin"/>
        </w:r>
        <w:r w:rsidR="00781C39" w:rsidRPr="00CC0C76" w:rsidDel="00AF19F5">
          <w:rPr>
            <w:b/>
            <w:bCs/>
            <w:i/>
            <w:iCs w:val="0"/>
            <w:sz w:val="22"/>
            <w:szCs w:val="20"/>
          </w:rPr>
          <w:delInstrText xml:space="preserve"> SEQ Figure \* ARABIC \s 2 </w:delInstrText>
        </w:r>
        <w:r w:rsidR="00781C39" w:rsidRPr="00CC0C76" w:rsidDel="00AF19F5">
          <w:rPr>
            <w:b/>
            <w:bCs/>
            <w:i/>
            <w:iCs w:val="0"/>
            <w:sz w:val="22"/>
            <w:szCs w:val="20"/>
          </w:rPr>
          <w:fldChar w:fldCharType="separate"/>
        </w:r>
        <w:r w:rsidDel="00AF19F5">
          <w:rPr>
            <w:b/>
            <w:bCs/>
            <w:i/>
            <w:iCs w:val="0"/>
            <w:noProof/>
            <w:sz w:val="22"/>
            <w:szCs w:val="20"/>
          </w:rPr>
          <w:delText>1</w:delText>
        </w:r>
        <w:r w:rsidR="00781C39" w:rsidRPr="00CC0C76" w:rsidDel="00AF19F5">
          <w:rPr>
            <w:b/>
            <w:bCs/>
            <w:i/>
            <w:iCs w:val="0"/>
            <w:sz w:val="22"/>
            <w:szCs w:val="20"/>
          </w:rPr>
          <w:fldChar w:fldCharType="end"/>
        </w:r>
        <w:r w:rsidR="00781C39" w:rsidRPr="00CC0C76" w:rsidDel="00AF19F5">
          <w:rPr>
            <w:b/>
            <w:bCs/>
            <w:i/>
            <w:iCs w:val="0"/>
            <w:sz w:val="22"/>
            <w:szCs w:val="20"/>
          </w:rPr>
          <w:delText>Figure 2.1</w:delText>
        </w:r>
        <w:r w:rsidR="00781C39" w:rsidRPr="00CC0C76" w:rsidDel="00AF19F5">
          <w:rPr>
            <w:i/>
            <w:iCs w:val="0"/>
            <w:sz w:val="22"/>
            <w:szCs w:val="20"/>
          </w:rPr>
          <w:delText xml:space="preserve"> Evolution of Communal Roosting Behaviour in Core Land Birds across different taxa. Data shows the convergence evolution of this behavior. Data was collected through Birds of the World and a Google scholar search.</w:delText>
        </w:r>
      </w:del>
      <w:bookmarkEnd w:id="160"/>
    </w:p>
    <w:p w14:paraId="4AF0DA69" w14:textId="77777777" w:rsidR="00841809" w:rsidRPr="00841809" w:rsidRDefault="00841809" w:rsidP="00841809">
      <w:pPr>
        <w:rPr>
          <w:lang w:eastAsia="en-CA"/>
          <w:rPrChange w:id="165" w:author="sandra cuadros" w:date="2025-05-27T15:07:00Z" w16du:dateUtc="2025-05-27T22:07:00Z">
            <w:rPr>
              <w:i/>
              <w:iCs w:val="0"/>
              <w:sz w:val="22"/>
              <w:szCs w:val="20"/>
            </w:rPr>
          </w:rPrChange>
        </w:rPr>
        <w:pPrChange w:id="166" w:author="sandra cuadros" w:date="2025-05-27T15:07:00Z" w16du:dateUtc="2025-05-27T22:07:00Z">
          <w:pPr>
            <w:pStyle w:val="Caption"/>
          </w:pPr>
        </w:pPrChange>
      </w:pPr>
    </w:p>
    <w:p w14:paraId="6EAC38D2" w14:textId="2351A0B4" w:rsidR="00F7140F" w:rsidRPr="00D95373" w:rsidRDefault="008C2F6F" w:rsidP="00D95373">
      <w:pPr>
        <w:pStyle w:val="Heading3"/>
        <w:rPr>
          <w:rStyle w:val="Heading5Char"/>
          <w:rFonts w:ascii="Times New Roman" w:eastAsia="SimSun" w:hAnsi="Times New Roman"/>
          <w:bCs w:val="0"/>
          <w:iCs w:val="0"/>
          <w:color w:val="auto"/>
          <w:szCs w:val="28"/>
          <w:rPrChange w:id="167" w:author="sandra cuadros" w:date="2025-05-27T15:03:00Z" w16du:dateUtc="2025-05-27T22:03:00Z">
            <w:rPr>
              <w:rStyle w:val="Heading5Char"/>
              <w:rFonts w:ascii="Times New Roman" w:eastAsia="SimSun" w:hAnsi="Times New Roman"/>
              <w:b/>
              <w:bCs w:val="0"/>
              <w:szCs w:val="28"/>
              <w:lang w:val="en-CA"/>
            </w:rPr>
          </w:rPrChange>
        </w:rPr>
        <w:pPrChange w:id="168" w:author="sandra cuadros" w:date="2025-05-27T15:03:00Z" w16du:dateUtc="2025-05-27T22:03:00Z">
          <w:pPr>
            <w:pStyle w:val="Heading4"/>
            <w:numPr>
              <w:ilvl w:val="0"/>
              <w:numId w:val="0"/>
            </w:numPr>
            <w:tabs>
              <w:tab w:val="left" w:pos="720"/>
            </w:tabs>
            <w:spacing w:before="240" w:after="80" w:line="360" w:lineRule="auto"/>
            <w:ind w:left="0" w:firstLine="0"/>
          </w:pPr>
        </w:pPrChange>
      </w:pPr>
      <w:r w:rsidRPr="00D95373">
        <w:rPr>
          <w:rStyle w:val="Heading5Char"/>
          <w:rFonts w:ascii="Times New Roman" w:eastAsia="SimSun" w:hAnsi="Times New Roman"/>
          <w:bCs w:val="0"/>
          <w:iCs w:val="0"/>
          <w:color w:val="auto"/>
          <w:szCs w:val="28"/>
          <w:rPrChange w:id="169" w:author="sandra cuadros" w:date="2025-05-27T15:03:00Z" w16du:dateUtc="2025-05-27T22:03:00Z">
            <w:rPr>
              <w:rStyle w:val="Heading5Char"/>
              <w:rFonts w:ascii="Times New Roman" w:eastAsia="SimSun" w:hAnsi="Times New Roman"/>
              <w:b/>
              <w:bCs w:val="0"/>
              <w:szCs w:val="28"/>
              <w:lang w:val="en-CA"/>
            </w:rPr>
          </w:rPrChange>
        </w:rPr>
        <w:t xml:space="preserve">2.3.3 </w:t>
      </w:r>
      <w:commentRangeStart w:id="170"/>
      <w:r w:rsidR="00F7140F" w:rsidRPr="00D95373">
        <w:rPr>
          <w:rStyle w:val="Heading5Char"/>
          <w:rFonts w:ascii="Times New Roman" w:eastAsia="SimSun" w:hAnsi="Times New Roman"/>
          <w:bCs w:val="0"/>
          <w:iCs w:val="0"/>
          <w:color w:val="auto"/>
          <w:szCs w:val="28"/>
          <w:rPrChange w:id="171" w:author="sandra cuadros" w:date="2025-05-27T15:03:00Z" w16du:dateUtc="2025-05-27T22:03:00Z">
            <w:rPr>
              <w:rStyle w:val="Heading5Char"/>
              <w:rFonts w:ascii="Times New Roman" w:eastAsia="SimSun" w:hAnsi="Times New Roman"/>
              <w:b/>
              <w:bCs w:val="0"/>
              <w:szCs w:val="28"/>
              <w:lang w:val="en-CA"/>
            </w:rPr>
          </w:rPrChange>
        </w:rPr>
        <w:t>Biological variables and CRB</w:t>
      </w:r>
    </w:p>
    <w:p w14:paraId="600CB345" w14:textId="77777777" w:rsidR="00F7140F" w:rsidRPr="00736DEE" w:rsidRDefault="00F7140F" w:rsidP="00CC0C76">
      <w:pPr>
        <w:spacing w:line="360" w:lineRule="auto"/>
        <w:ind w:firstLine="720"/>
        <w:jc w:val="both"/>
        <w:rPr>
          <w:rFonts w:ascii="Times New Roman" w:eastAsia="Times New Roman" w:hAnsi="Times New Roman" w:cs="Times New Roman"/>
          <w:sz w:val="24"/>
          <w:szCs w:val="24"/>
        </w:rPr>
      </w:pPr>
      <w:r w:rsidRPr="00736DEE">
        <w:rPr>
          <w:rFonts w:ascii="Times New Roman" w:eastAsia="Times New Roman" w:hAnsi="Times New Roman" w:cs="Times New Roman"/>
          <w:sz w:val="24"/>
          <w:szCs w:val="24"/>
        </w:rPr>
        <w:t>The first set of models favored the model with biological variables over the null model (</w:t>
      </w:r>
      <w:commentRangeStart w:id="172"/>
      <w:r w:rsidRPr="00736DEE">
        <w:rPr>
          <w:rFonts w:ascii="Times New Roman" w:eastAsia="Times New Roman" w:hAnsi="Times New Roman" w:cs="Times New Roman"/>
          <w:sz w:val="24"/>
          <w:szCs w:val="24"/>
        </w:rPr>
        <w:t xml:space="preserve">259.5 </w:t>
      </w:r>
      <w:commentRangeEnd w:id="172"/>
      <w:r w:rsidRPr="00736DEE">
        <w:rPr>
          <w:rStyle w:val="CommentReference"/>
          <w:rFonts w:ascii="Times New Roman" w:hAnsi="Times New Roman" w:cs="Times New Roman"/>
        </w:rPr>
        <w:commentReference w:id="172"/>
      </w:r>
      <w:r w:rsidRPr="00736DEE">
        <w:rPr>
          <w:rFonts w:ascii="Times New Roman" w:eastAsia="Times New Roman" w:hAnsi="Times New Roman" w:cs="Times New Roman"/>
          <w:sz w:val="24"/>
          <w:szCs w:val="24"/>
        </w:rPr>
        <w:t xml:space="preserve">Model_1 over null model, Figure 2.3). These suggests that overall, phylogeny alone cannot explain the evolution of this behaviour. However, </w:t>
      </w:r>
      <w:proofErr w:type="spellStart"/>
      <w:r w:rsidRPr="00736DEE">
        <w:rPr>
          <w:rFonts w:ascii="Times New Roman" w:eastAsia="Times New Roman" w:hAnsi="Times New Roman" w:cs="Times New Roman"/>
          <w:sz w:val="24"/>
          <w:szCs w:val="24"/>
        </w:rPr>
        <w:t>Rhat</w:t>
      </w:r>
      <w:proofErr w:type="spellEnd"/>
      <w:r w:rsidRPr="00736DEE">
        <w:rPr>
          <w:rFonts w:ascii="Times New Roman" w:eastAsia="Times New Roman" w:hAnsi="Times New Roman" w:cs="Times New Roman"/>
          <w:sz w:val="24"/>
          <w:szCs w:val="24"/>
        </w:rPr>
        <w:t xml:space="preserve"> values in my model are currently greater </w:t>
      </w:r>
      <w:r w:rsidRPr="00736DEE">
        <w:rPr>
          <w:rFonts w:ascii="Times New Roman" w:eastAsia="Times New Roman" w:hAnsi="Times New Roman" w:cs="Times New Roman"/>
          <w:sz w:val="24"/>
          <w:szCs w:val="24"/>
        </w:rPr>
        <w:lastRenderedPageBreak/>
        <w:t xml:space="preserve">than 1(Figure 2.4), which suggest the model has not converged properly so results of the model should be cautiously interpreted. </w:t>
      </w:r>
      <w:r w:rsidRPr="00736DEE" w:rsidDel="00CE09EA">
        <w:rPr>
          <w:rFonts w:ascii="Times New Roman" w:eastAsia="Times New Roman" w:hAnsi="Times New Roman" w:cs="Times New Roman"/>
          <w:sz w:val="24"/>
          <w:szCs w:val="24"/>
        </w:rPr>
        <w:t xml:space="preserve"> </w:t>
      </w:r>
      <w:commentRangeEnd w:id="170"/>
      <w:r w:rsidRPr="00736DEE">
        <w:rPr>
          <w:rStyle w:val="CommentReference"/>
          <w:rFonts w:ascii="Times New Roman" w:hAnsi="Times New Roman" w:cs="Times New Roman"/>
        </w:rPr>
        <w:commentReference w:id="170"/>
      </w:r>
    </w:p>
    <w:p w14:paraId="624635F5" w14:textId="09C03A08" w:rsidR="00F7140F" w:rsidRPr="00736DEE" w:rsidRDefault="00F7140F" w:rsidP="00D70E63">
      <w:pPr>
        <w:spacing w:line="360" w:lineRule="auto"/>
        <w:jc w:val="both"/>
        <w:rPr>
          <w:rFonts w:ascii="Times New Roman" w:eastAsia="Times New Roman" w:hAnsi="Times New Roman" w:cs="Times New Roman"/>
          <w:sz w:val="24"/>
          <w:szCs w:val="24"/>
        </w:rPr>
      </w:pPr>
      <w:del w:id="173" w:author="sandra cuadros" w:date="2025-05-28T14:20:00Z" w16du:dateUtc="2025-05-28T21:20:00Z">
        <w:r w:rsidRPr="00736DEE" w:rsidDel="00725F9F">
          <w:rPr>
            <w:rFonts w:ascii="Times New Roman" w:hAnsi="Times New Roman" w:cs="Times New Roman"/>
          </w:rPr>
          <w:drawing>
            <wp:inline distT="0" distB="0" distL="0" distR="0" wp14:anchorId="0B05933B" wp14:editId="2E7EE8B9">
              <wp:extent cx="15468600" cy="9979660"/>
              <wp:effectExtent l="0" t="0" r="0" b="2540"/>
              <wp:docPr id="1784017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17769" name=""/>
                      <pic:cNvPicPr/>
                    </pic:nvPicPr>
                    <pic:blipFill rotWithShape="1">
                      <a:blip r:embed="rId16"/>
                      <a:srcRect l="-2960" t="-5197" r="-5739" b="2"/>
                      <a:stretch/>
                    </pic:blipFill>
                    <pic:spPr bwMode="auto">
                      <a:xfrm>
                        <a:off x="0" y="0"/>
                        <a:ext cx="15632236" cy="10085231"/>
                      </a:xfrm>
                      <a:prstGeom prst="rect">
                        <a:avLst/>
                      </a:prstGeom>
                      <a:ln>
                        <a:noFill/>
                      </a:ln>
                      <a:extLst>
                        <a:ext uri="{53640926-AAD7-44D8-BBD7-CCE9431645EC}">
                          <a14:shadowObscured xmlns:a14="http://schemas.microsoft.com/office/drawing/2010/main"/>
                        </a:ext>
                      </a:extLst>
                    </pic:spPr>
                  </pic:pic>
                </a:graphicData>
              </a:graphic>
            </wp:inline>
          </w:drawing>
        </w:r>
      </w:del>
    </w:p>
    <w:p w14:paraId="3A90D451" w14:textId="77777777" w:rsidR="00F7140F" w:rsidRPr="00736DEE" w:rsidRDefault="00F7140F" w:rsidP="00D70E63">
      <w:pPr>
        <w:spacing w:line="360" w:lineRule="auto"/>
        <w:jc w:val="both"/>
        <w:rPr>
          <w:rFonts w:ascii="Times New Roman" w:eastAsia="Times New Roman" w:hAnsi="Times New Roman" w:cs="Times New Roman"/>
          <w:sz w:val="24"/>
          <w:szCs w:val="24"/>
        </w:rPr>
      </w:pPr>
      <w:commentRangeStart w:id="174"/>
      <w:r w:rsidRPr="00736DEE">
        <w:rPr>
          <w:rFonts w:ascii="Times New Roman" w:eastAsia="Times New Roman" w:hAnsi="Times New Roman" w:cs="Times New Roman"/>
          <w:sz w:val="24"/>
          <w:szCs w:val="24"/>
        </w:rPr>
        <w:t xml:space="preserve">Figure 2.3 Model comparison between global (all data model) and null model. </w:t>
      </w:r>
      <w:commentRangeEnd w:id="174"/>
      <w:r w:rsidRPr="00736DEE">
        <w:rPr>
          <w:rStyle w:val="CommentReference"/>
          <w:rFonts w:ascii="Times New Roman" w:hAnsi="Times New Roman" w:cs="Times New Roman"/>
        </w:rPr>
        <w:commentReference w:id="174"/>
      </w:r>
    </w:p>
    <w:p w14:paraId="612DF8DF" w14:textId="77777777" w:rsidR="00F7140F" w:rsidRPr="00736DEE" w:rsidRDefault="00F7140F" w:rsidP="00D70E63">
      <w:pPr>
        <w:spacing w:line="360" w:lineRule="auto"/>
        <w:jc w:val="both"/>
        <w:rPr>
          <w:rFonts w:ascii="Times New Roman" w:eastAsia="Times New Roman" w:hAnsi="Times New Roman" w:cs="Times New Roman"/>
          <w:sz w:val="24"/>
          <w:szCs w:val="24"/>
        </w:rPr>
      </w:pPr>
    </w:p>
    <w:p w14:paraId="3BB16DDC" w14:textId="1C91F443" w:rsidR="00F7140F" w:rsidRPr="00736DEE" w:rsidRDefault="00F7140F" w:rsidP="00D70E63">
      <w:pPr>
        <w:spacing w:line="360" w:lineRule="auto"/>
        <w:jc w:val="both"/>
        <w:rPr>
          <w:rFonts w:ascii="Times New Roman" w:eastAsia="Times New Roman" w:hAnsi="Times New Roman" w:cs="Times New Roman"/>
          <w:sz w:val="24"/>
          <w:szCs w:val="24"/>
        </w:rPr>
      </w:pPr>
      <w:del w:id="175" w:author="sandra cuadros" w:date="2025-05-28T14:20:00Z" w16du:dateUtc="2025-05-28T21:20:00Z">
        <w:r w:rsidRPr="00736DEE" w:rsidDel="00725F9F">
          <w:rPr>
            <w:rFonts w:ascii="Times New Roman" w:hAnsi="Times New Roman" w:cs="Times New Roman"/>
          </w:rPr>
          <w:drawing>
            <wp:inline distT="0" distB="0" distL="0" distR="0" wp14:anchorId="18DEACDE" wp14:editId="26547287">
              <wp:extent cx="10579100" cy="7162800"/>
              <wp:effectExtent l="0" t="0" r="0" b="0"/>
              <wp:docPr id="100685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52545" name=""/>
                      <pic:cNvPicPr/>
                    </pic:nvPicPr>
                    <pic:blipFill rotWithShape="1">
                      <a:blip r:embed="rId17"/>
                      <a:srcRect l="-2924" t="-1965" r="-1551" b="-4142"/>
                      <a:stretch/>
                    </pic:blipFill>
                    <pic:spPr bwMode="auto">
                      <a:xfrm>
                        <a:off x="0" y="0"/>
                        <a:ext cx="10648778" cy="7209977"/>
                      </a:xfrm>
                      <a:prstGeom prst="rect">
                        <a:avLst/>
                      </a:prstGeom>
                      <a:ln>
                        <a:noFill/>
                      </a:ln>
                      <a:extLst>
                        <a:ext uri="{53640926-AAD7-44D8-BBD7-CCE9431645EC}">
                          <a14:shadowObscured xmlns:a14="http://schemas.microsoft.com/office/drawing/2010/main"/>
                        </a:ext>
                      </a:extLst>
                    </pic:spPr>
                  </pic:pic>
                </a:graphicData>
              </a:graphic>
            </wp:inline>
          </w:drawing>
        </w:r>
      </w:del>
    </w:p>
    <w:p w14:paraId="20D06B83" w14:textId="77777777" w:rsidR="00F7140F" w:rsidRPr="00736DEE" w:rsidRDefault="00F7140F" w:rsidP="00D70E63">
      <w:pPr>
        <w:spacing w:line="360" w:lineRule="auto"/>
        <w:jc w:val="both"/>
        <w:rPr>
          <w:rFonts w:ascii="Times New Roman" w:eastAsia="Times New Roman" w:hAnsi="Times New Roman" w:cs="Times New Roman"/>
          <w:sz w:val="24"/>
          <w:szCs w:val="24"/>
        </w:rPr>
      </w:pPr>
      <w:commentRangeStart w:id="176"/>
      <w:r w:rsidRPr="00736DEE">
        <w:rPr>
          <w:rFonts w:ascii="Times New Roman" w:eastAsia="Times New Roman" w:hAnsi="Times New Roman" w:cs="Times New Roman"/>
          <w:sz w:val="24"/>
          <w:szCs w:val="24"/>
        </w:rPr>
        <w:t>Figure 2.4. Summary of global model.</w:t>
      </w:r>
      <w:commentRangeEnd w:id="176"/>
      <w:r w:rsidRPr="00736DEE">
        <w:rPr>
          <w:rStyle w:val="CommentReference"/>
          <w:rFonts w:ascii="Times New Roman" w:hAnsi="Times New Roman" w:cs="Times New Roman"/>
        </w:rPr>
        <w:commentReference w:id="176"/>
      </w:r>
    </w:p>
    <w:p w14:paraId="76B94B37" w14:textId="77777777" w:rsidR="00F7140F" w:rsidRPr="00736DEE" w:rsidRDefault="00F7140F" w:rsidP="00D70E63">
      <w:pPr>
        <w:spacing w:line="360" w:lineRule="auto"/>
        <w:jc w:val="both"/>
        <w:rPr>
          <w:rFonts w:ascii="Times New Roman" w:eastAsia="Times New Roman" w:hAnsi="Times New Roman" w:cs="Times New Roman"/>
          <w:sz w:val="24"/>
          <w:szCs w:val="24"/>
        </w:rPr>
      </w:pPr>
    </w:p>
    <w:p w14:paraId="3D8779E3" w14:textId="77777777" w:rsidR="00F7140F" w:rsidRPr="00736DEE" w:rsidRDefault="00F7140F" w:rsidP="00D70E63">
      <w:pPr>
        <w:spacing w:line="360" w:lineRule="auto"/>
        <w:jc w:val="both"/>
        <w:rPr>
          <w:rFonts w:ascii="Times New Roman" w:eastAsia="Times New Roman" w:hAnsi="Times New Roman" w:cs="Times New Roman"/>
          <w:sz w:val="24"/>
          <w:szCs w:val="24"/>
        </w:rPr>
      </w:pPr>
    </w:p>
    <w:p w14:paraId="115BCB84" w14:textId="54F5B29B" w:rsidR="00F7140F" w:rsidRPr="00CC0C76" w:rsidRDefault="00FF7CC3" w:rsidP="00E047A5">
      <w:pPr>
        <w:pStyle w:val="Heading4"/>
        <w:numPr>
          <w:ilvl w:val="0"/>
          <w:numId w:val="0"/>
        </w:numPr>
        <w:tabs>
          <w:tab w:val="left" w:pos="720"/>
        </w:tabs>
        <w:spacing w:before="240" w:after="80" w:line="360" w:lineRule="auto"/>
        <w:rPr>
          <w:rStyle w:val="Heading5Char"/>
          <w:rFonts w:ascii="Times New Roman" w:eastAsia="SimSun" w:hAnsi="Times New Roman"/>
          <w:b/>
          <w:bCs w:val="0"/>
          <w:szCs w:val="28"/>
          <w:lang w:val="en-CA"/>
        </w:rPr>
      </w:pPr>
      <w:r w:rsidRPr="00CC0C76">
        <w:rPr>
          <w:rStyle w:val="Heading5Char"/>
          <w:rFonts w:ascii="Times New Roman" w:eastAsia="SimSun" w:hAnsi="Times New Roman"/>
          <w:b/>
          <w:bCs w:val="0"/>
          <w:szCs w:val="28"/>
          <w:lang w:val="en-CA"/>
        </w:rPr>
        <w:t xml:space="preserve">2.3.4 </w:t>
      </w:r>
      <w:r w:rsidR="00F7140F" w:rsidRPr="00CC0C76">
        <w:rPr>
          <w:rStyle w:val="Heading5Char"/>
          <w:rFonts w:ascii="Times New Roman" w:eastAsia="SimSun" w:hAnsi="Times New Roman"/>
          <w:b/>
          <w:bCs w:val="0"/>
          <w:szCs w:val="28"/>
          <w:lang w:val="en-CA"/>
        </w:rPr>
        <w:t>Transition to CRB - Section on ancestry of the behaviour</w:t>
      </w:r>
    </w:p>
    <w:p w14:paraId="099B3676" w14:textId="77777777" w:rsidR="00F7140F" w:rsidRPr="00736DEE" w:rsidRDefault="00F7140F" w:rsidP="00D70E63">
      <w:pPr>
        <w:spacing w:line="360" w:lineRule="auto"/>
        <w:jc w:val="both"/>
        <w:rPr>
          <w:rFonts w:ascii="Times New Roman" w:eastAsia="Times New Roman" w:hAnsi="Times New Roman" w:cs="Times New Roman"/>
          <w:sz w:val="24"/>
          <w:szCs w:val="24"/>
        </w:rPr>
      </w:pPr>
      <w:r w:rsidRPr="00736DEE">
        <w:rPr>
          <w:rFonts w:ascii="Times New Roman" w:eastAsia="Times New Roman" w:hAnsi="Times New Roman" w:cs="Times New Roman"/>
          <w:sz w:val="24"/>
          <w:szCs w:val="24"/>
        </w:rPr>
        <w:t>Include in the discussion</w:t>
      </w:r>
    </w:p>
    <w:p w14:paraId="2285067D" w14:textId="77777777" w:rsidR="00F7140F" w:rsidRPr="00736DEE" w:rsidRDefault="00F7140F" w:rsidP="00D70E63">
      <w:pPr>
        <w:spacing w:line="360" w:lineRule="auto"/>
        <w:jc w:val="both"/>
        <w:rPr>
          <w:rFonts w:ascii="Times New Roman" w:eastAsia="Times New Roman" w:hAnsi="Times New Roman" w:cs="Times New Roman"/>
          <w:i/>
          <w:iCs/>
          <w:sz w:val="24"/>
          <w:szCs w:val="24"/>
        </w:rPr>
      </w:pPr>
      <w:r w:rsidRPr="00736DEE">
        <w:rPr>
          <w:rFonts w:ascii="Times New Roman" w:eastAsia="Times New Roman" w:hAnsi="Times New Roman" w:cs="Times New Roman"/>
          <w:i/>
          <w:iCs/>
          <w:sz w:val="24"/>
          <w:szCs w:val="24"/>
        </w:rPr>
        <w:t>Model assumptions</w:t>
      </w:r>
    </w:p>
    <w:p w14:paraId="6456B709" w14:textId="77777777" w:rsidR="00F7140F" w:rsidRPr="00736DEE" w:rsidRDefault="00F7140F" w:rsidP="00D70E63">
      <w:pPr>
        <w:pStyle w:val="ListParagraph"/>
        <w:numPr>
          <w:ilvl w:val="0"/>
          <w:numId w:val="6"/>
        </w:numPr>
        <w:spacing w:line="360" w:lineRule="auto"/>
        <w:jc w:val="both"/>
        <w:rPr>
          <w:rFonts w:ascii="Times New Roman" w:eastAsia="Times New Roman" w:hAnsi="Times New Roman" w:cs="Times New Roman"/>
          <w:sz w:val="24"/>
          <w:szCs w:val="24"/>
        </w:rPr>
      </w:pPr>
      <w:r w:rsidRPr="00736DEE">
        <w:rPr>
          <w:rFonts w:ascii="Times New Roman" w:eastAsia="Times New Roman" w:hAnsi="Times New Roman" w:cs="Times New Roman"/>
          <w:sz w:val="24"/>
          <w:szCs w:val="24"/>
        </w:rPr>
        <w:t>The model assumes that the probability of CRB follows a binomial distribution (hence the Bernoulli family in the link function).</w:t>
      </w:r>
    </w:p>
    <w:p w14:paraId="6DB8B500" w14:textId="77777777" w:rsidR="00F7140F" w:rsidRPr="00736DEE" w:rsidRDefault="00F7140F" w:rsidP="00D70E63">
      <w:pPr>
        <w:pStyle w:val="ListParagraph"/>
        <w:numPr>
          <w:ilvl w:val="0"/>
          <w:numId w:val="6"/>
        </w:numPr>
        <w:spacing w:line="360" w:lineRule="auto"/>
        <w:jc w:val="both"/>
        <w:rPr>
          <w:rFonts w:ascii="Times New Roman" w:eastAsia="Times New Roman" w:hAnsi="Times New Roman" w:cs="Times New Roman"/>
          <w:sz w:val="24"/>
          <w:szCs w:val="24"/>
        </w:rPr>
      </w:pPr>
      <w:r w:rsidRPr="00736DEE">
        <w:rPr>
          <w:rFonts w:ascii="Times New Roman" w:eastAsia="Times New Roman" w:hAnsi="Times New Roman" w:cs="Times New Roman"/>
          <w:sz w:val="24"/>
          <w:szCs w:val="24"/>
        </w:rPr>
        <w:t>HWI, mass and trophic guild are fixed effects and there are no changes in the slopes of each of these predictors (no interaction terms).</w:t>
      </w:r>
    </w:p>
    <w:p w14:paraId="6204ADF2" w14:textId="77777777" w:rsidR="00F7140F" w:rsidRPr="00736DEE" w:rsidRDefault="00F7140F" w:rsidP="00D70E63">
      <w:pPr>
        <w:pStyle w:val="ListParagraph"/>
        <w:numPr>
          <w:ilvl w:val="0"/>
          <w:numId w:val="6"/>
        </w:numPr>
        <w:spacing w:line="360" w:lineRule="auto"/>
        <w:jc w:val="both"/>
        <w:rPr>
          <w:rFonts w:ascii="Times New Roman" w:eastAsia="Times New Roman" w:hAnsi="Times New Roman" w:cs="Times New Roman"/>
          <w:sz w:val="24"/>
          <w:szCs w:val="24"/>
        </w:rPr>
      </w:pPr>
      <w:r w:rsidRPr="00736DEE">
        <w:rPr>
          <w:rFonts w:ascii="Times New Roman" w:eastAsia="Times New Roman" w:hAnsi="Times New Roman" w:cs="Times New Roman"/>
          <w:sz w:val="24"/>
          <w:szCs w:val="24"/>
        </w:rPr>
        <w:t>There is no collinearity between the predictor variables – this has been tested and therefore validated.</w:t>
      </w:r>
    </w:p>
    <w:p w14:paraId="6891FAF2" w14:textId="77777777" w:rsidR="00F7140F" w:rsidRPr="00736DEE" w:rsidRDefault="00F7140F" w:rsidP="00D70E63">
      <w:pPr>
        <w:pStyle w:val="ListParagraph"/>
        <w:numPr>
          <w:ilvl w:val="0"/>
          <w:numId w:val="6"/>
        </w:numPr>
        <w:spacing w:line="360" w:lineRule="auto"/>
        <w:jc w:val="both"/>
        <w:rPr>
          <w:rFonts w:ascii="Times New Roman" w:eastAsia="Times New Roman" w:hAnsi="Times New Roman" w:cs="Times New Roman"/>
          <w:sz w:val="24"/>
          <w:szCs w:val="24"/>
        </w:rPr>
      </w:pPr>
      <w:r w:rsidRPr="00736DEE">
        <w:rPr>
          <w:rFonts w:ascii="Times New Roman" w:eastAsia="Times New Roman" w:hAnsi="Times New Roman" w:cs="Times New Roman"/>
          <w:sz w:val="24"/>
          <w:szCs w:val="24"/>
        </w:rPr>
        <w:t>The only random effect in the data structure is phylogeny, and that the phylogenetic structure is properly modeled.</w:t>
      </w:r>
    </w:p>
    <w:p w14:paraId="4355148B" w14:textId="77777777" w:rsidR="00F7140F" w:rsidRPr="00736DEE" w:rsidRDefault="00F7140F" w:rsidP="00D70E63">
      <w:pPr>
        <w:pStyle w:val="ListParagraph"/>
        <w:numPr>
          <w:ilvl w:val="0"/>
          <w:numId w:val="6"/>
        </w:numPr>
        <w:spacing w:line="360" w:lineRule="auto"/>
        <w:jc w:val="both"/>
        <w:rPr>
          <w:rFonts w:ascii="Times New Roman" w:eastAsia="Times New Roman" w:hAnsi="Times New Roman" w:cs="Times New Roman"/>
          <w:sz w:val="24"/>
          <w:szCs w:val="24"/>
        </w:rPr>
      </w:pPr>
      <w:r w:rsidRPr="00736DEE">
        <w:rPr>
          <w:rFonts w:ascii="Times New Roman" w:eastAsia="Times New Roman" w:hAnsi="Times New Roman" w:cs="Times New Roman"/>
          <w:sz w:val="24"/>
          <w:szCs w:val="24"/>
        </w:rPr>
        <w:t>The variables follow a linear function (e.g., not polynomial)</w:t>
      </w:r>
    </w:p>
    <w:p w14:paraId="3201F14A" w14:textId="77777777" w:rsidR="00F7140F" w:rsidRPr="00736DEE" w:rsidRDefault="00F7140F" w:rsidP="00D70E63">
      <w:pPr>
        <w:spacing w:line="360" w:lineRule="auto"/>
        <w:jc w:val="both"/>
        <w:rPr>
          <w:rFonts w:ascii="Times New Roman" w:eastAsia="Times New Roman" w:hAnsi="Times New Roman" w:cs="Times New Roman"/>
          <w:i/>
          <w:iCs/>
          <w:sz w:val="24"/>
          <w:szCs w:val="24"/>
        </w:rPr>
      </w:pPr>
    </w:p>
    <w:p w14:paraId="0F9260BA" w14:textId="77777777" w:rsidR="00F7140F" w:rsidRPr="00736DEE" w:rsidRDefault="00F7140F" w:rsidP="00D70E63">
      <w:pPr>
        <w:spacing w:line="360" w:lineRule="auto"/>
        <w:jc w:val="both"/>
        <w:rPr>
          <w:rFonts w:ascii="Times New Roman" w:eastAsia="Times New Roman" w:hAnsi="Times New Roman" w:cs="Times New Roman"/>
          <w:i/>
          <w:iCs/>
          <w:sz w:val="24"/>
          <w:szCs w:val="24"/>
        </w:rPr>
      </w:pPr>
    </w:p>
    <w:p w14:paraId="7D9585ED" w14:textId="77777777" w:rsidR="00F7140F" w:rsidRPr="00736DEE" w:rsidRDefault="00F7140F" w:rsidP="00D70E63">
      <w:pPr>
        <w:spacing w:line="360" w:lineRule="auto"/>
        <w:jc w:val="both"/>
        <w:rPr>
          <w:rFonts w:ascii="Times New Roman" w:eastAsia="Times New Roman" w:hAnsi="Times New Roman" w:cs="Times New Roman"/>
          <w:i/>
          <w:iCs/>
          <w:sz w:val="24"/>
          <w:szCs w:val="24"/>
        </w:rPr>
      </w:pPr>
    </w:p>
    <w:p w14:paraId="6C3FC470" w14:textId="77777777" w:rsidR="00F7140F" w:rsidRPr="00736DEE" w:rsidRDefault="00F7140F" w:rsidP="00D70E63">
      <w:pPr>
        <w:spacing w:line="360" w:lineRule="auto"/>
        <w:jc w:val="both"/>
        <w:rPr>
          <w:rFonts w:ascii="Times New Roman" w:eastAsia="Times New Roman" w:hAnsi="Times New Roman" w:cs="Times New Roman"/>
          <w:i/>
          <w:iCs/>
          <w:sz w:val="24"/>
          <w:szCs w:val="24"/>
        </w:rPr>
      </w:pPr>
    </w:p>
    <w:p w14:paraId="655FF9E4" w14:textId="77777777" w:rsidR="00F7140F" w:rsidRPr="00736DEE" w:rsidRDefault="00F7140F" w:rsidP="00D70E63">
      <w:pPr>
        <w:spacing w:line="360" w:lineRule="auto"/>
        <w:jc w:val="both"/>
        <w:rPr>
          <w:rFonts w:ascii="Times New Roman" w:eastAsia="Times New Roman" w:hAnsi="Times New Roman" w:cs="Times New Roman"/>
          <w:i/>
          <w:iCs/>
          <w:sz w:val="24"/>
          <w:szCs w:val="24"/>
        </w:rPr>
      </w:pPr>
    </w:p>
    <w:p w14:paraId="2E028DC0" w14:textId="77777777" w:rsidR="00F7140F" w:rsidRPr="00736DEE" w:rsidRDefault="00F7140F" w:rsidP="00D70E63">
      <w:pPr>
        <w:spacing w:line="360" w:lineRule="auto"/>
        <w:jc w:val="both"/>
        <w:rPr>
          <w:rFonts w:ascii="Times New Roman" w:eastAsia="Times New Roman" w:hAnsi="Times New Roman" w:cs="Times New Roman"/>
          <w:i/>
          <w:iCs/>
          <w:sz w:val="24"/>
          <w:szCs w:val="24"/>
        </w:rPr>
      </w:pPr>
    </w:p>
    <w:p w14:paraId="3304C422" w14:textId="77777777" w:rsidR="00F7140F" w:rsidRPr="00736DEE" w:rsidRDefault="00F7140F" w:rsidP="00D70E63">
      <w:pPr>
        <w:spacing w:line="360" w:lineRule="auto"/>
        <w:jc w:val="both"/>
        <w:rPr>
          <w:rFonts w:ascii="Times New Roman" w:eastAsia="Times New Roman" w:hAnsi="Times New Roman" w:cs="Times New Roman"/>
          <w:i/>
          <w:iCs/>
          <w:sz w:val="24"/>
          <w:szCs w:val="24"/>
        </w:rPr>
      </w:pPr>
    </w:p>
    <w:p w14:paraId="58E52DD5" w14:textId="77777777" w:rsidR="00F7140F" w:rsidRPr="00736DEE" w:rsidRDefault="00F7140F" w:rsidP="00D70E63">
      <w:pPr>
        <w:spacing w:line="360" w:lineRule="auto"/>
        <w:jc w:val="both"/>
        <w:rPr>
          <w:rFonts w:ascii="Times New Roman" w:eastAsia="Times New Roman" w:hAnsi="Times New Roman" w:cs="Times New Roman"/>
          <w:i/>
          <w:iCs/>
          <w:sz w:val="24"/>
          <w:szCs w:val="24"/>
        </w:rPr>
      </w:pPr>
    </w:p>
    <w:p w14:paraId="6B1C2A47" w14:textId="77777777" w:rsidR="00F7140F" w:rsidRPr="00736DEE" w:rsidRDefault="00F7140F" w:rsidP="00D70E63">
      <w:pPr>
        <w:spacing w:line="360" w:lineRule="auto"/>
        <w:jc w:val="both"/>
        <w:rPr>
          <w:rFonts w:ascii="Times New Roman" w:eastAsia="Times New Roman" w:hAnsi="Times New Roman" w:cs="Times New Roman"/>
          <w:i/>
          <w:iCs/>
          <w:sz w:val="24"/>
          <w:szCs w:val="24"/>
        </w:rPr>
      </w:pPr>
    </w:p>
    <w:p w14:paraId="328EE732" w14:textId="77777777" w:rsidR="00F7140F" w:rsidRPr="00736DEE" w:rsidRDefault="00F7140F" w:rsidP="00D70E63">
      <w:pPr>
        <w:spacing w:line="360" w:lineRule="auto"/>
        <w:jc w:val="both"/>
        <w:rPr>
          <w:rFonts w:ascii="Times New Roman" w:eastAsia="Times New Roman" w:hAnsi="Times New Roman" w:cs="Times New Roman"/>
          <w:i/>
          <w:iCs/>
          <w:sz w:val="24"/>
          <w:szCs w:val="24"/>
        </w:rPr>
      </w:pPr>
    </w:p>
    <w:p w14:paraId="2F483751" w14:textId="031D6691" w:rsidR="00F7140F" w:rsidRPr="00736DEE" w:rsidRDefault="004F798C" w:rsidP="00E047A5">
      <w:pPr>
        <w:pStyle w:val="Heading2"/>
        <w:spacing w:line="360" w:lineRule="auto"/>
        <w:jc w:val="both"/>
        <w:rPr>
          <w:rFonts w:ascii="Times New Roman" w:hAnsi="Times New Roman" w:cs="Times New Roman"/>
          <w:b/>
          <w:bCs/>
          <w:color w:val="auto"/>
          <w:sz w:val="24"/>
          <w:szCs w:val="24"/>
        </w:rPr>
      </w:pPr>
      <w:bookmarkStart w:id="177" w:name="_Toc199244219"/>
      <w:r w:rsidRPr="00736DEE">
        <w:rPr>
          <w:rFonts w:ascii="Times New Roman" w:hAnsi="Times New Roman" w:cs="Times New Roman"/>
          <w:b/>
          <w:bCs/>
          <w:color w:val="auto"/>
          <w:sz w:val="24"/>
          <w:szCs w:val="24"/>
        </w:rPr>
        <w:t xml:space="preserve">2.4 </w:t>
      </w:r>
      <w:commentRangeStart w:id="178"/>
      <w:r w:rsidR="00F7140F" w:rsidRPr="00736DEE">
        <w:rPr>
          <w:rFonts w:ascii="Times New Roman" w:hAnsi="Times New Roman" w:cs="Times New Roman"/>
          <w:b/>
          <w:bCs/>
          <w:color w:val="auto"/>
          <w:sz w:val="24"/>
          <w:szCs w:val="24"/>
        </w:rPr>
        <w:t xml:space="preserve">Discussion </w:t>
      </w:r>
      <w:commentRangeEnd w:id="178"/>
      <w:r w:rsidR="00F7140F" w:rsidRPr="00736DEE">
        <w:rPr>
          <w:b/>
          <w:bCs/>
          <w:sz w:val="24"/>
          <w:szCs w:val="24"/>
        </w:rPr>
        <w:commentReference w:id="178"/>
      </w:r>
      <w:bookmarkEnd w:id="177"/>
    </w:p>
    <w:p w14:paraId="007EE337" w14:textId="3B29F803" w:rsidR="00F7140F" w:rsidRDefault="00F7140F" w:rsidP="00D444DE">
      <w:pPr>
        <w:spacing w:line="360" w:lineRule="auto"/>
        <w:ind w:firstLine="720"/>
        <w:jc w:val="both"/>
        <w:rPr>
          <w:rFonts w:ascii="Times New Roman" w:eastAsia="Times New Roman" w:hAnsi="Times New Roman" w:cs="Times New Roman"/>
          <w:sz w:val="24"/>
          <w:szCs w:val="24"/>
        </w:rPr>
      </w:pPr>
      <w:r w:rsidRPr="00736DEE">
        <w:rPr>
          <w:rFonts w:ascii="Times New Roman" w:eastAsia="Times New Roman" w:hAnsi="Times New Roman" w:cs="Times New Roman"/>
          <w:sz w:val="24"/>
          <w:szCs w:val="24"/>
        </w:rPr>
        <w:t xml:space="preserve">Communal Roosting Behaviour has been widely documented in different taxa with several explanations for this behaviour. Our results suggest that </w:t>
      </w:r>
      <w:r w:rsidR="009450D8" w:rsidRPr="00736DEE">
        <w:rPr>
          <w:rFonts w:ascii="Times New Roman" w:eastAsia="Times New Roman" w:hAnsi="Times New Roman" w:cs="Times New Roman"/>
          <w:iCs/>
          <w:sz w:val="24"/>
          <w:szCs w:val="24"/>
        </w:rPr>
        <w:t>the evolution of CRB evolved in several clades that do not share a direct common ancestor, suggesting convergence evolution of the trait.</w:t>
      </w:r>
      <w:commentRangeStart w:id="179"/>
      <w:commentRangeEnd w:id="179"/>
      <w:r w:rsidR="009450D8" w:rsidRPr="00736DEE">
        <w:rPr>
          <w:rStyle w:val="CommentReference"/>
          <w:rFonts w:ascii="Times New Roman" w:hAnsi="Times New Roman" w:cs="Times New Roman"/>
        </w:rPr>
        <w:commentReference w:id="179"/>
      </w:r>
      <w:r w:rsidR="009562FA">
        <w:rPr>
          <w:rFonts w:ascii="Times New Roman" w:eastAsia="Times New Roman" w:hAnsi="Times New Roman" w:cs="Times New Roman"/>
          <w:iCs/>
          <w:sz w:val="24"/>
          <w:szCs w:val="24"/>
        </w:rPr>
        <w:t xml:space="preserve"> Additionally, our findings suggest that</w:t>
      </w:r>
      <w:r w:rsidR="005F4297">
        <w:rPr>
          <w:rFonts w:ascii="Times New Roman" w:eastAsia="Times New Roman" w:hAnsi="Times New Roman" w:cs="Times New Roman"/>
          <w:iCs/>
          <w:sz w:val="24"/>
          <w:szCs w:val="24"/>
        </w:rPr>
        <w:t xml:space="preserve"> </w:t>
      </w:r>
      <w:r w:rsidRPr="00736DEE">
        <w:rPr>
          <w:rFonts w:ascii="Times New Roman" w:eastAsia="Times New Roman" w:hAnsi="Times New Roman" w:cs="Times New Roman"/>
          <w:sz w:val="24"/>
          <w:szCs w:val="24"/>
        </w:rPr>
        <w:t xml:space="preserve">the ICH is the most likely hypothesis to explain this behaviour given its predominance on species across all taxa and that inhabit a wide array of environments with contrasting weather conditions (e.g., Mindt et al., 2024, </w:t>
      </w:r>
      <w:r w:rsidRPr="00736DEE">
        <w:rPr>
          <w:rFonts w:ascii="Times New Roman" w:eastAsia="Times New Roman" w:hAnsi="Times New Roman" w:cs="Times New Roman"/>
          <w:sz w:val="24"/>
          <w:szCs w:val="24"/>
        </w:rPr>
        <w:fldChar w:fldCharType="begin"/>
      </w:r>
      <w:r w:rsidRPr="00736DEE">
        <w:rPr>
          <w:rFonts w:ascii="Times New Roman" w:eastAsia="Times New Roman" w:hAnsi="Times New Roman" w:cs="Times New Roman"/>
          <w:sz w:val="24"/>
          <w:szCs w:val="24"/>
        </w:rPr>
        <w:instrText xml:space="preserve"> ADDIN ZOTERO_ITEM CSL_CITATION {"citationID":"q1ZVcAL4","properties":{"formattedCitation":"(Preston, 2005; Saldanha et al., 2019)","plainCitation":"(Preston, 2005; Saldanha et al., 2019)","dontUpdate":true,"noteIndex":0},"citationItems":[{"id":649,"uris":["http://zotero.org/users/6254983/items/ZFDAUFAP"],"itemData":{"id":649,"type":"article-journal","container-title":"Northwestern Naturalist","DOI":"10.1898/1051-1733(2005)086[0123:FAWRDA]2.0.CO;2","ISSN":"1051-1733, 1938-5315","issue":"3","journalAbbreviation":"Northwestern Naturalist","language":"en","page":"123-130","source":"DOI.org (Crossref)","title":"FACTORS AFFECTING WINTER ROOST DISPERSAL AND DAILY BEHAVIOUR OF COMMON RAVENS (CORVUS CORAX) IN SOUTHWESTERN ALBERTA","volume":"86","author":[{"family":"Preston","given":"Michael I."}],"editor":[{"family":"Johnson","given":"S. R."}],"issued":{"date-parts":[["2005",12]]}}},{"id":647,"uris":["http://zotero.org/users/6254983/items/6B4ZYD8V"],"itemData":{"id":647,"type":"article-journal","container-title":"Avian Conservation and Ecology","DOI":"10.5751/ACE-01490-140221","ISSN":"1712-6568","issue":"2","journalAbbreviation":"ACE","language":"en","page":"art21","source":"DOI.org (Crossref)","title":"Biological and environmental factors related to communal roosting behavior of breeding Bank Swallow (Riparia riparia)","volume":"14","author":[{"family":"Saldanha","given":"Sarah"},{"family":"Taylor","given":"Philip D."},{"family":"Imlay","given":"Tara L."},{"family":"Leonard","given":"Marty L."}],"issued":{"date-parts":[["2019"]]}}}],"schema":"https://github.com/citation-style-language/schema/raw/master/csl-citation.json"} </w:instrText>
      </w:r>
      <w:r w:rsidRPr="00736DEE">
        <w:rPr>
          <w:rFonts w:ascii="Times New Roman" w:eastAsia="Times New Roman" w:hAnsi="Times New Roman" w:cs="Times New Roman"/>
          <w:sz w:val="24"/>
          <w:szCs w:val="24"/>
        </w:rPr>
        <w:fldChar w:fldCharType="separate"/>
      </w:r>
      <w:r w:rsidRPr="00736DEE">
        <w:rPr>
          <w:rFonts w:ascii="Times New Roman" w:hAnsi="Times New Roman" w:cs="Times New Roman"/>
          <w:sz w:val="24"/>
        </w:rPr>
        <w:t>Preston, 2005; Saldanha et al., 2019)</w:t>
      </w:r>
      <w:r w:rsidRPr="00736DEE">
        <w:rPr>
          <w:rFonts w:ascii="Times New Roman" w:eastAsia="Times New Roman" w:hAnsi="Times New Roman" w:cs="Times New Roman"/>
          <w:sz w:val="24"/>
          <w:szCs w:val="24"/>
        </w:rPr>
        <w:fldChar w:fldCharType="end"/>
      </w:r>
      <w:r w:rsidRPr="00736DEE">
        <w:rPr>
          <w:rFonts w:ascii="Times New Roman" w:eastAsia="Times New Roman" w:hAnsi="Times New Roman" w:cs="Times New Roman"/>
          <w:sz w:val="24"/>
          <w:szCs w:val="24"/>
        </w:rPr>
        <w:t xml:space="preserve">.  </w:t>
      </w:r>
      <w:r w:rsidRPr="00736DEE">
        <w:rPr>
          <w:rFonts w:ascii="Times New Roman" w:eastAsia="Times New Roman" w:hAnsi="Times New Roman" w:cs="Times New Roman"/>
          <w:sz w:val="24"/>
          <w:szCs w:val="24"/>
        </w:rPr>
        <w:tab/>
        <w:t xml:space="preserve"> </w:t>
      </w:r>
    </w:p>
    <w:p w14:paraId="1EDF5EB8" w14:textId="77777777" w:rsidR="00F7140F" w:rsidRPr="00736DEE" w:rsidRDefault="00F7140F" w:rsidP="00E047A5">
      <w:pPr>
        <w:spacing w:line="360" w:lineRule="auto"/>
        <w:jc w:val="both"/>
        <w:rPr>
          <w:rFonts w:ascii="Times New Roman" w:eastAsia="Times New Roman" w:hAnsi="Times New Roman" w:cs="Times New Roman"/>
          <w:sz w:val="24"/>
          <w:szCs w:val="24"/>
        </w:rPr>
      </w:pPr>
    </w:p>
    <w:p w14:paraId="7A4172FC" w14:textId="49D28F6B" w:rsidR="00F7140F" w:rsidRPr="00D95373" w:rsidRDefault="004F798C" w:rsidP="00D95373">
      <w:pPr>
        <w:pStyle w:val="Heading3"/>
        <w:rPr>
          <w:rStyle w:val="Heading5Char"/>
          <w:rFonts w:ascii="Times New Roman" w:eastAsia="SimSun" w:hAnsi="Times New Roman"/>
          <w:bCs w:val="0"/>
          <w:iCs w:val="0"/>
          <w:color w:val="auto"/>
          <w:szCs w:val="28"/>
          <w:rPrChange w:id="180" w:author="sandra cuadros" w:date="2025-05-27T15:04:00Z" w16du:dateUtc="2025-05-27T22:04:00Z">
            <w:rPr>
              <w:rStyle w:val="Heading5Char"/>
              <w:rFonts w:ascii="Times New Roman" w:eastAsia="SimSun" w:hAnsi="Times New Roman"/>
              <w:b/>
              <w:bCs w:val="0"/>
              <w:szCs w:val="28"/>
              <w:lang w:val="en-CA"/>
            </w:rPr>
          </w:rPrChange>
        </w:rPr>
        <w:pPrChange w:id="181" w:author="sandra cuadros" w:date="2025-05-27T15:04:00Z" w16du:dateUtc="2025-05-27T22:04:00Z">
          <w:pPr>
            <w:pStyle w:val="Heading4"/>
            <w:numPr>
              <w:ilvl w:val="0"/>
              <w:numId w:val="0"/>
            </w:numPr>
            <w:tabs>
              <w:tab w:val="left" w:pos="720"/>
            </w:tabs>
            <w:spacing w:before="240" w:after="80" w:line="360" w:lineRule="auto"/>
            <w:ind w:left="0" w:firstLine="0"/>
          </w:pPr>
        </w:pPrChange>
      </w:pPr>
      <w:r w:rsidRPr="00D95373">
        <w:rPr>
          <w:rStyle w:val="Heading5Char"/>
          <w:rFonts w:ascii="Times New Roman" w:eastAsia="SimSun" w:hAnsi="Times New Roman"/>
          <w:bCs w:val="0"/>
          <w:iCs w:val="0"/>
          <w:color w:val="auto"/>
          <w:szCs w:val="28"/>
          <w:rPrChange w:id="182" w:author="sandra cuadros" w:date="2025-05-27T15:04:00Z" w16du:dateUtc="2025-05-27T22:04:00Z">
            <w:rPr>
              <w:rStyle w:val="Heading5Char"/>
              <w:rFonts w:ascii="Times New Roman" w:eastAsia="SimSun" w:hAnsi="Times New Roman"/>
              <w:b/>
              <w:bCs w:val="0"/>
              <w:szCs w:val="28"/>
              <w:lang w:val="en-CA"/>
            </w:rPr>
          </w:rPrChange>
        </w:rPr>
        <w:t xml:space="preserve">2.4.1 </w:t>
      </w:r>
      <w:r w:rsidR="00F7140F" w:rsidRPr="00D95373">
        <w:rPr>
          <w:rStyle w:val="Heading5Char"/>
          <w:rFonts w:ascii="Times New Roman" w:eastAsia="SimSun" w:hAnsi="Times New Roman"/>
          <w:bCs w:val="0"/>
          <w:iCs w:val="0"/>
          <w:color w:val="auto"/>
          <w:szCs w:val="28"/>
          <w:rPrChange w:id="183" w:author="sandra cuadros" w:date="2025-05-27T15:04:00Z" w16du:dateUtc="2025-05-27T22:04:00Z">
            <w:rPr>
              <w:rStyle w:val="Heading5Char"/>
              <w:rFonts w:ascii="Times New Roman" w:eastAsia="SimSun" w:hAnsi="Times New Roman"/>
              <w:b/>
              <w:bCs w:val="0"/>
              <w:szCs w:val="28"/>
              <w:lang w:val="en-CA"/>
            </w:rPr>
          </w:rPrChange>
        </w:rPr>
        <w:t>Hand Wing Index and Communal Roosting Behaviour</w:t>
      </w:r>
      <w:r w:rsidR="00F7140F" w:rsidRPr="00D95373" w:rsidDel="00395C03">
        <w:rPr>
          <w:rStyle w:val="Heading5Char"/>
          <w:rFonts w:ascii="Times New Roman" w:eastAsia="SimSun" w:hAnsi="Times New Roman"/>
          <w:bCs w:val="0"/>
          <w:iCs w:val="0"/>
          <w:color w:val="auto"/>
          <w:szCs w:val="28"/>
          <w:rPrChange w:id="184" w:author="sandra cuadros" w:date="2025-05-27T15:04:00Z" w16du:dateUtc="2025-05-27T22:04:00Z">
            <w:rPr>
              <w:rStyle w:val="Heading5Char"/>
              <w:rFonts w:ascii="Times New Roman" w:eastAsia="SimSun" w:hAnsi="Times New Roman"/>
              <w:b/>
              <w:bCs w:val="0"/>
              <w:szCs w:val="28"/>
              <w:lang w:val="en-CA"/>
            </w:rPr>
          </w:rPrChange>
        </w:rPr>
        <w:t xml:space="preserve"> </w:t>
      </w:r>
    </w:p>
    <w:p w14:paraId="3BE53774" w14:textId="77777777" w:rsidR="00F7140F" w:rsidRPr="00736DEE" w:rsidRDefault="00F7140F" w:rsidP="00CC0C76">
      <w:pPr>
        <w:spacing w:line="360" w:lineRule="auto"/>
        <w:ind w:firstLine="720"/>
        <w:jc w:val="both"/>
        <w:rPr>
          <w:rFonts w:ascii="Times New Roman" w:eastAsia="Times New Roman" w:hAnsi="Times New Roman" w:cs="Times New Roman"/>
          <w:sz w:val="24"/>
          <w:szCs w:val="24"/>
        </w:rPr>
      </w:pPr>
      <w:r w:rsidRPr="00736DEE">
        <w:rPr>
          <w:rFonts w:ascii="Times New Roman" w:eastAsia="Times New Roman" w:hAnsi="Times New Roman" w:cs="Times New Roman"/>
          <w:sz w:val="24"/>
          <w:szCs w:val="24"/>
        </w:rPr>
        <w:t xml:space="preserve">Our results supported the idea of a positive relationship between HWI and </w:t>
      </w:r>
      <w:proofErr w:type="spellStart"/>
      <w:r w:rsidRPr="00736DEE">
        <w:rPr>
          <w:rFonts w:ascii="Times New Roman" w:eastAsia="Times New Roman" w:hAnsi="Times New Roman" w:cs="Times New Roman"/>
          <w:sz w:val="24"/>
          <w:szCs w:val="24"/>
        </w:rPr>
        <w:t>pCRB</w:t>
      </w:r>
      <w:proofErr w:type="spellEnd"/>
      <w:r w:rsidRPr="00736DEE">
        <w:rPr>
          <w:rFonts w:ascii="Times New Roman" w:eastAsia="Times New Roman" w:hAnsi="Times New Roman" w:cs="Times New Roman"/>
          <w:sz w:val="24"/>
          <w:szCs w:val="24"/>
        </w:rPr>
        <w:t xml:space="preserve">. These findings support the hypothesis of dispersing ability to promote this form of behaviour, which has been discussed by other authors. For example, a study done by </w:t>
      </w:r>
      <w:r w:rsidRPr="00736DEE">
        <w:rPr>
          <w:rFonts w:ascii="Times New Roman" w:eastAsia="Times New Roman" w:hAnsi="Times New Roman" w:cs="Times New Roman"/>
          <w:sz w:val="24"/>
          <w:szCs w:val="24"/>
        </w:rPr>
        <w:fldChar w:fldCharType="begin"/>
      </w:r>
      <w:r w:rsidRPr="00736DEE">
        <w:rPr>
          <w:rFonts w:ascii="Times New Roman" w:eastAsia="Times New Roman" w:hAnsi="Times New Roman" w:cs="Times New Roman"/>
          <w:sz w:val="24"/>
          <w:szCs w:val="24"/>
        </w:rPr>
        <w:instrText xml:space="preserve"> ADDIN ZOTERO_ITEM CSL_CITATION {"citationID":"7TqiFkXi","properties":{"formattedCitation":"(Caccamise &amp; Morrison, 1986)","plainCitation":"(Caccamise &amp; Morrison, 1986)","noteIndex":0},"citationItems":[{"id":196,"uris":["http://zotero.org/users/6254983/items/PGM4M73E"],"itemData":{"id":196,"type":"article-journal","container-title":"The American Naturalist","DOI":"10.1086/284553","ISSN":"0003-0147, 1537-5323","issue":"2","journalAbbreviation":"The American Naturalist","language":"en","page":"191-198","source":"DOI.org (Crossref)","title":"Avian Communal Roosting: Implications of Diurnal Activity Centers","title-short":"Avian Communal Roosting","volume":"128","author":[{"family":"Caccamise","given":"Donald F."},{"family":"Morrison","given":"Douglas W."}],"issued":{"date-parts":[["1986",8]]}}}],"schema":"https://github.com/citation-style-language/schema/raw/master/csl-citation.json"} </w:instrText>
      </w:r>
      <w:r w:rsidRPr="00736DEE">
        <w:rPr>
          <w:rFonts w:ascii="Times New Roman" w:eastAsia="Times New Roman" w:hAnsi="Times New Roman" w:cs="Times New Roman"/>
          <w:sz w:val="24"/>
          <w:szCs w:val="24"/>
        </w:rPr>
        <w:fldChar w:fldCharType="separate"/>
      </w:r>
      <w:r w:rsidRPr="00736DEE">
        <w:rPr>
          <w:rFonts w:ascii="Times New Roman" w:hAnsi="Times New Roman" w:cs="Times New Roman"/>
          <w:sz w:val="24"/>
        </w:rPr>
        <w:t>(Caccamise &amp; Morrison, 1986)</w:t>
      </w:r>
      <w:r w:rsidRPr="00736DEE">
        <w:rPr>
          <w:rFonts w:ascii="Times New Roman" w:eastAsia="Times New Roman" w:hAnsi="Times New Roman" w:cs="Times New Roman"/>
          <w:sz w:val="24"/>
          <w:szCs w:val="24"/>
        </w:rPr>
        <w:fldChar w:fldCharType="end"/>
      </w:r>
      <w:r w:rsidRPr="00736DEE">
        <w:rPr>
          <w:rFonts w:ascii="Times New Roman" w:eastAsia="Times New Roman" w:hAnsi="Times New Roman" w:cs="Times New Roman"/>
          <w:sz w:val="24"/>
          <w:szCs w:val="24"/>
        </w:rPr>
        <w:t>) suggests that European starlings (</w:t>
      </w:r>
      <w:r w:rsidRPr="00736DEE">
        <w:rPr>
          <w:rFonts w:ascii="Times New Roman" w:eastAsia="Times New Roman" w:hAnsi="Times New Roman" w:cs="Times New Roman"/>
          <w:i/>
          <w:iCs/>
          <w:sz w:val="24"/>
          <w:szCs w:val="24"/>
        </w:rPr>
        <w:t>Sturnus vulgaris</w:t>
      </w:r>
      <w:r w:rsidRPr="00736DEE">
        <w:rPr>
          <w:rFonts w:ascii="Times New Roman" w:eastAsia="Times New Roman" w:hAnsi="Times New Roman" w:cs="Times New Roman"/>
          <w:sz w:val="24"/>
          <w:szCs w:val="24"/>
        </w:rPr>
        <w:t xml:space="preserve">) gather in aggregations near supplementary feeding areas (SFA) to reduce the energetic cost of traveling to food sources. The rationale is that even if the individuals can commute long distances to feed in distant areas, they may benefit from roosting near the SFA. Hence, it is plausible to suggest that species that have high dispersal ability used to find food sources have evolved communal roosting behaviour to reduce the energetic cost of feeding. Indeed, the sole idea of having supplemental feeding areas rests on the assumption that species can and have to disperse further away from their territories. In this study, the authors propose that individuals are more faithful to roosts near SFA rather than a stable communal roost. Nevertheless, the benefits of roosting (regardless of which type of roost) are inherently the same </w:t>
      </w:r>
      <w:r w:rsidRPr="00736DEE">
        <w:rPr>
          <w:rFonts w:ascii="Times New Roman" w:eastAsia="Times New Roman" w:hAnsi="Times New Roman" w:cs="Times New Roman"/>
          <w:sz w:val="24"/>
          <w:szCs w:val="24"/>
        </w:rPr>
        <w:lastRenderedPageBreak/>
        <w:t xml:space="preserve">(e.g., </w:t>
      </w:r>
      <w:r w:rsidRPr="00736DEE">
        <w:rPr>
          <w:rFonts w:ascii="Times New Roman" w:eastAsia="Times New Roman" w:hAnsi="Times New Roman" w:cs="Times New Roman"/>
          <w:sz w:val="24"/>
          <w:szCs w:val="24"/>
        </w:rPr>
        <w:fldChar w:fldCharType="begin"/>
      </w:r>
      <w:r w:rsidRPr="00736DEE">
        <w:rPr>
          <w:rFonts w:ascii="Times New Roman" w:eastAsia="Times New Roman" w:hAnsi="Times New Roman" w:cs="Times New Roman"/>
          <w:sz w:val="24"/>
          <w:szCs w:val="24"/>
        </w:rPr>
        <w:instrText xml:space="preserve"> ADDIN ZOTERO_ITEM CSL_CITATION {"citationID":"wdAU4DHA","properties":{"formattedCitation":"(Sonerud et al., 2002)","plainCitation":"(Sonerud et al., 2002)","dontUpdate":true,"noteIndex":0},"citationItems":[{"id":643,"uris":["http://zotero.org/users/6254983/items/QXA8H488"],"itemData":{"id":643,"type":"article-journal","container-title":"Behavioral Ecology and Sociobiology","DOI":"10.1007/s00265-001-0440-4","ISSN":"0340-5443, 1432-0762","issue":"4","journalAbbreviation":"Behavioral Ecology and Sociobiology","license":"http://www.springer.com/tdm","page":"309-318","source":"DOI.org (Crossref)","title":"Individual roosting strategies in a flock-living bird: movement and social cohesion of hooded crows ( Corvus corone cornix ) from pre-roost gatherings to roost sites","title-short":"Individual roosting strategies in a flock-living bird","volume":"51","author":[{"family":"Sonerud","given":"Geir"},{"family":"Hansen","given":"Henning"},{"family":"Smedshaug","given":"Christian"}],"issued":{"date-parts":[["2002",3,1]]}}}],"schema":"https://github.com/citation-style-language/schema/raw/master/csl-citation.json"} </w:instrText>
      </w:r>
      <w:r w:rsidRPr="00736DEE">
        <w:rPr>
          <w:rFonts w:ascii="Times New Roman" w:eastAsia="Times New Roman" w:hAnsi="Times New Roman" w:cs="Times New Roman"/>
          <w:sz w:val="24"/>
          <w:szCs w:val="24"/>
        </w:rPr>
        <w:fldChar w:fldCharType="separate"/>
      </w:r>
      <w:proofErr w:type="spellStart"/>
      <w:r w:rsidRPr="00736DEE">
        <w:rPr>
          <w:rFonts w:ascii="Times New Roman" w:hAnsi="Times New Roman" w:cs="Times New Roman"/>
          <w:sz w:val="24"/>
        </w:rPr>
        <w:t>Sonerud</w:t>
      </w:r>
      <w:proofErr w:type="spellEnd"/>
      <w:r w:rsidRPr="00736DEE">
        <w:rPr>
          <w:rFonts w:ascii="Times New Roman" w:hAnsi="Times New Roman" w:cs="Times New Roman"/>
          <w:sz w:val="24"/>
        </w:rPr>
        <w:t xml:space="preserve"> et al. 2002)</w:t>
      </w:r>
      <w:r w:rsidRPr="00736DEE">
        <w:rPr>
          <w:rFonts w:ascii="Times New Roman" w:eastAsia="Times New Roman" w:hAnsi="Times New Roman" w:cs="Times New Roman"/>
          <w:sz w:val="24"/>
          <w:szCs w:val="24"/>
        </w:rPr>
        <w:fldChar w:fldCharType="end"/>
      </w:r>
      <w:r w:rsidRPr="00736DEE">
        <w:rPr>
          <w:rFonts w:ascii="Times New Roman" w:eastAsia="Times New Roman" w:hAnsi="Times New Roman" w:cs="Times New Roman"/>
          <w:sz w:val="24"/>
          <w:szCs w:val="24"/>
        </w:rPr>
        <w:t xml:space="preserve"> support this hypothesis. In a recent study, </w:t>
      </w:r>
      <w:r w:rsidRPr="00736DEE">
        <w:rPr>
          <w:rFonts w:ascii="Times New Roman" w:eastAsia="Times New Roman" w:hAnsi="Times New Roman" w:cs="Times New Roman"/>
          <w:sz w:val="24"/>
          <w:szCs w:val="24"/>
        </w:rPr>
        <w:fldChar w:fldCharType="begin"/>
      </w:r>
      <w:r w:rsidRPr="00736DEE">
        <w:rPr>
          <w:rFonts w:ascii="Times New Roman" w:eastAsia="Times New Roman" w:hAnsi="Times New Roman" w:cs="Times New Roman"/>
          <w:sz w:val="24"/>
          <w:szCs w:val="24"/>
        </w:rPr>
        <w:instrText xml:space="preserve"> ADDIN ZOTERO_ITEM CSL_CITATION {"citationID":"dSdBhn0X","properties":{"formattedCitation":"(Weeks et al., 2022)","plainCitation":"(Weeks et al., 2022)","dontUpdate":true,"noteIndex":0},"citationItems":[{"id":645,"uris":["http://zotero.org/users/6254983/items/K6F65AU2"],"itemData":{"id":645,"type":"article-journal","abstract":"Abstract\n            \n              \n                \n                  Natal dispersal—the movement from birthplace to breeding location—is often considered the most significant dispersal event in an animal's lifetime. Natal dispersal distances may be shaped by a variety of intrinsic and extrinsic factors, and remain poorly quantified in most groups, highlighting the need for indices that capture variation in dispersal among species.\n                \n                \n                  In birds, it is hypothesized that dispersal distance can be predicted by flight efficiency, which can be estimated using wing morphology. However, the use of morphological indices to predict dispersal remains contentious and the mechanistic links between flight efficiency and natal dispersal are unclear.\n                \n                \n                  Here, we use phylogenetic comparative models to test whether hand‐wing index (HWI, a morphological proxy for wing aspect ratio) predicts natal dispersal distance across a global sample of 114 bird species. In addition, we assess whether HWI is correlated with flight usage in foraging and daily routines.\n                \n                \n                  We find that HWI is a strong predictor of both natal dispersal distance and a more aerial lifestyle.\n                \n                \n                  Our results support the use of HWI as a valid proxy for relative natal dispersal distance, and also suggest that evolutionary adaptation to aerial lifestyles is a major factor connecting flight efficiency with patterns of natal dispersal.\n                \n              \n            \n            \n              Read the free\n              Plain Language Summary\n              for this article on the Journal blog.\n            \n          , \n            Resúmen\n            \n              \n                \n                  La dispersión natal (el movimiento desde el lugar de nacimiento hasta el lugar de reproducción) se considera el evento de dispersión más importante en la vida de un animal. Las distancias de dispersión natal pueden estar determinadas por una variedad de factores intrínsecos y extrínsecos, y no están bien caracterizadas para la mayoría de los grupos, por lo que surge la necesidad de usar índices que reflejen la variación en la dispersión natal entre las especies.\n                \n                \n                  En aves, se hipotetiza que la distancia de dispersión puede ser predicha por la eficiencia de vuelo, la cual puede ser estimada usando la morfología alar. Sin embargo, el uso de índices morfológicos para predecir la dispersión es aun controversial y las relaciones causales entre la morfología alar y la dispersión natal no son claras.\n                \n                \n                  En este estudio, usamos métodos filogenéticos comparativo para evaluar si el índice del ala distal (HWI, un proxy morfológico de la relación de aspecto del ala) predice distancias de dispersión natal en una muestra global de 114 especies de aves. Además, evaluamos si el HWI está correlacionado con el uso de vuelo durante la búsqueda de alimento y otras rutinas diarias.\n                \n                \n                  Encontramos que HWI es un fuerte predictor tanto de la distancia de dispersión natal como de un estilo de vida aéreo.\n                \n                \n                  Nuestros resultados apoyan el uso del HWI como proxy de la distancia relativa de dispersión natal y también sugiere que la adaptación evolutiva a modos de vida aéreos es un factor importante en la relación entre la eficiencia de vuelo y los patrones de dispersión natal.","container-title":"Functional Ecology","DOI":"10.1111/1365-2435.14056","ISSN":"0269-8463, 1365-2435","issue":"7","journalAbbreviation":"Functional Ecology","language":"en","page":"1681-1689","source":"DOI.org (Crossref)","title":"Morphological adaptations linked to flight efficiency and aerial lifestyle determine natal dispersal distance in birds","volume":"36","author":[{"family":"Weeks","given":"Brian C."},{"family":"O'Brien","given":"Bruce K."},{"family":"Chu","given":"Jonathan J."},{"family":"Claramunt","given":"Santiago"},{"family":"Sheard","given":"Catherine"},{"family":"Tobias","given":"Joseph A."}],"issued":{"date-parts":[["2022",7]]}}}],"schema":"https://github.com/citation-style-language/schema/raw/master/csl-citation.json"} </w:instrText>
      </w:r>
      <w:r w:rsidRPr="00736DEE">
        <w:rPr>
          <w:rFonts w:ascii="Times New Roman" w:eastAsia="Times New Roman" w:hAnsi="Times New Roman" w:cs="Times New Roman"/>
          <w:sz w:val="24"/>
          <w:szCs w:val="24"/>
        </w:rPr>
        <w:fldChar w:fldCharType="separate"/>
      </w:r>
      <w:r w:rsidRPr="00736DEE">
        <w:rPr>
          <w:rFonts w:ascii="Times New Roman" w:hAnsi="Times New Roman" w:cs="Times New Roman"/>
          <w:sz w:val="24"/>
        </w:rPr>
        <w:t>Weeks et al. (2022)</w:t>
      </w:r>
      <w:r w:rsidRPr="00736DEE">
        <w:rPr>
          <w:rFonts w:ascii="Times New Roman" w:eastAsia="Times New Roman" w:hAnsi="Times New Roman" w:cs="Times New Roman"/>
          <w:sz w:val="24"/>
          <w:szCs w:val="24"/>
        </w:rPr>
        <w:fldChar w:fldCharType="end"/>
      </w:r>
      <w:r w:rsidRPr="00736DEE">
        <w:rPr>
          <w:rFonts w:ascii="Times New Roman" w:eastAsia="Times New Roman" w:hAnsi="Times New Roman" w:cs="Times New Roman"/>
          <w:sz w:val="24"/>
          <w:szCs w:val="24"/>
        </w:rPr>
        <w:t xml:space="preserve"> reported a strong correlation in birds between species with aerial lifestyle and HWI, arguing that species that rely highly on aerial lifestyles (e.g., commuting between roosting sites and foraging areas) have developed more efficient flight. </w:t>
      </w:r>
      <w:commentRangeStart w:id="185"/>
      <w:r w:rsidRPr="00736DEE">
        <w:rPr>
          <w:rFonts w:ascii="Times New Roman" w:eastAsia="Times New Roman" w:hAnsi="Times New Roman" w:cs="Times New Roman"/>
          <w:sz w:val="24"/>
          <w:szCs w:val="24"/>
        </w:rPr>
        <w:t xml:space="preserve">Although they suggest that aerial lifestyle and efficient flight coevolve, here I propose that efficient flight mode is the driver of aerial lifestyle (e.g., Reliance on CRB) </w:t>
      </w:r>
      <w:commentRangeEnd w:id="185"/>
      <w:r w:rsidRPr="00736DEE">
        <w:rPr>
          <w:rStyle w:val="CommentReference"/>
          <w:rFonts w:ascii="Times New Roman" w:hAnsi="Times New Roman" w:cs="Times New Roman"/>
        </w:rPr>
        <w:commentReference w:id="185"/>
      </w:r>
      <w:r w:rsidRPr="00736DEE">
        <w:rPr>
          <w:rFonts w:ascii="Times New Roman" w:eastAsia="Times New Roman" w:hAnsi="Times New Roman" w:cs="Times New Roman"/>
          <w:sz w:val="24"/>
          <w:szCs w:val="24"/>
        </w:rPr>
        <w:t>and not vice versa.</w:t>
      </w:r>
    </w:p>
    <w:p w14:paraId="638D2FC9" w14:textId="77777777" w:rsidR="00F7140F" w:rsidRPr="00736DEE" w:rsidRDefault="00F7140F" w:rsidP="00E047A5">
      <w:pPr>
        <w:spacing w:line="360" w:lineRule="auto"/>
        <w:jc w:val="both"/>
        <w:rPr>
          <w:rFonts w:ascii="Times New Roman" w:eastAsia="Times New Roman" w:hAnsi="Times New Roman" w:cs="Times New Roman"/>
          <w:sz w:val="24"/>
          <w:szCs w:val="24"/>
        </w:rPr>
      </w:pPr>
    </w:p>
    <w:p w14:paraId="3A6F1945" w14:textId="207C0FF7" w:rsidR="00F7140F" w:rsidRPr="00D95373" w:rsidRDefault="004F798C" w:rsidP="00D95373">
      <w:pPr>
        <w:pStyle w:val="Heading3"/>
        <w:rPr>
          <w:rStyle w:val="Heading5Char"/>
          <w:rFonts w:ascii="Times New Roman" w:eastAsia="SimSun" w:hAnsi="Times New Roman"/>
          <w:bCs w:val="0"/>
          <w:iCs w:val="0"/>
          <w:color w:val="auto"/>
          <w:szCs w:val="28"/>
          <w:rPrChange w:id="186" w:author="sandra cuadros" w:date="2025-05-27T15:04:00Z" w16du:dateUtc="2025-05-27T22:04:00Z">
            <w:rPr>
              <w:rStyle w:val="Heading5Char"/>
              <w:rFonts w:ascii="Times New Roman" w:eastAsia="SimSun" w:hAnsi="Times New Roman"/>
              <w:b/>
              <w:bCs w:val="0"/>
              <w:szCs w:val="28"/>
              <w:lang w:val="en-CA"/>
            </w:rPr>
          </w:rPrChange>
        </w:rPr>
        <w:pPrChange w:id="187" w:author="sandra cuadros" w:date="2025-05-27T15:04:00Z" w16du:dateUtc="2025-05-27T22:04:00Z">
          <w:pPr>
            <w:pStyle w:val="Heading4"/>
            <w:numPr>
              <w:ilvl w:val="0"/>
              <w:numId w:val="0"/>
            </w:numPr>
            <w:tabs>
              <w:tab w:val="left" w:pos="720"/>
            </w:tabs>
            <w:spacing w:before="240" w:after="80" w:line="360" w:lineRule="auto"/>
            <w:ind w:left="0" w:firstLine="0"/>
          </w:pPr>
        </w:pPrChange>
      </w:pPr>
      <w:r w:rsidRPr="00D95373">
        <w:rPr>
          <w:rStyle w:val="Heading5Char"/>
          <w:rFonts w:ascii="Times New Roman" w:eastAsia="SimSun" w:hAnsi="Times New Roman"/>
          <w:bCs w:val="0"/>
          <w:iCs w:val="0"/>
          <w:color w:val="auto"/>
          <w:szCs w:val="28"/>
          <w:rPrChange w:id="188" w:author="sandra cuadros" w:date="2025-05-27T15:04:00Z" w16du:dateUtc="2025-05-27T22:04:00Z">
            <w:rPr>
              <w:rStyle w:val="Heading5Char"/>
              <w:rFonts w:ascii="Times New Roman" w:eastAsia="SimSun" w:hAnsi="Times New Roman"/>
              <w:b/>
              <w:bCs w:val="0"/>
              <w:szCs w:val="28"/>
              <w:lang w:val="en-CA"/>
            </w:rPr>
          </w:rPrChange>
        </w:rPr>
        <w:t xml:space="preserve">2.4.2 </w:t>
      </w:r>
      <w:r w:rsidR="00F7140F" w:rsidRPr="00D95373">
        <w:rPr>
          <w:rStyle w:val="Heading5Char"/>
          <w:rFonts w:ascii="Times New Roman" w:eastAsia="SimSun" w:hAnsi="Times New Roman"/>
          <w:bCs w:val="0"/>
          <w:iCs w:val="0"/>
          <w:color w:val="auto"/>
          <w:szCs w:val="28"/>
          <w:rPrChange w:id="189" w:author="sandra cuadros" w:date="2025-05-27T15:04:00Z" w16du:dateUtc="2025-05-27T22:04:00Z">
            <w:rPr>
              <w:rStyle w:val="Heading5Char"/>
              <w:rFonts w:ascii="Times New Roman" w:eastAsia="SimSun" w:hAnsi="Times New Roman"/>
              <w:b/>
              <w:bCs w:val="0"/>
              <w:szCs w:val="28"/>
              <w:lang w:val="en-CA"/>
            </w:rPr>
          </w:rPrChange>
        </w:rPr>
        <w:t>Mass and Communal Roosting Behaviour</w:t>
      </w:r>
    </w:p>
    <w:p w14:paraId="53295172" w14:textId="77777777" w:rsidR="00F7140F" w:rsidRPr="00736DEE" w:rsidRDefault="00F7140F" w:rsidP="00CC0C76">
      <w:pPr>
        <w:spacing w:line="360" w:lineRule="auto"/>
        <w:ind w:firstLine="720"/>
        <w:jc w:val="both"/>
        <w:rPr>
          <w:rFonts w:ascii="Times New Roman" w:hAnsi="Times New Roman" w:cs="Times New Roman"/>
          <w:sz w:val="24"/>
          <w:szCs w:val="24"/>
        </w:rPr>
      </w:pPr>
      <w:r w:rsidRPr="00736DEE">
        <w:rPr>
          <w:rFonts w:ascii="Times New Roman" w:hAnsi="Times New Roman" w:cs="Times New Roman"/>
          <w:sz w:val="24"/>
          <w:szCs w:val="24"/>
        </w:rPr>
        <w:t xml:space="preserve">Body mass has long been recognized to affect lifespan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{"citationID":"LhgFOsoy","properties":{"formattedCitation":"(Healy et al., 2014)","plainCitation":"(Healy et al., 2014)","noteIndex":0},"citationItems":[{"id":663,"uris":["http://zotero.org/users/6254983/items/4DJ9ENUT"],"itemData":{"id":663,"type":"article-journal","abstract":"Maximum lifespan in birds and mammals varies strongly with body mass such that large species tend to live longer than smaller species. However, many species live far longer than expected given their body mass. This may reflect interspecific variation in extrinsic mortality, as life-history theory predicts investment in long-term survival is under positive selection when extrinsic mortality is reduced. Here, we investigate how multiple ecological and mode-of-life traits that should reduce extrinsic mortality (including volancy (flight capability), activity period, foraging environment and fossoriality), simultaneously influence lifespan across endotherms. Using novel phylogenetic comparative analyses and to our knowledge, the most species analysed to date (\n              n\n              = 1368), we show that, over and above the effect of body mass, the most important factor enabling longer lifespan is the ability to fly. Within volant species, lifespan depended upon when (day, night, dusk or dawn), but not where (in the air, in trees or on the ground), species are active. However, the opposite was true for non-volant species, where lifespan correlated positively with both arboreality and fossoriality. Our results highlight that when studying the molecular basis behind cellular processes such as those underlying lifespan, it is important to consider the ecological selection pressures that shaped them over evolutionary time.","container-title":"Proceedings of the Royal Society B: Biological Sciences","DOI":"10.1098/rspb.2014.0298","ISSN":"0962-8452, 1471-2954","issue":"1784","journalAbbreviation":"Proc. R. Soc. B.","language":"en","page":"20140298","source":"DOI.org (Crossref)","title":"Ecology and mode-of-life explain lifespan variation in birds and mammals","volume":"281","author":[{"family":"Healy","given":"Kevin"},{"family":"Guillerme","given":"Thomas"},{"family":"Finlay","given":"Sive"},{"family":"Kane","given":"Adam"},{"family":"Kelly","given":"Seán B. A."},{"family":"McClean","given":"Deirdre"},{"family":"Kelly","given":"David J."},{"family":"Donohue","given":"Ian"},{"family":"Jackson","given":"Andrew L."},{"family":"Cooper","given":"Natalie"}],"issued":{"date-parts":[["2014",6,7]]}}}],"schema":"https://github.com/citation-style-language/schema/raw/master/csl-citation.json"}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(Healy et al., 2014)</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and therefore metabolic rate (Kleiber 1932;</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{"citationID":"89v7iPag","properties":{"formattedCitation":"(Peters, 1983)","plainCitation":"(Peters, 1983)","dontUpdate":true,"noteIndex":0},"citationItems":[{"id":652,"uris":["http://zotero.org/users/6254983/items/S6XYS3XP"],"itemData":{"id":652,"type":"book","abstract":"It is generally recognized that larger animals eat more, live longer, have larger offspring, and so on; but it is unusual to see these commonplace observations as a basis for scientific biology. A large number of empirically based relationships describe biological rates as simple functions of body size; and other such relations predict the intrinsic rate of population growth, animal speed, animal density, territory size, prey size, physiology, and morphology. Such equations almost always exist for mammals and birds, often for other vertebrates and invertebrates, sometimes for protozoa, algae, and bacteria, and occasionally even for plants. There are too many organisms to measure all aspects of the biology of every species of population, so scientists must depend on generalizations. Body size relations represent our most extensive and powerful assemblage of generalizations, but they have never been organized for use in ecology. This book represents the largest single compilation of interspecific size relations, and instructs the reader on the use of these relationships; their comparison, combination, and criticism. Both strengths and weaknesses of our current knowledge are discussed in order to indicate the many possible directions for further research. This important volume will therefore provide a point of departure toward a new applied ecology, giving quantitative solutions to real questions. It will interest advanced students of ecology and comparative physiology as well as professional biologists.","edition":"1","ISBN":"978-0-521-24684-2","license":"https://www.cambridge.org/core/terms","note":"DOI: 10.1017/CBO9780511608551","publisher":"Cambridge University Press","source":"DOI.org (Crossref)","title":"The Ecological Implications of Body Size","URL":"https://www.cambridge.org/core/product/identifier/9780511608551/type/book","author":[{"family":"Peters","given":"Robert Henry"}],"accessed":{"date-parts":[["2025",4,5]]},"issued":{"date-parts":[["1983",10,28]]}}}],"schema":"https://github.com/citation-style-language/schema/raw/master/csl-citation.json"}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 xml:space="preserve"> Peters, 1983)</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{"citationID":"gta7AzkE","properties":{"formattedCitation":"(Hudson et al., 2013; Nagy et al., 1999)","plainCitation":"(Hudson et al., 2013; Nagy et al., 1999)","dontUpdate":true,"noteIndex":0},"citationItems":[{"id":650,"uris":["http://zotero.org/users/6254983/items/7PI753NR"],"itemData":{"id":650,"type":"article-journal","abstract":"Summary\n            \n              \n                \n                  The power‐law dependence of metabolic rate on body mass has major implications at every level of ecological organization. However, the overwhelming majority of studies examining this relationship have used basal or resting metabolic rates, and/or have used data consisting of species‐averaged masses and metabolic rates. Field metabolic rates are more ecologically relevant and are probably more directly subject to natural selection than basal rates. Individual rates might be more important than species‐average rates in determining the outcome of ecological interactions, and hence selection.\n                \n                \n                  We here provide the first comprehensive database of published field metabolic rates and body masses of individual birds and mammals, containing measurements of 1498 animals of 133 species in 28 orders. We used linear mixed‐effects models to answer questions about the body mass scaling of metabolic rate and its taxonomic universality/heterogeneity that have become classic areas of controversy. Our statistical approach allows mean scaling exponents and taxonomic heterogeneity in scaling to be analysed in a unified way while simultaneously accounting for nonindependence in the data due to shared evolutionary history of related species.\n                \n                \n                  \n                    The mean power‐law scaling exponents of metabolic rate vs. body mass relationships were 0·71 [95% confidence intervals (\n                    CI\n                    ) 0·625–0·795] for birds and 0·64 (95% CI 0·564–0·716) for mammals. However, these central tendencies obscured meaningful taxonomic heterogeneity in scaling exponents. The primary taxonomic level at which heterogeneity occurred was the order level. Substantial heterogeneity also occurred at the species level, a fact that cannot be revealed by species‐averaged data sets used in prior work. Variability in scaling exponents at both order and species levels was comparable to or exceeded the differences 3/4−2/3 = 1/12 and 0·71−0·64.\n                  \n                \n                \n                  \n                    Results are interpreted in the light of a variety of existing theories. In particular, results are consistent with the heat dissipation theory of\n                    S\n                    peakman &amp;\n                    K\n                    ról (2010) and provided some support for the metabolic levels boundary hypothesis of\n                    G\n                    lazier (2010).\n                  \n                \n                \n                  Our analysis provides the first comprehensive empirical analysis of the scaling relationship between field metabolic rate and body mass in individual birds and mammals. Our data set is a valuable contribution to those interested in theories of the allometry of metabolic rates.","container-title":"Journal of Animal Ecology","DOI":"10.1111/1365-2656.12086","ISSN":"0021-8790, 1365-2656","issue":"5","journalAbbreviation":"Journal of Animal Ecology","language":"en","license":"http://onlinelibrary.wiley.com/termsAndConditions#vor","page":"1009-1020","source":"DOI.org (Crossref)","title":"The relationship between body mass and field metabolic rate among individual birds and mammals","volume":"82","author":[{"family":"Hudson","given":"Lawrence N."},{"family":"Isaac","given":"Nick J. B."},{"family":"Reuman","given":"Daniel C."}],"editor":[{"family":"Ardia","given":"Daniel"}],"issued":{"date-parts":[["2013",9]]}}},{"id":653,"uris":["http://zotero.org/users/6254983/items/UTFMIPE5"],"itemData":{"id":653,"type":"article-journal","abstract":"▪ Abstract  We summarize the recent information on field metabolic rates (FMR) of wild terrestrial vertebrates as determined by the doubly labeled water technique. Allometric (scaling) relationships are calculated for mammals (79 species), reptiles (55 species), and birds (95 species) and for various taxonomic, dietary, and habitat groups within these categories. Exponential equations based on body mass are offered for predicting rates of daily energy expenditure and daily food requirements of free-ranging mammals, reptiles, and birds. Significant scaling differences between various taxa, dietary, and habitat groups (detected by analysis of covariance with P ≤ 0.05) include the following: (a) The allometric slope for reptiles (0.889) is greater than that for mammals (0.734), which is greater than that for birds (0.681); (b) the slope for eutherian mammals (0.772) is greater than that for marsupial mammals (0.590); (c) among families of birds, slopes do not differ but elevations (intercepts) do, with passerine and procellariid birds having relatively high FMRs and gallinaceous birds having low FMRs; (d) Scleroglossan lizards have a higher slope (0.949) than do Iguanian lizards (0.793); (e) desert mammals have a higher slope (0.785) than do nondesert mammals; (f) marine birds have relatively high FMRs and desert birds have low FMRs; and (g) carnivorous mammals have a relatively high slope and carnivorous, insectivorous, and nectarivorous birds have relatively higher FMRs than do omnivores and granivores. The difference detected between passerine and nonpasserine birds reported in earlier reviews is not evident in the larger data set analyzed here. When the results are adjusted for phylogenetic effects using independent contrasts analysis, the difference between allometric slopes for marsupials and eutherians is no longer significant and the slope difference between Scleroglossan and Iguanian lizards disappears as well, but other taxonomic differences remain significant. Possible causes of the unexplained variations in FMR that could improve our currently inaccurate FMR prediction capabilities should be evaluated, including many important groups of terrestrial vertebrates that remain under- or unstudied and such factors as reproductive, thermoregulatory, social, and predator-avoidance behavior.","container-title":"Annual Review of Nutrition","DOI":"10.1146/annurev.nutr.19.1.247","ISSN":"0199-9885, 1545-4312","issue":"1","journalAbbreviation":"Annu. Rev. Nutr.","language":"en","page":"247-277","source":"DOI.org (Crossref)","title":"ENERGETICS OF FREE-RANGING MAMMALS, REPTILES, AND BIRDS","volume":"19","author":[{"family":"Nagy","given":"K. A."},{"family":"Girard","given":"I. A."},{"family":"Brown","given":"T. K."}],"issued":{"date-parts":[["1999",7]]}}}],"schema":"https://github.com/citation-style-language/schema/raw/master/csl-citation.json"}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Hudson et al., 2013; Nagy et al., 1999)</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A comprehensive literature review done by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{"citationID":"kIjADmia","properties":{"formattedCitation":"(Hudson et al., 2013)","plainCitation":"(Hudson et al., 2013)","noteIndex":0},"citationItems":[{"id":650,"uris":["http://zotero.org/users/6254983/items/7PI753NR"],"itemData":{"id":650,"type":"article-journal","abstract":"Summary\n            \n              \n                \n                  The power‐law dependence of metabolic rate on body mass has major implications at every level of ecological organization. However, the overwhelming majority of studies examining this relationship have used basal or resting metabolic rates, and/or have used data consisting of species‐averaged masses and metabolic rates. Field metabolic rates are more ecologically relevant and are probably more directly subject to natural selection than basal rates. Individual rates might be more important than species‐average rates in determining the outcome of ecological interactions, and hence selection.\n                \n                \n                  We here provide the first comprehensive database of published field metabolic rates and body masses of individual birds and mammals, containing measurements of 1498 animals of 133 species in 28 orders. We used linear mixed‐effects models to answer questions about the body mass scaling of metabolic rate and its taxonomic universality/heterogeneity that have become classic areas of controversy. Our statistical approach allows mean scaling exponents and taxonomic heterogeneity in scaling to be analysed in a unified way while simultaneously accounting for nonindependence in the data due to shared evolutionary history of related species.\n                \n                \n                  \n                    The mean power‐law scaling exponents of metabolic rate vs. body mass relationships were 0·71 [95% confidence intervals (\n                    CI\n                    ) 0·625–0·795] for birds and 0·64 (95% CI 0·564–0·716) for mammals. However, these central tendencies obscured meaningful taxonomic heterogeneity in scaling exponents. The primary taxonomic level at which heterogeneity occurred was the order level. Substantial heterogeneity also occurred at the species level, a fact that cannot be revealed by species‐averaged data sets used in prior work. Variability in scaling exponents at both order and species levels was comparable to or exceeded the differences 3/4−2/3 = 1/12 and 0·71−0·64.\n                  \n                \n                \n                  \n                    Results are interpreted in the light of a variety of existing theories. In particular, results are consistent with the heat dissipation theory of\n                    S\n                    peakman &amp;\n                    K\n                    ról (2010) and provided some support for the metabolic levels boundary hypothesis of\n                    G\n                    lazier (2010).\n                  \n                \n                \n                  Our analysis provides the first comprehensive empirical analysis of the scaling relationship between field metabolic rate and body mass in individual birds and mammals. Our data set is a valuable contribution to those interested in theories of the allometry of metabolic rates.","container-title":"Journal of Animal Ecology","DOI":"10.1111/1365-2656.12086","ISSN":"0021-8790, 1365-2656","issue":"5","journalAbbreviation":"Journal of Animal Ecology","language":"en","license":"http://onlinelibrary.wiley.com/termsAndConditions#vor","page":"1009-1020","source":"DOI.org (Crossref)","title":"The relationship between body mass and field metabolic rate among individual birds and mammals","volume":"82","author":[{"family":"Hudson","given":"Lawrence N."},{"family":"Isaac","given":"Nick J. B."},{"family":"Reuman","given":"Daniel C."}],"editor":[{"family":"Ardia","given":"Daniel"}],"issued":{"date-parts":[["2013",9]]}}}],"schema":"https://github.com/citation-style-language/schema/raw/master/csl-citation.json"}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(Hudson et al., 2013)</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outlines the studies done on this matter, highlighting the idea that there is variation on how the relationship scales between clades (e.g., birds, mammals, amphibians). While the scale at which body mass and metabolic rate relate is still being debated, it is reasonable to say that the greater the body size, the higher metabolic rates needed to sustain that amount of mass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{"citationID":"meIar8HS","properties":{"formattedCitation":"(Gillooly et al., 2001)","plainCitation":"(Gillooly et al., 2001)","noteIndex":0},"citationItems":[{"id":667,"uris":["http://zotero.org/users/6254983/items/YC5BT8F2"],"itemData":{"id":667,"type":"article-journal","abstract":"We derive a general model, based on principles of biochemical kinetics and allometry, that characterizes the effects of temperature and body mass on metabolic rate. The model fits metabolic rates of microbes, ectotherms, endotherms (including those in hibernation), and plants in temperatures ranging from 0° to 40°C. Mass- and temperature-compensated resting metabolic rates of all organisms are similar: The lowest (for unicellular organisms and plants) is separated from the highest (for endothermic vertebrates) by a factor of about 20. Temperature and body size are primary determinants of biological time and ecological roles.","container-title":"Science","DOI":"10.1126/science.1061967","ISSN":"0036-8075, 1095-9203","issue":"5538","journalAbbreviation":"Science","language":"en","page":"2248-2251","source":"DOI.org (Crossref)","title":"Effects of Size and Temperature on Metabolic Rate","volume":"293","author":[{"family":"Gillooly","given":"James F."},{"family":"Brown","given":"James H."},{"family":"West","given":"Geoffrey B."},{"family":"Savage","given":"Van M."},{"family":"Charnov","given":"Eric L."}],"issued":{"date-parts":[["2001",9,21]]}}}],"schema":"https://github.com/citation-style-language/schema/raw/master/csl-citation.json"}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(Gillooly et al., 2001)</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For instance, high metabolic rates has been correlated to behaviours like torpor in hummingbirds, and food hoarding in several birds  and mammals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{"citationID":"icbmgvaP","properties":{"formattedCitation":"(Day &amp; Bartness, 2003)","plainCitation":"(Day &amp; Bartness, 2003)","dontUpdate":true,"noteIndex":0},"citationItems":[{"id":665,"uris":["http://zotero.org/users/6254983/items/NTWM6PTM"],"itemData":{"id":665,"type":"article-journal","container-title":"Physiology &amp; Behavior","DOI":"10.1016/S0031-9384(03)00052-0","ISSN":"00319384","issue":"4-5","journalAbbreviation":"Physiology &amp; Behavior","language":"en","license":"https://www.elsevier.com/tdm/userlicense/1.0/","page":"655-668","source":"DOI.org (Crossref)","title":"Fasting-induced increases in food hoarding are dependent on the foraging-effort level","volume":"78","author":[{"family":"Day","given":"Diane E"},{"family":"Bartness","given":"Timothy J"}],"issued":{"date-parts":[["2003",4]]}}}],"schema":"https://github.com/citation-style-language/schema/raw/master/csl-citation.json"}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Day &amp; Bartness, 2003)</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The results of this study show that communal roosting behaviour is positively correlated to body mass, perhaps since by increasing foraging efficiency, communal roosting acts as a mechanism to reduce energetic costs (metabolic rate). There is evidence that suggests that communal roosting behaviour is positively related to longevity in parrots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{"citationID":"6uTuEgQg","properties":{"formattedCitation":"(Munshi-South &amp; Wilkinson, 2006)","plainCitation":"(Munshi-South &amp; Wilkinson, 2006)","noteIndex":0},"citationItems":[{"id":661,"uris":["http://zotero.org/users/6254983/items/ERAFRYI2"],"itemData":{"id":661,"type":"article-journal","abstract":"Abstract\n            Evolutionary hypotheses regarding longevity predict that life span should increase as extrinsic mortality rates decrease. Specifically, a decline in age-specific survival and fertility should evolve and decrease life span in proportion to the magnitude of the mortality risk. We examined these ideas using a new data set on maximum longevity, ecology, and life history of 162 parrot species (Psittaciformes). Parrots are generally long-lived but exhibit remarkable variation in life span between similar-sized genera, with particularly long-lived species occurring in the Cacatua, Calyptorhynchus, and Amazona. After controlling for both body size and phylogenetic ancestry using a phylogenetic supertree of all 352 parrot species, type of diet and communal roosting explain significant variation in parrot life span, but the influence of communal roosting is statistically dependent on an association with diet type. We suggest that extreme longevity in parrots has evolved in response to species-specific characteristics of diet, habitat, and behavior that influence extrinsic mortality rates.\n            La Dieta Influencia la Longevidad en los Psittaciformes","container-title":"The Auk","DOI":"10.1093/auk/123.1.108","ISSN":"1938-4254, 0004-8038","issue":"1","language":"en","page":"108-118","source":"DOI.org (Crossref)","title":"Diet Influences Life Span in Parrots (Psittaciformes)","volume":"123","author":[{"family":"Munshi-South","given":"Jason"},{"family":"Wilkinson","given":"Gerald S."}],"editor":[{"family":"Vega Rivera","given":"J. H."}],"issued":{"date-parts":[["2006",1,1]]}}}],"schema":"https://github.com/citation-style-language/schema/raw/master/csl-citation.json"}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(Munshi-South &amp; Wilkinson, 2006)</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Likewise, longevity is positively related to body mass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{"citationID":"DTFDlJQo","properties":{"formattedCitation":"(Healy et al., 2014)","plainCitation":"(Healy et al., 2014)","noteIndex":0},"citationItems":[{"id":663,"uris":["http://zotero.org/users/6254983/items/4DJ9ENUT"],"itemData":{"id":663,"type":"article-journal","abstract":"Maximum lifespan in birds and mammals varies strongly with body mass such that large species tend to live longer than smaller species. However, many species live far longer than expected given their body mass. This may reflect interspecific variation in extrinsic mortality, as life-history theory predicts investment in long-term survival is under positive selection when extrinsic mortality is reduced. Here, we investigate how multiple ecological and mode-of-life traits that should reduce extrinsic mortality (including volancy (flight capability), activity period, foraging environment and fossoriality), simultaneously influence lifespan across endotherms. Using novel phylogenetic comparative analyses and to our knowledge, the most species analysed to date (\n              n\n              = 1368), we show that, over and above the effect of body mass, the most important factor enabling longer lifespan is the ability to fly. Within volant species, lifespan depended upon when (day, night, dusk or dawn), but not where (in the air, in trees or on the ground), species are active. However, the opposite was true for non-volant species, where lifespan correlated positively with both arboreality and fossoriality. Our results highlight that when studying the molecular basis behind cellular processes such as those underlying lifespan, it is important to consider the ecological selection pressures that shaped them over evolutionary time.","container-title":"Proceedings of the Royal Society B: Biological Sciences","DOI":"10.1098/rspb.2014.0298","ISSN":"0962-8452, 1471-2954","issue":"1784","journalAbbreviation":"Proc. R. Soc. B.","language":"en","page":"20140298","source":"DOI.org (Crossref)","title":"Ecology and mode-of-life explain lifespan variation in birds and mammals","volume":"281","author":[{"family":"Healy","given":"Kevin"},{"family":"Guillerme","given":"Thomas"},{"family":"Finlay","given":"Sive"},{"family":"Kane","given":"Adam"},{"family":"Kelly","given":"Seán B. A."},{"family":"McClean","given":"Deirdre"},{"family":"Kelly","given":"David J."},{"family":"Donohue","given":"Ian"},{"family":"Jackson","given":"Andrew L."},{"family":"Cooper","given":"Natalie"}],"issued":{"date-parts":[["2014",6,7]]}}}],"schema":"https://github.com/citation-style-language/schema/raw/master/csl-citation.json"}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(Healy et al., 2014)</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Therefore, it is possible to extend these results to suggest communal roosting is positively correlated to body mass as shown by my results. An extension of this idea could be tested by measuring metabolic rate in particular, rather than body mass. Specifically, mass-specific metabolic rate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{"citationID":"m17eSGre","properties":{"formattedCitation":"(Suarez &amp; Gass, 2002)","plainCitation":"(Suarez &amp; Gass, 2002)","noteIndex":0},"citationItems":[{"id":666,"uris":["http://zotero.org/users/6254983/items/4ZHW9872"],"itemData":{"id":666,"type":"article-journal","container-title":"Comparative Biochemistry and Physiology Part A: Molecular &amp; Integrative Physiology","DOI":"10.1016/S1095-6433(02)00165-4","ISSN":"10956433","issue":"2","journalAbbreviation":"Comparative Biochemistry and Physiology Part A: Molecular &amp; Integrative Physiology","language":"en","license":"https://www.elsevier.com/tdm/userlicense/1.0/","page":"335-343","source":"DOI.org (Crossref)","title":"Hummingbird foraging and the relation between bioenergetics and behaviour","volume":"133","author":[{"family":"Suarez","given":"Raul K"},{"family":"Gass","given":"C.Lee"}],"issued":{"date-parts":[["2002",10]]}}}],"schema":"https://github.com/citation-style-language/schema/raw/master/csl-citation.json"}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(Suarez &amp; Gass, 2002)</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could shed light into more accurate relationship. However, these measures are not available for the vast majority of species.</w:t>
      </w:r>
    </w:p>
    <w:p w14:paraId="73265309" w14:textId="77777777" w:rsidR="00F7140F" w:rsidRPr="00736DEE" w:rsidRDefault="00F7140F" w:rsidP="00E047A5">
      <w:pPr>
        <w:spacing w:line="360" w:lineRule="auto"/>
        <w:jc w:val="both"/>
        <w:rPr>
          <w:rFonts w:ascii="Times New Roman" w:hAnsi="Times New Roman" w:cs="Times New Roman"/>
          <w:sz w:val="24"/>
          <w:szCs w:val="24"/>
        </w:rPr>
      </w:pPr>
    </w:p>
    <w:p w14:paraId="204C6B32" w14:textId="4CD26EBD" w:rsidR="00F7140F" w:rsidRPr="00D95373" w:rsidRDefault="004F798C" w:rsidP="00D95373">
      <w:pPr>
        <w:pStyle w:val="Heading3"/>
        <w:rPr>
          <w:rStyle w:val="Heading5Char"/>
          <w:rFonts w:ascii="Times New Roman" w:eastAsia="SimSun" w:hAnsi="Times New Roman"/>
          <w:bCs w:val="0"/>
          <w:iCs w:val="0"/>
          <w:color w:val="auto"/>
          <w:szCs w:val="28"/>
          <w:rPrChange w:id="190" w:author="sandra cuadros" w:date="2025-05-27T15:04:00Z" w16du:dateUtc="2025-05-27T22:04:00Z">
            <w:rPr>
              <w:rStyle w:val="Heading5Char"/>
              <w:rFonts w:ascii="Times New Roman" w:eastAsia="SimSun" w:hAnsi="Times New Roman"/>
              <w:b/>
              <w:bCs w:val="0"/>
              <w:szCs w:val="28"/>
              <w:lang w:val="en-CA"/>
            </w:rPr>
          </w:rPrChange>
        </w:rPr>
        <w:pPrChange w:id="191" w:author="sandra cuadros" w:date="2025-05-27T15:04:00Z" w16du:dateUtc="2025-05-27T22:04:00Z">
          <w:pPr>
            <w:pStyle w:val="Heading4"/>
            <w:numPr>
              <w:ilvl w:val="0"/>
              <w:numId w:val="0"/>
            </w:numPr>
            <w:tabs>
              <w:tab w:val="left" w:pos="720"/>
            </w:tabs>
            <w:spacing w:before="240" w:after="80" w:line="360" w:lineRule="auto"/>
            <w:ind w:left="0" w:firstLine="0"/>
          </w:pPr>
        </w:pPrChange>
      </w:pPr>
      <w:r w:rsidRPr="00D95373">
        <w:rPr>
          <w:rStyle w:val="Heading5Char"/>
          <w:rFonts w:ascii="Times New Roman" w:eastAsia="SimSun" w:hAnsi="Times New Roman"/>
          <w:bCs w:val="0"/>
          <w:iCs w:val="0"/>
          <w:color w:val="auto"/>
          <w:szCs w:val="28"/>
          <w:rPrChange w:id="192" w:author="sandra cuadros" w:date="2025-05-27T15:04:00Z" w16du:dateUtc="2025-05-27T22:04:00Z">
            <w:rPr>
              <w:rStyle w:val="Heading5Char"/>
              <w:rFonts w:ascii="Times New Roman" w:eastAsia="SimSun" w:hAnsi="Times New Roman"/>
              <w:b/>
              <w:bCs w:val="0"/>
              <w:szCs w:val="28"/>
              <w:lang w:val="en-CA"/>
            </w:rPr>
          </w:rPrChange>
        </w:rPr>
        <w:t xml:space="preserve">2.4.3 </w:t>
      </w:r>
      <w:r w:rsidR="00F7140F" w:rsidRPr="00D95373">
        <w:rPr>
          <w:rStyle w:val="Heading5Char"/>
          <w:rFonts w:ascii="Times New Roman" w:eastAsia="SimSun" w:hAnsi="Times New Roman"/>
          <w:bCs w:val="0"/>
          <w:iCs w:val="0"/>
          <w:color w:val="auto"/>
          <w:szCs w:val="28"/>
          <w:rPrChange w:id="193" w:author="sandra cuadros" w:date="2025-05-27T15:04:00Z" w16du:dateUtc="2025-05-27T22:04:00Z">
            <w:rPr>
              <w:rStyle w:val="Heading5Char"/>
              <w:rFonts w:ascii="Times New Roman" w:eastAsia="SimSun" w:hAnsi="Times New Roman"/>
              <w:b/>
              <w:bCs w:val="0"/>
              <w:szCs w:val="28"/>
              <w:lang w:val="en-CA"/>
            </w:rPr>
          </w:rPrChange>
        </w:rPr>
        <w:t>Trophic level and Communal Roosting Behaviour</w:t>
      </w:r>
    </w:p>
    <w:p w14:paraId="2EB9186F" w14:textId="77777777" w:rsidR="00F7140F" w:rsidRPr="00736DEE" w:rsidRDefault="00F7140F" w:rsidP="00CC0C76">
      <w:pPr>
        <w:spacing w:line="360" w:lineRule="auto"/>
        <w:ind w:firstLine="720"/>
        <w:jc w:val="both"/>
        <w:rPr>
          <w:rFonts w:ascii="Times New Roman" w:eastAsia="Times New Roman" w:hAnsi="Times New Roman" w:cs="Times New Roman"/>
          <w:sz w:val="24"/>
          <w:szCs w:val="24"/>
        </w:rPr>
      </w:pPr>
      <w:r w:rsidRPr="00736DEE">
        <w:rPr>
          <w:rFonts w:ascii="Times New Roman" w:eastAsia="Times New Roman" w:hAnsi="Times New Roman" w:cs="Times New Roman"/>
          <w:sz w:val="24"/>
          <w:szCs w:val="24"/>
        </w:rPr>
        <w:t xml:space="preserve">My model shows that trophic level scavenger has a significant effect on CRB (although not any of the other trophic levels). This is not surprising considering the vast number of </w:t>
      </w:r>
      <w:r w:rsidRPr="00736DEE">
        <w:rPr>
          <w:rFonts w:ascii="Times New Roman" w:eastAsia="Times New Roman" w:hAnsi="Times New Roman" w:cs="Times New Roman"/>
          <w:sz w:val="24"/>
          <w:szCs w:val="24"/>
        </w:rPr>
        <w:lastRenderedPageBreak/>
        <w:t xml:space="preserve">scavengers that have been documented to exhibit communal roosting (e.g., ravens, vultures). Because communal roosting has been found to increase foraging efficiency, it is reasonable to suggest that species that rely on ephemeral and unpredictable spatial-temporal food sources are particularly prone to take advantage of communal roosting </w:t>
      </w:r>
      <w:r w:rsidRPr="00736DEE">
        <w:rPr>
          <w:rFonts w:ascii="Times New Roman" w:eastAsia="Times New Roman" w:hAnsi="Times New Roman" w:cs="Times New Roman"/>
          <w:sz w:val="24"/>
          <w:szCs w:val="24"/>
        </w:rPr>
        <w:fldChar w:fldCharType="begin"/>
      </w:r>
      <w:r w:rsidRPr="00736DEE">
        <w:rPr>
          <w:rFonts w:ascii="Times New Roman" w:eastAsia="Times New Roman" w:hAnsi="Times New Roman" w:cs="Times New Roman"/>
          <w:sz w:val="24"/>
          <w:szCs w:val="24"/>
        </w:rPr>
        <w:instrText xml:space="preserve"> ADDIN ZOTERO_ITEM CSL_CITATION {"citationID":"lfhSoXGZ","properties":{"formattedCitation":"(Kohles et al., 2022)","plainCitation":"(Kohles et al., 2022)","noteIndex":0},"citationItems":[{"id":690,"uris":["http://zotero.org/users/6254983/items/I5CC8QP4"],"itemData":{"id":690,"type":"article-journal","abstract":"ABSTRACT\n            Environmental variability poses a range of challenges to foraging animals trying to meet their energetic needs. Where food patches are unpredictable but shareable, animals can use social information to locate patches more efficiently or reliably. However, resource unpredictability can be heterogeneous and complex. The behavioural strategies animals employ to exploit such resources also vary, particularly if, when, and where animals use available social information. We reviewed the literature on social information use by foraging animals and developed a novel framework that integrates four elements – (1) food resource persistence; (2) the relative value of social information use; (3) behavioural context (opportunistic or coordinated); and (4) location of social information use – to predict and characterize four strategies of social information use – (1) local enhancement; (2) group facilitation; (3) following; and (4) recruitment. We validated our framework by systematically reviewing the growing empirical literature on social foraging in bats, an ideal model taxon because they exhibit extreme diversity in ecological niche and experience low predation risk while foraging but function at high energy expenditures, which selects for efficient foraging behaviours. Our framework's predictions agreed with the observed natural behaviour of bats and identified key knowledge gaps for future studies. Recent advancements in technology, methods, and analysis will facilitate additional studies in bats and other taxa to further test the framework and our conception of the ecological and evolutionary forces driving social information use. Understanding the links between food distribution, social information use, and foraging behaviour will help elucidate social interactions, group structure, and the evolution of sociality for species across the animal kingdom.","container-title":"Biological Reviews","DOI":"10.1111/brv.12881","ISSN":"1464-7931, 1469-185X","issue":"6","journalAbbreviation":"Biological Reviews","language":"en","page":"2039-2056","source":"DOI.org (Crossref)","title":"A conceptual framework to predict social information use based on food ephemerality and individual resource requirements","volume":"97","author":[{"family":"Kohles","given":"Jenna E."},{"family":"O'Mara","given":"M. Teague"},{"family":"Dechmann","given":"Dina K. N."}],"issued":{"date-parts":[["2022",12]]}}}],"schema":"https://github.com/citation-style-language/schema/raw/master/csl-citation.json"} </w:instrText>
      </w:r>
      <w:r w:rsidRPr="00736DEE">
        <w:rPr>
          <w:rFonts w:ascii="Times New Roman" w:eastAsia="Times New Roman" w:hAnsi="Times New Roman" w:cs="Times New Roman"/>
          <w:sz w:val="24"/>
          <w:szCs w:val="24"/>
        </w:rPr>
        <w:fldChar w:fldCharType="separate"/>
      </w:r>
      <w:r w:rsidRPr="00736DEE">
        <w:rPr>
          <w:rFonts w:ascii="Times New Roman" w:hAnsi="Times New Roman" w:cs="Times New Roman"/>
          <w:sz w:val="24"/>
        </w:rPr>
        <w:t>(Kohles et al., 2022)</w:t>
      </w:r>
      <w:r w:rsidRPr="00736DEE">
        <w:rPr>
          <w:rFonts w:ascii="Times New Roman" w:eastAsia="Times New Roman" w:hAnsi="Times New Roman" w:cs="Times New Roman"/>
          <w:sz w:val="24"/>
          <w:szCs w:val="24"/>
        </w:rPr>
        <w:fldChar w:fldCharType="end"/>
      </w:r>
      <w:r w:rsidRPr="00736DEE">
        <w:rPr>
          <w:rFonts w:ascii="Times New Roman" w:eastAsia="Times New Roman" w:hAnsi="Times New Roman" w:cs="Times New Roman"/>
          <w:sz w:val="24"/>
          <w:szCs w:val="24"/>
        </w:rPr>
        <w:t xml:space="preserve">. However, communal roosting has evolved in other trophic levels as well. For instance, several seed parrots also show communal roosting </w:t>
      </w:r>
      <w:r w:rsidRPr="00736DEE">
        <w:rPr>
          <w:rFonts w:ascii="Times New Roman" w:eastAsia="Times New Roman" w:hAnsi="Times New Roman" w:cs="Times New Roman"/>
          <w:sz w:val="24"/>
          <w:szCs w:val="24"/>
        </w:rPr>
        <w:fldChar w:fldCharType="begin"/>
      </w:r>
      <w:r w:rsidRPr="00736DEE">
        <w:rPr>
          <w:rFonts w:ascii="Times New Roman" w:eastAsia="Times New Roman" w:hAnsi="Times New Roman" w:cs="Times New Roman"/>
          <w:sz w:val="24"/>
          <w:szCs w:val="24"/>
        </w:rPr>
        <w:instrText xml:space="preserve"> ADDIN ZOTERO_ITEM CSL_CITATION {"citationID":"5K82IHqs","properties":{"formattedCitation":"(Munshi-South &amp; Wilkinson, 2006)","plainCitation":"(Munshi-South &amp; Wilkinson, 2006)","noteIndex":0},"citationItems":[{"id":661,"uris":["http://zotero.org/users/6254983/items/ERAFRYI2"],"itemData":{"id":661,"type":"article-journal","abstract":"Abstract\n            Evolutionary hypotheses regarding longevity predict that life span should increase as extrinsic mortality rates decrease. Specifically, a decline in age-specific survival and fertility should evolve and decrease life span in proportion to the magnitude of the mortality risk. We examined these ideas using a new data set on maximum longevity, ecology, and life history of 162 parrot species (Psittaciformes). Parrots are generally long-lived but exhibit remarkable variation in life span between similar-sized genera, with particularly long-lived species occurring in the Cacatua, Calyptorhynchus, and Amazona. After controlling for both body size and phylogenetic ancestry using a phylogenetic supertree of all 352 parrot species, type of diet and communal roosting explain significant variation in parrot life span, but the influence of communal roosting is statistically dependent on an association with diet type. We suggest that extreme longevity in parrots has evolved in response to species-specific characteristics of diet, habitat, and behavior that influence extrinsic mortality rates.\n            La Dieta Influencia la Longevidad en los Psittaciformes","container-title":"The Auk","DOI":"10.1093/auk/123.1.108","ISSN":"1938-4254, 0004-8038","issue":"1","language":"en","page":"108-118","source":"DOI.org (Crossref)","title":"Diet Influences Life Span in Parrots (Psittaciformes)","volume":"123","author":[{"family":"Munshi-South","given":"Jason"},{"family":"Wilkinson","given":"Gerald S."}],"editor":[{"family":"Vega Rivera","given":"J. H."}],"issued":{"date-parts":[["2006",1,1]]}}}],"schema":"https://github.com/citation-style-language/schema/raw/master/csl-citation.json"} </w:instrText>
      </w:r>
      <w:r w:rsidRPr="00736DEE">
        <w:rPr>
          <w:rFonts w:ascii="Times New Roman" w:eastAsia="Times New Roman" w:hAnsi="Times New Roman" w:cs="Times New Roman"/>
          <w:sz w:val="24"/>
          <w:szCs w:val="24"/>
        </w:rPr>
        <w:fldChar w:fldCharType="separate"/>
      </w:r>
      <w:r w:rsidRPr="00736DEE">
        <w:rPr>
          <w:rFonts w:ascii="Times New Roman" w:hAnsi="Times New Roman" w:cs="Times New Roman"/>
          <w:sz w:val="24"/>
        </w:rPr>
        <w:t>(Munshi-South &amp; Wilkinson, 2006)</w:t>
      </w:r>
      <w:r w:rsidRPr="00736DEE">
        <w:rPr>
          <w:rFonts w:ascii="Times New Roman" w:eastAsia="Times New Roman" w:hAnsi="Times New Roman" w:cs="Times New Roman"/>
          <w:sz w:val="24"/>
          <w:szCs w:val="24"/>
        </w:rPr>
        <w:fldChar w:fldCharType="end"/>
      </w:r>
      <w:r w:rsidRPr="00736DEE">
        <w:rPr>
          <w:rFonts w:ascii="Times New Roman" w:eastAsia="Times New Roman" w:hAnsi="Times New Roman" w:cs="Times New Roman"/>
          <w:sz w:val="24"/>
          <w:szCs w:val="24"/>
        </w:rPr>
        <w:t>. This may be indeed to increase group-foraging efficiency, but additional benefits may arise from this behaviour. A study conducted on starlings (</w:t>
      </w:r>
      <w:r w:rsidRPr="00736DEE">
        <w:rPr>
          <w:rFonts w:ascii="Times New Roman" w:eastAsia="Times New Roman" w:hAnsi="Times New Roman" w:cs="Times New Roman"/>
          <w:i/>
          <w:iCs/>
          <w:sz w:val="24"/>
          <w:szCs w:val="24"/>
        </w:rPr>
        <w:t>Sturnus vulgaris</w:t>
      </w:r>
      <w:r w:rsidRPr="00736DEE">
        <w:rPr>
          <w:rFonts w:ascii="Times New Roman" w:eastAsia="Times New Roman" w:hAnsi="Times New Roman" w:cs="Times New Roman"/>
          <w:sz w:val="24"/>
          <w:szCs w:val="24"/>
        </w:rPr>
        <w:t xml:space="preserve">) where access to food was manipulated showed that receivers (naïve individuals) reacted to senders (e.g., individuals with access to food) by changing their foraging effort, as well as their vigilant activity. Therefore, species that have natural predators also benefit from CRB </w:t>
      </w:r>
      <w:r w:rsidRPr="00736DEE">
        <w:rPr>
          <w:rFonts w:ascii="Times New Roman" w:eastAsia="Times New Roman" w:hAnsi="Times New Roman" w:cs="Times New Roman"/>
          <w:sz w:val="24"/>
          <w:szCs w:val="24"/>
        </w:rPr>
        <w:fldChar w:fldCharType="begin"/>
      </w:r>
      <w:r w:rsidRPr="00736DEE">
        <w:rPr>
          <w:rFonts w:ascii="Times New Roman" w:eastAsia="Times New Roman" w:hAnsi="Times New Roman" w:cs="Times New Roman"/>
          <w:sz w:val="24"/>
          <w:szCs w:val="24"/>
        </w:rPr>
        <w:instrText xml:space="preserve"> ADDIN ZOTERO_ITEM CSL_CITATION {"citationID":"AXBuUqlu","properties":{"formattedCitation":"(Fern\\uc0\\u65533{}ndez-Juricic &amp; Kacelnik, 2004)","plainCitation":"(Fern�ndez-Juricic &amp; Kacelnik, 2004)","noteIndex":0},"citationItems":[{"id":679,"uris":["http://zotero.org/users/6254983/items/GXBPB756"],"itemData":{"id":679,"type":"article-journal","container-title":"Behavioral Ecology and Sociobiology","DOI":"10.1007/s00265-003-0698-9","ISSN":"0340-5443, 1432-0762","issue":"5","journalAbbreviation":"Behavioral Ecology and Sociobiology","license":"http://www.springer.com/tdm","page":"502-511","source":"DOI.org (Crossref)","title":"Information transfer and gain in flocks: the effects of quality and quantity of social information at different neighbour distances","title-short":"Information transfer and gain in flocks","volume":"55","author":[{"family":"Fern�ndez-Juricic","given":"Esteban"},{"family":"Kacelnik","given":"Alex"}],"issued":{"date-parts":[["2004",3,1]]}}}],"schema":"https://github.com/citation-style-language/schema/raw/master/csl-citation.json"} </w:instrText>
      </w:r>
      <w:r w:rsidRPr="00736DEE">
        <w:rPr>
          <w:rFonts w:ascii="Times New Roman" w:eastAsia="Times New Roman" w:hAnsi="Times New Roman" w:cs="Times New Roman"/>
          <w:sz w:val="24"/>
          <w:szCs w:val="24"/>
        </w:rPr>
        <w:fldChar w:fldCharType="separate"/>
      </w:r>
      <w:r w:rsidRPr="00736DEE">
        <w:rPr>
          <w:rFonts w:ascii="Times New Roman" w:hAnsi="Times New Roman" w:cs="Times New Roman"/>
          <w:sz w:val="24"/>
        </w:rPr>
        <w:t>(</w:t>
      </w:r>
      <w:proofErr w:type="spellStart"/>
      <w:r w:rsidRPr="00736DEE">
        <w:rPr>
          <w:rFonts w:ascii="Times New Roman" w:hAnsi="Times New Roman" w:cs="Times New Roman"/>
          <w:sz w:val="24"/>
        </w:rPr>
        <w:t>Fern�ndez-Juricic</w:t>
      </w:r>
      <w:proofErr w:type="spellEnd"/>
      <w:r w:rsidRPr="00736DEE">
        <w:rPr>
          <w:rFonts w:ascii="Times New Roman" w:hAnsi="Times New Roman" w:cs="Times New Roman"/>
          <w:sz w:val="24"/>
        </w:rPr>
        <w:t xml:space="preserve"> &amp; </w:t>
      </w:r>
      <w:proofErr w:type="spellStart"/>
      <w:r w:rsidRPr="00736DEE">
        <w:rPr>
          <w:rFonts w:ascii="Times New Roman" w:hAnsi="Times New Roman" w:cs="Times New Roman"/>
          <w:sz w:val="24"/>
        </w:rPr>
        <w:t>Kacelnik</w:t>
      </w:r>
      <w:proofErr w:type="spellEnd"/>
      <w:r w:rsidRPr="00736DEE">
        <w:rPr>
          <w:rFonts w:ascii="Times New Roman" w:hAnsi="Times New Roman" w:cs="Times New Roman"/>
          <w:sz w:val="24"/>
        </w:rPr>
        <w:t>, 2004)</w:t>
      </w:r>
      <w:r w:rsidRPr="00736DEE">
        <w:rPr>
          <w:rFonts w:ascii="Times New Roman" w:eastAsia="Times New Roman" w:hAnsi="Times New Roman" w:cs="Times New Roman"/>
          <w:sz w:val="24"/>
          <w:szCs w:val="24"/>
        </w:rPr>
        <w:fldChar w:fldCharType="end"/>
      </w:r>
      <w:r w:rsidRPr="00736DEE">
        <w:rPr>
          <w:rFonts w:ascii="Times New Roman" w:eastAsia="Times New Roman" w:hAnsi="Times New Roman" w:cs="Times New Roman"/>
          <w:sz w:val="24"/>
          <w:szCs w:val="24"/>
        </w:rPr>
        <w:t>.</w:t>
      </w:r>
    </w:p>
    <w:p w14:paraId="0DEB27CE" w14:textId="77777777" w:rsidR="00F7140F" w:rsidRPr="00736DEE" w:rsidRDefault="00F7140F" w:rsidP="00E047A5">
      <w:pPr>
        <w:spacing w:line="360" w:lineRule="auto"/>
        <w:jc w:val="both"/>
        <w:rPr>
          <w:rFonts w:ascii="Times New Roman" w:eastAsia="Times New Roman" w:hAnsi="Times New Roman" w:cs="Times New Roman"/>
          <w:i/>
          <w:iCs/>
          <w:sz w:val="24"/>
          <w:szCs w:val="24"/>
        </w:rPr>
      </w:pPr>
    </w:p>
    <w:p w14:paraId="1162B646" w14:textId="523FAF9B" w:rsidR="00F7140F" w:rsidRPr="00D95373" w:rsidRDefault="00C64661" w:rsidP="00D95373">
      <w:pPr>
        <w:pStyle w:val="Heading3"/>
        <w:rPr>
          <w:rStyle w:val="Heading5Char"/>
          <w:rFonts w:ascii="Times New Roman" w:eastAsia="SimSun" w:hAnsi="Times New Roman"/>
          <w:bCs w:val="0"/>
          <w:iCs w:val="0"/>
          <w:color w:val="auto"/>
          <w:szCs w:val="28"/>
          <w:rPrChange w:id="194" w:author="sandra cuadros" w:date="2025-05-27T15:04:00Z" w16du:dateUtc="2025-05-27T22:04:00Z">
            <w:rPr>
              <w:rStyle w:val="Heading5Char"/>
              <w:rFonts w:ascii="Times New Roman" w:eastAsia="SimSun" w:hAnsi="Times New Roman"/>
              <w:b/>
              <w:bCs w:val="0"/>
              <w:szCs w:val="28"/>
              <w:lang w:val="en-CA"/>
            </w:rPr>
          </w:rPrChange>
        </w:rPr>
        <w:pPrChange w:id="195" w:author="sandra cuadros" w:date="2025-05-27T15:04:00Z" w16du:dateUtc="2025-05-27T22:04:00Z">
          <w:pPr>
            <w:pStyle w:val="Heading4"/>
            <w:numPr>
              <w:ilvl w:val="0"/>
              <w:numId w:val="0"/>
            </w:numPr>
            <w:tabs>
              <w:tab w:val="left" w:pos="720"/>
            </w:tabs>
            <w:spacing w:before="240" w:after="80" w:line="360" w:lineRule="auto"/>
            <w:ind w:left="0" w:firstLine="0"/>
          </w:pPr>
        </w:pPrChange>
      </w:pPr>
      <w:r w:rsidRPr="00D95373">
        <w:rPr>
          <w:rStyle w:val="Heading5Char"/>
          <w:rFonts w:ascii="Times New Roman" w:eastAsia="SimSun" w:hAnsi="Times New Roman"/>
          <w:bCs w:val="0"/>
          <w:iCs w:val="0"/>
          <w:color w:val="auto"/>
          <w:szCs w:val="28"/>
          <w:rPrChange w:id="196" w:author="sandra cuadros" w:date="2025-05-27T15:04:00Z" w16du:dateUtc="2025-05-27T22:04:00Z">
            <w:rPr>
              <w:rStyle w:val="Heading5Char"/>
              <w:rFonts w:ascii="Times New Roman" w:eastAsia="SimSun" w:hAnsi="Times New Roman"/>
              <w:b/>
              <w:bCs w:val="0"/>
              <w:szCs w:val="28"/>
              <w:lang w:val="en-CA"/>
            </w:rPr>
          </w:rPrChange>
        </w:rPr>
        <w:t xml:space="preserve">2.4.4. </w:t>
      </w:r>
      <w:r w:rsidR="00F7140F" w:rsidRPr="00D95373">
        <w:rPr>
          <w:rStyle w:val="Heading5Char"/>
          <w:rFonts w:ascii="Times New Roman" w:eastAsia="SimSun" w:hAnsi="Times New Roman"/>
          <w:bCs w:val="0"/>
          <w:iCs w:val="0"/>
          <w:color w:val="auto"/>
          <w:szCs w:val="28"/>
          <w:rPrChange w:id="197" w:author="sandra cuadros" w:date="2025-05-27T15:04:00Z" w16du:dateUtc="2025-05-27T22:04:00Z">
            <w:rPr>
              <w:rStyle w:val="Heading5Char"/>
              <w:rFonts w:ascii="Times New Roman" w:eastAsia="SimSun" w:hAnsi="Times New Roman"/>
              <w:b/>
              <w:bCs w:val="0"/>
              <w:szCs w:val="28"/>
              <w:lang w:val="en-CA"/>
            </w:rPr>
          </w:rPrChange>
        </w:rPr>
        <w:t>Brain size and Communal Roosting Behaviour</w:t>
      </w:r>
    </w:p>
    <w:p w14:paraId="12F743E5" w14:textId="77777777" w:rsidR="00F7140F" w:rsidRPr="00736DEE" w:rsidRDefault="00F7140F" w:rsidP="00CC0C76">
      <w:pPr>
        <w:pStyle w:val="ListParagraph"/>
        <w:spacing w:line="360" w:lineRule="auto"/>
        <w:ind w:left="0" w:firstLine="720"/>
        <w:jc w:val="both"/>
        <w:rPr>
          <w:rFonts w:ascii="Times New Roman" w:hAnsi="Times New Roman" w:cs="Times New Roman"/>
          <w:sz w:val="24"/>
          <w:szCs w:val="24"/>
        </w:rPr>
      </w:pPr>
      <w:r w:rsidRPr="00736DEE">
        <w:rPr>
          <w:rFonts w:ascii="Times New Roman" w:hAnsi="Times New Roman" w:cs="Times New Roman"/>
          <w:sz w:val="24"/>
          <w:szCs w:val="24"/>
        </w:rPr>
        <w:t xml:space="preserve">Social behaviours that rely on memory have been widely documented for birds (e.g.,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{"citationID":"qlBT017O","properties":{"formattedCitation":"(Boeckle &amp; Bugnyar, 2012; Penndorf et al., 2023)","plainCitation":"(Boeckle &amp; Bugnyar, 2012; Penndorf et al., 2023)","dontUpdate":true,"noteIndex":0},"citationItems":[{"id":685,"uris":["http://zotero.org/users/6254983/items/J6I3XDHF"],"itemData":{"id":685,"type":"article-journal","container-title":"Current Biology","DOI":"10.1016/j.cub.2012.03.023","ISSN":"09609822","issue":"9","journalAbbreviation":"Current Biology","language":"en","license":"https://www.elsevier.com/tdm/userlicense/1.0/","page":"801-806","source":"DOI.org (Crossref)","title":"Long-Term Memory for Affiliates in Ravens","volume":"22","author":[{"family":"Boeckle","given":"Markus"},{"family":"Bugnyar","given":"Thomas"}],"issued":{"date-parts":[["2012",5]]}}},{"id":687,"uris":["http://zotero.org/users/6254983/items/AJE3R4SH"],"itemData":{"id":687,"type":"article","abstract":"Abstract\n          \n            \n              \n                Dominance hierarchies are generally thought to form over time via memory of repeated interactions. However, dominance hierarchies are also occasionally reported in species with fission-fusion social dynamics, where individuals may encounter large numbers of individuals, leading to incomplete social information. It it has been alternatively proposed that the complex decision-making required in these circumstances may lead to increased selection for social cognition and memory, or to the evolution of mixed strategies that rely on memory for interaction with familiars and status signals for strangers.\n              \n              \n                \n                  Here, test these competing hypotheses by recording social associations and aggressive interactions in a highly social, large-brained parrot, the sulphur-crested cockatoo\n                  (\n                  Cacatua galerita). We followed 411 individuals across three neighbouring roost sites, where individuals exhibit stable dominance hierarchies within roosts, alongside a high degree of fission-fusion dynamics within roosts and regular between-roost movements.\n                \n              \n              \n                We found evidence that sulphur-crested cockatoos use a two-fold social strategy when initiating or reacting to an aggression. For familiar individuals, aggressions were initiated or escalated based on rank difference. When facing less familiar individuals, decisions to interact — or escalate — were based on the relative weight, with interactions directed towards, and more likely to escalate between, individuals of similar weight.\n              \n              \n                Our results suggest that social knowledge remains an important determinant of aggressive interactions in highly fission-fusion systems, but that individuals can dynamically incorporate other potential cues of competitive ability when knowledge is lacking.","DOI":"10.1101/2023.10.02.560599","language":"en","source":"Animal Behavior and Cognition","title":"Parrot politics: social decision-making in wild parrots relies on both individual recognition and intrinsic markers","title-short":"Parrot politics","URL":"http://biorxiv.org/lookup/doi/10.1101/2023.10.02.560599","author":[{"family":"Penndorf","given":"J."},{"family":"Farine","given":"D. R."},{"family":"Martin","given":"J. M."},{"family":"Aplin","given":"L. M."}],"accessed":{"date-parts":[["2025",4,8]]},"issued":{"date-parts":[["2023",10,3]]}}}],"schema":"https://github.com/citation-style-language/schema/raw/master/csl-citation.json"} </w:instrText>
      </w:r>
      <w:r w:rsidRPr="00736DEE">
        <w:rPr>
          <w:rFonts w:ascii="Times New Roman" w:hAnsi="Times New Roman" w:cs="Times New Roman"/>
          <w:sz w:val="24"/>
          <w:szCs w:val="24"/>
        </w:rPr>
        <w:fldChar w:fldCharType="separate"/>
      </w:r>
      <w:proofErr w:type="spellStart"/>
      <w:r w:rsidRPr="00736DEE">
        <w:rPr>
          <w:rFonts w:ascii="Times New Roman" w:hAnsi="Times New Roman" w:cs="Times New Roman"/>
          <w:sz w:val="24"/>
        </w:rPr>
        <w:t>Boeckle</w:t>
      </w:r>
      <w:proofErr w:type="spellEnd"/>
      <w:r w:rsidRPr="00736DEE">
        <w:rPr>
          <w:rFonts w:ascii="Times New Roman" w:hAnsi="Times New Roman" w:cs="Times New Roman"/>
          <w:sz w:val="24"/>
        </w:rPr>
        <w:t xml:space="preserve"> &amp; </w:t>
      </w:r>
      <w:proofErr w:type="spellStart"/>
      <w:r w:rsidRPr="00736DEE">
        <w:rPr>
          <w:rFonts w:ascii="Times New Roman" w:hAnsi="Times New Roman" w:cs="Times New Roman"/>
          <w:sz w:val="24"/>
        </w:rPr>
        <w:t>Bugnyar</w:t>
      </w:r>
      <w:proofErr w:type="spellEnd"/>
      <w:r w:rsidRPr="00736DEE">
        <w:rPr>
          <w:rFonts w:ascii="Times New Roman" w:hAnsi="Times New Roman" w:cs="Times New Roman"/>
          <w:sz w:val="24"/>
        </w:rPr>
        <w:t xml:space="preserve">, 2012; </w:t>
      </w:r>
      <w:proofErr w:type="spellStart"/>
      <w:r w:rsidRPr="00736DEE">
        <w:rPr>
          <w:rFonts w:ascii="Times New Roman" w:hAnsi="Times New Roman" w:cs="Times New Roman"/>
          <w:sz w:val="24"/>
        </w:rPr>
        <w:t>Penndorf</w:t>
      </w:r>
      <w:proofErr w:type="spellEnd"/>
      <w:r w:rsidRPr="00736DEE">
        <w:rPr>
          <w:rFonts w:ascii="Times New Roman" w:hAnsi="Times New Roman" w:cs="Times New Roman"/>
          <w:sz w:val="24"/>
        </w:rPr>
        <w:t xml:space="preserve"> et al., 2023)</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The results of this study suggest that memory is positively correlated with Communal Roosting Behaviour. Memory, in particular spatial memory, is important for individuals to be able to benefit from CRB efficiently since they require the capacity to remember the locations of food items, and return to those sits on subsequent foraging trips (Ward and Zahavi 1973, </w:t>
      </w:r>
      <w:proofErr w:type="spellStart"/>
      <w:r w:rsidRPr="00736DEE">
        <w:rPr>
          <w:rFonts w:ascii="Times New Roman" w:hAnsi="Times New Roman" w:cs="Times New Roman"/>
          <w:sz w:val="24"/>
          <w:szCs w:val="24"/>
        </w:rPr>
        <w:t>Dywer</w:t>
      </w:r>
      <w:proofErr w:type="spellEnd"/>
      <w:r w:rsidRPr="00736DEE">
        <w:rPr>
          <w:rFonts w:ascii="Times New Roman" w:hAnsi="Times New Roman" w:cs="Times New Roman"/>
          <w:sz w:val="24"/>
          <w:szCs w:val="24"/>
        </w:rPr>
        <w:t xml:space="preserve"> et al. 2018), as well as returning back to their communal roosts. A study conducted on bats showed that spatial memory together with social cues were key for individuals to track the resources efficiently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{"citationID":"tSQdFaSw","properties":{"formattedCitation":"(Lourie et al., 2024)","plainCitation":"(Lourie et al., 2024)","noteIndex":0},"citationItems":[{"id":672,"uris":["http://zotero.org/users/6254983/items/7A54UX3U"],"itemData":{"id":672,"type":"article-journal","abstract":"According to the information centre hypothesis (ICH), colonial species use social information in roosts to locate ephemeral resources. Validating the ICH necessitates showing that uninformed individuals follow informed ones to the new resource. However, following behaviour may not be essential when individuals have a good memory of the resources’ locations. For instance, Egyptian fruit bats forage on spatially predictable trees, but some bear fruit at unpredictable times. These circumstances suggest an alternative ICH pathway in which bats learn when fruits emerge from social cues in the roost but then use spatial memory to locate them without following conspecifics. Here, using an unique field manipulation and high-frequency tracking data, we test for this alternative pathway: we introduced bats smeared with the fruit odour of the unpredictably fruiting\n              Ficus sycomorus\n              trees to the roost, when they bore no fruits, and then tracked the movement of conspecifics exposed to the manipulated social cue. As predicted, bats visited the\n              F. sycomorus\n              trees with significantly higher probabilities than during routine foraging trips (of &gt;200 bats). Our results show how the integration of spatial memory and social cues leads to efficient resource tracking and highlight the value of using large movement datasets and field experiments in behavioural ecology.\n            \n            This article is part of the theme issue ‘The spatial–social interface: a theoretical and empirical integration’.","container-title":"Philosophical Transactions of the Royal Society B: Biological Sciences","DOI":"10.1098/rstb.2024.0060","ISSN":"0962-8436, 1471-2970","issue":"1912","journalAbbreviation":"Phil. Trans. R. Soc. B","language":"en","page":"20240060","source":"DOI.org (Crossref)","title":"Spatial memory obviates following behaviour in an information centre of wild fruit bats","volume":"379","author":[{"family":"Lourie","given":"Emmanuel"},{"family":"Shamay","given":"Tomer"},{"family":"Toledo","given":"Sivan"},{"family":"Nathan","given":"Ran"}],"issued":{"date-parts":[["2024",10,21]]}}}],"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(Lourie et al., 2024)</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Other study in bats showed how they relied on spatial memory to find their communal roosts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{"citationID":"1nTWqFu1","properties":{"formattedCitation":"(Hern\\uc0\\u225{}ndez-Montero et al., 2020)","plainCitation":"(Hernández-Montero et al., 2020)","noteIndex":0},"citationItems":[{"id":166,"uris":["http://zotero.org/users/6254983/items/66JNPLSF"],"itemData":{"id":166,"type":"article-journal","abstract":"Abstract\n            Animals have evolved different cognitive processes to localize crucial resources that are difficult to find. Relevant cognitive processes such as associative learning and spatial memory have commonly been studied in a foraging related context under controlled laboratory conditions. However, in natural environments, animals can use multiple cognitive processes to localize resources. In this field study, we used a pairwise choice experiment and automatic roost monitoring to assess how individually marked, free-ranging Bechstein’s bats belonging to two different colonies use associative learning, spatial memory and social information when localizing suitable day roosts. To our knowledge, this study tests for the first time how associative learning, spatial memory and social information are used in the process of roost localization in bats under the natural conditions. We show that, when searching for new roosts, bats used associative learning to discriminate between suitable and unsuitable roosts. For re-localizing previously occupied roosts, bats used spatial memory rather than associative learning. Moreover, bats significantly improved the localization of suitable unfamiliar roosts and tended to increase their accuracy to re-localize previously occupied day roosts using social information. Our field experiments suggest that Bechstein’s bats make hierarchical use of different cognitive processes when localizing day roosts. More generally, our study underlines that evaluating different cues under natural conditions is fundamental to understanding how natural selection has shaped the cognitive processes used for localizing resources.","container-title":"Oecologia","DOI":"10.1007/s00442-020-04634-8","ISSN":"0029-8549, 1432-1939","issue":"4","journalAbbreviation":"Oecologia","language":"en","page":"979-988","source":"DOI.org (Crossref)","title":"Free-ranging bats combine three different cognitive processes for roost localization","volume":"192","author":[{"family":"Hernández-Montero","given":"Jesús R."},{"family":"Reusch","given":"Christine"},{"family":"Simon","given":"Ralph"},{"family":"Schöner","given":"Caroline Regina"},{"family":"Kerth","given":"Gerald"}],"issued":{"date-parts":[["2020",4]]}}}],"schema":"https://github.com/citation-style-language/schema/raw/master/csl-citation.json"}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(Hernández-Montero et al., 2020)</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Clearly, spatial memory has been well established as a mechanism for food finding in wildlife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{"citationID":"HNvaobwC","properties":{"formattedCitation":"(Brodbeck, 1994; Marzluff, 2010; McGREGOR &amp; Healy, 1999)","plainCitation":"(Brodbeck, 1994; Marzluff, 2010; McGREGOR &amp; Healy, 1999)","noteIndex":0},"citationItems":[{"id":676,"uris":["http://zotero.org/users/6254983/items/ERLP7G47"],"itemData":{"id":676,"type":"article-journal","container-title":"Animal Learning &amp; Behavior","DOI":"10.3758/BF03199912","ISSN":"0090-4996, 1532-5830","issue":"2","journalAbbreviation":"Animal Learning &amp; Behavior","language":"en","license":"http://www.springer.com/tdm","page":"119-133","source":"DOI.org (Crossref)","title":"Memory for spatial and local cues: A comparison of a storing and a nonstoring species","title-short":"Memory for spatial and local cues","volume":"22","author":[{"family":"Brodbeck","given":"David R."}],"issued":{"date-parts":[["1994",6]]}}},{"id":681,"uris":["http://zotero.org/users/6254983/items/53E5MINJ"],"itemData":{"id":681,"type":"book","abstract":"Intro -- Dedication -- Copyright page -- Contents -- List of photographs -- List of figures -- List of tables -- Preface -- Introduction -- CHAPTER 01 - A bird addicted to seeds -- CHAPTER 02 - Birds of what feather? -- CHAPTER 03 - A co-evolutionary tale -- CHAPTER 04 - Vocal communication -- CHAPTER 05 - Flock composition -- CHAPTER 06 - Dominance relationships within the flock -- CHAPTER 07 - The dating game -- CHAPTER 08 - When and where to nest -- CHAPTER 09 - Parental jays -- CHAPTER 10 - Lifetime reproductive success -- CHAPTER 11 - Travels and tribulations of young jays -- CHAPTER 12 - A matter of life and death -- CHAPTER 13 - Conclusions: sociality in a variable environment -- Appendix 1: Number and spacing of nests with eggs within colonies of the Town Flock -- Appendix 2: Average productivity of Pinyon Jays in the Town Flock -- Appendix 3: Annual variation in the survival of Pinyon Jays in the Town Flock -- Appendix 4: Key-factor analysis of mortality in the Town Flock -- Appendix 5: Family trees of Pinyon Jays -- Appendix 6: Common and latin names of species mentioned in the text -- Bibliography","collection-title":"Poyser Monographs","event-place":"London","ISBN":"978-1-4081-3692-8","language":"eng","number-of-pages":"1","publisher":"Bloomsbury Publishing Plc","publisher-place":"London","source":"K10plus ISBN","title":"The Pinyon Jay: Behavioral Ecology of a Colonial and Cooperative Corvid","title-short":"The Pinyon Jay","author":[{"family":"Marzluff","given":"John M."}],"contributor":[{"family":"Balda","given":"Russel P."}],"issued":{"date-parts":[["2010"]]}}},{"id":678,"uris":["http://zotero.org/users/6254983/items/Z3698YK8"],"itemData":{"id":678,"type":"article-journal","container-title":"Animal Behaviour","DOI":"10.1006/anbe.1999.1190","ISSN":"00033472","issue":"4","journalAbbreviation":"Animal Behaviour","language":"en","license":"https://www.elsevier.com/tdm/userlicense/1.0/","page":"727-734","source":"DOI.org (Crossref)","title":"Spatial accuracy in food-storing and nonstoring birds","volume":"58","author":[{"family":"McGREGOR","given":"A."},{"family":"Healy","given":"S.D."}],"issued":{"date-parts":[["1999",10]]}}}],"schema":"https://github.com/citation-style-language/schema/raw/master/csl-citation.json"}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 xml:space="preserve">(Brodbeck, 1994; </w:t>
      </w:r>
      <w:proofErr w:type="spellStart"/>
      <w:r w:rsidRPr="00736DEE">
        <w:rPr>
          <w:rFonts w:ascii="Times New Roman" w:hAnsi="Times New Roman" w:cs="Times New Roman"/>
          <w:sz w:val="24"/>
        </w:rPr>
        <w:t>Marzluff</w:t>
      </w:r>
      <w:proofErr w:type="spellEnd"/>
      <w:r w:rsidRPr="00736DEE">
        <w:rPr>
          <w:rFonts w:ascii="Times New Roman" w:hAnsi="Times New Roman" w:cs="Times New Roman"/>
          <w:sz w:val="24"/>
        </w:rPr>
        <w:t xml:space="preserve">, 2010; </w:t>
      </w:r>
      <w:proofErr w:type="spellStart"/>
      <w:r w:rsidRPr="00736DEE">
        <w:rPr>
          <w:rFonts w:ascii="Times New Roman" w:hAnsi="Times New Roman" w:cs="Times New Roman"/>
          <w:sz w:val="24"/>
        </w:rPr>
        <w:t>McGREGOR</w:t>
      </w:r>
      <w:proofErr w:type="spellEnd"/>
      <w:r w:rsidRPr="00736DEE">
        <w:rPr>
          <w:rFonts w:ascii="Times New Roman" w:hAnsi="Times New Roman" w:cs="Times New Roman"/>
          <w:sz w:val="24"/>
        </w:rPr>
        <w:t xml:space="preserve"> &amp; Healy, 1999)</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Testing for this relationship requires a measure of memory that can be obtained and compared across a wide range of taxa. Unfortunately, direct measures of memory are challenging to obtain, and typically require some form of recall experiments (Brady et al. 2023) or data that might not be available for all species. For instance, it has been suggested that hippocampus volume is a good proxy for spatial memory in birds (</w:t>
      </w:r>
      <w:proofErr w:type="spellStart"/>
      <w:r w:rsidRPr="00736DEE">
        <w:rPr>
          <w:rFonts w:ascii="Times New Roman" w:hAnsi="Times New Roman" w:cs="Times New Roman"/>
          <w:sz w:val="24"/>
          <w:szCs w:val="24"/>
        </w:rPr>
        <w:t>Garamszegi</w:t>
      </w:r>
      <w:proofErr w:type="spellEnd"/>
      <w:r w:rsidRPr="00736DEE">
        <w:rPr>
          <w:rFonts w:ascii="Times New Roman" w:hAnsi="Times New Roman" w:cs="Times New Roman"/>
          <w:sz w:val="24"/>
          <w:szCs w:val="24"/>
        </w:rPr>
        <w:t xml:space="preserve"> and Ens 2004). However, data on </w:t>
      </w:r>
      <w:r w:rsidRPr="00736DEE">
        <w:rPr>
          <w:rFonts w:ascii="Times New Roman" w:eastAsia="Times New Roman" w:hAnsi="Times New Roman" w:cs="Times New Roman"/>
          <w:sz w:val="24"/>
          <w:szCs w:val="24"/>
        </w:rPr>
        <w:t>hippocampus volume</w:t>
      </w:r>
      <w:r w:rsidRPr="00736DEE">
        <w:rPr>
          <w:rFonts w:ascii="Times New Roman" w:hAnsi="Times New Roman" w:cs="Times New Roman"/>
          <w:sz w:val="24"/>
          <w:szCs w:val="24"/>
        </w:rPr>
        <w:t xml:space="preserve"> for all bird species are not readily available, which limits the scope of its application. Because lab experimentation was not feasible for the scope of this work, I used the residuals of the brain mass </w:t>
      </w:r>
      <w:r w:rsidRPr="00736DEE">
        <w:rPr>
          <w:rFonts w:ascii="Times New Roman" w:hAnsi="Times New Roman" w:cs="Times New Roman"/>
          <w:sz w:val="24"/>
          <w:szCs w:val="24"/>
        </w:rPr>
        <w:lastRenderedPageBreak/>
        <w:t>to body mass relationship as a proxy for memory. Residuals were chosen over brain size due to the strong correlation between brain size and body size (</w:t>
      </w:r>
      <w:proofErr w:type="spellStart"/>
      <w:r w:rsidRPr="00736DEE">
        <w:rPr>
          <w:rFonts w:ascii="Times New Roman" w:hAnsi="Times New Roman" w:cs="Times New Roman"/>
          <w:sz w:val="24"/>
          <w:szCs w:val="24"/>
        </w:rPr>
        <w:t>Smaers</w:t>
      </w:r>
      <w:proofErr w:type="spellEnd"/>
      <w:r w:rsidRPr="00736DEE">
        <w:rPr>
          <w:rFonts w:ascii="Times New Roman" w:hAnsi="Times New Roman" w:cs="Times New Roman"/>
          <w:sz w:val="24"/>
          <w:szCs w:val="24"/>
        </w:rPr>
        <w:t xml:space="preserve"> et al. 2021). Though not an explicit measure of memory, these residuals have been showed to correlate with individual cognitive capacity under experimental settings (Burns et al. 2008, Benson-Amram et al. 2016), and also relate to food caching in birds (</w:t>
      </w:r>
      <w:proofErr w:type="spellStart"/>
      <w:r w:rsidRPr="00736DEE">
        <w:rPr>
          <w:rFonts w:ascii="Times New Roman" w:hAnsi="Times New Roman" w:cs="Times New Roman"/>
          <w:sz w:val="24"/>
          <w:szCs w:val="24"/>
        </w:rPr>
        <w:t>Garamszegi</w:t>
      </w:r>
      <w:proofErr w:type="spellEnd"/>
      <w:r w:rsidRPr="00736DEE">
        <w:rPr>
          <w:rFonts w:ascii="Times New Roman" w:hAnsi="Times New Roman" w:cs="Times New Roman"/>
          <w:sz w:val="24"/>
          <w:szCs w:val="24"/>
        </w:rPr>
        <w:t xml:space="preserve"> and Ens 2004). Collectively, these lines of evidence support the use of the brain mass to body mass residuals as a robust proxy for memory in birds.</w:t>
      </w:r>
    </w:p>
    <w:p w14:paraId="63EBFB1A" w14:textId="436A6019" w:rsidR="00F7140F" w:rsidRPr="00D95373" w:rsidRDefault="00C64661" w:rsidP="00D95373">
      <w:pPr>
        <w:pStyle w:val="Heading3"/>
        <w:rPr>
          <w:rStyle w:val="Heading5Char"/>
          <w:rFonts w:ascii="Times New Roman" w:eastAsia="SimSun" w:hAnsi="Times New Roman"/>
          <w:bCs w:val="0"/>
          <w:iCs w:val="0"/>
          <w:color w:val="auto"/>
          <w:szCs w:val="28"/>
          <w:rPrChange w:id="198" w:author="sandra cuadros" w:date="2025-05-27T15:04:00Z" w16du:dateUtc="2025-05-27T22:04:00Z">
            <w:rPr>
              <w:rStyle w:val="Heading5Char"/>
              <w:rFonts w:ascii="Times New Roman" w:eastAsia="SimSun" w:hAnsi="Times New Roman"/>
              <w:b/>
              <w:bCs w:val="0"/>
              <w:szCs w:val="28"/>
              <w:lang w:val="en-CA"/>
            </w:rPr>
          </w:rPrChange>
        </w:rPr>
        <w:pPrChange w:id="199" w:author="sandra cuadros" w:date="2025-05-27T15:04:00Z" w16du:dateUtc="2025-05-27T22:04:00Z">
          <w:pPr>
            <w:pStyle w:val="Heading4"/>
            <w:numPr>
              <w:ilvl w:val="0"/>
              <w:numId w:val="0"/>
            </w:numPr>
            <w:tabs>
              <w:tab w:val="left" w:pos="720"/>
            </w:tabs>
            <w:spacing w:before="240" w:after="80" w:line="360" w:lineRule="auto"/>
            <w:ind w:left="0" w:firstLine="0"/>
          </w:pPr>
        </w:pPrChange>
      </w:pPr>
      <w:r w:rsidRPr="00D95373">
        <w:rPr>
          <w:rStyle w:val="Heading5Char"/>
          <w:rFonts w:ascii="Times New Roman" w:eastAsia="SimSun" w:hAnsi="Times New Roman"/>
          <w:bCs w:val="0"/>
          <w:iCs w:val="0"/>
          <w:color w:val="auto"/>
          <w:szCs w:val="28"/>
          <w:rPrChange w:id="200" w:author="sandra cuadros" w:date="2025-05-27T15:04:00Z" w16du:dateUtc="2025-05-27T22:04:00Z">
            <w:rPr>
              <w:rStyle w:val="Heading5Char"/>
              <w:rFonts w:ascii="Times New Roman" w:eastAsia="SimSun" w:hAnsi="Times New Roman"/>
              <w:b/>
              <w:bCs w:val="0"/>
              <w:szCs w:val="28"/>
              <w:lang w:val="en-CA"/>
            </w:rPr>
          </w:rPrChange>
        </w:rPr>
        <w:t xml:space="preserve">2.4.5 </w:t>
      </w:r>
      <w:r w:rsidR="00F7140F" w:rsidRPr="00D95373">
        <w:rPr>
          <w:rStyle w:val="Heading5Char"/>
          <w:rFonts w:ascii="Times New Roman" w:eastAsia="SimSun" w:hAnsi="Times New Roman"/>
          <w:bCs w:val="0"/>
          <w:iCs w:val="0"/>
          <w:color w:val="auto"/>
          <w:szCs w:val="28"/>
          <w:rPrChange w:id="201" w:author="sandra cuadros" w:date="2025-05-27T15:04:00Z" w16du:dateUtc="2025-05-27T22:04:00Z">
            <w:rPr>
              <w:rStyle w:val="Heading5Char"/>
              <w:rFonts w:ascii="Times New Roman" w:eastAsia="SimSun" w:hAnsi="Times New Roman"/>
              <w:b/>
              <w:bCs w:val="0"/>
              <w:szCs w:val="28"/>
              <w:lang w:val="en-CA"/>
            </w:rPr>
          </w:rPrChange>
        </w:rPr>
        <w:t xml:space="preserve">Alternative predictors: Predictability of food sources and food abundance </w:t>
      </w:r>
    </w:p>
    <w:p w14:paraId="6F0CF852" w14:textId="77777777" w:rsidR="00F7140F" w:rsidRPr="00736DEE" w:rsidRDefault="00F7140F" w:rsidP="00CC0C76">
      <w:pPr>
        <w:pStyle w:val="ListParagraph"/>
        <w:spacing w:line="360" w:lineRule="auto"/>
        <w:ind w:left="0" w:firstLine="720"/>
        <w:jc w:val="both"/>
        <w:rPr>
          <w:rFonts w:ascii="Times New Roman" w:hAnsi="Times New Roman" w:cs="Times New Roman"/>
          <w:sz w:val="24"/>
        </w:rPr>
      </w:pPr>
      <w:r w:rsidRPr="00736DEE">
        <w:rPr>
          <w:rFonts w:ascii="Times New Roman" w:hAnsi="Times New Roman" w:cs="Times New Roman"/>
          <w:sz w:val="24"/>
        </w:rPr>
        <w:t xml:space="preserve">Access to regular food sources is a determinant factor on populations fitness. It is not surprising therefore that species that feed on ephemeral food sources tend to exhibit communal roosting behaviour. This can be explained to the fact that their food source is limited and unpredictable, which makes it impossible for these species to defend a territory. Therefore, as proposed by the ICH, sharing information on food sources is especially beneficial for such species. This phenomenon has been observed in species with different feeding strategies. For instance, a study by </w:t>
      </w:r>
      <w:r w:rsidRPr="00736DEE">
        <w:rPr>
          <w:rFonts w:ascii="Times New Roman" w:hAnsi="Times New Roman" w:cs="Times New Roman"/>
          <w:sz w:val="24"/>
        </w:rPr>
        <w:fldChar w:fldCharType="begin"/>
      </w:r>
      <w:r w:rsidRPr="00736DEE">
        <w:rPr>
          <w:rFonts w:ascii="Times New Roman" w:hAnsi="Times New Roman" w:cs="Times New Roman"/>
          <w:sz w:val="24"/>
        </w:rPr>
        <w:instrText xml:space="preserve"> ADDIN ZOTERO_ITEM CSL_CITATION {"citationID":"1azgPvmH","properties":{"formattedCitation":"(Farquhar et al., 2018)","plainCitation":"(Farquhar et al., 2018)","noteIndex":0},"citationItems":[{"id":656,"uris":["http://zotero.org/users/6254983/items/HWBG8Y57"],"itemData":{"id":656,"type":"article-journal","abstract":"One proposed advantage of communal roosting in birds is a reduction in the costs of thermoregulation. As thermoregulatory benefits are directly linked to the distance between roosting birds, we examined whether temperature is related to inter‐bird spacing in roosting chimney swifts\n              Chaetura pelagica\n              . To test the hypothesis that huddling is used to reduce the costs of thermoregulation, we predicted that swifts would cluster more at colder temperatures. We mounted an all‐weather camera atop a 61 m tall industrial masonry chimney, one of the largest swift roosts in the study region. We deployed temperature loggers inside the chimney and obtained ambient air temperature from a nearby weather station. From 16 May–24 July 2013, we captured hourly images of the positions of roosting swifts at night. We used image analysis software to mark the angular positions of all roosting swifts, and calculated mean angles of orientation (preferred direction) inside the roost and the circular variance (i.e. the concentration of swifts around the mean angle). We used a Gamma regression to relate temperature inside and outside the roost to the clustering of swifts around the mean angle for 3 time periods (pre‐nesting, nesting, and post‐nesting). Converse to our prediction, swifts were closer together when ambient air temperatures were warmer in all periods (pre‐nesting (p &lt; 0.001, n = 168), nesting (p &lt; 0.001, n = 224), and post‐nesting (p &lt; 0.001, n = 135)). Our findings suggest that swifts do not increase clustering intensity in response to colder temperatures, but instead they increase clustering intensity in response to the warmest ambient temperatures. This likely a metabolic response to reduced prey availability at higher temperatures and/or an attempt to reduce evaporative water loss. We suggest clustering may be used by chimney swifts as an energy saving mechanism during periods of lowered food availability.","container-title":"Journal of Avian Biology","DOI":"10.1111/jav.01754","ISSN":"0908-8857, 1600-048X","issue":"8","journalAbbreviation":"Journal of Avian Biology","language":"en","page":"e01754","source":"DOI.org (Crossref)","title":"High ambient temperatures induce aggregations of chimney swifts &lt;i&gt;Chaetura pelagica&lt;/i&gt; inside a roost","volume":"49","author":[{"family":"Farquhar","given":"Melanie L."},{"family":"Morin","given":"Annie"},{"family":"Nocera","given":"Joseph J."}],"issued":{"date-parts":[["2018",8]]}}}],"schema":"https://github.com/citation-style-language/schema/raw/master/csl-citation.json"} </w:instrText>
      </w:r>
      <w:r w:rsidRPr="00736DEE">
        <w:rPr>
          <w:rFonts w:ascii="Times New Roman" w:hAnsi="Times New Roman" w:cs="Times New Roman"/>
          <w:sz w:val="24"/>
        </w:rPr>
        <w:fldChar w:fldCharType="separate"/>
      </w:r>
      <w:r w:rsidRPr="00736DEE">
        <w:rPr>
          <w:rFonts w:ascii="Times New Roman" w:hAnsi="Times New Roman" w:cs="Times New Roman"/>
          <w:sz w:val="24"/>
        </w:rPr>
        <w:t>(Farquhar et al., 2018)</w:t>
      </w:r>
      <w:r w:rsidRPr="00736DEE">
        <w:rPr>
          <w:rFonts w:ascii="Times New Roman" w:hAnsi="Times New Roman" w:cs="Times New Roman"/>
          <w:sz w:val="24"/>
        </w:rPr>
        <w:fldChar w:fldCharType="end"/>
      </w:r>
      <w:r w:rsidRPr="00736DEE">
        <w:rPr>
          <w:rFonts w:ascii="Times New Roman" w:hAnsi="Times New Roman" w:cs="Times New Roman"/>
          <w:sz w:val="24"/>
        </w:rPr>
        <w:t xml:space="preserve"> showed that the increase in probability in communal roosting (huddling) of Chimney swifts (</w:t>
      </w:r>
      <w:r w:rsidRPr="00736DEE">
        <w:rPr>
          <w:rFonts w:ascii="Times New Roman" w:hAnsi="Times New Roman" w:cs="Times New Roman"/>
          <w:i/>
          <w:iCs/>
          <w:sz w:val="24"/>
        </w:rPr>
        <w:t xml:space="preserve">Chaetura </w:t>
      </w:r>
      <w:proofErr w:type="spellStart"/>
      <w:r w:rsidRPr="00736DEE">
        <w:rPr>
          <w:rFonts w:ascii="Times New Roman" w:hAnsi="Times New Roman" w:cs="Times New Roman"/>
          <w:i/>
          <w:iCs/>
          <w:sz w:val="24"/>
        </w:rPr>
        <w:t>pelagica</w:t>
      </w:r>
      <w:proofErr w:type="spellEnd"/>
      <w:r w:rsidRPr="00736DEE">
        <w:rPr>
          <w:rFonts w:ascii="Times New Roman" w:hAnsi="Times New Roman" w:cs="Times New Roman"/>
          <w:sz w:val="24"/>
        </w:rPr>
        <w:t>) was associated to higher temperatures, which was correlated to lower prey availability. Similarly, Brown &amp; Brown (1996) showed that cliff swallows (</w:t>
      </w:r>
      <w:proofErr w:type="spellStart"/>
      <w:r w:rsidRPr="00736DEE">
        <w:rPr>
          <w:rFonts w:ascii="Times New Roman" w:hAnsi="Times New Roman" w:cs="Times New Roman"/>
          <w:i/>
          <w:iCs/>
          <w:sz w:val="24"/>
        </w:rPr>
        <w:t>Petrochelidon</w:t>
      </w:r>
      <w:proofErr w:type="spellEnd"/>
      <w:r w:rsidRPr="00736DEE">
        <w:rPr>
          <w:rFonts w:ascii="Times New Roman" w:hAnsi="Times New Roman" w:cs="Times New Roman"/>
          <w:i/>
          <w:iCs/>
          <w:sz w:val="24"/>
        </w:rPr>
        <w:t xml:space="preserve"> </w:t>
      </w:r>
      <w:proofErr w:type="spellStart"/>
      <w:r w:rsidRPr="00736DEE">
        <w:rPr>
          <w:rFonts w:ascii="Times New Roman" w:hAnsi="Times New Roman" w:cs="Times New Roman"/>
          <w:i/>
          <w:iCs/>
          <w:sz w:val="24"/>
        </w:rPr>
        <w:t>pyrrhonota</w:t>
      </w:r>
      <w:proofErr w:type="spellEnd"/>
      <w:r w:rsidRPr="00736DEE">
        <w:rPr>
          <w:rFonts w:ascii="Times New Roman" w:hAnsi="Times New Roman" w:cs="Times New Roman"/>
          <w:sz w:val="24"/>
        </w:rPr>
        <w:t>) tend to form large aggregations near ephemeral but abundant insect patches. Predictability of food sources expands beyond the nature of the trophic guild itself and suggests that for example, for a given scavenger species, if their food source is predictable (e.g., dumpsites), the need to exhibit communal roosting might decrease. Yet, using opportunistic more reliable food sources has seldom evolved in geologic timescales. Thus, while some plasticity of CRB may be observed in recent years for some species, the origin of the behaviour or lack thereof cannot be attributed to these human-induced scenarios.</w:t>
      </w:r>
    </w:p>
    <w:p w14:paraId="5F9F66DC" w14:textId="77777777" w:rsidR="00F7140F" w:rsidRPr="00736DEE" w:rsidRDefault="00F7140F" w:rsidP="00E047A5">
      <w:pPr>
        <w:pStyle w:val="ListParagraph"/>
        <w:spacing w:line="360" w:lineRule="auto"/>
        <w:ind w:left="0"/>
        <w:jc w:val="both"/>
        <w:rPr>
          <w:rFonts w:ascii="Times New Roman" w:hAnsi="Times New Roman" w:cs="Times New Roman"/>
          <w:sz w:val="24"/>
        </w:rPr>
      </w:pPr>
    </w:p>
    <w:p w14:paraId="0139F68B" w14:textId="77777777" w:rsidR="00F7140F" w:rsidRPr="00736DEE" w:rsidRDefault="00F7140F" w:rsidP="00CC0C76">
      <w:pPr>
        <w:spacing w:line="360" w:lineRule="auto"/>
        <w:ind w:firstLine="720"/>
        <w:jc w:val="both"/>
        <w:rPr>
          <w:rFonts w:ascii="Times New Roman" w:hAnsi="Times New Roman" w:cs="Times New Roman"/>
          <w:sz w:val="24"/>
        </w:rPr>
      </w:pPr>
      <w:r w:rsidRPr="00736DEE">
        <w:rPr>
          <w:rFonts w:ascii="Times New Roman" w:hAnsi="Times New Roman" w:cs="Times New Roman"/>
          <w:sz w:val="24"/>
        </w:rPr>
        <w:t xml:space="preserve">Similarly, food abundance may have an effect on CRB. A wider amount of available food sources effectively means less need to defend a territory. From a cost-benefit perspective, greater abundance of food sources means there are more benefits of sharing location of food sources than defending a territory for a widely available resource (as long as all individuals can access the resource). For example, it has been documented that food availability may induce communal roosting behaviour in highly territorial species (Great-Horned Owl). This is because high availability of food in a farm location makes it easy for everyone to access resources without the </w:t>
      </w:r>
      <w:r w:rsidRPr="00736DEE">
        <w:rPr>
          <w:rFonts w:ascii="Times New Roman" w:hAnsi="Times New Roman" w:cs="Times New Roman"/>
          <w:sz w:val="24"/>
        </w:rPr>
        <w:lastRenderedPageBreak/>
        <w:t>need to compete for it (</w:t>
      </w:r>
      <w:r w:rsidRPr="00736DEE">
        <w:rPr>
          <w:rFonts w:ascii="Times New Roman" w:hAnsi="Times New Roman" w:cs="Times New Roman"/>
          <w:sz w:val="24"/>
        </w:rPr>
        <w:fldChar w:fldCharType="begin"/>
      </w:r>
      <w:r w:rsidRPr="00736DEE">
        <w:rPr>
          <w:rFonts w:ascii="Times New Roman" w:hAnsi="Times New Roman" w:cs="Times New Roman"/>
          <w:sz w:val="24"/>
        </w:rPr>
        <w:instrText xml:space="preserve"> ADDIN ZOTERO_ITEM CSL_CITATION {"citationID":"FQSo5nAU","properties":{"formattedCitation":"(Robinson &amp; Davis, 2014)","plainCitation":"(Robinson &amp; Davis, 2014)","noteIndex":0},"citationItems":[{"id":264,"uris":["http://zotero.org/users/6254983/items/LS73YS2Y"],"itemData":{"id":264,"type":"article-journal","container-title":"Journal of Raptor Research","DOI":"10.3356/JRR-13-47.1","ISSN":"0892-1016, 2162-4569","issue":"1","journalAbbreviation":"Journal of Raptor Research","language":"en","page":"88-89","source":"DOI.org (Crossref)","title":"A Communal Roosting of the Great Horned Owl ( &lt;i&gt;Bubo virginianus&lt;/i&gt; )","volume":"48","author":[{"family":"Robinson","given":"Bryce"},{"family":"Davis","given":"Caitlin"}],"issued":{"date-parts":[["2014",3]]}}}],"schema":"https://github.com/citation-style-language/schema/raw/master/csl-citation.json"} </w:instrText>
      </w:r>
      <w:r w:rsidRPr="00736DEE">
        <w:rPr>
          <w:rFonts w:ascii="Times New Roman" w:hAnsi="Times New Roman" w:cs="Times New Roman"/>
          <w:sz w:val="24"/>
        </w:rPr>
        <w:fldChar w:fldCharType="separate"/>
      </w:r>
      <w:r w:rsidRPr="00736DEE">
        <w:rPr>
          <w:rFonts w:ascii="Times New Roman" w:hAnsi="Times New Roman" w:cs="Times New Roman"/>
          <w:sz w:val="24"/>
        </w:rPr>
        <w:t>(Robinson &amp; Davis, 2014)</w:t>
      </w:r>
      <w:r w:rsidRPr="00736DEE">
        <w:rPr>
          <w:rFonts w:ascii="Times New Roman" w:hAnsi="Times New Roman" w:cs="Times New Roman"/>
          <w:sz w:val="24"/>
        </w:rPr>
        <w:fldChar w:fldCharType="end"/>
      </w:r>
      <w:r w:rsidRPr="00736DEE">
        <w:rPr>
          <w:rFonts w:ascii="Times New Roman" w:hAnsi="Times New Roman" w:cs="Times New Roman"/>
          <w:sz w:val="24"/>
        </w:rPr>
        <w:t xml:space="preserve">.  One could argue that a greater amount of food resources may mean less need to communal roost since the food is available for everyone. This may hold true to some extent, in which case perhaps communal roosting is favored only after a threshold is reached in which every individual has enough access to the resource (e.g., </w:t>
      </w:r>
      <w:r w:rsidRPr="00736DEE">
        <w:rPr>
          <w:rFonts w:ascii="Times New Roman" w:hAnsi="Times New Roman" w:cs="Times New Roman"/>
          <w:sz w:val="24"/>
        </w:rPr>
        <w:fldChar w:fldCharType="begin"/>
      </w:r>
      <w:r w:rsidRPr="00736DEE">
        <w:rPr>
          <w:rFonts w:ascii="Times New Roman" w:hAnsi="Times New Roman" w:cs="Times New Roman"/>
          <w:sz w:val="24"/>
        </w:rPr>
        <w:instrText xml:space="preserve"> ADDIN ZOTERO_ITEM CSL_CITATION {"citationID":"4zSyaG9X","properties":{"formattedCitation":"(Buckley, 1997)","plainCitation":"(Buckley, 1997)","dontUpdate":true,"noteIndex":0},"citationItems":[{"id":689,"uris":["http://zotero.org/users/6254983/items/BNQCEQ8E"],"itemData":{"id":689,"type":"article-journal","container-title":"The American Naturalist","DOI":"10.1086/286040","ISSN":"0003-0147, 1537-5323","issue":"6","journalAbbreviation":"The American Naturalist","language":"en","page":"1091-1112","source":"DOI.org (Crossref)","title":"Spatial‐Concentration Effects and the Importance of Local Enhancement in the Evolution of Colonial Breeding in Seabirds","volume":"149","author":[{"family":"Buckley","given":"Neil J."}],"issued":{"date-parts":[["1997",6]]}}}],"schema":"https://github.com/citation-style-language/schema/raw/master/csl-citation.json"} </w:instrText>
      </w:r>
      <w:r w:rsidRPr="00736DEE">
        <w:rPr>
          <w:rFonts w:ascii="Times New Roman" w:hAnsi="Times New Roman" w:cs="Times New Roman"/>
          <w:sz w:val="24"/>
        </w:rPr>
        <w:fldChar w:fldCharType="separate"/>
      </w:r>
      <w:r w:rsidRPr="00736DEE">
        <w:rPr>
          <w:rFonts w:ascii="Times New Roman" w:hAnsi="Times New Roman" w:cs="Times New Roman"/>
          <w:sz w:val="24"/>
        </w:rPr>
        <w:t>Buckley, 1997)</w:t>
      </w:r>
      <w:r w:rsidRPr="00736DEE">
        <w:rPr>
          <w:rFonts w:ascii="Times New Roman" w:hAnsi="Times New Roman" w:cs="Times New Roman"/>
          <w:sz w:val="24"/>
        </w:rPr>
        <w:fldChar w:fldCharType="end"/>
      </w:r>
      <w:r w:rsidRPr="00736DEE">
        <w:rPr>
          <w:rFonts w:ascii="Times New Roman" w:hAnsi="Times New Roman" w:cs="Times New Roman"/>
          <w:sz w:val="24"/>
        </w:rPr>
        <w:t xml:space="preserve">, and in which case communal roosting may be bringing other benefits than information sharing (e.g., a quadratic relationship). A comprehensive review was done by </w:t>
      </w:r>
      <w:r w:rsidRPr="00736DEE">
        <w:rPr>
          <w:rFonts w:ascii="Times New Roman" w:hAnsi="Times New Roman" w:cs="Times New Roman"/>
          <w:sz w:val="24"/>
        </w:rPr>
        <w:fldChar w:fldCharType="begin"/>
      </w:r>
      <w:r w:rsidRPr="00736DEE">
        <w:rPr>
          <w:rFonts w:ascii="Times New Roman" w:hAnsi="Times New Roman" w:cs="Times New Roman"/>
          <w:sz w:val="24"/>
        </w:rPr>
        <w:instrText xml:space="preserve"> ADDIN ZOTERO_ITEM CSL_CITATION {"citationID":"iyAfYTSA","properties":{"formattedCitation":"(Kohles et al., 2022)","plainCitation":"(Kohles et al., 2022)","dontUpdate":true,"noteIndex":0},"citationItems":[{"id":690,"uris":["http://zotero.org/users/6254983/items/I5CC8QP4"],"itemData":{"id":690,"type":"article-journal","abstract":"ABSTRACT\n            Environmental variability poses a range of challenges to foraging animals trying to meet their energetic needs. Where food patches are unpredictable but shareable, animals can use social information to locate patches more efficiently or reliably. However, resource unpredictability can be heterogeneous and complex. The behavioural strategies animals employ to exploit such resources also vary, particularly if, when, and where animals use available social information. We reviewed the literature on social information use by foraging animals and developed a novel framework that integrates four elements – (1) food resource persistence; (2) the relative value of social information use; (3) behavioural context (opportunistic or coordinated); and (4) location of social information use – to predict and characterize four strategies of social information use – (1) local enhancement; (2) group facilitation; (3) following; and (4) recruitment. We validated our framework by systematically reviewing the growing empirical literature on social foraging in bats, an ideal model taxon because they exhibit extreme diversity in ecological niche and experience low predation risk while foraging but function at high energy expenditures, which selects for efficient foraging behaviours. Our framework's predictions agreed with the observed natural behaviour of bats and identified key knowledge gaps for future studies. Recent advancements in technology, methods, and analysis will facilitate additional studies in bats and other taxa to further test the framework and our conception of the ecological and evolutionary forces driving social information use. Understanding the links between food distribution, social information use, and foraging behaviour will help elucidate social interactions, group structure, and the evolution of sociality for species across the animal kingdom.","container-title":"Biological Reviews","DOI":"10.1111/brv.12881","ISSN":"1464-7931, 1469-185X","issue":"6","journalAbbreviation":"Biological Reviews","language":"en","page":"2039-2056","source":"DOI.org (Crossref)","title":"A conceptual framework to predict social information use based on food ephemerality and individual resource requirements","volume":"97","author":[{"family":"Kohles","given":"Jenna E."},{"family":"O'Mara","given":"M. Teague"},{"family":"Dechmann","given":"Dina K. N."}],"issued":{"date-parts":[["2022",12]]}}}],"schema":"https://github.com/citation-style-language/schema/raw/master/csl-citation.json"} </w:instrText>
      </w:r>
      <w:r w:rsidRPr="00736DEE">
        <w:rPr>
          <w:rFonts w:ascii="Times New Roman" w:hAnsi="Times New Roman" w:cs="Times New Roman"/>
          <w:sz w:val="24"/>
        </w:rPr>
        <w:fldChar w:fldCharType="separate"/>
      </w:r>
      <w:r w:rsidRPr="00736DEE">
        <w:rPr>
          <w:rFonts w:ascii="Times New Roman" w:hAnsi="Times New Roman" w:cs="Times New Roman"/>
          <w:sz w:val="24"/>
        </w:rPr>
        <w:t>Kohles et al. (2022)</w:t>
      </w:r>
      <w:r w:rsidRPr="00736DEE">
        <w:rPr>
          <w:rFonts w:ascii="Times New Roman" w:hAnsi="Times New Roman" w:cs="Times New Roman"/>
          <w:sz w:val="24"/>
        </w:rPr>
        <w:fldChar w:fldCharType="end"/>
      </w:r>
      <w:r w:rsidRPr="00736DEE">
        <w:rPr>
          <w:rFonts w:ascii="Times New Roman" w:hAnsi="Times New Roman" w:cs="Times New Roman"/>
          <w:sz w:val="24"/>
        </w:rPr>
        <w:t xml:space="preserve"> and they propose a framework in which social information benefits can be tested as a function of the type or abundance and predictability of resource that was tested on bats. This framework may be useful to test birds’ sociality in the same fashion to complement my research.</w:t>
      </w:r>
    </w:p>
    <w:p w14:paraId="27B3E633" w14:textId="77777777" w:rsidR="00F7140F" w:rsidRPr="00736DEE" w:rsidRDefault="00F7140F" w:rsidP="00D70E63">
      <w:pPr>
        <w:spacing w:line="360" w:lineRule="auto"/>
        <w:jc w:val="both"/>
        <w:rPr>
          <w:rFonts w:ascii="Times New Roman" w:hAnsi="Times New Roman" w:cs="Times New Roman"/>
          <w:sz w:val="24"/>
        </w:rPr>
      </w:pPr>
    </w:p>
    <w:p w14:paraId="3B92F2BE" w14:textId="77777777" w:rsidR="00F7140F" w:rsidRPr="00736DEE" w:rsidRDefault="00F7140F" w:rsidP="00CC0C76">
      <w:pPr>
        <w:spacing w:line="360" w:lineRule="auto"/>
        <w:ind w:firstLine="720"/>
        <w:jc w:val="both"/>
        <w:rPr>
          <w:rFonts w:ascii="Times New Roman" w:hAnsi="Times New Roman" w:cs="Times New Roman"/>
          <w:sz w:val="24"/>
        </w:rPr>
      </w:pPr>
      <w:r w:rsidRPr="00736DEE">
        <w:rPr>
          <w:rFonts w:ascii="Times New Roman" w:hAnsi="Times New Roman" w:cs="Times New Roman"/>
          <w:sz w:val="24"/>
        </w:rPr>
        <w:t xml:space="preserve">Noteworthy, ambient temperature seems to be an important predictor variable as well, where CRB might be beneficial during the winter in higher latitudes for temperature regulation. For instance, when there is food scarcity, communal roosting might be induced as a way to reduce heat loss </w:t>
      </w:r>
      <w:r w:rsidRPr="00736DEE">
        <w:rPr>
          <w:rFonts w:ascii="Times New Roman" w:hAnsi="Times New Roman" w:cs="Times New Roman"/>
          <w:sz w:val="24"/>
        </w:rPr>
        <w:fldChar w:fldCharType="begin"/>
      </w:r>
      <w:r w:rsidRPr="00736DEE">
        <w:rPr>
          <w:rFonts w:ascii="Times New Roman" w:hAnsi="Times New Roman" w:cs="Times New Roman"/>
          <w:sz w:val="24"/>
        </w:rPr>
        <w:instrText xml:space="preserve"> ADDIN ZOTERO_ITEM CSL_CITATION {"citationID":"nWF9M4Tf","properties":{"formattedCitation":"(Lubbe et al., 2018)","plainCitation":"(Lubbe et al., 2018)","noteIndex":0},"citationItems":[{"id":658,"uris":["http://zotero.org/users/6254983/items/3B6LSNZP"],"itemData":{"id":658,"type":"article-journal","container-title":"Ostrich","DOI":"10.2989/00306525.2018.1538061","ISSN":"0030-6525, 1727-947X","issue":"4","journalAbbreviation":"Ostrich","language":"en","page":"347-354","source":"DOI.org (Crossref)","title":"The energetic significance of communal roosting and insulated roost nests in a small arid-zone passerine","volume":"89","author":[{"family":"Lubbe","given":"Nevanya"},{"family":"Czenze","given":"Zenon J"},{"family":"Noakes","given":"Matthew J"},{"family":"McKechnie","given":"Andrew E"}],"issued":{"date-parts":[["2018",10,2]]}}}],"schema":"https://github.com/citation-style-language/schema/raw/master/csl-citation.json"} </w:instrText>
      </w:r>
      <w:r w:rsidRPr="00736DEE">
        <w:rPr>
          <w:rFonts w:ascii="Times New Roman" w:hAnsi="Times New Roman" w:cs="Times New Roman"/>
          <w:sz w:val="24"/>
        </w:rPr>
        <w:fldChar w:fldCharType="separate"/>
      </w:r>
      <w:r w:rsidRPr="00736DEE">
        <w:rPr>
          <w:rFonts w:ascii="Times New Roman" w:hAnsi="Times New Roman" w:cs="Times New Roman"/>
          <w:sz w:val="24"/>
        </w:rPr>
        <w:t>(Lubbe et al., 2018)</w:t>
      </w:r>
      <w:r w:rsidRPr="00736DEE">
        <w:rPr>
          <w:rFonts w:ascii="Times New Roman" w:hAnsi="Times New Roman" w:cs="Times New Roman"/>
          <w:sz w:val="24"/>
        </w:rPr>
        <w:fldChar w:fldCharType="end"/>
      </w:r>
      <w:r w:rsidRPr="00736DEE">
        <w:rPr>
          <w:rFonts w:ascii="Times New Roman" w:hAnsi="Times New Roman" w:cs="Times New Roman"/>
          <w:sz w:val="24"/>
        </w:rPr>
        <w:t xml:space="preserve">. Hence, food availability may also be confounded with ambient temperature. While it is possible that in these scenarios, the evolution of CRB could be driven by environmental rather than biological factors, the likelihood is low given that habitats have been subject to dramatic climate variabilities in the last 10 000 years </w:t>
      </w:r>
      <w:r w:rsidRPr="00736DEE">
        <w:rPr>
          <w:rFonts w:ascii="Times New Roman" w:hAnsi="Times New Roman" w:cs="Times New Roman"/>
          <w:sz w:val="24"/>
        </w:rPr>
        <w:fldChar w:fldCharType="begin"/>
      </w:r>
      <w:r w:rsidRPr="00736DEE">
        <w:rPr>
          <w:rFonts w:ascii="Times New Roman" w:hAnsi="Times New Roman" w:cs="Times New Roman"/>
          <w:sz w:val="24"/>
        </w:rPr>
        <w:instrText xml:space="preserve"> ADDIN ZOTERO_ITEM CSL_CITATION {"citationID":"fYgizQIg","properties":{"formattedCitation":"(Alley &amp; Agustsdottir, 2005)","plainCitation":"(Alley &amp; Agustsdottir, 2005)","noteIndex":0},"citationItems":[{"id":670,"uris":["http://zotero.org/users/6254983/items/W8QSII6H"],"itemData":{"id":670,"type":"article-journal","container-title":"Quaternary Science Reviews","DOI":"10.1016/j.quascirev.2004.12.004","ISSN":"02773791","issue":"10-11","journalAbbreviation":"Quaternary Science Reviews","language":"en","license":"https://www.elsevier.com/tdm/userlicense/1.0/","page":"1123-1149","source":"DOI.org (Crossref)","title":"The 8k event: cause and consequences of a major Holocene abrupt climate change","title-short":"The 8k event","volume":"24","author":[{"family":"Alley","given":"R"},{"family":"Agustsdottir","given":"A"}],"issued":{"date-parts":[["2005",5]]}}}],"schema":"https://github.com/citation-style-language/schema/raw/master/csl-citation.json"} </w:instrText>
      </w:r>
      <w:r w:rsidRPr="00736DEE">
        <w:rPr>
          <w:rFonts w:ascii="Times New Roman" w:hAnsi="Times New Roman" w:cs="Times New Roman"/>
          <w:sz w:val="24"/>
        </w:rPr>
        <w:fldChar w:fldCharType="separate"/>
      </w:r>
      <w:r w:rsidRPr="00736DEE">
        <w:rPr>
          <w:rFonts w:ascii="Times New Roman" w:hAnsi="Times New Roman" w:cs="Times New Roman"/>
          <w:sz w:val="24"/>
        </w:rPr>
        <w:t>(Alley &amp; Agustsdottir, 2005)</w:t>
      </w:r>
      <w:r w:rsidRPr="00736DEE">
        <w:rPr>
          <w:rFonts w:ascii="Times New Roman" w:hAnsi="Times New Roman" w:cs="Times New Roman"/>
          <w:sz w:val="24"/>
        </w:rPr>
        <w:fldChar w:fldCharType="end"/>
      </w:r>
      <w:r w:rsidRPr="00736DEE">
        <w:rPr>
          <w:rFonts w:ascii="Times New Roman" w:hAnsi="Times New Roman" w:cs="Times New Roman"/>
          <w:sz w:val="24"/>
        </w:rPr>
        <w:t>, so we cannot assume that current environmental conditions drove the evolution of CRB in species seen today.</w:t>
      </w:r>
    </w:p>
    <w:p w14:paraId="0F773B8E" w14:textId="77777777" w:rsidR="00F7140F" w:rsidRPr="00736DEE" w:rsidRDefault="00F7140F" w:rsidP="00E047A5">
      <w:pPr>
        <w:pStyle w:val="ListParagraph"/>
        <w:spacing w:line="360" w:lineRule="auto"/>
        <w:ind w:left="0" w:firstLine="720"/>
        <w:jc w:val="both"/>
        <w:rPr>
          <w:rFonts w:ascii="Times New Roman" w:hAnsi="Times New Roman" w:cs="Times New Roman"/>
          <w:sz w:val="24"/>
        </w:rPr>
      </w:pPr>
    </w:p>
    <w:p w14:paraId="6C346E2E" w14:textId="77777777" w:rsidR="00F7140F" w:rsidRPr="00736DEE" w:rsidRDefault="00F7140F" w:rsidP="00E047A5">
      <w:pPr>
        <w:pStyle w:val="ListParagraph"/>
        <w:spacing w:line="360" w:lineRule="auto"/>
        <w:ind w:left="0" w:firstLine="720"/>
        <w:jc w:val="both"/>
        <w:rPr>
          <w:rFonts w:ascii="Times New Roman" w:eastAsia="Times New Roman" w:hAnsi="Times New Roman" w:cs="Times New Roman"/>
          <w:sz w:val="24"/>
          <w:szCs w:val="24"/>
        </w:rPr>
      </w:pPr>
      <w:r w:rsidRPr="00736DEE">
        <w:rPr>
          <w:rFonts w:ascii="Times New Roman" w:eastAsia="Times New Roman" w:hAnsi="Times New Roman" w:cs="Times New Roman"/>
          <w:sz w:val="24"/>
          <w:szCs w:val="24"/>
        </w:rPr>
        <w:t>Finally, while communal roosting has most likely evolved to increase foraging efficiency in flock-living birds (</w:t>
      </w:r>
      <w:proofErr w:type="spellStart"/>
      <w:r w:rsidRPr="00736DEE">
        <w:rPr>
          <w:rFonts w:ascii="Times New Roman" w:hAnsi="Times New Roman" w:cs="Times New Roman"/>
          <w:sz w:val="24"/>
        </w:rPr>
        <w:t>Sonerud</w:t>
      </w:r>
      <w:proofErr w:type="spellEnd"/>
      <w:r w:rsidRPr="00736DEE">
        <w:rPr>
          <w:rFonts w:ascii="Times New Roman" w:hAnsi="Times New Roman" w:cs="Times New Roman"/>
          <w:sz w:val="24"/>
        </w:rPr>
        <w:t xml:space="preserve"> et al., 2002)</w:t>
      </w:r>
      <w:r w:rsidRPr="00736DEE">
        <w:rPr>
          <w:rFonts w:ascii="Times New Roman" w:eastAsia="Times New Roman" w:hAnsi="Times New Roman" w:cs="Times New Roman"/>
          <w:sz w:val="24"/>
          <w:szCs w:val="24"/>
        </w:rPr>
        <w:t xml:space="preserve">, we cannot discard that the behaviour has been maintained because it also may decrease predation risk </w:t>
      </w:r>
      <w:r w:rsidRPr="00736DEE">
        <w:rPr>
          <w:rFonts w:ascii="Times New Roman" w:eastAsia="Times New Roman" w:hAnsi="Times New Roman" w:cs="Times New Roman"/>
          <w:sz w:val="24"/>
          <w:szCs w:val="24"/>
        </w:rPr>
        <w:fldChar w:fldCharType="begin"/>
      </w:r>
      <w:r w:rsidRPr="00736DEE">
        <w:rPr>
          <w:rFonts w:ascii="Times New Roman" w:eastAsia="Times New Roman" w:hAnsi="Times New Roman" w:cs="Times New Roman"/>
          <w:sz w:val="24"/>
          <w:szCs w:val="24"/>
        </w:rPr>
        <w:instrText xml:space="preserve"> ADDIN ZOTERO_ITEM CSL_CITATION {"citationID":"bKuCbNKH","properties":{"formattedCitation":"(Gilbert et al., 2010)","plainCitation":"(Gilbert et al., 2010)","noteIndex":0},"citationItems":[{"id":655,"uris":["http://zotero.org/users/6254983/items/KMSCVAJT"],"itemData":{"id":655,"type":"article-journal","abstract":"Huddling can be defined as “an active and close aggregation of animals”. It is a cooperative group behaviour, permitting individuals involved in social thermoregulation to minimize heat loss and thereby lower their energy expenditure, and possibly allowing them to reallocate the saved energy to other functions such as growth or reproduction. Huddling is especially important in the case of animals faced with high heat loss due to a high surface‐to‐volume ratio, poor insulation, or living in cold environments. Although numerous experimental studies have focused on the huddling behaviour of a wide range of species, to our knowledge, this is the first attempt to review the various implications of this widely used behavioural strategy.\n            Huddling allows individuals to maximise energy savings by (1) decreasing their cold‐exposed body surface area, (2) reducing their heat loss through warming of ambient temperatures surrounding the group, and (3) eventually lowering their body temperature through physiological processes. Huddling provides substantial energy savings and is estimated to reduce energy expenditure by between 6 and 53%. Broad variations in the energetic benefits of huddling depend on the number of individuals and species involved in huddles, the ambient temperatures to which individuals are exposed and the density of the aggregations. It has been shown that huddling individuals have increased survival, a lower food intake, a decreased body mass loss, increased growth rate, reduced water loss, and/or a more constant body temperature together with a significant reduction in metabolic rate. Though huddling has been studied widely, this review reveals the intricacies of this adaptive behaviour.","container-title":"Biological Reviews","DOI":"10.1111/j.1469-185X.2009.00115.x","ISSN":"1464-7931, 1469-185X","issue":"3","journalAbbreviation":"Biological Reviews","language":"en","page":"545-569","source":"DOI.org (Crossref)","title":"One for all and all for one: the energetic benefits of huddling in endotherms","title-short":"One for all and all for one","volume":"85","author":[{"family":"Gilbert","given":"Caroline"},{"family":"McCafferty","given":"Dominic"},{"family":"Le Maho","given":"Yvon"},{"family":"Martrette","given":"Jean‐Marc"},{"family":"Giroud","given":"Sylvain"},{"family":"Blanc","given":"Stéphane"},{"family":"Ancel","given":"André"}],"issued":{"date-parts":[["2010",8]]}}}],"schema":"https://github.com/citation-style-language/schema/raw/master/csl-citation.json"} </w:instrText>
      </w:r>
      <w:r w:rsidRPr="00736DEE">
        <w:rPr>
          <w:rFonts w:ascii="Times New Roman" w:eastAsia="Times New Roman" w:hAnsi="Times New Roman" w:cs="Times New Roman"/>
          <w:sz w:val="24"/>
          <w:szCs w:val="24"/>
        </w:rPr>
        <w:fldChar w:fldCharType="separate"/>
      </w:r>
      <w:r w:rsidRPr="00736DEE">
        <w:rPr>
          <w:rFonts w:ascii="Times New Roman" w:hAnsi="Times New Roman" w:cs="Times New Roman"/>
          <w:sz w:val="24"/>
        </w:rPr>
        <w:t>(Gilbert et al., 2010)</w:t>
      </w:r>
      <w:r w:rsidRPr="00736DEE">
        <w:rPr>
          <w:rFonts w:ascii="Times New Roman" w:eastAsia="Times New Roman" w:hAnsi="Times New Roman" w:cs="Times New Roman"/>
          <w:sz w:val="24"/>
          <w:szCs w:val="24"/>
        </w:rPr>
        <w:fldChar w:fldCharType="end"/>
      </w:r>
      <w:r w:rsidRPr="00736DEE">
        <w:rPr>
          <w:rFonts w:ascii="Times New Roman" w:eastAsia="Times New Roman" w:hAnsi="Times New Roman" w:cs="Times New Roman"/>
          <w:sz w:val="24"/>
          <w:szCs w:val="24"/>
        </w:rPr>
        <w:t xml:space="preserve">, thermal stress (e.g., </w:t>
      </w:r>
      <w:r w:rsidRPr="00736DEE">
        <w:rPr>
          <w:rFonts w:ascii="Times New Roman" w:eastAsia="Times New Roman" w:hAnsi="Times New Roman" w:cs="Times New Roman"/>
          <w:sz w:val="24"/>
          <w:szCs w:val="24"/>
        </w:rPr>
        <w:fldChar w:fldCharType="begin"/>
      </w:r>
      <w:r w:rsidRPr="00736DEE">
        <w:rPr>
          <w:rFonts w:ascii="Times New Roman" w:eastAsia="Times New Roman" w:hAnsi="Times New Roman" w:cs="Times New Roman"/>
          <w:sz w:val="24"/>
          <w:szCs w:val="24"/>
        </w:rPr>
        <w:instrText xml:space="preserve"> ADDIN ZOTERO_ITEM CSL_CITATION {"citationID":"hlEp1X4H","properties":{"formattedCitation":"(Wojciechowski et al., 2011)","plainCitation":"(Wojciechowski et al., 2011)","dontUpdate":true,"noteIndex":0},"citationItems":[{"id":654,"uris":["http://zotero.org/users/6254983/items/XBV4P944"],"itemData":{"id":654,"type":"article-journal","container-title":"Integrative and Comparative Biology","DOI":"10.1093/icb/icr055","ISSN":"1540-7063, 1557-7023","issue":"3","journalAbbreviation":"Integrative and Comparative Biology","language":"en","page":"409-418","source":"DOI.org (Crossref)","title":"Heterothermy, and the Energetic Consequences of Huddling in Small Migrating Passerine Birds","volume":"51","author":[{"family":"Wojciechowski","given":"M. S."},{"family":"Jefimow","given":"M."},{"family":"Pinshow","given":"B."}],"issued":{"date-parts":[["2011",9,1]]}}}],"schema":"https://github.com/citation-style-language/schema/raw/master/csl-citation.json"} </w:instrText>
      </w:r>
      <w:r w:rsidRPr="00736DEE">
        <w:rPr>
          <w:rFonts w:ascii="Times New Roman" w:eastAsia="Times New Roman" w:hAnsi="Times New Roman" w:cs="Times New Roman"/>
          <w:sz w:val="24"/>
          <w:szCs w:val="24"/>
        </w:rPr>
        <w:fldChar w:fldCharType="separate"/>
      </w:r>
      <w:r w:rsidRPr="00736DEE">
        <w:rPr>
          <w:rFonts w:ascii="Times New Roman" w:hAnsi="Times New Roman" w:cs="Times New Roman"/>
          <w:sz w:val="24"/>
        </w:rPr>
        <w:t>Wojciechowski et al., 2011)</w:t>
      </w:r>
      <w:r w:rsidRPr="00736DEE">
        <w:rPr>
          <w:rFonts w:ascii="Times New Roman" w:eastAsia="Times New Roman" w:hAnsi="Times New Roman" w:cs="Times New Roman"/>
          <w:sz w:val="24"/>
          <w:szCs w:val="24"/>
        </w:rPr>
        <w:fldChar w:fldCharType="end"/>
      </w:r>
      <w:r w:rsidRPr="00736DEE">
        <w:rPr>
          <w:rFonts w:ascii="Times New Roman" w:eastAsia="Times New Roman" w:hAnsi="Times New Roman" w:cs="Times New Roman"/>
          <w:sz w:val="24"/>
          <w:szCs w:val="24"/>
        </w:rPr>
        <w:t xml:space="preserve">, and the cost of mate assessment (Beauchamp 1999; Blanco and Tella 1999) as suggested by other alternative hypothesis. </w:t>
      </w:r>
    </w:p>
    <w:p w14:paraId="3273D25F" w14:textId="77777777" w:rsidR="00F7140F" w:rsidRPr="00736DEE" w:rsidRDefault="00F7140F" w:rsidP="00E047A5">
      <w:pPr>
        <w:pStyle w:val="ListParagraph"/>
        <w:spacing w:line="360" w:lineRule="auto"/>
        <w:ind w:left="0"/>
        <w:jc w:val="both"/>
        <w:rPr>
          <w:rFonts w:ascii="Times New Roman" w:hAnsi="Times New Roman" w:cs="Times New Roman"/>
          <w:sz w:val="24"/>
          <w:szCs w:val="24"/>
        </w:rPr>
      </w:pPr>
    </w:p>
    <w:p w14:paraId="205A6380" w14:textId="2C01B7F3" w:rsidR="00F7140F" w:rsidRPr="00D95373" w:rsidRDefault="00462D8E" w:rsidP="00D95373">
      <w:pPr>
        <w:pStyle w:val="Heading3"/>
        <w:rPr>
          <w:rStyle w:val="Heading5Char"/>
          <w:rFonts w:ascii="Times New Roman" w:eastAsia="SimSun" w:hAnsi="Times New Roman"/>
          <w:bCs w:val="0"/>
          <w:iCs w:val="0"/>
          <w:color w:val="auto"/>
          <w:szCs w:val="28"/>
          <w:rPrChange w:id="202" w:author="sandra cuadros" w:date="2025-05-27T15:04:00Z" w16du:dateUtc="2025-05-27T22:04:00Z">
            <w:rPr>
              <w:rStyle w:val="Heading5Char"/>
              <w:rFonts w:ascii="Times New Roman" w:eastAsia="SimSun" w:hAnsi="Times New Roman"/>
              <w:b/>
              <w:bCs w:val="0"/>
              <w:szCs w:val="28"/>
              <w:lang w:val="en-CA"/>
            </w:rPr>
          </w:rPrChange>
        </w:rPr>
        <w:pPrChange w:id="203" w:author="sandra cuadros" w:date="2025-05-27T15:04:00Z" w16du:dateUtc="2025-05-27T22:04:00Z">
          <w:pPr>
            <w:pStyle w:val="Heading4"/>
            <w:numPr>
              <w:ilvl w:val="0"/>
              <w:numId w:val="0"/>
            </w:numPr>
            <w:tabs>
              <w:tab w:val="left" w:pos="720"/>
            </w:tabs>
            <w:spacing w:before="240" w:after="80" w:line="360" w:lineRule="auto"/>
            <w:ind w:left="0" w:firstLine="0"/>
          </w:pPr>
        </w:pPrChange>
      </w:pPr>
      <w:r w:rsidRPr="00D95373">
        <w:rPr>
          <w:rStyle w:val="Heading5Char"/>
          <w:rFonts w:ascii="Times New Roman" w:eastAsia="SimSun" w:hAnsi="Times New Roman"/>
          <w:bCs w:val="0"/>
          <w:iCs w:val="0"/>
          <w:color w:val="auto"/>
          <w:szCs w:val="28"/>
          <w:rPrChange w:id="204" w:author="sandra cuadros" w:date="2025-05-27T15:04:00Z" w16du:dateUtc="2025-05-27T22:04:00Z">
            <w:rPr>
              <w:rStyle w:val="Heading5Char"/>
              <w:rFonts w:ascii="Times New Roman" w:eastAsia="SimSun" w:hAnsi="Times New Roman"/>
              <w:b/>
              <w:bCs w:val="0"/>
              <w:szCs w:val="28"/>
              <w:lang w:val="en-CA"/>
            </w:rPr>
          </w:rPrChange>
        </w:rPr>
        <w:t xml:space="preserve">2.4.6 </w:t>
      </w:r>
      <w:r w:rsidR="00F7140F" w:rsidRPr="00D95373">
        <w:rPr>
          <w:rStyle w:val="Heading5Char"/>
          <w:rFonts w:ascii="Times New Roman" w:eastAsia="SimSun" w:hAnsi="Times New Roman"/>
          <w:bCs w:val="0"/>
          <w:iCs w:val="0"/>
          <w:color w:val="auto"/>
          <w:szCs w:val="28"/>
          <w:rPrChange w:id="205" w:author="sandra cuadros" w:date="2025-05-27T15:04:00Z" w16du:dateUtc="2025-05-27T22:04:00Z">
            <w:rPr>
              <w:rStyle w:val="Heading5Char"/>
              <w:rFonts w:ascii="Times New Roman" w:eastAsia="SimSun" w:hAnsi="Times New Roman"/>
              <w:b/>
              <w:bCs w:val="0"/>
              <w:szCs w:val="28"/>
              <w:lang w:val="en-CA"/>
            </w:rPr>
          </w:rPrChange>
        </w:rPr>
        <w:t xml:space="preserve">Limitations </w:t>
      </w:r>
    </w:p>
    <w:p w14:paraId="46A7E8EF" w14:textId="77777777" w:rsidR="00F7140F" w:rsidRPr="00736DEE" w:rsidRDefault="00F7140F" w:rsidP="00CC0C76">
      <w:pPr>
        <w:pStyle w:val="ListParagraph"/>
        <w:spacing w:line="360" w:lineRule="auto"/>
        <w:ind w:left="0" w:firstLine="720"/>
        <w:jc w:val="both"/>
        <w:rPr>
          <w:rFonts w:ascii="Times New Roman" w:hAnsi="Times New Roman" w:cs="Times New Roman"/>
          <w:sz w:val="24"/>
          <w:szCs w:val="24"/>
        </w:rPr>
      </w:pPr>
      <w:r w:rsidRPr="00736DEE">
        <w:rPr>
          <w:rFonts w:ascii="Times New Roman" w:hAnsi="Times New Roman" w:cs="Times New Roman"/>
          <w:sz w:val="24"/>
        </w:rPr>
        <w:t xml:space="preserve">Although the aforementioned variables are suggested important drivers of CRB, other confounding variables may influence in the evolution of this behaviour. For instance, while it is true that the ICH may hold true for several scavenger species, prey species may also benefit from </w:t>
      </w:r>
      <w:r w:rsidRPr="00736DEE">
        <w:rPr>
          <w:rFonts w:ascii="Times New Roman" w:hAnsi="Times New Roman" w:cs="Times New Roman"/>
          <w:sz w:val="24"/>
        </w:rPr>
        <w:lastRenderedPageBreak/>
        <w:t xml:space="preserve">this phenomenon to share information of potential predators. Similarly, </w:t>
      </w:r>
      <w:r w:rsidRPr="00736DEE">
        <w:rPr>
          <w:rFonts w:ascii="Times New Roman" w:hAnsi="Times New Roman" w:cs="Times New Roman"/>
          <w:sz w:val="24"/>
          <w:szCs w:val="24"/>
        </w:rPr>
        <w:t xml:space="preserve">a major challenge of memory as a predictor is that it could be correlated to trophic guild, another predictor variable that has been proposed for the model. In particular, several vultures and corvids have good memory and cognitive abilities for problem solving (Weir et al. 2002, Lefebvre et al. 2004, </w:t>
      </w:r>
      <w:r w:rsidRPr="00736DEE">
        <w:rPr>
          <w:rFonts w:ascii="Times New Roman" w:eastAsia="Times New Roman" w:hAnsi="Times New Roman" w:cs="Times New Roman"/>
          <w:sz w:val="24"/>
          <w:szCs w:val="24"/>
        </w:rPr>
        <w:t xml:space="preserve">Van </w:t>
      </w:r>
      <w:proofErr w:type="spellStart"/>
      <w:r w:rsidRPr="00736DEE">
        <w:rPr>
          <w:rFonts w:ascii="Times New Roman" w:eastAsia="Times New Roman" w:hAnsi="Times New Roman" w:cs="Times New Roman"/>
          <w:sz w:val="24"/>
          <w:szCs w:val="24"/>
        </w:rPr>
        <w:t>Overveld</w:t>
      </w:r>
      <w:proofErr w:type="spellEnd"/>
      <w:r w:rsidRPr="00736DEE">
        <w:rPr>
          <w:rFonts w:ascii="Times New Roman" w:eastAsia="Times New Roman" w:hAnsi="Times New Roman" w:cs="Times New Roman"/>
          <w:sz w:val="24"/>
          <w:szCs w:val="24"/>
        </w:rPr>
        <w:t xml:space="preserve"> et al. 2022</w:t>
      </w:r>
      <w:r w:rsidRPr="00736DEE">
        <w:rPr>
          <w:rFonts w:ascii="Times New Roman" w:hAnsi="Times New Roman" w:cs="Times New Roman"/>
          <w:sz w:val="24"/>
          <w:szCs w:val="24"/>
        </w:rPr>
        <w:t>). Because all vultures and many corvids (e.g., ravens, crows, magpies) are also scavengers, the coincidence (or correlation) between trophic guild and cognitive abilities may hinder my capacity to link memory and communal roosting behaviour.</w:t>
      </w:r>
    </w:p>
    <w:p w14:paraId="32A004F2" w14:textId="77777777" w:rsidR="00F7140F" w:rsidRPr="00736DEE" w:rsidRDefault="00F7140F" w:rsidP="00E047A5">
      <w:pPr>
        <w:pStyle w:val="ListParagraph"/>
        <w:spacing w:line="360" w:lineRule="auto"/>
        <w:ind w:left="0"/>
        <w:jc w:val="both"/>
        <w:rPr>
          <w:rFonts w:ascii="Times New Roman" w:hAnsi="Times New Roman" w:cs="Times New Roman"/>
          <w:sz w:val="24"/>
          <w:szCs w:val="24"/>
        </w:rPr>
      </w:pPr>
    </w:p>
    <w:p w14:paraId="3FEA95E0" w14:textId="77777777" w:rsidR="00F7140F" w:rsidRPr="00736DEE" w:rsidRDefault="00F7140F" w:rsidP="00CC0C76">
      <w:pPr>
        <w:pStyle w:val="ListParagraph"/>
        <w:spacing w:line="360" w:lineRule="auto"/>
        <w:ind w:left="0" w:firstLine="720"/>
        <w:jc w:val="both"/>
        <w:rPr>
          <w:rFonts w:ascii="Times New Roman" w:hAnsi="Times New Roman" w:cs="Times New Roman"/>
          <w:sz w:val="24"/>
          <w:szCs w:val="24"/>
        </w:rPr>
      </w:pPr>
      <w:r w:rsidRPr="00736DEE">
        <w:rPr>
          <w:rFonts w:ascii="Times New Roman" w:hAnsi="Times New Roman" w:cs="Times New Roman"/>
          <w:sz w:val="24"/>
          <w:szCs w:val="24"/>
        </w:rPr>
        <w:t>Another limiting factor is the use of</w:t>
      </w:r>
      <w:r w:rsidRPr="00736DEE">
        <w:rPr>
          <w:rFonts w:ascii="Times New Roman" w:eastAsia="Times New Roman" w:hAnsi="Times New Roman" w:cs="Times New Roman"/>
          <w:sz w:val="24"/>
          <w:szCs w:val="24"/>
        </w:rPr>
        <w:t xml:space="preserve"> brain size residuals as a proxy for memory since these are also related to other aspects such as cognition (Biegler et al. 2001, </w:t>
      </w:r>
      <w:r w:rsidRPr="00736DEE">
        <w:rPr>
          <w:rFonts w:ascii="Times New Roman" w:hAnsi="Times New Roman" w:cs="Times New Roman"/>
          <w:sz w:val="24"/>
          <w:szCs w:val="24"/>
        </w:rPr>
        <w:t>Burns et al. 2008, Benson-Amram et al. 2016</w:t>
      </w:r>
      <w:r w:rsidRPr="00736DEE">
        <w:rPr>
          <w:rFonts w:ascii="Times New Roman" w:eastAsia="Times New Roman" w:hAnsi="Times New Roman" w:cs="Times New Roman"/>
          <w:sz w:val="24"/>
          <w:szCs w:val="24"/>
        </w:rPr>
        <w:t>), intelligence (Dickie &amp; Roth 2016) or other biological traits like life expectancy (</w:t>
      </w:r>
      <w:proofErr w:type="spellStart"/>
      <w:r w:rsidRPr="00736DEE">
        <w:rPr>
          <w:rFonts w:ascii="Times New Roman" w:eastAsia="Times New Roman" w:hAnsi="Times New Roman" w:cs="Times New Roman"/>
          <w:sz w:val="24"/>
          <w:szCs w:val="24"/>
        </w:rPr>
        <w:t>Smeele</w:t>
      </w:r>
      <w:proofErr w:type="spellEnd"/>
      <w:r w:rsidRPr="00736DEE">
        <w:rPr>
          <w:rFonts w:ascii="Times New Roman" w:eastAsia="Times New Roman" w:hAnsi="Times New Roman" w:cs="Times New Roman"/>
          <w:sz w:val="24"/>
          <w:szCs w:val="24"/>
        </w:rPr>
        <w:t xml:space="preserve"> et al. 2022). T</w:t>
      </w:r>
      <w:r w:rsidRPr="00736DEE">
        <w:rPr>
          <w:rFonts w:ascii="Times New Roman" w:hAnsi="Times New Roman" w:cs="Times New Roman"/>
          <w:sz w:val="24"/>
          <w:szCs w:val="24"/>
        </w:rPr>
        <w:t xml:space="preserve">hus, there is a risk that a relationship between </w:t>
      </w:r>
      <w:r w:rsidRPr="00736DEE">
        <w:rPr>
          <w:rFonts w:ascii="Times New Roman" w:eastAsia="Times New Roman" w:hAnsi="Times New Roman" w:cs="Times New Roman"/>
          <w:sz w:val="24"/>
          <w:szCs w:val="24"/>
        </w:rPr>
        <w:t xml:space="preserve">brain size residuals and roosting behaviour may be due to correlates with other variables other than memory </w:t>
      </w:r>
      <w:r w:rsidRPr="00736DEE">
        <w:rPr>
          <w:rFonts w:ascii="Times New Roman" w:eastAsia="Times New Roman" w:hAnsi="Times New Roman" w:cs="Times New Roman"/>
          <w:i/>
          <w:iCs/>
          <w:sz w:val="24"/>
          <w:szCs w:val="24"/>
        </w:rPr>
        <w:t>per se</w:t>
      </w:r>
      <w:r w:rsidRPr="00736DEE">
        <w:rPr>
          <w:rFonts w:ascii="Times New Roman" w:eastAsia="Times New Roman" w:hAnsi="Times New Roman" w:cs="Times New Roman"/>
          <w:sz w:val="24"/>
          <w:szCs w:val="24"/>
        </w:rPr>
        <w:t xml:space="preserve">. Alternatively, other patterns could obscure the relationship between the proposed variables. For instance, research has suggested that neuronal connections are more accurately related to cognitive abilities than is brain volume (Logan et al. 2018). Nonetheless, neuronal connections might not necessarily be positively correlated with </w:t>
      </w:r>
      <w:r w:rsidRPr="00736DEE">
        <w:rPr>
          <w:rFonts w:ascii="Times New Roman" w:hAnsi="Times New Roman" w:cs="Times New Roman"/>
          <w:sz w:val="24"/>
          <w:szCs w:val="24"/>
        </w:rPr>
        <w:t>brain mass to body mass residuals, which would limit the use of the latter as a proxy. Albeit,</w:t>
      </w:r>
      <w:r w:rsidRPr="00736DEE">
        <w:rPr>
          <w:rFonts w:ascii="Times New Roman" w:eastAsia="Times New Roman" w:hAnsi="Times New Roman" w:cs="Times New Roman"/>
          <w:sz w:val="24"/>
          <w:szCs w:val="24"/>
        </w:rPr>
        <w:t xml:space="preserve"> </w:t>
      </w:r>
      <w:r w:rsidRPr="00736DEE">
        <w:rPr>
          <w:rFonts w:ascii="Times New Roman" w:hAnsi="Times New Roman" w:cs="Times New Roman"/>
          <w:sz w:val="24"/>
          <w:szCs w:val="24"/>
        </w:rPr>
        <w:t xml:space="preserve">the density of neuronal connections is significantly more complicated to measure and it requires an invasive approach far beyond the scope of my research. Similarly, memory may lead to other behaviours that are not necessarily communal roosting under the foraging efficiency hypothesis. For instance, greater memory could lead to food hoarding (Clayton &amp; Krebs 1995). Here, individuals do not rely on sociality to successfully access foraging sites, although they do rely on memory. Alternatively, memory (or intelligence) could increase the ability to rely on local enhancement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{"citationID":"m73fyzeP","properties":{"formattedCitation":"(Everding &amp; Jones, 2006)","plainCitation":"(Everding &amp; Jones, 2006)","noteIndex":0},"citationItems":[{"id":675,"uris":["http://zotero.org/users/6254983/items/CLHBS3Z6"],"itemData":{"id":675,"type":"article-journal","container-title":"Landscape and Urban Planning","DOI":"10.1016/j.landurbplan.2004.09.024","ISSN":"01692046","issue":"1","journalAbbreviation":"Landscape and Urban Planning","language":"en","license":"https://www.elsevier.com/tdm/userlicense/1.0/","page":"21-33","source":"DOI.org (Crossref)","title":"Communal roosting in a suburban population of Torresian crows (Corvus orru)","volume":"74","author":[{"family":"Everding","given":"Susanne E."},{"family":"Jones","given":"Darryl N."}],"issued":{"date-parts":[["2006",1]]}}}],"schema":"https://github.com/citation-style-language/schema/raw/master/csl-citation.json"}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(Everding &amp; Jones, 2006)</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where individuals don’t exhibit communal roosting but rather loose aggregation that rely on visual cues of conspecifics to find food. Hence, greater memory might not necessarily correlate to communal roosting behaviour alone. Further research should expand on this hypothesis using the data collected as part of this research. </w:t>
      </w:r>
    </w:p>
    <w:p w14:paraId="258483AD" w14:textId="77777777" w:rsidR="00F7140F" w:rsidRPr="00736DEE" w:rsidRDefault="00F7140F" w:rsidP="00E047A5">
      <w:pPr>
        <w:pStyle w:val="ListParagraph"/>
        <w:spacing w:line="360" w:lineRule="auto"/>
        <w:ind w:left="0"/>
        <w:jc w:val="both"/>
        <w:rPr>
          <w:rFonts w:ascii="Times New Roman" w:hAnsi="Times New Roman" w:cs="Times New Roman"/>
          <w:sz w:val="24"/>
          <w:szCs w:val="24"/>
        </w:rPr>
      </w:pPr>
    </w:p>
    <w:p w14:paraId="67BC3A65" w14:textId="77777777" w:rsidR="00F7140F" w:rsidRPr="00736DEE" w:rsidRDefault="00F7140F" w:rsidP="00CC0C76">
      <w:pPr>
        <w:pStyle w:val="ListParagraph"/>
        <w:spacing w:line="360" w:lineRule="auto"/>
        <w:ind w:left="0" w:firstLine="720"/>
        <w:jc w:val="both"/>
        <w:rPr>
          <w:rFonts w:ascii="Times New Roman" w:eastAsia="Times New Roman" w:hAnsi="Times New Roman" w:cs="Times New Roman"/>
          <w:sz w:val="24"/>
          <w:szCs w:val="24"/>
        </w:rPr>
      </w:pPr>
      <w:r w:rsidRPr="00736DEE">
        <w:rPr>
          <w:rFonts w:ascii="Times New Roman" w:hAnsi="Times New Roman" w:cs="Times New Roman"/>
          <w:sz w:val="24"/>
          <w:szCs w:val="24"/>
        </w:rPr>
        <w:t xml:space="preserve">Finally, there is a limitation in my ability to detect CRB. </w:t>
      </w:r>
      <w:r w:rsidRPr="00736DEE">
        <w:rPr>
          <w:rFonts w:ascii="Times New Roman" w:eastAsia="Times New Roman" w:hAnsi="Times New Roman" w:cs="Times New Roman"/>
          <w:sz w:val="24"/>
          <w:szCs w:val="24"/>
        </w:rPr>
        <w:t xml:space="preserve">For instance, a study conducted in fish showed that their social cohesion varied depending on the state of hunger. Individuals that </w:t>
      </w:r>
      <w:r w:rsidRPr="00736DEE">
        <w:rPr>
          <w:rFonts w:ascii="Times New Roman" w:eastAsia="Times New Roman" w:hAnsi="Times New Roman" w:cs="Times New Roman"/>
          <w:sz w:val="24"/>
          <w:szCs w:val="24"/>
        </w:rPr>
        <w:lastRenderedPageBreak/>
        <w:t xml:space="preserve">were food-deprived were less likely to join shoals, possibly to reduce competition with conspecifics </w:t>
      </w:r>
      <w:r w:rsidRPr="00736DEE">
        <w:rPr>
          <w:rFonts w:ascii="Times New Roman" w:eastAsia="Times New Roman" w:hAnsi="Times New Roman" w:cs="Times New Roman"/>
          <w:sz w:val="24"/>
          <w:szCs w:val="24"/>
        </w:rPr>
        <w:fldChar w:fldCharType="begin"/>
      </w:r>
      <w:r w:rsidRPr="00736DEE">
        <w:rPr>
          <w:rFonts w:ascii="Times New Roman" w:eastAsia="Times New Roman" w:hAnsi="Times New Roman" w:cs="Times New Roman"/>
          <w:sz w:val="24"/>
          <w:szCs w:val="24"/>
        </w:rPr>
        <w:instrText xml:space="preserve"> ADDIN ZOTERO_ITEM CSL_CITATION {"citationID":"U7rYLSnb","properties":{"formattedCitation":"(Killen et al., 2016)","plainCitation":"(Killen et al., 2016)","noteIndex":0},"citationItems":[{"id":668,"uris":["http://zotero.org/users/6254983/items/QQ38JEFW"],"itemData":{"id":668,"type":"article-journal","abstract":"Summary\n            \n              \n                \n                  Individuals vary in the extent to which they associate with conspecifics, but little is known about the energetic underpinnings of this variation in sociability. Group‐living allows individuals to find food more consistently, but within groups, there can be competition for food items. Individuals with an increased metabolic rate could display decreased sociability to reduce competition. Long‐term food deprivation (FD) may alter any links between sociability and metabolic rate by affecting motivation to find food.\n                \n                \n                  \n                    We examined these issues in juvenile qingbo carp\n                    Spinibarbus sinensis\n                    , to understand how FD and metabolic rate affect sociability. Like many aquatic ectotherms, this species experiences seasonal bouts of FD.\n                  \n                \n                \n                  \n                    Individuals were either: (i) food‐deprived for 21 days; or (ii) fed a maintenance ration (control). Fish from each treatment were measured for standard metabolic rate (\n                    SMR\n                    ) and tested for sociability twice: once in the presence of a control stimulus shoal and once with a food‐deprived stimulus shoal.\n                  \n                \n                \n                  \n                    Control individuals ventured further from stimulus shoals over a 30‐min trial, while food‐deprived fish did not change their distance from stimulus shoals as trials progressed. Control fish with a higher\n                    SMR\n                    were least sociable. Well‐fed controls showed decreased sociability when exposed to food‐deprived stimulus shoals, but there was evidence of consistency in relative sociability between exposures to different shoal types.\n                  \n                \n                \n                  \n                    Results contrast with previous findings that several days of fasting causes individuals to decrease associations with conspecifics. Prolonged FD may cause individuals to highly prioritize food acquisition, and the decreased vigilance that would accompany continuous foraging may heighten the need for the antipredator benefits of shoaling. Conversely, decreased sociability in well‐fed fish with a high\n                    SMR\n                    probably minimizes intraspecific competition, allowing them to satisfy an increased energetic demand while foraging. Together, these results suggest that FD – a challenge common for many ectothermic species – can affect individual sociability as well as the attractiveness of groups towards conspecifics. In addition, the lack of a link between\n                    SMR\n                    and sociability in food‐deprived fish suggests that, in situations where group membership is linked to fitness, the extent of correlated selection on metabolic traits may be context‐dependent.","container-title":"Functional Ecology","DOI":"10.1111/1365-2435.12634","ISSN":"0269-8463, 1365-2435","issue":"8","journalAbbreviation":"Functional Ecology","language":"en","license":"http://creativecommons.org/licenses/by/4.0/","page":"1358-1365","source":"DOI.org (Crossref)","title":"The relationship between metabolic rate and sociability is altered by food deprivation","volume":"30","author":[{"family":"Killen","given":"Shaun S."},{"family":"Fu","given":"Cheng"},{"family":"Wu","given":"Qingyi"},{"family":"Wang","given":"Yu‐Xiang"},{"family":"Fu","given":"Shi‐Jian"}],"editor":[{"family":"Williams","given":"Tony"}],"issued":{"date-parts":[["2016",8]]}}}],"schema":"https://github.com/citation-style-language/schema/raw/master/csl-citation.json"} </w:instrText>
      </w:r>
      <w:r w:rsidRPr="00736DEE">
        <w:rPr>
          <w:rFonts w:ascii="Times New Roman" w:eastAsia="Times New Roman" w:hAnsi="Times New Roman" w:cs="Times New Roman"/>
          <w:sz w:val="24"/>
          <w:szCs w:val="24"/>
        </w:rPr>
        <w:fldChar w:fldCharType="separate"/>
      </w:r>
      <w:r w:rsidRPr="00736DEE">
        <w:rPr>
          <w:rFonts w:ascii="Times New Roman" w:hAnsi="Times New Roman" w:cs="Times New Roman"/>
          <w:sz w:val="24"/>
        </w:rPr>
        <w:t>(Killen et al., 2016)</w:t>
      </w:r>
      <w:r w:rsidRPr="00736DEE">
        <w:rPr>
          <w:rFonts w:ascii="Times New Roman" w:eastAsia="Times New Roman" w:hAnsi="Times New Roman" w:cs="Times New Roman"/>
          <w:sz w:val="24"/>
          <w:szCs w:val="24"/>
        </w:rPr>
        <w:fldChar w:fldCharType="end"/>
      </w:r>
      <w:r w:rsidRPr="00736DEE">
        <w:rPr>
          <w:rFonts w:ascii="Times New Roman" w:eastAsia="Times New Roman" w:hAnsi="Times New Roman" w:cs="Times New Roman"/>
          <w:sz w:val="24"/>
          <w:szCs w:val="24"/>
        </w:rPr>
        <w:t xml:space="preserve">. This suggests that the tendency to exhibit a social behaviour state that increases foraging efficiency (e.g., communal roosting) may also be determined by the degree of urgency of feeding. A study conducted on American Robins found that the patterns of communal roosting behaviour were consistent with food finding (more communal roosting by juveniles, more communal roosting later in the season, foraging areas used on consecutive days were farther apart after robins roosted communally, and home ranges were bigger for robins that used the communal roost more, </w:t>
      </w:r>
      <w:r w:rsidRPr="00736DEE">
        <w:rPr>
          <w:rFonts w:ascii="Times New Roman" w:eastAsia="Times New Roman" w:hAnsi="Times New Roman" w:cs="Times New Roman"/>
          <w:sz w:val="24"/>
          <w:szCs w:val="24"/>
        </w:rPr>
        <w:fldChar w:fldCharType="begin"/>
      </w:r>
      <w:r w:rsidRPr="00736DEE">
        <w:rPr>
          <w:rFonts w:ascii="Times New Roman" w:eastAsia="Times New Roman" w:hAnsi="Times New Roman" w:cs="Times New Roman"/>
          <w:sz w:val="24"/>
          <w:szCs w:val="24"/>
        </w:rPr>
        <w:instrText xml:space="preserve"> ADDIN ZOTERO_ITEM CSL_CITATION {"citationID":"re4TQPzD","properties":{"formattedCitation":"(Benson et al., 2012)","plainCitation":"(Benson et al., 2012)","dontUpdate":true,"noteIndex":0},"citationItems":[{"id":674,"uris":["http://zotero.org/users/6254983/items/EZC5Z4IX"],"itemData":{"id":674,"type":"article-journal","container-title":"Vector-Borne and Zoonotic Diseases","DOI":"10.1089/vbz.2011.0902","ISSN":"1530-3667, 1557-7759","issue":"10","journalAbbreviation":"Vector-Borne and Zoonotic Diseases","language":"en","license":"https://www.liebertpub.com/nv/resources-tools/text-and-data-mining-policy/121/","page":"877-885","source":"DOI.org (Crossref)","title":"Implications of Spatial Patterns of Roosting and Movements of American Robins for West Nile Virus Transmission","volume":"12","author":[{"family":"Benson","given":"Thomas J."},{"family":"Ward","given":"Michael P."},{"family":"Lampman","given":"Richard L."},{"family":"Raim","given":"Arlo"},{"family":"Weatherhead","given":"Patrick J."}],"issued":{"date-parts":[["2012",10]]}}}],"schema":"https://github.com/citation-style-language/schema/raw/master/csl-citation.json"} </w:instrText>
      </w:r>
      <w:r w:rsidRPr="00736DEE">
        <w:rPr>
          <w:rFonts w:ascii="Times New Roman" w:eastAsia="Times New Roman" w:hAnsi="Times New Roman" w:cs="Times New Roman"/>
          <w:sz w:val="24"/>
          <w:szCs w:val="24"/>
        </w:rPr>
        <w:fldChar w:fldCharType="separate"/>
      </w:r>
      <w:r w:rsidRPr="00736DEE">
        <w:rPr>
          <w:rFonts w:ascii="Times New Roman" w:hAnsi="Times New Roman" w:cs="Times New Roman"/>
          <w:sz w:val="24"/>
        </w:rPr>
        <w:t>Benson et al., 2012)</w:t>
      </w:r>
      <w:r w:rsidRPr="00736DEE">
        <w:rPr>
          <w:rFonts w:ascii="Times New Roman" w:eastAsia="Times New Roman" w:hAnsi="Times New Roman" w:cs="Times New Roman"/>
          <w:sz w:val="24"/>
          <w:szCs w:val="24"/>
        </w:rPr>
        <w:fldChar w:fldCharType="end"/>
      </w:r>
      <w:r w:rsidRPr="00736DEE">
        <w:rPr>
          <w:rFonts w:ascii="Times New Roman" w:eastAsia="Times New Roman" w:hAnsi="Times New Roman" w:cs="Times New Roman"/>
          <w:sz w:val="24"/>
          <w:szCs w:val="24"/>
        </w:rPr>
        <w:t>. It is worth noting that this condition does not suffice to drive the evolution of the behaviour itself in a species, but instead affect the frequency of the behaviour, which may hinder ability to detect it, which would ultimately impact the outcome of my model. In my model, CRB was classified as a binary response variable (0,1), however, as data becomes more available, it would be interesting to test biological (and ecological) variables against the frequency of CRB (as a percentage). Yet again, this information is not currently available for the vast majority of species.</w:t>
      </w:r>
    </w:p>
    <w:p w14:paraId="3B191786" w14:textId="77777777" w:rsidR="00F7140F" w:rsidRPr="00736DEE" w:rsidRDefault="00F7140F" w:rsidP="00E047A5">
      <w:pPr>
        <w:pStyle w:val="ListParagraph"/>
        <w:spacing w:line="360" w:lineRule="auto"/>
        <w:ind w:left="0"/>
        <w:jc w:val="both"/>
        <w:rPr>
          <w:rFonts w:ascii="Times New Roman" w:hAnsi="Times New Roman" w:cs="Times New Roman"/>
          <w:sz w:val="24"/>
          <w:szCs w:val="24"/>
        </w:rPr>
      </w:pPr>
    </w:p>
    <w:p w14:paraId="4CA8398F" w14:textId="3C8EC606" w:rsidR="00F7140F" w:rsidRPr="00D95373" w:rsidRDefault="00E5171E" w:rsidP="00D95373">
      <w:pPr>
        <w:pStyle w:val="Heading3"/>
        <w:rPr>
          <w:rStyle w:val="Heading5Char"/>
          <w:rFonts w:ascii="Times New Roman" w:eastAsia="SimSun" w:hAnsi="Times New Roman"/>
          <w:bCs w:val="0"/>
          <w:iCs w:val="0"/>
          <w:color w:val="auto"/>
          <w:szCs w:val="28"/>
          <w:rPrChange w:id="206" w:author="sandra cuadros" w:date="2025-05-27T15:04:00Z" w16du:dateUtc="2025-05-27T22:04:00Z">
            <w:rPr>
              <w:rStyle w:val="Heading5Char"/>
              <w:rFonts w:ascii="Times New Roman" w:eastAsia="SimSun" w:hAnsi="Times New Roman"/>
              <w:b/>
              <w:bCs w:val="0"/>
              <w:szCs w:val="28"/>
              <w:lang w:val="en-CA"/>
            </w:rPr>
          </w:rPrChange>
        </w:rPr>
        <w:pPrChange w:id="207" w:author="sandra cuadros" w:date="2025-05-27T15:04:00Z" w16du:dateUtc="2025-05-27T22:04:00Z">
          <w:pPr>
            <w:pStyle w:val="Heading4"/>
            <w:numPr>
              <w:ilvl w:val="0"/>
              <w:numId w:val="0"/>
            </w:numPr>
            <w:tabs>
              <w:tab w:val="left" w:pos="720"/>
            </w:tabs>
            <w:spacing w:before="240" w:after="80" w:line="360" w:lineRule="auto"/>
            <w:ind w:left="0" w:firstLine="0"/>
          </w:pPr>
        </w:pPrChange>
      </w:pPr>
      <w:r w:rsidRPr="00D95373">
        <w:rPr>
          <w:rStyle w:val="Heading5Char"/>
          <w:rFonts w:ascii="Times New Roman" w:eastAsia="SimSun" w:hAnsi="Times New Roman"/>
          <w:bCs w:val="0"/>
          <w:iCs w:val="0"/>
          <w:color w:val="auto"/>
          <w:szCs w:val="28"/>
          <w:rPrChange w:id="208" w:author="sandra cuadros" w:date="2025-05-27T15:04:00Z" w16du:dateUtc="2025-05-27T22:04:00Z">
            <w:rPr>
              <w:rStyle w:val="Heading5Char"/>
              <w:rFonts w:ascii="Times New Roman" w:eastAsia="SimSun" w:hAnsi="Times New Roman"/>
              <w:b/>
              <w:bCs w:val="0"/>
              <w:szCs w:val="28"/>
              <w:lang w:val="en-CA"/>
            </w:rPr>
          </w:rPrChange>
        </w:rPr>
        <w:t xml:space="preserve">2.4.7 </w:t>
      </w:r>
      <w:r w:rsidR="00F7140F" w:rsidRPr="00D95373">
        <w:rPr>
          <w:rStyle w:val="Heading5Char"/>
          <w:rFonts w:ascii="Times New Roman" w:eastAsia="SimSun" w:hAnsi="Times New Roman"/>
          <w:bCs w:val="0"/>
          <w:iCs w:val="0"/>
          <w:color w:val="auto"/>
          <w:szCs w:val="28"/>
          <w:rPrChange w:id="209" w:author="sandra cuadros" w:date="2025-05-27T15:04:00Z" w16du:dateUtc="2025-05-27T22:04:00Z">
            <w:rPr>
              <w:rStyle w:val="Heading5Char"/>
              <w:rFonts w:ascii="Times New Roman" w:eastAsia="SimSun" w:hAnsi="Times New Roman"/>
              <w:b/>
              <w:bCs w:val="0"/>
              <w:szCs w:val="28"/>
              <w:lang w:val="en-CA"/>
            </w:rPr>
          </w:rPrChange>
        </w:rPr>
        <w:t>Future work</w:t>
      </w:r>
    </w:p>
    <w:p w14:paraId="6CB50088" w14:textId="77777777" w:rsidR="00F7140F" w:rsidRPr="00736DEE" w:rsidRDefault="00F7140F" w:rsidP="00CC0C76">
      <w:pPr>
        <w:spacing w:line="360" w:lineRule="auto"/>
        <w:ind w:firstLine="720"/>
        <w:jc w:val="both"/>
        <w:rPr>
          <w:rFonts w:ascii="Times New Roman" w:hAnsi="Times New Roman" w:cs="Times New Roman"/>
          <w:sz w:val="24"/>
          <w:szCs w:val="24"/>
        </w:rPr>
      </w:pPr>
      <w:r w:rsidRPr="00736DEE">
        <w:rPr>
          <w:rFonts w:ascii="Times New Roman" w:hAnsi="Times New Roman" w:cs="Times New Roman"/>
          <w:sz w:val="24"/>
          <w:szCs w:val="24"/>
        </w:rPr>
        <w:t xml:space="preserve">One of the major limitations of this study is the available information on communal roosting for several bird species. A large volume of research is conducted on a handful few species only. Conducting more field observations on understudied species may help to bridge that information gap. Another approach to do so would be the use of weather radar data (e.g.,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{"citationID":"RhjGOVnm","properties":{"formattedCitation":"(Cheng et al., 2020)","plainCitation":"(Cheng et al., 2020)","dontUpdate":true,"noteIndex":0},"citationItems":[{"id":659,"uris":["http://zotero.org/users/6254983/items/J756325D"],"itemData":{"id":659,"type":"article-journal","abstract":"The US weather radar archive holds detailed information about biological phenomena in the atmosphere over the last 20 years. Communally roosting birds congregate in large numbers at nighttime roosting locations, and their morning exodus from the roost is often visible as a distinctive pattern in radar images. This paper describes a machine learning system to detect and track roost signatures in weather radar data. A significant challenge is that labels were collected opportunistically from previous research studies and there are systematic differences in labeling style. We contribute a latent-variable model and EM algorithm to learn a detection model together with models of labeling styles for individual annotators. By properly accounting for these variations we learn a significantly more accurate detector. The resulting system detects previously unknown roosting locations and provides comprehensive spatio-temporal data about roosts across the US. This data will provide biologists important information about the poorly understood phenomena of broad-scale habitat use and movements of communally roosting birds during the non-breeding season.","container-title":"Proceedings of the AAAI Conference on Artificial Intelligence","DOI":"10.1609/aaai.v34i01.5373","ISSN":"2374-3468, 2159-5399","issue":"01","journalAbbreviation":"AAAI","license":"https://www.aaai.org","page":"378-385","source":"DOI.org (Crossref)","title":"Detecting and Tracking Communal Bird Roosts in Weather Radar Data","volume":"34","author":[{"family":"Cheng","given":"Zezhou"},{"family":"Gabriel","given":"Saadia"},{"family":"Bhambhani","given":"Pankaj"},{"family":"Sheldon","given":"Daniel"},{"family":"Maji","given":"Subhransu"},{"family":"Laughlin","given":"Andrew"},{"family":"Winkler","given":"David"}],"issued":{"date-parts":[["2020",4,3]]}}}],"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Cheng et al., 2020)</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but this approach is limited to where weather radars are available. </w:t>
      </w:r>
    </w:p>
    <w:p w14:paraId="76E25C96" w14:textId="77777777" w:rsidR="00F7140F" w:rsidRPr="00736DEE" w:rsidRDefault="00F7140F" w:rsidP="00D70E63">
      <w:pPr>
        <w:spacing w:line="360" w:lineRule="auto"/>
        <w:jc w:val="both"/>
        <w:rPr>
          <w:rFonts w:ascii="Times New Roman" w:hAnsi="Times New Roman" w:cs="Times New Roman"/>
          <w:sz w:val="24"/>
          <w:szCs w:val="24"/>
        </w:rPr>
      </w:pPr>
    </w:p>
    <w:p w14:paraId="6506D802" w14:textId="77777777" w:rsidR="00F7140F" w:rsidRPr="00736DEE" w:rsidRDefault="00F7140F" w:rsidP="00CC0C76">
      <w:pPr>
        <w:spacing w:line="360" w:lineRule="auto"/>
        <w:ind w:firstLine="720"/>
        <w:jc w:val="both"/>
        <w:rPr>
          <w:rFonts w:ascii="Times New Roman" w:hAnsi="Times New Roman" w:cs="Times New Roman"/>
          <w:sz w:val="24"/>
          <w:szCs w:val="24"/>
        </w:rPr>
      </w:pPr>
      <w:r w:rsidRPr="00736DEE">
        <w:rPr>
          <w:rFonts w:ascii="Times New Roman" w:hAnsi="Times New Roman" w:cs="Times New Roman"/>
          <w:sz w:val="24"/>
          <w:szCs w:val="24"/>
        </w:rPr>
        <w:t xml:space="preserve">Additionally, whilst the current research shed light on relevant drivers of CRB, further examination of the proposed variables should be tested to increase the accuracy of the predictions and better understand the biological processes behind the correlation. For instance, we acknowledge that the proxy used for memory is a limiting factor. Assessing the same correlation with other measures of memory (e.g., hippocampus size) may provide more accurate results. Furthermore, testing these models with empirical data from a random sample of species may also help to validate the models proposed. Significant work has been done on corvids and parrots, but other species remain underrepresented in the study of memory. </w:t>
      </w:r>
    </w:p>
    <w:p w14:paraId="5299A5C2" w14:textId="77777777" w:rsidR="00F7140F" w:rsidRPr="00736DEE" w:rsidRDefault="00F7140F" w:rsidP="00D70E63">
      <w:pPr>
        <w:spacing w:line="360" w:lineRule="auto"/>
        <w:jc w:val="both"/>
        <w:rPr>
          <w:rFonts w:ascii="Times New Roman" w:hAnsi="Times New Roman" w:cs="Times New Roman"/>
          <w:sz w:val="24"/>
          <w:szCs w:val="24"/>
        </w:rPr>
      </w:pPr>
    </w:p>
    <w:p w14:paraId="6B78E5EE" w14:textId="77777777" w:rsidR="00F7140F" w:rsidRPr="00736DEE" w:rsidRDefault="00F7140F" w:rsidP="00CC0C76">
      <w:pPr>
        <w:pStyle w:val="ListParagraph"/>
        <w:spacing w:line="360" w:lineRule="auto"/>
        <w:ind w:left="0" w:firstLine="720"/>
        <w:jc w:val="both"/>
        <w:rPr>
          <w:rFonts w:ascii="Times New Roman" w:hAnsi="Times New Roman" w:cs="Times New Roman"/>
          <w:sz w:val="24"/>
        </w:rPr>
      </w:pPr>
      <w:r w:rsidRPr="00736DEE">
        <w:rPr>
          <w:rFonts w:ascii="Times New Roman" w:hAnsi="Times New Roman" w:cs="Times New Roman"/>
          <w:sz w:val="24"/>
        </w:rPr>
        <w:t>Testing the effects of ecological drivers (e.g., food abundance and predictability) is also a relevant task. Although terrestrial productivity at a global scale can be measured through NDVI and this measure can act as a proxy for abundance of food sources, that measure is seldom useful for the current research since several species exist on a vast geographic range with contrasting productivities. For instance, Peregrine falcons (</w:t>
      </w:r>
      <w:r w:rsidRPr="00736DEE">
        <w:rPr>
          <w:rFonts w:ascii="Times New Roman" w:hAnsi="Times New Roman" w:cs="Times New Roman"/>
          <w:i/>
          <w:iCs/>
          <w:sz w:val="24"/>
        </w:rPr>
        <w:t>Falco peregrinus</w:t>
      </w:r>
      <w:r w:rsidRPr="00736DEE">
        <w:rPr>
          <w:rFonts w:ascii="Times New Roman" w:hAnsi="Times New Roman" w:cs="Times New Roman"/>
          <w:sz w:val="24"/>
        </w:rPr>
        <w:t>) exist in every continent except Antarctica (Birdlife International, 2021). This makes it impossible to model their associated habitat productivity without oversimplifying the model. Thus, adopting a conservative approach, this variable was not considered here. However, doing a more detailed analysis at a local scale could take this into consideration. Moreover, coupled with weather, productivity of habitats has changed over time, often at geological scales. Hence, using current productivity might not be representable to determine the evolution of CRB. Even if we establish a correlation, causation could not be concluded.</w:t>
      </w:r>
    </w:p>
    <w:p w14:paraId="1819CF3A" w14:textId="77777777" w:rsidR="00F7140F" w:rsidRPr="00736DEE" w:rsidRDefault="00F7140F" w:rsidP="00E047A5">
      <w:pPr>
        <w:pStyle w:val="ListParagraph"/>
        <w:spacing w:line="360" w:lineRule="auto"/>
        <w:ind w:left="0"/>
        <w:jc w:val="both"/>
        <w:rPr>
          <w:rFonts w:ascii="Times New Roman" w:hAnsi="Times New Roman" w:cs="Times New Roman"/>
          <w:sz w:val="24"/>
        </w:rPr>
      </w:pPr>
    </w:p>
    <w:p w14:paraId="312FAFF9" w14:textId="77777777" w:rsidR="00F7140F" w:rsidRPr="00736DEE" w:rsidRDefault="00F7140F" w:rsidP="00CC0C76">
      <w:pPr>
        <w:pStyle w:val="ListParagraph"/>
        <w:spacing w:line="360" w:lineRule="auto"/>
        <w:ind w:left="0" w:firstLine="720"/>
        <w:jc w:val="both"/>
        <w:rPr>
          <w:rFonts w:ascii="Times New Roman" w:hAnsi="Times New Roman" w:cs="Times New Roman"/>
          <w:sz w:val="24"/>
        </w:rPr>
      </w:pPr>
      <w:r w:rsidRPr="00736DEE">
        <w:rPr>
          <w:rFonts w:ascii="Times New Roman" w:hAnsi="Times New Roman" w:cs="Times New Roman"/>
          <w:sz w:val="24"/>
        </w:rPr>
        <w:t>Abundance of food sources has another challenge: number or resources and dietary breadth. A question arises of whether resource abundance of number of different items is more important. For instance, is it more important for Great-Horned Owls to have more mice or different prey sources despite low numbers of each? In addition, measuring dietary breadth poses its own challenges given that the level at which we group the diet items has a direct impact on the estimation of dietary breadth. Take, for example, a seed eater. Are seeds an item in the diet, or are each type of seed important? Although from a nutritional point of view these are important questions to consider, that is beyond the scope of the current research. From a conceptual and empirical point of view, this measurement is not feasible at a global scale.</w:t>
      </w:r>
    </w:p>
    <w:p w14:paraId="0D7EBD60" w14:textId="77777777" w:rsidR="00F7140F" w:rsidRPr="00736DEE" w:rsidRDefault="00F7140F" w:rsidP="00E047A5">
      <w:pPr>
        <w:pStyle w:val="ListParagraph"/>
        <w:spacing w:line="360" w:lineRule="auto"/>
        <w:ind w:left="0"/>
        <w:jc w:val="both"/>
        <w:rPr>
          <w:rFonts w:ascii="Times New Roman" w:hAnsi="Times New Roman" w:cs="Times New Roman"/>
          <w:sz w:val="24"/>
        </w:rPr>
      </w:pPr>
    </w:p>
    <w:p w14:paraId="5233BE27" w14:textId="77777777" w:rsidR="00F7140F" w:rsidRPr="00736DEE" w:rsidRDefault="00F7140F" w:rsidP="00CC0C76">
      <w:pPr>
        <w:spacing w:line="360" w:lineRule="auto"/>
        <w:ind w:firstLine="720"/>
        <w:jc w:val="both"/>
        <w:rPr>
          <w:rFonts w:ascii="Times New Roman" w:hAnsi="Times New Roman" w:cs="Times New Roman"/>
          <w:sz w:val="24"/>
          <w:szCs w:val="24"/>
        </w:rPr>
      </w:pPr>
      <w:r w:rsidRPr="00736DEE">
        <w:rPr>
          <w:rFonts w:ascii="Times New Roman" w:hAnsi="Times New Roman" w:cs="Times New Roman"/>
          <w:sz w:val="24"/>
          <w:szCs w:val="24"/>
        </w:rPr>
        <w:t xml:space="preserve">Finally, testing the idea that species exhibiting communal roosting behaviour are more efficient at finding food sources would provide valuable information to expand the current research. This can be feasibly done with movement data using ballistic length scales as a proxy for foraging efficiency, or experimental designs placing feeding stations in the landscape coupled with movement data. </w:t>
      </w:r>
    </w:p>
    <w:p w14:paraId="2612B370" w14:textId="77777777" w:rsidR="00F7140F" w:rsidRPr="00736DEE" w:rsidRDefault="00F7140F" w:rsidP="00E047A5">
      <w:pPr>
        <w:pStyle w:val="ListParagraph"/>
        <w:spacing w:line="360" w:lineRule="auto"/>
        <w:ind w:left="0" w:firstLine="720"/>
        <w:jc w:val="both"/>
        <w:rPr>
          <w:rFonts w:ascii="Times New Roman" w:eastAsia="Times New Roman" w:hAnsi="Times New Roman" w:cs="Times New Roman"/>
          <w:sz w:val="24"/>
          <w:szCs w:val="24"/>
          <w:u w:val="single"/>
        </w:rPr>
      </w:pPr>
    </w:p>
    <w:p w14:paraId="5A9204D2" w14:textId="77777777" w:rsidR="00F7140F" w:rsidRPr="00736DEE" w:rsidRDefault="00F7140F" w:rsidP="00D70E63">
      <w:pPr>
        <w:spacing w:line="360" w:lineRule="auto"/>
        <w:jc w:val="both"/>
        <w:rPr>
          <w:rFonts w:ascii="Times New Roman" w:eastAsia="Times New Roman" w:hAnsi="Times New Roman" w:cs="Times New Roman"/>
          <w:sz w:val="24"/>
          <w:szCs w:val="24"/>
          <w:u w:val="single"/>
        </w:rPr>
      </w:pPr>
    </w:p>
    <w:p w14:paraId="0D76821E" w14:textId="77777777" w:rsidR="001E3EC6" w:rsidRPr="00736DEE" w:rsidRDefault="001E3EC6" w:rsidP="00E047A5">
      <w:pPr>
        <w:spacing w:line="360" w:lineRule="auto"/>
        <w:jc w:val="both"/>
        <w:rPr>
          <w:rFonts w:ascii="Times New Roman" w:eastAsia="Times New Roman" w:hAnsi="Times New Roman" w:cs="Times New Roman"/>
          <w:sz w:val="24"/>
          <w:szCs w:val="24"/>
          <w:u w:val="single"/>
        </w:rPr>
      </w:pPr>
    </w:p>
    <w:p w14:paraId="71E8DDA9" w14:textId="77777777" w:rsidR="00084648" w:rsidRPr="00736DEE" w:rsidRDefault="00084648" w:rsidP="00E047A5">
      <w:pPr>
        <w:pStyle w:val="Heading1"/>
        <w:spacing w:line="360" w:lineRule="auto"/>
        <w:jc w:val="center"/>
        <w:rPr>
          <w:rFonts w:ascii="Times New Roman" w:hAnsi="Times New Roman" w:cs="Times New Roman"/>
          <w:b/>
          <w:bCs/>
          <w:color w:val="auto"/>
          <w:sz w:val="28"/>
          <w:szCs w:val="28"/>
        </w:rPr>
      </w:pPr>
      <w:bookmarkStart w:id="210" w:name="_Toc149126634"/>
      <w:bookmarkStart w:id="211" w:name="_Toc199244220"/>
      <w:r w:rsidRPr="00736DEE">
        <w:rPr>
          <w:rFonts w:ascii="Times New Roman" w:hAnsi="Times New Roman" w:cs="Times New Roman"/>
          <w:b/>
          <w:bCs/>
          <w:color w:val="auto"/>
          <w:sz w:val="28"/>
          <w:szCs w:val="28"/>
        </w:rPr>
        <w:t>Chapter 3: The need for ecological studies in social species</w:t>
      </w:r>
      <w:bookmarkEnd w:id="211"/>
    </w:p>
    <w:bookmarkEnd w:id="210"/>
    <w:p w14:paraId="0D8C83B9" w14:textId="77777777" w:rsidR="00084648" w:rsidRPr="00736DEE" w:rsidRDefault="00084648" w:rsidP="00D70E63">
      <w:pPr>
        <w:spacing w:line="360" w:lineRule="auto"/>
        <w:jc w:val="both"/>
        <w:rPr>
          <w:rFonts w:ascii="Times New Roman" w:hAnsi="Times New Roman" w:cs="Times New Roman"/>
          <w:b/>
          <w:bCs/>
          <w:sz w:val="24"/>
          <w:szCs w:val="24"/>
        </w:rPr>
      </w:pPr>
    </w:p>
    <w:p w14:paraId="62A61643" w14:textId="157049D0" w:rsidR="00084648" w:rsidRPr="00736DEE" w:rsidRDefault="00E5171E" w:rsidP="00E047A5">
      <w:pPr>
        <w:pStyle w:val="Heading2"/>
        <w:spacing w:line="360" w:lineRule="auto"/>
        <w:jc w:val="both"/>
        <w:rPr>
          <w:rFonts w:ascii="Times New Roman" w:hAnsi="Times New Roman" w:cs="Times New Roman"/>
          <w:b/>
          <w:bCs/>
          <w:color w:val="auto"/>
          <w:sz w:val="24"/>
          <w:szCs w:val="24"/>
        </w:rPr>
      </w:pPr>
      <w:bookmarkStart w:id="212" w:name="_Toc199244221"/>
      <w:r w:rsidRPr="00736DEE">
        <w:rPr>
          <w:rFonts w:ascii="Times New Roman" w:hAnsi="Times New Roman" w:cs="Times New Roman"/>
          <w:b/>
          <w:bCs/>
          <w:color w:val="auto"/>
          <w:sz w:val="24"/>
          <w:szCs w:val="24"/>
        </w:rPr>
        <w:t xml:space="preserve">3.1 </w:t>
      </w:r>
      <w:r w:rsidR="00084648" w:rsidRPr="00736DEE">
        <w:rPr>
          <w:rFonts w:ascii="Times New Roman" w:hAnsi="Times New Roman" w:cs="Times New Roman"/>
          <w:b/>
          <w:bCs/>
          <w:color w:val="auto"/>
          <w:sz w:val="24"/>
          <w:szCs w:val="24"/>
        </w:rPr>
        <w:t>Introduction</w:t>
      </w:r>
      <w:bookmarkEnd w:id="212"/>
    </w:p>
    <w:p w14:paraId="18B1022D" w14:textId="77777777" w:rsidR="00084648" w:rsidRPr="00736DEE" w:rsidRDefault="00084648" w:rsidP="00CC0C76">
      <w:pPr>
        <w:spacing w:line="360" w:lineRule="auto"/>
        <w:ind w:firstLine="720"/>
        <w:jc w:val="both"/>
        <w:rPr>
          <w:rFonts w:ascii="Times New Roman" w:eastAsia="Times New Roman" w:hAnsi="Times New Roman" w:cs="Times New Roman"/>
          <w:sz w:val="24"/>
          <w:szCs w:val="24"/>
        </w:rPr>
      </w:pPr>
      <w:r w:rsidRPr="00736DEE">
        <w:rPr>
          <w:rFonts w:ascii="Times New Roman" w:hAnsi="Times New Roman" w:cs="Times New Roman"/>
          <w:sz w:val="24"/>
          <w:szCs w:val="24"/>
        </w:rPr>
        <w:t xml:space="preserve">Sociality is widely observed in the animal kingdom, and it has been documented that social behavior enhances learning </w:t>
      </w:r>
      <w:r w:rsidRPr="00736DEE">
        <w:rPr>
          <w:rFonts w:ascii="Times New Roman" w:eastAsia="Times New Roman" w:hAnsi="Times New Roman" w:cs="Times New Roman"/>
          <w:sz w:val="24"/>
          <w:szCs w:val="24"/>
        </w:rPr>
        <w:t xml:space="preserve">(Aikens et al. 2022). From migration to mating and chick-rearing, sociality seems to bring benefits to all individuals in the group. While the role of sociality in grouping is still not fully understood, is increasingly recognized that many birds and mammals live in social systems that are structured by long-term affiliative and agonistic relations </w:t>
      </w:r>
      <w:r w:rsidRPr="00736DEE">
        <w:rPr>
          <w:rFonts w:ascii="Times New Roman" w:eastAsia="Times New Roman" w:hAnsi="Times New Roman" w:cs="Times New Roman"/>
          <w:sz w:val="24"/>
          <w:szCs w:val="24"/>
        </w:rPr>
        <w:fldChar w:fldCharType="begin"/>
      </w:r>
      <w:r w:rsidRPr="00736DEE">
        <w:rPr>
          <w:rFonts w:ascii="Times New Roman" w:eastAsia="Times New Roman" w:hAnsi="Times New Roman" w:cs="Times New Roman"/>
          <w:sz w:val="24"/>
          <w:szCs w:val="24"/>
        </w:rPr>
        <w:instrText xml:space="preserve"> ADDIN ZOTERO_ITEM CSL_CITATION {"citationID":"xTEFIuOx","properties":{"formattedCitation":"(Kappeler, 2019; Massen, 2018)","plainCitation":"(Kappeler, 2019; Massen, 2018)","noteIndex":0},"citationItems":[{"id":782,"uris":["http://zotero.org/users/6254983/items/Y3LQ92D9"],"itemData":{"id":782,"type":"article-journal","container-title":"Behavioral Ecology and Sociobiology","DOI":"10.1007/s00265-018-2601-8","ISSN":"0340-5443, 1432-0762","issue":"1","journalAbbreviation":"Behav Ecol Sociobiol","language":"en","page":"13","source":"DOI.org (Crossref)","title":"A framework for studying social complexity","volume":"73","author":[{"family":"Kappeler","given":"Peter M."}],"issued":{"date-parts":[["2019",1]]}}},{"id":781,"uris":["http://zotero.org/users/6254983/items/JGZVNT2H"],"itemData":{"id":781,"type":"chapter","container-title":"Encyclopedia of Animal Cognition and Behavior","event-place":"Cham","ISBN":"978-3-319-47829-6","language":"en","note":"DOI: 10.1007/978-3-319-47829-6_1899-1","page":"1-6","publisher":"Springer International Publishing","publisher-place":"Cham","source":"DOI.org (Crossref)","title":"Friendships in Animals","URL":"http://link.springer.com/10.1007/978-3-319-47829-6_1899-1","editor":[{"family":"Vonk","given":"Jennifer"},{"family":"Shackelford","given":"Todd"}],"author":[{"family":"Massen","given":"Jorg J.M."}],"accessed":{"date-parts":[["2025",5,3]]},"issued":{"date-parts":[["2018"]]}}}],"schema":"https://github.com/citation-style-language/schema/raw/master/csl-citation.json"} </w:instrText>
      </w:r>
      <w:r w:rsidRPr="00736DEE">
        <w:rPr>
          <w:rFonts w:ascii="Times New Roman" w:eastAsia="Times New Roman" w:hAnsi="Times New Roman" w:cs="Times New Roman"/>
          <w:sz w:val="24"/>
          <w:szCs w:val="24"/>
        </w:rPr>
        <w:fldChar w:fldCharType="separate"/>
      </w:r>
      <w:r w:rsidRPr="00736DEE">
        <w:rPr>
          <w:rFonts w:ascii="Times New Roman" w:hAnsi="Times New Roman" w:cs="Times New Roman"/>
          <w:sz w:val="24"/>
        </w:rPr>
        <w:t>(Kappeler, 2019; Massen, 2018)</w:t>
      </w:r>
      <w:r w:rsidRPr="00736DEE">
        <w:rPr>
          <w:rFonts w:ascii="Times New Roman" w:eastAsia="Times New Roman" w:hAnsi="Times New Roman" w:cs="Times New Roman"/>
          <w:sz w:val="24"/>
          <w:szCs w:val="24"/>
        </w:rPr>
        <w:fldChar w:fldCharType="end"/>
      </w:r>
      <w:r w:rsidRPr="00736DEE">
        <w:rPr>
          <w:rFonts w:ascii="Times New Roman" w:eastAsia="Times New Roman" w:hAnsi="Times New Roman" w:cs="Times New Roman"/>
          <w:sz w:val="24"/>
          <w:szCs w:val="24"/>
        </w:rPr>
        <w:t xml:space="preserve">. Feeding in groups is a foraging strategy that brings numerous benefits to group members, such as increasing the likelihood of locating food and enhancing vigilance for predator detection </w:t>
      </w:r>
      <w:r w:rsidRPr="00736DEE">
        <w:rPr>
          <w:rFonts w:ascii="Times New Roman" w:eastAsia="Times New Roman" w:hAnsi="Times New Roman" w:cs="Times New Roman"/>
          <w:sz w:val="24"/>
          <w:szCs w:val="24"/>
        </w:rPr>
        <w:fldChar w:fldCharType="begin"/>
      </w:r>
      <w:r w:rsidRPr="00736DEE">
        <w:rPr>
          <w:rFonts w:ascii="Times New Roman" w:eastAsia="Times New Roman" w:hAnsi="Times New Roman" w:cs="Times New Roman"/>
          <w:sz w:val="24"/>
          <w:szCs w:val="24"/>
        </w:rPr>
        <w:instrText xml:space="preserve"> ADDIN ZOTERO_ITEM CSL_CITATION {"citationID":"e9frlXGe","properties":{"formattedCitation":"(Marinero et al., 2018)","plainCitation":"(Marinero et al., 2018)","noteIndex":0},"citationItems":[{"id":187,"uris":["http://zotero.org/users/6254983/items/USXYPI2G"],"itemData":{"id":187,"type":"article-journal","container-title":"PLOS ONE","DOI":"10.1371/journal.pone.0205197","ISSN":"1932-6203","issue":"10","journalAbbreviation":"PLoS ONE","language":"en","page":"e0205197","source":"DOI.org (Crossref)","title":"Pigmentation and not only sex and age of individuals affects despotism in the Andean condor","volume":"13","author":[{"family":"Marinero","given":"Nancy V."},{"family":"Cailly-Arnulphi","given":"Verónica B."},{"family":"Lambertucci","given":"Sergio A."},{"family":"Borghi","given":"Carlos E."}],"editor":[{"family":"Margalida","given":"Antoni"}],"issued":{"date-parts":[["2018",10,24]]}}}],"schema":"https://github.com/citation-style-language/schema/raw/master/csl-citation.json"} </w:instrText>
      </w:r>
      <w:r w:rsidRPr="00736DEE">
        <w:rPr>
          <w:rFonts w:ascii="Times New Roman" w:eastAsia="Times New Roman" w:hAnsi="Times New Roman" w:cs="Times New Roman"/>
          <w:sz w:val="24"/>
          <w:szCs w:val="24"/>
        </w:rPr>
        <w:fldChar w:fldCharType="separate"/>
      </w:r>
      <w:r w:rsidRPr="00736DEE">
        <w:rPr>
          <w:rFonts w:ascii="Times New Roman" w:hAnsi="Times New Roman" w:cs="Times New Roman"/>
          <w:sz w:val="24"/>
        </w:rPr>
        <w:t>(Marinero et al., 2018)</w:t>
      </w:r>
      <w:r w:rsidRPr="00736DEE">
        <w:rPr>
          <w:rFonts w:ascii="Times New Roman" w:eastAsia="Times New Roman" w:hAnsi="Times New Roman" w:cs="Times New Roman"/>
          <w:sz w:val="24"/>
          <w:szCs w:val="24"/>
        </w:rPr>
        <w:fldChar w:fldCharType="end"/>
      </w:r>
      <w:r w:rsidRPr="00736DEE">
        <w:rPr>
          <w:rFonts w:ascii="Times New Roman" w:eastAsia="Times New Roman" w:hAnsi="Times New Roman" w:cs="Times New Roman"/>
          <w:sz w:val="24"/>
          <w:szCs w:val="24"/>
        </w:rPr>
        <w:t xml:space="preserve">. These benefits may increase survival of individuals and overall fitness. </w:t>
      </w:r>
    </w:p>
    <w:p w14:paraId="59AD3929" w14:textId="77777777" w:rsidR="00084648" w:rsidRPr="00736DEE" w:rsidRDefault="00084648" w:rsidP="00CC0C76">
      <w:pPr>
        <w:spacing w:line="360" w:lineRule="auto"/>
        <w:ind w:firstLine="720"/>
        <w:jc w:val="both"/>
        <w:rPr>
          <w:rFonts w:ascii="Times New Roman" w:hAnsi="Times New Roman" w:cs="Times New Roman"/>
          <w:sz w:val="24"/>
          <w:szCs w:val="24"/>
        </w:rPr>
      </w:pPr>
      <w:r w:rsidRPr="00736DEE">
        <w:rPr>
          <w:rFonts w:ascii="Times New Roman" w:hAnsi="Times New Roman" w:cs="Times New Roman"/>
          <w:sz w:val="24"/>
          <w:szCs w:val="24"/>
        </w:rPr>
        <w:t xml:space="preserve">Among animals, social grouping has been mainly studied in mammals. Conversely, in birds, these studies are somewhat limited. Among birds, most studies have been conducted in corvids given their notably sociality and cognitive skills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{"citationID":"TY4n4uwi","properties":{"formattedCitation":"(Emery et al., 2007; Emery &amp; Clayton, 2004)","plainCitation":"(Emery et al., 2007; Emery &amp; Clayton, 2004)","noteIndex":0},"citationItems":[{"id":779,"uris":["http://zotero.org/users/6254983/items/S9V2YQ66"],"itemData":{"id":779,"type":"article-journal","abstract":"The ‘social intelligence hypothesis’ was originally conceived to explain how primates may have evolved their superior intellect and large brains when compared with other animals. Although some birds such as corvids may be intellectually comparable to apes, the same relationship between sociality and brain size seen in primates has not been found for birds, possibly suggesting a role for other non-social factors. But bird sociality is different from primate sociality. Most monkeys and apes form stable groups, whereas most birds are monogamous, and only form large flocks outside of the breeding season. Some birds form lifelong pair bonds and these species tend to have the largest brains relative to body size. Some of these species are known for their intellectual abilities (e.g. corvids and parrots), while others are not (e.g. geese and albatrosses). Although socio-ecological factors may explain some of the differences in brain size and intelligence between corvids/parrots and geese/albatrosses, we predict that the type and quality of the bonded relationship is also critical. Indeed, we present empirical evidence that rook and jackdaw partnerships resemble primate and dolphin alliances. Although social interactions within a pair may seem simple on the surface, we argue that cognition may play an important role in the maintenance of long-term relationships, something we name as ‘relationship intelligence’.","container-title":"Philosophical Transactions of the Royal Society B: Biological Sciences","DOI":"10.1098/rstb.2006.1991","ISSN":"0962-8436, 1471-2970","issue":"1480","journalAbbreviation":"Phil. Trans. R. Soc. B","language":"en","license":"https://royalsociety.org/journals/ethics-policies/data-sharing-mining/","page":"489-505","source":"DOI.org (Crossref)","title":"Cognitive adaptations of social bonding in birds","volume":"362","author":[{"family":"Emery","given":"Nathan J"},{"family":"Seed","given":"Amanda M"},{"family":"Von Bayern","given":"Auguste M.P"},{"family":"Clayton","given":"Nicola S"}],"issued":{"date-parts":[["2007",4,29]]}}},{"id":778,"uris":["http://zotero.org/users/6254983/items/8S9TQ7DR"],"itemData":{"id":778,"type":"article-journal","abstract":"Discussions of the evolution of intelligence have focused on monkeys and apes because of their close evolutionary relationship to humans. Other large-brained social animals, such as corvids, also understand their physical and social worlds. Here we review recent studies of tool manufacture, mental time travel, and social cognition in corvids, and suggest that complex cognition depends on a “tool kit” consisting of causal reasoning, flexibility, imagination, and prospection. Because corvids and apes share these cognitive tools, we argue that complex cognitive abilities evolved multiple times in distantly related species with vastly different brain structures in order to solve similar socioecological problems.","container-title":"Science","DOI":"10.1126/science.1098410","ISSN":"0036-8075, 1095-9203","issue":"5703","journalAbbreviation":"Science","language":"en","page":"1903-1907","source":"DOI.org (Crossref)","title":"The Mentality of Crows: Convergent Evolution of Intelligence in Corvids and Apes","title-short":"The Mentality of Crows","volume":"306","author":[{"family":"Emery","given":"Nathan J."},{"family":"Clayton","given":"Nicola S."}],"issued":{"date-parts":[["2004",12,10]]}}}],"schema":"https://github.com/citation-style-language/schema/raw/master/csl-citation.json"}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(Emery et al., 2007; Emery &amp; Clayton, 2004)</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Corvids establish strong social relationships and social hierarchies, and they show sophisticated reasoning and problem-solving abilities. These fascinating features, however, have not been studied in other bird species.</w:t>
      </w:r>
    </w:p>
    <w:p w14:paraId="6576B84D" w14:textId="77777777" w:rsidR="00084648" w:rsidRPr="00736DEE" w:rsidRDefault="00084648" w:rsidP="00D70E63">
      <w:pPr>
        <w:spacing w:line="360" w:lineRule="auto"/>
        <w:jc w:val="both"/>
        <w:rPr>
          <w:rFonts w:ascii="Times New Roman" w:hAnsi="Times New Roman" w:cs="Times New Roman"/>
          <w:sz w:val="24"/>
          <w:szCs w:val="24"/>
        </w:rPr>
      </w:pPr>
    </w:p>
    <w:p w14:paraId="16895D15" w14:textId="77777777" w:rsidR="00084648" w:rsidRPr="00736DEE" w:rsidRDefault="00084648" w:rsidP="00CC0C76">
      <w:pPr>
        <w:spacing w:line="360" w:lineRule="auto"/>
        <w:ind w:firstLine="720"/>
        <w:jc w:val="both"/>
        <w:rPr>
          <w:rFonts w:ascii="Times New Roman" w:hAnsi="Times New Roman" w:cs="Times New Roman"/>
          <w:sz w:val="24"/>
          <w:szCs w:val="24"/>
        </w:rPr>
      </w:pPr>
      <w:r w:rsidRPr="00736DEE">
        <w:rPr>
          <w:rFonts w:ascii="Times New Roman" w:hAnsi="Times New Roman" w:cs="Times New Roman"/>
          <w:sz w:val="24"/>
          <w:szCs w:val="24"/>
        </w:rPr>
        <w:t xml:space="preserve">Vultures, just like corvids, are scavengers. Similarly, vultures are also highly social species. Among this group, several species have been documented using communal roosts where several individuals gather for the resting period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{"citationID":"MpJ75Ka2","properties":{"formattedCitation":"(Campbell, 2015; Van Overveld, Gangoso, et al., 2020)","plainCitation":"(Campbell, 2015; Van Overveld, Gangoso, et al., 2020)","noteIndex":0},"citationItems":[{"id":777,"uris":["http://zotero.org/users/6254983/items/RP385XV6"],"itemData":{"id":777,"type":"book","edition":"0","ISBN":"978-0-429-16158-2","language":"en","note":"DOI: 10.1201/b18638","publisher":"CRC Press","source":"DOI.org (Crossref)","title":"Vultures: Their Evolution, Ecology and Conservation","title-short":"Vultures","URL":"https://www.taylorfrancis.com/books/9781482223620","author":[{"family":"Campbell","given":"Michael O'Neal"}],"accessed":{"date-parts":[["2025",5,3]]},"issued":{"date-parts":[["2015",6,26]]}}},{"id":750,"uris":["http://zotero.org/users/6254983/items/SMQ9JW5Q"],"itemData":{"id":750,"type":"article-journal","container-title":"Behavioral Ecology and Sociobiology","DOI":"10.1007/s00265-020-2807-4","ISSN":"0340-5443, 1432-0762","issue":"2","journalAbbreviation":"Behav Ecol Sociobiol","language":"en","license":"http://www.springer.com/tdm","note":"publisher: Springer Science and Business Media LLC","source":"Crossref","title":"Seasonal grouping dynamics in a territorial vulture: ecological drivers and social consequences","title-short":"Seasonal grouping dynamics in a territorial vulture","URL":"http://link.springer.com/10.1007/s00265-020-2807-4","volume":"74","author":[{"family":"Van Overveld","given":"Thijs"},{"family":"Gangoso","given":"Laura"},{"family":"García-Alfonso","given":"Marina"},{"family":"Bouten","given":"Willem"},{"family":"De La Riva","given":"Manuel"},{"family":"Donázar","given":"José Antonio"}],"accessed":{"date-parts":[["2025",5,1]]},"issued":{"date-parts":[["2020",2]]}}}],"schema":"https://github.com/citation-style-language/schema/raw/master/csl-citation.json"}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 xml:space="preserve">(Campbell, 2015; Van </w:t>
      </w:r>
      <w:proofErr w:type="spellStart"/>
      <w:r w:rsidRPr="00736DEE">
        <w:rPr>
          <w:rFonts w:ascii="Times New Roman" w:hAnsi="Times New Roman" w:cs="Times New Roman"/>
          <w:sz w:val="24"/>
        </w:rPr>
        <w:t>Overveld</w:t>
      </w:r>
      <w:proofErr w:type="spellEnd"/>
      <w:r w:rsidRPr="00736DEE">
        <w:rPr>
          <w:rFonts w:ascii="Times New Roman" w:hAnsi="Times New Roman" w:cs="Times New Roman"/>
          <w:sz w:val="24"/>
        </w:rPr>
        <w:t xml:space="preserve">, </w:t>
      </w:r>
      <w:proofErr w:type="spellStart"/>
      <w:r w:rsidRPr="00736DEE">
        <w:rPr>
          <w:rFonts w:ascii="Times New Roman" w:hAnsi="Times New Roman" w:cs="Times New Roman"/>
          <w:sz w:val="24"/>
        </w:rPr>
        <w:t>Gangoso</w:t>
      </w:r>
      <w:proofErr w:type="spellEnd"/>
      <w:r w:rsidRPr="00736DEE">
        <w:rPr>
          <w:rFonts w:ascii="Times New Roman" w:hAnsi="Times New Roman" w:cs="Times New Roman"/>
          <w:sz w:val="24"/>
        </w:rPr>
        <w:t>, et al., 2020)</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as well as individuals gathering around carcasses when foraging. Beyond this example of sociality, there is also research done in despotic behavior and hierarchies within and across species. For instance, a study conducted in East Africa with seven types of scavenger species showed that there’s niche partitioning between the species in the study system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{"citationID":"xuWSdJRR","properties":{"formattedCitation":"(Kendall, 2013)","plainCitation":"(Kendall, 2013)","noteIndex":0},"citationItems":[{"id":749,"uris":["http://zotero.org/users/6254983/items/REA7PVQC"],"itemData":{"id":749,"type":"article-journal","container-title":"Behavioral Ecology and Sociobiology","DOI":"10.1007/s00265-012-1458-5","ISSN":"0340-5443, 1432-0762","issue":"3","journalAbbreviation":"Behav Ecol Sociobiol","language":"en","license":"http://www.springer.com/tdm","note":"publisher: Springer Science and Business Media LLC","page":"383-393","source":"Crossref","title":"Alternative strategies in avian scavengers: how subordinate species foil the despotic distribution","title-short":"Alternative strategies in avian scavengers","volume":"67","author":[{"family":"Kendall","given":"Corinne J."}],"issued":{"date-parts":[["2013",3]]}}}],"schema":"https://github.com/citation-style-language/schema/raw/master/csl-citation.json"}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(Kendall, 2013)</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In concrete, the </w:t>
      </w:r>
      <w:r w:rsidRPr="00736DEE">
        <w:rPr>
          <w:rFonts w:ascii="Times New Roman" w:hAnsi="Times New Roman" w:cs="Times New Roman"/>
          <w:sz w:val="24"/>
          <w:szCs w:val="24"/>
        </w:rPr>
        <w:lastRenderedPageBreak/>
        <w:t xml:space="preserve">author found that species that have greatest search efficiency or greater sociality (e.g. Bateleurs, </w:t>
      </w:r>
      <w:proofErr w:type="spellStart"/>
      <w:r w:rsidRPr="00736DEE">
        <w:rPr>
          <w:rFonts w:ascii="Times New Roman" w:hAnsi="Times New Roman" w:cs="Times New Roman"/>
          <w:sz w:val="24"/>
          <w:szCs w:val="24"/>
        </w:rPr>
        <w:t>Ruppell’s</w:t>
      </w:r>
      <w:proofErr w:type="spellEnd"/>
      <w:r w:rsidRPr="00736DEE">
        <w:rPr>
          <w:rFonts w:ascii="Times New Roman" w:hAnsi="Times New Roman" w:cs="Times New Roman"/>
          <w:sz w:val="24"/>
          <w:szCs w:val="24"/>
        </w:rPr>
        <w:t>, Lappet-faced, and White-backed vultures) had access to patches of better quality than their counterparts, hence establishing dominance. Likewise, a study done on Andean Condors (</w:t>
      </w:r>
      <w:r w:rsidRPr="00736DEE">
        <w:rPr>
          <w:rFonts w:ascii="Times New Roman" w:hAnsi="Times New Roman" w:cs="Times New Roman"/>
          <w:i/>
          <w:iCs/>
          <w:sz w:val="24"/>
          <w:szCs w:val="24"/>
        </w:rPr>
        <w:t xml:space="preserve">Vultur </w:t>
      </w:r>
      <w:proofErr w:type="spellStart"/>
      <w:r w:rsidRPr="00736DEE">
        <w:rPr>
          <w:rFonts w:ascii="Times New Roman" w:hAnsi="Times New Roman" w:cs="Times New Roman"/>
          <w:i/>
          <w:iCs/>
          <w:sz w:val="24"/>
          <w:szCs w:val="24"/>
        </w:rPr>
        <w:t>gryphus</w:t>
      </w:r>
      <w:proofErr w:type="spellEnd"/>
      <w:r w:rsidRPr="00736DEE">
        <w:rPr>
          <w:rFonts w:ascii="Times New Roman" w:hAnsi="Times New Roman" w:cs="Times New Roman"/>
          <w:sz w:val="24"/>
          <w:szCs w:val="24"/>
        </w:rPr>
        <w:t xml:space="preserve">) shows that sex, age and pigmentation drive hierarchy in this highly despotic species. As seen above, while sociality may benefit individuals in a group, it may also increase competition in the group for food resources, which is particularly important when resources are limited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{"citationID":"i5O7wIJQ","properties":{"formattedCitation":"(Moreno-Opo et al., 2020)","plainCitation":"(Moreno-Opo et al., 2020)","noteIndex":0},"citationItems":[{"id":755,"uris":["http://zotero.org/users/6254983/items/VZJFBCEF"],"itemData":{"id":755,"type":"article-journal","abstract":"AbstractCompetition for limiting natural resources generates complex networks of relationships between individuals, both at the intra- and interspecific levels, establishing hierarchical scenarios among different population groups. Within obligate scavengers, and especially in vultures, the coevolutionary mechanisms operating during carrion exploitation are highly specialized and determined in part by agonistic behavior resulting in intra-guild hierarchies. This paper revisits the behavioral and hierarchical organization within the guild of European vultures, on the basis of their agonistic activities during carrion exploitation. We used a dataset distilled from high-quality videorecordings of competitive interactions among the four European vulture species during feeding events. We found a despotic dominance gradient from the larger species to smaller ones, and from the adults to subadults and juveniles, following an age and body size-based linear pattern. The four studied species, and to some extent age classes, show despotic dominance and organization of their guild exerting differential selection to different parts of the carrion. The abundance of these parts could ultimately condition the level of agonistic interactions. We discuss the behavioral organization and the relationship of hierarchies according to the feeding behavior and prey selection, by comparing with other scavenger guilds.","container-title":"Scientific Reports","DOI":"10.1038/s41598-020-59387-4","ISSN":"2045-2322","issue":"1","journalAbbreviation":"Sci Rep","language":"en","license":"https://creativecommons.org/licenses/by/4.0","note":"publisher: Springer Science and Business Media LLC","source":"Crossref","title":"Larger size and older age confer competitive advantage: dominance hierarchy within European vulture guild","title-short":"Larger size and older age confer competitive advantage","URL":"https://www.nature.com/articles/s41598-020-59387-4","volume":"10","author":[{"family":"Moreno-Opo","given":"Rubén"},{"family":"Trujillano","given":"Ana"},{"family":"Margalida","given":"Antoni"}],"accessed":{"date-parts":[["2025",5,1]]},"issued":{"date-parts":[["2020",2,12]]}}}],"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(Moreno-</w:t>
      </w:r>
      <w:proofErr w:type="spellStart"/>
      <w:r w:rsidRPr="00736DEE">
        <w:rPr>
          <w:rFonts w:ascii="Times New Roman" w:hAnsi="Times New Roman" w:cs="Times New Roman"/>
          <w:sz w:val="24"/>
        </w:rPr>
        <w:t>Opo</w:t>
      </w:r>
      <w:proofErr w:type="spellEnd"/>
      <w:r w:rsidRPr="00736DEE">
        <w:rPr>
          <w:rFonts w:ascii="Times New Roman" w:hAnsi="Times New Roman" w:cs="Times New Roman"/>
          <w:sz w:val="24"/>
        </w:rPr>
        <w:t xml:space="preserve"> et al., 2020)</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w:t>
      </w:r>
    </w:p>
    <w:p w14:paraId="2EC4B2D1" w14:textId="77777777" w:rsidR="00084648" w:rsidRPr="00736DEE" w:rsidRDefault="00084648" w:rsidP="00D70E63">
      <w:pPr>
        <w:spacing w:line="360" w:lineRule="auto"/>
        <w:jc w:val="both"/>
        <w:rPr>
          <w:rFonts w:ascii="Times New Roman" w:hAnsi="Times New Roman" w:cs="Times New Roman"/>
          <w:b/>
          <w:bCs/>
          <w:sz w:val="24"/>
          <w:szCs w:val="24"/>
        </w:rPr>
      </w:pPr>
    </w:p>
    <w:p w14:paraId="4B0CBAA4" w14:textId="57B92B62" w:rsidR="00084648" w:rsidRPr="00736DEE" w:rsidRDefault="00E5171E" w:rsidP="00E047A5">
      <w:pPr>
        <w:pStyle w:val="Heading2"/>
        <w:spacing w:line="360" w:lineRule="auto"/>
        <w:jc w:val="both"/>
        <w:rPr>
          <w:rFonts w:ascii="Times New Roman" w:hAnsi="Times New Roman" w:cs="Times New Roman"/>
          <w:b/>
          <w:bCs/>
          <w:color w:val="auto"/>
          <w:sz w:val="24"/>
          <w:szCs w:val="24"/>
        </w:rPr>
      </w:pPr>
      <w:bookmarkStart w:id="213" w:name="_Toc199244222"/>
      <w:r w:rsidRPr="00736DEE">
        <w:rPr>
          <w:rFonts w:ascii="Times New Roman" w:hAnsi="Times New Roman" w:cs="Times New Roman"/>
          <w:b/>
          <w:bCs/>
          <w:color w:val="auto"/>
          <w:sz w:val="24"/>
          <w:szCs w:val="24"/>
        </w:rPr>
        <w:t xml:space="preserve">3.2 </w:t>
      </w:r>
      <w:r w:rsidR="00084648" w:rsidRPr="00736DEE">
        <w:rPr>
          <w:rFonts w:ascii="Times New Roman" w:hAnsi="Times New Roman" w:cs="Times New Roman"/>
          <w:b/>
          <w:bCs/>
          <w:color w:val="auto"/>
          <w:sz w:val="24"/>
          <w:szCs w:val="24"/>
        </w:rPr>
        <w:t>Why vultures?</w:t>
      </w:r>
      <w:bookmarkEnd w:id="213"/>
    </w:p>
    <w:p w14:paraId="426100B1" w14:textId="77777777" w:rsidR="00084648" w:rsidRPr="00736DEE" w:rsidRDefault="00084648" w:rsidP="00CC0C76">
      <w:pPr>
        <w:spacing w:line="360" w:lineRule="auto"/>
        <w:ind w:firstLine="720"/>
        <w:jc w:val="both"/>
        <w:rPr>
          <w:rFonts w:ascii="Times New Roman" w:eastAsia="Times New Roman" w:hAnsi="Times New Roman" w:cs="Times New Roman"/>
          <w:sz w:val="24"/>
          <w:szCs w:val="24"/>
        </w:rPr>
      </w:pPr>
      <w:r w:rsidRPr="00736DEE">
        <w:rPr>
          <w:rFonts w:ascii="Times New Roman" w:hAnsi="Times New Roman" w:cs="Times New Roman"/>
          <w:sz w:val="24"/>
          <w:szCs w:val="24"/>
        </w:rPr>
        <w:t xml:space="preserve">Vultures, unlike corvids, are obligate scavengers. This means that they depend entirely on carrion for their energy supply. Carrion is an ephemeral resource heterogeneously distributed and often limited in space and time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{"citationID":"j0rGmPPj","properties":{"formattedCitation":"(Barton et al., 2013; DeVault et al., 2003; Ostfeld &amp; Keesing, 2000)","plainCitation":"(Barton et al., 2013; DeVault et al., 2003; Ostfeld &amp; Keesing, 2000)","noteIndex":0},"citationItems":[{"id":758,"uris":["http://zotero.org/users/6254983/items/CAZWQMBM"],"itemData":{"id":758,"type":"article-journal","container-title":"Oecologia","DOI":"10.1007/s00442-012-2460-3","ISSN":"0029-8549, 1432-1939","issue":"4","language":"en","license":"http://www.springer.com/tdm","note":"publisher: Springer Science and Business Media LLC","page":"761-772","source":"Crossref","title":"The role of carrion in maintaining biodiversity and ecological processes in terrestrial ecosystems","volume":"171","author":[{"family":"Barton","given":"Philip S."},{"family":"Cunningham","given":"Saul A."},{"family":"Lindenmayer","given":"David B."},{"family":"Manning","given":"Adrian D."}],"issued":{"date-parts":[["2013",4]]}}},{"id":754,"uris":["http://zotero.org/users/6254983/items/B2HB4G39"],"itemData":{"id":754,"type":"article-journal","abstract":"Carrion use by terrestrial vertebrates is much more prevalent than conventional theory implies, and, rather than a curiosity of animal behavior, is a key ecological process that must be accounted for. Human aversion to rotted substances and difficulties associated with identifying scavenged material in studies of food habits have contributed to the relative lack of information concerning scavenging behavior in vertebrates. Several lines of evidence, however, suggest that carrion resources are more extensively used by vertebrates than has been widely assumed: 1) a substantial number of animals die from causes other than predation and become available to scavengers, 2) a wide variety of vertebrate scavengers, rather than microbes or arthropods, consume most available carcasses, and 3) intense competition exists between vertebrate scavengers and decomposers, especially in warm climates. Although vultures are best adapted to use carrion, nearly all vertebrate predators are also scavengers to some extent. The costs and benefits associated with carrion use influences the evolution of scavenging behavior in vertebrates, resulting in a continuum of facultative scavengers that use carrion to varying degrees. The realized usage of carrion by a vertebrate species is influenced by the speed and efficiency with which it forages, its visual and olfactory abilities, and its capacity for detoxifying products of decomposition. A deeper understanding of carrion use by facultative scavengers will improve our knowledge of community and ecosystem processes, especially the flow of energy through food webs.","container-title":"Oikos","DOI":"10.1034/j.1600-0706.2003.12378.x","ISSN":"0030-1299, 1600-0706","issue":"2","language":"en","license":"http://onlinelibrary.wiley.com/termsAndConditions#vor","note":"publisher: Wiley","page":"225-234","source":"Crossref","title":"Scavenging by vertebrates: behavioral, ecological, and evolutionary perspectives on an important energy transfer pathway in terrestrial ecosystems","title-short":"Scavenging by vertebrates","volume":"102","author":[{"family":"DeVault","given":"Travis L."},{"family":"Rhodes, Jr.","given":"Olin E."},{"family":"Shivik","given":"John A."}],"issued":{"date-parts":[["2003",8]]}}},{"id":757,"uris":["http://zotero.org/users/6254983/items/MTCKQGZZ"],"itemData":{"id":757,"type":"article-journal","container-title":"Trends in Ecology &amp; Evolution","DOI":"10.1016/s0169-5347(00)01862-0","ISSN":"0169-5347","issue":"6","language":"en","license":"https://www.elsevier.com/tdm/userlicense/1.0/","note":"publisher: Elsevier BV","page":"232-237","source":"Crossref","title":"Pulsed resources and community dynamics of consumers in terrestrial ecosystems","volume":"15","author":[{"family":"Ostfeld","given":"Richard S."},{"family":"Keesing","given":"Felicia"}],"issued":{"date-parts":[["2000",6]]}}}],"schema":"https://github.com/citation-style-language/schema/raw/master/csl-citation.json"}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 xml:space="preserve">(Barton et al., 2013; DeVault et al., 2003; </w:t>
      </w:r>
      <w:proofErr w:type="spellStart"/>
      <w:r w:rsidRPr="00736DEE">
        <w:rPr>
          <w:rFonts w:ascii="Times New Roman" w:hAnsi="Times New Roman" w:cs="Times New Roman"/>
          <w:sz w:val="24"/>
        </w:rPr>
        <w:t>Ostfeld</w:t>
      </w:r>
      <w:proofErr w:type="spellEnd"/>
      <w:r w:rsidRPr="00736DEE">
        <w:rPr>
          <w:rFonts w:ascii="Times New Roman" w:hAnsi="Times New Roman" w:cs="Times New Roman"/>
          <w:sz w:val="24"/>
        </w:rPr>
        <w:t xml:space="preserve"> &amp; </w:t>
      </w:r>
      <w:proofErr w:type="spellStart"/>
      <w:r w:rsidRPr="00736DEE">
        <w:rPr>
          <w:rFonts w:ascii="Times New Roman" w:hAnsi="Times New Roman" w:cs="Times New Roman"/>
          <w:sz w:val="24"/>
        </w:rPr>
        <w:t>Keesing</w:t>
      </w:r>
      <w:proofErr w:type="spellEnd"/>
      <w:r w:rsidRPr="00736DEE">
        <w:rPr>
          <w:rFonts w:ascii="Times New Roman" w:hAnsi="Times New Roman" w:cs="Times New Roman"/>
          <w:sz w:val="24"/>
        </w:rPr>
        <w:t>, 2000)</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Because of its scattered and unpredictable nature, competition at these feeding sites is high with agonistic behavior and hierarchies established. Interestingly, this high competition has in turn led to the evolution of specific behaviors to reduce competition for resources such that the community finds balance. Such mechanisms include niche segregation among the different species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{"citationID":"Yhpd155V","properties":{"formattedCitation":"(Savolainen et al., 1988; Schuette et al., 2013)","plainCitation":"(Savolainen et al., 1988; Schuette et al., 2013)","noteIndex":0},"citationItems":[{"id":774,"uris":["http://zotero.org/users/6254983/items/AFBNJD4Z"],"itemData":{"id":774,"type":"article-journal","container-title":"Oikos","DOI":"10.2307/3565636","ISSN":"00301299","issue":"2","journalAbbreviation":"Oikos","page":"135","source":"DOI.org (Crossref)","title":"A Competition Hierarchy among Boreal Ants: Impact on Resource Partitioning and Community Structure","title-short":"A Competition Hierarchy among Boreal Ants","volume":"51","author":[{"family":"Savolainen","given":"Riitta"},{"family":"Vepsäläinen","given":"Kari"},{"family":"Vepsalainen","given":"Kari"}],"issued":{"date-parts":[["1988",2]]}}},{"id":775,"uris":["http://zotero.org/users/6254983/items/Y2T6IWLC"],"itemData":{"id":775,"type":"article-journal","container-title":"Biological Conservation","DOI":"10.1016/j.biocon.2012.08.008","ISSN":"00063207","journalAbbreviation":"Biological Conservation","language":"en","license":"https://www.elsevier.com/tdm/userlicense/1.0/","page":"301-312","source":"DOI.org (Crossref)","title":"Occupancy patterns and niche partitioning within a diverse carnivore community exposed to anthropogenic pressures","volume":"158","author":[{"family":"Schuette","given":"Paul"},{"family":"Wagner","given":"Aaron P."},{"family":"Wagner","given":"Meredith E."},{"family":"Creel","given":"Scott"}],"issued":{"date-parts":[["2013",2]]}}}],"schema":"https://github.com/citation-style-language/schema/raw/master/csl-citation.json"}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(Savolainen et al., 1988; Schuette et al., 2013)</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Albeit, when dominance is established in individuals of the same species, niche partitioning becomes less likely. From a conservation point of view, this is important two reasons. First, if resources are limited, population may select in favor of adult individuals, which may decrease juvenile recruitment thereby impacting the population fitness. Second, if resource partitioning does not occur within a species or a guild and individuals are forced to gather around one resource, a significant portion of the population may be </w:t>
      </w:r>
      <w:r w:rsidRPr="00736DEE">
        <w:rPr>
          <w:rFonts w:ascii="Times New Roman" w:eastAsia="Times New Roman" w:hAnsi="Times New Roman" w:cs="Times New Roman"/>
          <w:sz w:val="24"/>
          <w:szCs w:val="24"/>
        </w:rPr>
        <w:t>prone to threats while feeding.</w:t>
      </w:r>
    </w:p>
    <w:p w14:paraId="1E645B59" w14:textId="77777777" w:rsidR="00084648" w:rsidRPr="00736DEE" w:rsidRDefault="00084648" w:rsidP="00D70E63">
      <w:pPr>
        <w:spacing w:line="360" w:lineRule="auto"/>
        <w:jc w:val="both"/>
        <w:rPr>
          <w:rFonts w:ascii="Times New Roman" w:hAnsi="Times New Roman" w:cs="Times New Roman"/>
          <w:b/>
          <w:bCs/>
          <w:sz w:val="24"/>
          <w:szCs w:val="24"/>
        </w:rPr>
      </w:pPr>
    </w:p>
    <w:p w14:paraId="0B111F08" w14:textId="79CBE9F6" w:rsidR="00084648" w:rsidRPr="00736DEE" w:rsidRDefault="00E5171E" w:rsidP="00E047A5">
      <w:pPr>
        <w:pStyle w:val="Heading2"/>
        <w:spacing w:line="360" w:lineRule="auto"/>
        <w:jc w:val="both"/>
        <w:rPr>
          <w:rFonts w:ascii="Times New Roman" w:hAnsi="Times New Roman" w:cs="Times New Roman"/>
          <w:b/>
          <w:bCs/>
          <w:color w:val="auto"/>
          <w:sz w:val="24"/>
          <w:szCs w:val="24"/>
        </w:rPr>
      </w:pPr>
      <w:bookmarkStart w:id="214" w:name="_Toc199244223"/>
      <w:r w:rsidRPr="00736DEE">
        <w:rPr>
          <w:rFonts w:ascii="Times New Roman" w:hAnsi="Times New Roman" w:cs="Times New Roman"/>
          <w:b/>
          <w:bCs/>
          <w:color w:val="auto"/>
          <w:sz w:val="24"/>
          <w:szCs w:val="24"/>
        </w:rPr>
        <w:t xml:space="preserve">3.3 </w:t>
      </w:r>
      <w:r w:rsidR="00084648" w:rsidRPr="00736DEE">
        <w:rPr>
          <w:rFonts w:ascii="Times New Roman" w:hAnsi="Times New Roman" w:cs="Times New Roman"/>
          <w:b/>
          <w:bCs/>
          <w:color w:val="auto"/>
          <w:sz w:val="24"/>
          <w:szCs w:val="24"/>
        </w:rPr>
        <w:t>A note on the Information Center Hypothesis</w:t>
      </w:r>
      <w:bookmarkEnd w:id="214"/>
    </w:p>
    <w:p w14:paraId="2AE02423" w14:textId="77777777" w:rsidR="00084648" w:rsidRPr="00736DEE" w:rsidRDefault="00084648" w:rsidP="00CC0C76">
      <w:pPr>
        <w:spacing w:line="360" w:lineRule="auto"/>
        <w:ind w:firstLine="720"/>
        <w:jc w:val="both"/>
        <w:rPr>
          <w:rFonts w:ascii="Times New Roman" w:hAnsi="Times New Roman" w:cs="Times New Roman"/>
          <w:sz w:val="24"/>
          <w:szCs w:val="24"/>
        </w:rPr>
      </w:pPr>
      <w:r w:rsidRPr="00736DEE">
        <w:rPr>
          <w:rFonts w:ascii="Times New Roman" w:hAnsi="Times New Roman" w:cs="Times New Roman"/>
          <w:sz w:val="24"/>
          <w:szCs w:val="24"/>
        </w:rPr>
        <w:t xml:space="preserve">In Chapter 2 we highlighted the importance of communal roosts as a place where individuals gain access to location of food sources, as explained by the Information Center Hypothesis. It is important to say that the information transfer is usually unintentional. This is relevant because transferring information about a food source location does not inform about the quality of the resource itself. If individuals are foraging on suboptimal food sources and other </w:t>
      </w:r>
      <w:r w:rsidRPr="00736DEE">
        <w:rPr>
          <w:rFonts w:ascii="Times New Roman" w:hAnsi="Times New Roman" w:cs="Times New Roman"/>
          <w:sz w:val="24"/>
          <w:szCs w:val="24"/>
        </w:rPr>
        <w:lastRenderedPageBreak/>
        <w:t xml:space="preserve">individuals in the roost follow, this could have a severe impact at a population level. Several roosts for vultures are located near anthropogenic food sources like garbage dumps given their greater predictability such that it is less energetically costly to access food, despite its poor quality. Noteworthy, vultures are among the most threatened group of birds in the world, most species showing steep declines in their population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{"citationID":"jNZaWXBO","properties":{"formattedCitation":"(McClure et al., 2018)","plainCitation":"(McClure et al., 2018)","noteIndex":0},"citationItems":[{"id":759,"uris":["http://zotero.org/users/6254983/items/NJUG2ZYB"],"itemData":{"id":759,"type":"article-journal","container-title":"Biological Conservation","DOI":"10.1016/j.biocon.2018.08.012","ISSN":"00063207","journalAbbreviation":"Biological Conservation","language":"en","page":"390-402","source":"DOI.org (Crossref)","title":"State of the world's raptors: Distributions, threats, and conservation recommendations","title-short":"State of the world's raptors","volume":"227","author":[{"family":"McClure","given":"Christopher J.W."},{"family":"Westrip","given":"James R.S."},{"family":"Johnson","given":"Jeff A."},{"family":"Schulwitz","given":"Sarah E."},{"family":"Virani","given":"Munir Z."},{"family":"Davies","given":"Robert"},{"family":"Symes","given":"Andrew"},{"family":"Wheatley","given":"Hannah"},{"family":"Thorstrom","given":"Russell"},{"family":"Amar","given":"Arjun"},{"family":"Buij","given":"Ralph"},{"family":"Jones","given":"Victoria R."},{"family":"Williams","given":"Nick P."},{"family":"Buechley","given":"Evan R."},{"family":"Butchart","given":"Stuart H.M."}],"issued":{"date-parts":[["2018",11]]}}}],"schema":"https://github.com/citation-style-language/schema/raw/master/csl-citation.json"}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(McClure et al., 2018)</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Notably, these declines are exacerbated due to their gregarious behavior. When individuals follow others and forage together at a single carcass, it amplifies the risk of mass mortality when the carcass is poisoned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{"citationID":"uWg5tqto","properties":{"formattedCitation":"(D. Ogada et al., 2016; D. L. Ogada, 2014; Santangeli et al., 2016)","plainCitation":"(D. Ogada et al., 2016; D. L. Ogada, 2014; Santangeli et al., 2016)","noteIndex":0},"citationItems":[{"id":770,"uris":["http://zotero.org/users/6254983/items/FG7FJQC4"],"itemData":{"id":770,"type":"article-journal","abstract":"Poisons have long been used to kill wildlife throughout the world. An evolution has occurred from the use of plant‐ and animal‐based toxins to synthetic pesticides to kill wildlife, a method that is silent, cheap, easy, and effective. The use of pesticides to poison wildlife began in southern Africa, and predator populations were widely targeted and eliminated. A steep increase has recently been observed in the intensity of wildlife poisonings, with corresponding population declines. However, the majority of poisonings go unreported. Under national laws, it is illegal to hunt wildlife using poisons in 83% of African countries. Pesticide regulations are inadequate, and enforcement of existing legislation is poor. Few countries have forensic field protocols, and most lack storage and testing facilities. Methods used to poison wildlife include baiting carcasses, soaking grains in pesticide solution, mixing pesticides to form salt licks, and tainting waterholes. Carbofuran is the most widely abused pesticide in Africa. Common reasons for poisoning are control of damage‐causing animals, harvesting fish and bushmeat, harvesting animals for traditional medicine, poaching for wildlife products, and killing wildlife sentinels (e.g., vultures because their aerial circling alerts authorities to poachers’ activities). Populations of scavengers, particularly vultures, have been decimated by poisoning. Recommendations include banning pesticides, improving pesticide regulations and controlling distribution, better enforcement and stiffer penalties for offenders, increasing international support and awareness, and developing regional pesticide centers.","container-title":"Annals of the New York Academy of Sciences","DOI":"10.1111/nyas.12405","ISSN":"0077-8923, 1749-6632","issue":"1","journalAbbreviation":"Annals of the New York Academy of Sciences","language":"en","license":"http://onlinelibrary.wiley.com/termsAndConditions#vor","page":"1-20","source":"DOI.org (Crossref)","title":"The power of poison: pesticide poisoning of Africa's wildlife","title-short":"The power of poison","volume":"1322","author":[{"family":"Ogada","given":"Darcy L."}],"issued":{"date-parts":[["2014",8]]}}},{"id":771,"uris":["http://zotero.org/users/6254983/items/K4UW35QW"],"itemData":{"id":771,"type":"article-journal","abstract":"Abstract\n            \n              Four species of African vultures have been recategorized as Critically Endangered, and two as Endangered, on the IUCN Red List. Their declining status is attributed partly to the impacts of widespread poisoning. Prior to 2012 poisoning of vultures was mostly associated with illegal predator control by livestock farmers, in which vultures were typically unintended victims. More recently, ivory poachers have been using poisons to kill elephants\n              Loxodonta africana\n              or to contaminate their carcasses specifically to eliminate vultures, whose overhead circling might otherwise reveal the poachers’ presence. Between 2012 and 2014 we recorded 11 poaching-related incidents in seven African countries, in which 155 elephants and 2,044 vultures were killed. In at least two incidents the harvesting of vulture body parts (for fetish) may have provided an additional motive. We show that vulture mortality associated with ivory poaching has increased more rapidly than that associated with other poisoning incidents, and now accounts for one-third of all vulture poisonings recorded since 1970. This recent surge in the illegal use of poisons exposes weaknesses in the regulations, for which we propose measures aimed primarily at retail controls. However, because ivory poachers already operate outside any legal framework, African governments require international support in applying more punitive sentencing against mass wildlife poisoning.","container-title":"Oryx","DOI":"10.1017/S0030605315001209","ISSN":"0030-6053, 1365-3008","issue":"4","journalAbbreviation":"Oryx","language":"en","license":"https://www.cambridge.org/core/terms","page":"593-596","source":"DOI.org (Crossref)","title":"Ivory poachers and poison: drivers of Africa's declining vulture populations","title-short":"Ivory poachers and poison","volume":"50","author":[{"family":"Ogada","given":"Darcy"},{"family":"Botha","given":"André"},{"family":"Shaw","given":"Phil"}],"issued":{"date-parts":[["2016",10]]}}},{"id":773,"uris":["http://zotero.org/users/6254983/items/DRCYZXXE"],"itemData":{"id":773,"type":"article-journal","container-title":"Biological Conservation","DOI":"10.1016/j.biocon.2016.10.018","ISSN":"00063207","journalAbbreviation":"Biological Conservation","language":"en","page":"205-211","source":"DOI.org (Crossref)","title":"Understanding, quantifying and mapping the use of poison by commercial farmers in Namibia – Implications for scavengers' conservation and ecosystem health","volume":"204","author":[{"family":"Santangeli","given":"Andrea"},{"family":"Arkumarev","given":"Volen"},{"family":"Rust","given":"Niki"},{"family":"Girardello","given":"Marco"}],"issued":{"date-parts":[["2016",12]]}}}],"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(D. Ogada et al., 2016; D. L. Ogada, 2014; Santangeli et al., 2016)</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Thus, the use of social information when feeding may become an ecological trap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{"citationID":"WREoYNGn","properties":{"formattedCitation":"(Curk et al., 2025)","plainCitation":"(Curk et al., 2025)","noteIndex":0},"citationItems":[{"id":765,"uris":["http://zotero.org/users/6254983/items/VBVZP4UF"],"itemData":{"id":765,"type":"article-journal","container-title":"Ecological Modelling","DOI":"10.1016/j.ecolmodel.2024.110941","ISSN":"03043800","journalAbbreviation":"Ecological Modelling","language":"en","page":"110941","source":"DOI.org (Crossref)","title":"Advantages and disadvantages of using social information for carcass detection–A case study using white-backed vultures","volume":"499","author":[{"family":"Curk","given":"Te."},{"family":"Rast","given":"W."},{"family":"Portas","given":"R."},{"family":"Kohles","given":"J."},{"family":"Shatumbu","given":"G."},{"family":"Cloete","given":"C."},{"family":"Curk","given":"Ti."},{"family":"Radchuk","given":"V."},{"family":"Aschenborn","given":"O."},{"family":"Melzheimer","given":"J."}],"issued":{"date-parts":[["2025",1]]}}}],"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(Curk et al., 2025)</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with cascading effects.</w:t>
      </w:r>
    </w:p>
    <w:p w14:paraId="73D72F53" w14:textId="77777777" w:rsidR="00084648" w:rsidRPr="00736DEE" w:rsidRDefault="00084648" w:rsidP="00D70E63">
      <w:pPr>
        <w:spacing w:line="360" w:lineRule="auto"/>
        <w:jc w:val="both"/>
        <w:rPr>
          <w:rFonts w:ascii="Times New Roman" w:hAnsi="Times New Roman" w:cs="Times New Roman"/>
          <w:sz w:val="24"/>
          <w:szCs w:val="24"/>
        </w:rPr>
      </w:pPr>
    </w:p>
    <w:p w14:paraId="213F707A" w14:textId="77777777" w:rsidR="00084648" w:rsidRPr="00736DEE" w:rsidRDefault="00084648" w:rsidP="00D70E63">
      <w:pPr>
        <w:spacing w:line="360" w:lineRule="auto"/>
        <w:jc w:val="both"/>
        <w:rPr>
          <w:rFonts w:ascii="Times New Roman" w:hAnsi="Times New Roman" w:cs="Times New Roman"/>
          <w:b/>
          <w:bCs/>
          <w:sz w:val="24"/>
          <w:szCs w:val="24"/>
        </w:rPr>
      </w:pPr>
    </w:p>
    <w:p w14:paraId="19CAAC66" w14:textId="0F7E4C5B" w:rsidR="00084648" w:rsidRPr="00736DEE" w:rsidRDefault="00EA42AC" w:rsidP="00E047A5">
      <w:pPr>
        <w:pStyle w:val="Heading2"/>
        <w:spacing w:line="360" w:lineRule="auto"/>
        <w:jc w:val="both"/>
        <w:rPr>
          <w:rFonts w:ascii="Times New Roman" w:hAnsi="Times New Roman" w:cs="Times New Roman"/>
          <w:b/>
          <w:bCs/>
          <w:color w:val="auto"/>
          <w:sz w:val="24"/>
          <w:szCs w:val="24"/>
        </w:rPr>
      </w:pPr>
      <w:bookmarkStart w:id="215" w:name="_Toc199244224"/>
      <w:r w:rsidRPr="00736DEE">
        <w:rPr>
          <w:rFonts w:ascii="Times New Roman" w:hAnsi="Times New Roman" w:cs="Times New Roman"/>
          <w:b/>
          <w:bCs/>
          <w:color w:val="auto"/>
          <w:sz w:val="24"/>
          <w:szCs w:val="24"/>
        </w:rPr>
        <w:t xml:space="preserve">3.4 </w:t>
      </w:r>
      <w:r w:rsidR="00084648" w:rsidRPr="00736DEE">
        <w:rPr>
          <w:rFonts w:ascii="Times New Roman" w:hAnsi="Times New Roman" w:cs="Times New Roman"/>
          <w:b/>
          <w:bCs/>
          <w:color w:val="auto"/>
          <w:sz w:val="24"/>
          <w:szCs w:val="24"/>
        </w:rPr>
        <w:t>Size matters: The Andean Condor – A peculiar case study</w:t>
      </w:r>
      <w:bookmarkEnd w:id="215"/>
      <w:r w:rsidR="00084648" w:rsidRPr="00736DEE">
        <w:rPr>
          <w:rFonts w:ascii="Times New Roman" w:hAnsi="Times New Roman" w:cs="Times New Roman"/>
          <w:b/>
          <w:bCs/>
          <w:color w:val="auto"/>
          <w:sz w:val="24"/>
          <w:szCs w:val="24"/>
        </w:rPr>
        <w:t xml:space="preserve"> </w:t>
      </w:r>
    </w:p>
    <w:p w14:paraId="0F4481C0" w14:textId="77777777" w:rsidR="00084648" w:rsidRPr="00736DEE" w:rsidRDefault="00084648" w:rsidP="00CC0C76">
      <w:pPr>
        <w:spacing w:line="360" w:lineRule="auto"/>
        <w:ind w:firstLine="720"/>
        <w:jc w:val="both"/>
        <w:rPr>
          <w:rFonts w:ascii="Times New Roman" w:hAnsi="Times New Roman" w:cs="Times New Roman"/>
          <w:sz w:val="24"/>
          <w:szCs w:val="24"/>
        </w:rPr>
      </w:pPr>
      <w:r w:rsidRPr="00736DEE">
        <w:rPr>
          <w:rFonts w:ascii="Times New Roman" w:hAnsi="Times New Roman" w:cs="Times New Roman"/>
          <w:sz w:val="24"/>
          <w:szCs w:val="24"/>
        </w:rPr>
        <w:t xml:space="preserve">Given their obligate scavenging nature, old and new world vultures rely highly on communal roosting behavior. In black vultures, for instance, individuals may roost up to 200 individuals together. These large roosts provide several opportunities to access foraging sites by increasing accuracy of the food location by following more knowledgeable individuals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{"citationID":"8klkdFRQ","properties":{"formattedCitation":"(Sassi et al., 2024)","plainCitation":"(Sassi et al., 2024)","noteIndex":0},"citationItems":[{"id":763,"uris":["http://zotero.org/users/6254983/items/5GQ83I4K"],"itemData":{"id":763,"type":"article-journal","abstract":"Animals rely on a balance of personal and social information to decide when and where to move next in order to access a desired resource. The benefits from cueing on conspecifics to reduce uncertainty about resource availability can be rapidly overcome by the risks of within-group competition, often exacerbated toward low-ranked individuals. Being obligate soarers, relying on thermal updraughts to search for carcasses around which competition can be fierce, vultures represent ideal models to investigate the balance between personal and social information during foraging movements. Linking dominance hierarchy, social affinities and meteorological conditions to movement decisions of eight captive vultures,\n              Gyps spp\n              ., released for free flights in natural soaring conditions, we found that they relied on social information (i.e. other vultures using/having used the thermals) to find the next thermal updraught, especially in unfavourable flight conditions. Low-ranked individuals were more likely to disregard social cues when deciding where to go next, possibly to minimize the competitive risk of social aggregation. These results exemplify the architecture of decision-making during flight in social birds. It suggests that the environmental context, the context of risk and the social system as a whole calibrate the balance between personal and social information use.","container-title":"Proceedings of the Royal Society B: Biological Sciences","DOI":"10.1098/rspb.2023.1729","ISSN":"0962-8452, 1471-2954","issue":"2018","journalAbbreviation":"Proc. R. Soc. B.","language":"en","page":"20231729","source":"DOI.org (Crossref)","title":"The use of social information in vulture flight decisions","volume":"291","author":[{"family":"Sassi","given":"Yohan"},{"family":"Nouzières","given":"Basile"},{"family":"Scacco","given":"Martina"},{"family":"Tremblay","given":"Yann"},{"family":"Duriez","given":"Olivier"},{"family":"Robira","given":"Benjamin"}],"issued":{"date-parts":[["2024",3,13]]}}}],"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(Sassi et al., 2024)</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leading to more cost-efficient movement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{"citationID":"IyfSRfxz","properties":{"formattedCitation":"(Rafacz &amp; Templeton, 2003; Williams &amp; Safi, 2021)","plainCitation":"(Rafacz &amp; Templeton, 2003; Williams &amp; Safi, 2021)","noteIndex":0},"citationItems":[{"id":768,"uris":["http://zotero.org/users/6254983/items/5VX7G3QS"],"itemData":{"id":768,"type":"article-journal","abstract":"Abstract\n            \n              Environmental and behavioral cues are useful sources of information that allow group foraging individuals to improve their foraging success. Few studies to date, however, have examined how varying degrees of environmental unpredictability may affect when and how individuals use the social information they obtain in foraging groups. In this experiment, European starlings (\n              Sturnus vulgaris\n              ) were tested to determine in which type of environment, predictable or unpredictable, social information would be the most valuable. Subjects were placed under one of four conditions: an unpredictable environment with either (1) an informing demonstrator bird or (2) an uninforming demonstrator; or a predictable environment with either (3) an informing demonstrator or (4) an uninforming demonstrator. Environmental predictability was manipulated by altering the meaning of available color cues. Subjects in the unpredictable environment that had an informing demonstrator performed significantly better than subjects in an unpredictable environment with an uninforming demonstrator, although only on the second day of testing. Subjects in both the predictable conditions performed similarly to each other. The results suggest that social information is more valuable to individuals in an unpredictable environment than it is in a predictable environment; however, there appears to be a time lag in the ability of the birds to recognize the value of this information.","container-title":"Ethology","DOI":"10.1046/j.0179-1613.2003.00935.x","ISSN":"0179-1613, 1439-0310","issue":"12","journalAbbreviation":"Ethology","language":"en","license":"http://onlinelibrary.wiley.com/termsAndConditions#vor","page":"951-960","source":"DOI.org (Crossref)","title":"Environmental Unpredictability and the Value of Social Information for Foraging Starlings","volume":"109","author":[{"family":"Rafacz","given":"Michelle"},{"family":"Templeton","given":"Jennifer J."}],"issued":{"date-parts":[["2003",12]]}}},{"id":340,"uris":["http://zotero.org/users/6254983/items/H9APDVUK"],"itemData":{"id":340,"type":"article-journal","container-title":"Trends in Ecology &amp; Evolution","DOI":"10.1016/j.tree.2021.06.013","ISSN":"01695347","issue":"11","journalAbbreviation":"Trends in Ecology &amp; Evolution","language":"en","page":"990-999","source":"DOI.org (Crossref)","title":"Certainty and integration of options in animal movement","volume":"36","author":[{"family":"Williams","given":"Hannah J."},{"family":"Safi","given":"Kamran"}],"issued":{"date-parts":[["2021",11]]}}}],"schema":"https://github.com/citation-style-language/schema/raw/master/csl-citation.json"}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(Rafacz &amp; Templeton, 2003; Williams &amp; Safi, 2021)</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Evidently, the larger the size of the roost, the greater probabilities to find communal food sources. In the wild, however, these opportunities are constrained by population sizes of the species in question.</w:t>
      </w:r>
    </w:p>
    <w:p w14:paraId="52325B2C" w14:textId="77777777" w:rsidR="00084648" w:rsidRPr="00736DEE" w:rsidRDefault="00084648" w:rsidP="00D70E63">
      <w:pPr>
        <w:spacing w:line="360" w:lineRule="auto"/>
        <w:jc w:val="both"/>
        <w:rPr>
          <w:rFonts w:ascii="Times New Roman" w:hAnsi="Times New Roman" w:cs="Times New Roman"/>
          <w:sz w:val="24"/>
          <w:szCs w:val="24"/>
        </w:rPr>
      </w:pPr>
    </w:p>
    <w:p w14:paraId="70E07834" w14:textId="77777777" w:rsidR="00084648" w:rsidRPr="00736DEE" w:rsidRDefault="00084648" w:rsidP="00CC0C76">
      <w:pPr>
        <w:spacing w:line="360" w:lineRule="auto"/>
        <w:ind w:firstLine="720"/>
        <w:jc w:val="both"/>
        <w:rPr>
          <w:rFonts w:ascii="Times New Roman" w:hAnsi="Times New Roman" w:cs="Times New Roman"/>
          <w:sz w:val="24"/>
          <w:szCs w:val="24"/>
        </w:rPr>
      </w:pPr>
      <w:r w:rsidRPr="00736DEE">
        <w:rPr>
          <w:rFonts w:ascii="Times New Roman" w:hAnsi="Times New Roman" w:cs="Times New Roman"/>
          <w:sz w:val="24"/>
          <w:szCs w:val="24"/>
        </w:rPr>
        <w:t>With a wingspan of 320 cm, females weighting up to 11 kg and males up to 15 kg (Houston et al. 2020), the Andean Condor (</w:t>
      </w:r>
      <w:r w:rsidRPr="00736DEE">
        <w:rPr>
          <w:rFonts w:ascii="Times New Roman" w:hAnsi="Times New Roman" w:cs="Times New Roman"/>
          <w:i/>
          <w:sz w:val="24"/>
          <w:szCs w:val="24"/>
        </w:rPr>
        <w:t xml:space="preserve">Vultur </w:t>
      </w:r>
      <w:proofErr w:type="spellStart"/>
      <w:r w:rsidRPr="00736DEE">
        <w:rPr>
          <w:rFonts w:ascii="Times New Roman" w:hAnsi="Times New Roman" w:cs="Times New Roman"/>
          <w:i/>
          <w:sz w:val="24"/>
          <w:szCs w:val="24"/>
        </w:rPr>
        <w:t>gryphus</w:t>
      </w:r>
      <w:proofErr w:type="spellEnd"/>
      <w:r w:rsidRPr="00736DEE">
        <w:rPr>
          <w:rFonts w:ascii="Times New Roman" w:hAnsi="Times New Roman" w:cs="Times New Roman"/>
          <w:sz w:val="24"/>
          <w:szCs w:val="24"/>
        </w:rPr>
        <w:t>) is the heaviest extant soaring bird. It is an obligate scavenger, and a highly social species (</w:t>
      </w:r>
      <w:proofErr w:type="spellStart"/>
      <w:r w:rsidRPr="00736DEE">
        <w:rPr>
          <w:rFonts w:ascii="Times New Roman" w:hAnsi="Times New Roman" w:cs="Times New Roman"/>
          <w:sz w:val="24"/>
          <w:szCs w:val="24"/>
        </w:rPr>
        <w:t>Donázar</w:t>
      </w:r>
      <w:proofErr w:type="spellEnd"/>
      <w:r w:rsidRPr="00736DEE">
        <w:rPr>
          <w:rFonts w:ascii="Times New Roman" w:hAnsi="Times New Roman" w:cs="Times New Roman"/>
          <w:sz w:val="24"/>
          <w:szCs w:val="24"/>
        </w:rPr>
        <w:t xml:space="preserve"> et al. 1999), that uses communal roosts when they are not breeding, with aggregations adding up to 50 individuals. Despite their widespread distribution, large portions of the population are concentrated in specific locations, where these communal roosts exist. </w:t>
      </w:r>
    </w:p>
    <w:p w14:paraId="6E705F32" w14:textId="77777777" w:rsidR="00084648" w:rsidRPr="00736DEE" w:rsidRDefault="00084648" w:rsidP="00D70E63">
      <w:pPr>
        <w:spacing w:line="360" w:lineRule="auto"/>
        <w:jc w:val="both"/>
        <w:rPr>
          <w:rFonts w:ascii="Times New Roman" w:hAnsi="Times New Roman" w:cs="Times New Roman"/>
          <w:sz w:val="24"/>
          <w:szCs w:val="24"/>
        </w:rPr>
      </w:pPr>
    </w:p>
    <w:p w14:paraId="6800E830" w14:textId="77777777" w:rsidR="00084648" w:rsidRPr="00736DEE" w:rsidRDefault="00084648" w:rsidP="00CC0C76">
      <w:pPr>
        <w:spacing w:line="360" w:lineRule="auto"/>
        <w:ind w:firstLine="720"/>
        <w:jc w:val="both"/>
        <w:rPr>
          <w:rFonts w:ascii="Times New Roman" w:hAnsi="Times New Roman" w:cs="Times New Roman"/>
          <w:sz w:val="24"/>
          <w:szCs w:val="24"/>
        </w:rPr>
      </w:pPr>
      <w:r w:rsidRPr="00736DEE">
        <w:rPr>
          <w:rFonts w:ascii="Times New Roman" w:hAnsi="Times New Roman" w:cs="Times New Roman"/>
          <w:sz w:val="24"/>
          <w:szCs w:val="24"/>
        </w:rPr>
        <w:lastRenderedPageBreak/>
        <w:t xml:space="preserve">Like other vultures, Andean Condors are also obligate soarers. This means they rely on thermal updrafts to search for carcasses. When foraging, these birds gain altitude by riding a thermal updraft (hot air masses created as a consequence of heated surface that rises), and they use it to move in the landscape in search for food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{"citationID":"Qyg6AkPq","properties":{"formattedCitation":"(Sassi et al., 2024)","plainCitation":"(Sassi et al., 2024)","noteIndex":0},"citationItems":[{"id":763,"uris":["http://zotero.org/users/6254983/items/5GQ83I4K"],"itemData":{"id":763,"type":"article-journal","abstract":"Animals rely on a balance of personal and social information to decide when and where to move next in order to access a desired resource. The benefits from cueing on conspecifics to reduce uncertainty about resource availability can be rapidly overcome by the risks of within-group competition, often exacerbated toward low-ranked individuals. Being obligate soarers, relying on thermal updraughts to search for carcasses around which competition can be fierce, vultures represent ideal models to investigate the balance between personal and social information during foraging movements. Linking dominance hierarchy, social affinities and meteorological conditions to movement decisions of eight captive vultures,\n              Gyps spp\n              ., released for free flights in natural soaring conditions, we found that they relied on social information (i.e. other vultures using/having used the thermals) to find the next thermal updraught, especially in unfavourable flight conditions. Low-ranked individuals were more likely to disregard social cues when deciding where to go next, possibly to minimize the competitive risk of social aggregation. These results exemplify the architecture of decision-making during flight in social birds. It suggests that the environmental context, the context of risk and the social system as a whole calibrate the balance between personal and social information use.","container-title":"Proceedings of the Royal Society B: Biological Sciences","DOI":"10.1098/rspb.2023.1729","ISSN":"0962-8452, 1471-2954","issue":"2018","journalAbbreviation":"Proc. R. Soc. B.","language":"en","page":"20231729","source":"DOI.org (Crossref)","title":"The use of social information in vulture flight decisions","volume":"291","author":[{"family":"Sassi","given":"Yohan"},{"family":"Nouzières","given":"Basile"},{"family":"Scacco","given":"Martina"},{"family":"Tremblay","given":"Yann"},{"family":"Duriez","given":"Olivier"},{"family":"Robira","given":"Benjamin"}],"issued":{"date-parts":[["2024",3,13]]}}}],"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(Sassi et al., 2024)</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This remarkably energy-efficient flight mode allows them to reduce energy expenditure. Given their size and feeding guild, Andean Condors highly benefit from this flight strategy. Some geographical features promote the occurrence of thermals like cliffs and slope inclination and aspect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{"citationID":"l4BCDBdA","properties":{"formattedCitation":"(Scacco et al., 2019)","plainCitation":"(Scacco et al., 2019)","noteIndex":0},"citationItems":[{"id":225,"uris":["http://zotero.org/users/6254983/items/W77HBJFK"],"itemData":{"id":225,"type":"article-journal","abstract":"Soaring flight is a remarkable adaptation to reduce movement costs by taking advantage of atmospheric uplifts. The movement pattern of soaring birds is shaped by the spatial and temporal availability and intensity of uplifts, which result from an interaction of local weather conditions with the underlying landscape structure. We used soaring flight locations and vertical speeds of an obligate soaring species, the white stork (\n              Ciconia ciconia\n              ), as proxies for uplift availability and intensity. We then tested if static landscape features such as topography and land cover, instead of the commonly used weather information, could predict and map the occurrence and intensity of uplifts across Europe. We found that storks encountering fewer uplifts along their routes, as determined by static landscape features, suffered higher energy expenditures, approximated by their overall body dynamic acceleration. This result validates the use of static features as uplift predictors and suggests the existence of a direct link between energy expenditure and static landscape structure, thus far largely unquantified for flying animals. Our uplift availability map represents a computationally efficient proxy of the distribution of movement costs for soaring birds across the world's landscapes. It thus provides a base to explore the effects of changes in the landscape structure on the energy expenditure of soaring birds, identify low-cost movement corridors and ultimately inform the planning of anthropogenic developments.","container-title":"Royal Society Open Science","DOI":"10.1098/rsos.181440","ISSN":"2054-5703","issue":"1","journalAbbreviation":"R. Soc. open sci.","language":"en","page":"181440","source":"DOI.org (Crossref)","title":"Static landscape features predict uplift locations for soaring birds across Europe","volume":"6","author":[{"family":"Scacco","given":"Martina"},{"family":"Flack","given":"Andrea"},{"family":"Duriez","given":"Olivier"},{"family":"Wikelski","given":"Martin"},{"family":"Safi","given":"Kamran"}],"issued":{"date-parts":[["2019",1]]}}}],"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(Scacco et al., 2019)</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It is likely that when selecting a communal roosting site, they select roosts that will allow them to exploit these thermals to commute to and from foraging grounds. In fact, a study by Sassi et. al (2024) shows that vultures movement decisions relied highly on social information.</w:t>
      </w:r>
    </w:p>
    <w:p w14:paraId="05D8705A" w14:textId="77777777" w:rsidR="00084648" w:rsidRPr="00736DEE" w:rsidRDefault="00084648" w:rsidP="00D70E63">
      <w:pPr>
        <w:spacing w:line="360" w:lineRule="auto"/>
        <w:jc w:val="both"/>
        <w:rPr>
          <w:rFonts w:ascii="Times New Roman" w:hAnsi="Times New Roman" w:cs="Times New Roman"/>
          <w:sz w:val="24"/>
          <w:szCs w:val="24"/>
        </w:rPr>
      </w:pPr>
    </w:p>
    <w:p w14:paraId="5B5AEA49" w14:textId="77777777" w:rsidR="00084648" w:rsidRPr="00736DEE" w:rsidRDefault="00084648" w:rsidP="00CC0C76">
      <w:pPr>
        <w:spacing w:line="360" w:lineRule="auto"/>
        <w:ind w:firstLine="720"/>
        <w:jc w:val="both"/>
        <w:rPr>
          <w:rFonts w:ascii="Times New Roman" w:hAnsi="Times New Roman" w:cs="Times New Roman"/>
          <w:sz w:val="24"/>
          <w:szCs w:val="24"/>
        </w:rPr>
      </w:pPr>
      <w:r w:rsidRPr="00736DEE">
        <w:rPr>
          <w:rFonts w:ascii="Times New Roman" w:hAnsi="Times New Roman" w:cs="Times New Roman"/>
          <w:sz w:val="24"/>
          <w:szCs w:val="24"/>
        </w:rPr>
        <w:t>Collectively, all of these lines of evidence suggest that communal roosting sites are crucial for the population structure and dynamics in Andean Condors. Much has been hypothesized about the importance of communal roosts for information sharing and feeding resources. Nonetheless, more research is needed to understand how the information transfer operates in these roosts, and how valuable each connection is for information transfer. As concluded by</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{"citationID":"cxHxJEpr","properties":{"formattedCitation":"(Curk et al., 2025)","plainCitation":"(Curk et al., 2025)","noteIndex":0},"citationItems":[{"id":765,"uris":["http://zotero.org/users/6254983/items/VBVZP4UF"],"itemData":{"id":765,"type":"article-journal","container-title":"Ecological Modelling","DOI":"10.1016/j.ecolmodel.2024.110941","ISSN":"03043800","journalAbbreviation":"Ecological Modelling","language":"en","page":"110941","source":"DOI.org (Crossref)","title":"Advantages and disadvantages of using social information for carcass detection–A case study using white-backed vultures","volume":"499","author":[{"family":"Curk","given":"Te."},{"family":"Rast","given":"W."},{"family":"Portas","given":"R."},{"family":"Kohles","given":"J."},{"family":"Shatumbu","given":"G."},{"family":"Cloete","given":"C."},{"family":"Curk","given":"Ti."},{"family":"Radchuk","given":"V."},{"family":"Aschenborn","given":"O."},{"family":"Melzheimer","given":"J."}],"issued":{"date-parts":[["2025",1]]}}}],"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(Curk et al., 2025)</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the value of social information was only evident with a large number of vultures in the area. These findings stress the need to have healthy populations that can self-sustain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{"citationID":"h1LZB4Mn","properties":{"formattedCitation":"(Van Overveld, Blanco, et al., 2020)","plainCitation":"(Van Overveld, Blanco, et al., 2020)","noteIndex":0},"citationItems":[{"id":769,"uris":["http://zotero.org/users/6254983/items/AXM6B8SY"],"itemData":{"id":769,"type":"article-journal","abstract":"Abstract\n            Vultures are one of the most threatened bird groups globally. Although many of the threats faced by vultures have been identified, the impact of human activities on the social life of vultures has received little attention. In this paper, we emphasize the need to integrate vulture sociality into conservation practice. First, we summarize current knowledge on vulture social behavior, and the evolutionary and ecological roots of their breeding systems. We describe the existence of contrasting gradients in social foraging strategies and hierarchical social structures among colonial and territorial breeders associated with species (and population) reliance on carrion differing in size and predictability. We also highlight the potential role of vulture gatherings in maintaining population-level social structures and for mate-finding given high mate-selectivity. Next, based on this social framework, we discuss the impact of human activities on social foraging, territory structures, resource partitioning processes, and mating dynamics. However, little is known about how disruptions of social habits may have contributed to vulture population declines and/or may impede their recovery. Lastly, we provide directions for future research on vulture socio-ecology that may improve current conservation efforts. We encourage researchers and wildlife managers to pay more attention to natural carrion diversity underlying vulture social system diversity, especially when implementing supplementary feeding programs, and to consider the complex mating and settlement dynamics in reintroduction programs. Overall, we stress that understanding the complex social life of vultures is critical to harmonize their conservation with anthropogenic activities.","container-title":"The Condor","DOI":"10.1093/condor/duaa035","ISSN":"0010-5422, 1938-5129","issue":"4","language":"en","license":"https://academic.oup.com/journals/pages/open_access/funder_policies/chorus/standard_publication_model","page":"duaa035","source":"DOI.org (Crossref)","title":"Integrating vulture social behavior into conservation practice","volume":"122","author":[{"family":"Van Overveld","given":"Thijs"},{"family":"Blanco","given":"Guillermo"},{"family":"Moleón","given":"Marcos"},{"family":"Margalida","given":"Antoni"},{"family":"Sánchez-Zapata","given":"José Antonio"},{"family":"De La Riva","given":"Manuel"},{"family":"Donázar","given":"José Antonio"}],"issued":{"date-parts":[["2020",12,31]]}}}],"schema":"https://github.com/citation-style-language/schema/raw/master/csl-citation.json"}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 xml:space="preserve">(Van </w:t>
      </w:r>
      <w:proofErr w:type="spellStart"/>
      <w:r w:rsidRPr="00736DEE">
        <w:rPr>
          <w:rFonts w:ascii="Times New Roman" w:hAnsi="Times New Roman" w:cs="Times New Roman"/>
          <w:sz w:val="24"/>
        </w:rPr>
        <w:t>Overveld</w:t>
      </w:r>
      <w:proofErr w:type="spellEnd"/>
      <w:r w:rsidRPr="00736DEE">
        <w:rPr>
          <w:rFonts w:ascii="Times New Roman" w:hAnsi="Times New Roman" w:cs="Times New Roman"/>
          <w:sz w:val="24"/>
        </w:rPr>
        <w:t>, Blanco, et al., 2020)</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especially as natural food becomes more limited.</w:t>
      </w:r>
    </w:p>
    <w:p w14:paraId="49DAD832" w14:textId="77777777" w:rsidR="00084648" w:rsidRPr="00736DEE" w:rsidRDefault="00084648" w:rsidP="00D70E63">
      <w:pPr>
        <w:spacing w:line="360" w:lineRule="auto"/>
        <w:jc w:val="both"/>
        <w:rPr>
          <w:rFonts w:ascii="Times New Roman" w:hAnsi="Times New Roman" w:cs="Times New Roman"/>
          <w:sz w:val="24"/>
          <w:szCs w:val="24"/>
        </w:rPr>
      </w:pPr>
    </w:p>
    <w:p w14:paraId="6BA4E2A8" w14:textId="77777777" w:rsidR="00084648" w:rsidRPr="00736DEE" w:rsidRDefault="00084648" w:rsidP="00CC0C76">
      <w:pPr>
        <w:spacing w:line="360" w:lineRule="auto"/>
        <w:ind w:firstLine="720"/>
        <w:jc w:val="both"/>
        <w:rPr>
          <w:rFonts w:ascii="Times New Roman" w:hAnsi="Times New Roman" w:cs="Times New Roman"/>
          <w:sz w:val="24"/>
          <w:szCs w:val="24"/>
        </w:rPr>
      </w:pPr>
      <w:r w:rsidRPr="00736DEE">
        <w:rPr>
          <w:rFonts w:ascii="Times New Roman" w:hAnsi="Times New Roman" w:cs="Times New Roman"/>
          <w:sz w:val="24"/>
          <w:szCs w:val="24"/>
        </w:rPr>
        <w:t xml:space="preserve">Undoubtedly, communal roosts are areas of high conservation priority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{"citationID":"cOZAlNwH","properties":{"formattedCitation":"(Dermody et al., 2011)","plainCitation":"(Dermody et al., 2011)","noteIndex":0},"citationItems":[{"id":32,"uris":["http://zotero.org/users/6254983/items/IKVRAV38"],"itemData":{"id":32,"type":"article-journal","container-title":"PLoS ONE","DOI":"10.1371/journal.pone.0024635","ISSN":"1932-6203","issue":"9","journalAbbreviation":"PLoS ONE","language":"en","page":"e24635","source":"DOI.org (Crossref)","title":"The Evolutionary Pathway to Obligate Scavenging in Gyps Vultures","volume":"6","author":[{"family":"Dermody","given":"Brian J."},{"family":"Tanner","given":"Colby J."},{"family":"Jackson","given":"Andrew L."}],"editor":[{"family":"DeSalle","given":"Robert"}],"issued":{"date-parts":[["2011",9,8]]}}}],"schema":"https://github.com/citation-style-language/schema/raw/master/csl-citation.json"}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(Dermody et al., 2011)</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As with many other vultures, Andean Condor populations are decreasing throughout its range, with all major threats being anthropogenic. In particular, habitat loss, poisoning due to human-wildlife conflict and wind power development are of greater concern, which frequently act synergistically. Because of their size, ecology (e.g., long lifespan, low reproductive rates, obligate soaring species – which requires longer learning periods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{"citationID":"AnP9TR2t","properties":{"formattedCitation":"(Hertel et al., 2023)","plainCitation":"(Hertel et al., 2023)","noteIndex":0},"citationItems":[{"id":193,"uris":["http://zotero.org/users/6254983/items/5BBER7AL"],"itemData":{"id":193,"type":"article-journal","abstract":"During early development, juvenile animals need to acquire a diverse behavioural repertoire to interact with their environment. The ontogeny of animal behaviour, is paced by the motivation to improve, e.g. internal clocks, and limited by external constraints, e.g. weather conditions. We here evaluate how naive Egyptian vultures (\n              Neophron percnopterus\n              ) improve in locomotor performance, measured as daily maximum displacement, prior to their first migration under three different time constraint regimes: we compared wild hatched vultures, migrating one month after fledging, with captive-hatched vultures, released in spring four months or in winter nine months before migration. We found that the time until migration paced the development of movement behaviour: wild birds rapidly increased displacement distances within the first two weeks after fledging, while spring and winter released vultures delayed movement increases by two and four months, respectively. Under relaxed time constraints captive-hatched vultures displayed diverse functional forms of performance enhancements and therefore great variability in individual ontogeny of movement behaviour. While weather conditions in winter could limit flight movements, some birds indeed moved immediately after their release, indicating that weather may not be limiting. Our findings promote the idea that relaxed ecological constraints could uncover hidden phenotypic flexibility in ontogeny, which could present a greater potential for adaptability under environmental change than currently expected.","container-title":"Proceedings of the Royal Society B: Biological Sciences","DOI":"10.1098/rspb.2022.2429","ISSN":"0962-8452, 1471-2954","issue":"1996","journalAbbreviation":"Proc. R. Soc. B.","language":"en","page":"20222429","source":"DOI.org (Crossref)","title":"Time constraints may pace the ontogeny of movement behaviour","volume":"290","author":[{"family":"Hertel","given":"Anne G."},{"family":"Efrat","given":"Ron"},{"family":"Reznikov","given":"Korin"},{"family":"Sapir","given":"Nir"},{"family":"Berger-Tal","given":"Oded"},{"family":"Mueller","given":"Thomas"}],"issued":{"date-parts":[["2023",4,12]]}}}],"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(Hertel et al., 2023)</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scavengers), behavior (social species), and conservation status (globally Vulnerable), this emblematic Andean species is a peculiar study system and good model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{"citationID":"JsLP4ZTL","properties":{"formattedCitation":"(Poessel et al., 2018)","plainCitation":"(Poessel et al., 2018)","noteIndex":0},"citationItems":[{"id":188,"uris":["http://zotero.org/users/6254983/items/T885DM2U"],"itemData":{"id":188,"type":"article-journal","container-title":"Ibis","DOI":"10.1111/ibi.12531","ISSN":"00191019","issue":"1","journalAbbreviation":"Ibis","language":"en","page":"36-53","source":"DOI.org (Crossref)","title":"Meteorological and environmental variables affect flight behaviour and decision-making of an obligate soaring bird, the California Condor &lt;i&gt;Gymnogyps californianus&lt;/i&gt;","volume":"160","author":[{"family":"Poessel","given":"Sharon A."},{"family":"Brandt","given":"Joseph"},{"family":"Miller","given":"Tricia A."},{"family":"Katzner","given":"Todd E."}],"issued":{"date-parts":[["2018",1]]}}}],"schema":"https://github.com/citation-style-language/schema/raw/master/csl-citation.json"}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w:t>
      </w:r>
      <w:proofErr w:type="spellStart"/>
      <w:r w:rsidRPr="00736DEE">
        <w:rPr>
          <w:rFonts w:ascii="Times New Roman" w:hAnsi="Times New Roman" w:cs="Times New Roman"/>
          <w:sz w:val="24"/>
        </w:rPr>
        <w:t>Poessel</w:t>
      </w:r>
      <w:proofErr w:type="spellEnd"/>
      <w:r w:rsidRPr="00736DEE">
        <w:rPr>
          <w:rFonts w:ascii="Times New Roman" w:hAnsi="Times New Roman" w:cs="Times New Roman"/>
          <w:sz w:val="24"/>
        </w:rPr>
        <w:t xml:space="preserve"> et al., 2018)</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to test the hypotheses on the effects of sociality on foraging efficiency as they represent an extreme in the spectrum of extant flying birds. </w:t>
      </w:r>
    </w:p>
    <w:p w14:paraId="3423AD37" w14:textId="77777777" w:rsidR="00F7140F" w:rsidRPr="00736DEE" w:rsidRDefault="00F7140F" w:rsidP="00D70E63">
      <w:pPr>
        <w:spacing w:line="360" w:lineRule="auto"/>
        <w:jc w:val="both"/>
        <w:rPr>
          <w:rFonts w:ascii="Times New Roman" w:hAnsi="Times New Roman" w:cs="Times New Roman"/>
          <w:sz w:val="24"/>
          <w:szCs w:val="24"/>
        </w:rPr>
      </w:pPr>
    </w:p>
    <w:p w14:paraId="591C0F1F" w14:textId="45DF53FA" w:rsidR="00F75407" w:rsidRPr="00736DEE" w:rsidRDefault="00F75407" w:rsidP="00E047A5">
      <w:pPr>
        <w:pStyle w:val="Heading1"/>
        <w:spacing w:line="360" w:lineRule="auto"/>
        <w:jc w:val="both"/>
        <w:rPr>
          <w:rFonts w:ascii="Times New Roman" w:hAnsi="Times New Roman" w:cs="Times New Roman"/>
          <w:b/>
          <w:bCs/>
          <w:color w:val="auto"/>
          <w:sz w:val="28"/>
          <w:szCs w:val="28"/>
        </w:rPr>
      </w:pPr>
      <w:bookmarkStart w:id="216" w:name="_Hlk148867961"/>
      <w:bookmarkStart w:id="217" w:name="_Toc199244225"/>
      <w:r w:rsidRPr="00736DEE">
        <w:rPr>
          <w:rFonts w:ascii="Times New Roman" w:hAnsi="Times New Roman" w:cs="Times New Roman"/>
          <w:b/>
          <w:bCs/>
          <w:color w:val="auto"/>
          <w:sz w:val="28"/>
          <w:szCs w:val="28"/>
        </w:rPr>
        <w:t>Bibliography</w:t>
      </w:r>
      <w:bookmarkEnd w:id="217"/>
    </w:p>
    <w:p w14:paraId="0980D7F2" w14:textId="19C89FEE" w:rsidR="0032563F" w:rsidRPr="00736DEE" w:rsidRDefault="0032563F" w:rsidP="00E047A5">
      <w:pPr>
        <w:pStyle w:val="CommentText"/>
        <w:spacing w:line="360" w:lineRule="auto"/>
        <w:jc w:val="both"/>
        <w:rPr>
          <w:rFonts w:ascii="Times New Roman" w:hAnsi="Times New Roman" w:cs="Times New Roman"/>
          <w:sz w:val="21"/>
          <w:szCs w:val="21"/>
          <w:shd w:val="clear" w:color="auto" w:fill="FFFFFF"/>
        </w:rPr>
      </w:pPr>
    </w:p>
    <w:p w14:paraId="21F922CE" w14:textId="77777777"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Abrahms, B., Hazen, E. L., Aikens, E. O., Savoca, M. S., </w:t>
      </w:r>
      <w:proofErr w:type="spellStart"/>
      <w:r w:rsidRPr="00736DEE">
        <w:rPr>
          <w:rFonts w:ascii="Times New Roman" w:hAnsi="Times New Roman" w:cs="Times New Roman"/>
          <w:sz w:val="24"/>
          <w:szCs w:val="24"/>
        </w:rPr>
        <w:t>Goldbogen</w:t>
      </w:r>
      <w:proofErr w:type="spellEnd"/>
      <w:r w:rsidRPr="00736DEE">
        <w:rPr>
          <w:rFonts w:ascii="Times New Roman" w:hAnsi="Times New Roman" w:cs="Times New Roman"/>
          <w:sz w:val="24"/>
          <w:szCs w:val="24"/>
        </w:rPr>
        <w:t>, J. A., Bograd, S. J., ... &amp; Mate, B. R. (2019). Memory and resource tracking drive blue whale migrations. Proceedings of the National Academy of Sciences, 116(12), 5582-5587.</w:t>
      </w:r>
    </w:p>
    <w:p w14:paraId="6DB8F3E1" w14:textId="2B620FF9"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Aikens, E. O., Bontekoe, I. D., </w:t>
      </w:r>
      <w:proofErr w:type="spellStart"/>
      <w:r w:rsidRPr="00736DEE">
        <w:rPr>
          <w:rFonts w:ascii="Times New Roman" w:hAnsi="Times New Roman" w:cs="Times New Roman"/>
          <w:sz w:val="24"/>
          <w:szCs w:val="24"/>
        </w:rPr>
        <w:t>Blumenstiel</w:t>
      </w:r>
      <w:proofErr w:type="spellEnd"/>
      <w:r w:rsidRPr="00736DEE">
        <w:rPr>
          <w:rFonts w:ascii="Times New Roman" w:hAnsi="Times New Roman" w:cs="Times New Roman"/>
          <w:sz w:val="24"/>
          <w:szCs w:val="24"/>
        </w:rPr>
        <w:t xml:space="preserve">, L., </w:t>
      </w:r>
      <w:proofErr w:type="spellStart"/>
      <w:r w:rsidRPr="00736DEE">
        <w:rPr>
          <w:rFonts w:ascii="Times New Roman" w:hAnsi="Times New Roman" w:cs="Times New Roman"/>
          <w:sz w:val="24"/>
          <w:szCs w:val="24"/>
        </w:rPr>
        <w:t>Schlicksupp</w:t>
      </w:r>
      <w:proofErr w:type="spellEnd"/>
      <w:r w:rsidRPr="00736DEE">
        <w:rPr>
          <w:rFonts w:ascii="Times New Roman" w:hAnsi="Times New Roman" w:cs="Times New Roman"/>
          <w:sz w:val="24"/>
          <w:szCs w:val="24"/>
        </w:rPr>
        <w:t xml:space="preserve">, A., &amp; Flack, A. (2022). Viewing animal migration through a social lens. </w:t>
      </w:r>
      <w:r w:rsidRPr="00736DEE">
        <w:rPr>
          <w:rFonts w:ascii="Times New Roman" w:hAnsi="Times New Roman" w:cs="Times New Roman"/>
          <w:i/>
          <w:iCs/>
          <w:sz w:val="24"/>
          <w:szCs w:val="24"/>
        </w:rPr>
        <w:t>Trends in Ecology &amp; Evolution</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37</w:t>
      </w:r>
      <w:r w:rsidRPr="00736DEE">
        <w:rPr>
          <w:rFonts w:ascii="Times New Roman" w:hAnsi="Times New Roman" w:cs="Times New Roman"/>
          <w:sz w:val="24"/>
          <w:szCs w:val="24"/>
        </w:rPr>
        <w:t xml:space="preserve">(11), 985–996. </w:t>
      </w:r>
    </w:p>
    <w:p w14:paraId="4190133B" w14:textId="6C0B7E59"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Beauchamp, G. (1999). The evolution of communal roosting in birds: Origin and secondary losses. </w:t>
      </w:r>
      <w:r w:rsidRPr="00736DEE">
        <w:rPr>
          <w:rFonts w:ascii="Times New Roman" w:hAnsi="Times New Roman" w:cs="Times New Roman"/>
          <w:i/>
          <w:iCs/>
          <w:sz w:val="24"/>
          <w:szCs w:val="24"/>
        </w:rPr>
        <w:t>Behavioral Ecology</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10</w:t>
      </w:r>
      <w:r w:rsidRPr="00736DEE">
        <w:rPr>
          <w:rFonts w:ascii="Times New Roman" w:hAnsi="Times New Roman" w:cs="Times New Roman"/>
          <w:sz w:val="24"/>
          <w:szCs w:val="24"/>
        </w:rPr>
        <w:t xml:space="preserve">(6), 675–687. </w:t>
      </w:r>
    </w:p>
    <w:p w14:paraId="2EAC8F61" w14:textId="2D01422E"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Benhamou, S. (2014). Of scales and stationarity in animal movements. </w:t>
      </w:r>
      <w:r w:rsidRPr="00736DEE">
        <w:rPr>
          <w:rFonts w:ascii="Times New Roman" w:hAnsi="Times New Roman" w:cs="Times New Roman"/>
          <w:i/>
          <w:iCs/>
          <w:sz w:val="24"/>
          <w:szCs w:val="24"/>
        </w:rPr>
        <w:t>Ecology Letters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17</w:t>
      </w:r>
      <w:r w:rsidRPr="00736DEE">
        <w:rPr>
          <w:rFonts w:ascii="Times New Roman" w:hAnsi="Times New Roman" w:cs="Times New Roman"/>
          <w:sz w:val="24"/>
          <w:szCs w:val="24"/>
        </w:rPr>
        <w:t xml:space="preserve">(3), 261–272. </w:t>
      </w:r>
    </w:p>
    <w:p w14:paraId="2D0550D5" w14:textId="1FA68122"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Berberi, I., Miller, E. T., &amp; Dakin, R. (2023). The effect of sociality on competitive interactions among birds. </w:t>
      </w:r>
      <w:r w:rsidRPr="00736DEE">
        <w:rPr>
          <w:rFonts w:ascii="Times New Roman" w:hAnsi="Times New Roman" w:cs="Times New Roman"/>
          <w:i/>
          <w:iCs/>
          <w:sz w:val="24"/>
          <w:szCs w:val="24"/>
        </w:rPr>
        <w:t>Proceedings of the Royal Society B: Biological Sciences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290</w:t>
      </w:r>
      <w:r w:rsidRPr="00736DEE">
        <w:rPr>
          <w:rFonts w:ascii="Times New Roman" w:hAnsi="Times New Roman" w:cs="Times New Roman"/>
          <w:sz w:val="24"/>
          <w:szCs w:val="24"/>
        </w:rPr>
        <w:t xml:space="preserve">(1994), 20221894. </w:t>
      </w:r>
    </w:p>
    <w:p w14:paraId="66ABB2F9" w14:textId="631CEA3F" w:rsidR="000664F4" w:rsidRPr="00736DEE" w:rsidRDefault="000664F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Brusatte, S. L., O’Connor, J. K., &amp; Jarvis, E. D. (2015). The Origin and Diversification of Birds. </w:t>
      </w:r>
      <w:r w:rsidRPr="00736DEE">
        <w:rPr>
          <w:rFonts w:ascii="Times New Roman" w:hAnsi="Times New Roman" w:cs="Times New Roman"/>
          <w:i/>
          <w:iCs/>
          <w:sz w:val="24"/>
          <w:szCs w:val="24"/>
        </w:rPr>
        <w:t>Current Biology</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25</w:t>
      </w:r>
      <w:r w:rsidRPr="00736DEE">
        <w:rPr>
          <w:rFonts w:ascii="Times New Roman" w:hAnsi="Times New Roman" w:cs="Times New Roman"/>
          <w:sz w:val="24"/>
          <w:szCs w:val="24"/>
        </w:rPr>
        <w:t xml:space="preserve">(19), R888–R898. </w:t>
      </w:r>
    </w:p>
    <w:p w14:paraId="63D6BD32" w14:textId="675360CE"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Buckley, N. J. (1997). Experimental tests of the information-center hypothesis with black vultures (Coragyps atratus) and turkey vultures (</w:t>
      </w:r>
      <w:proofErr w:type="spellStart"/>
      <w:r w:rsidRPr="00736DEE">
        <w:rPr>
          <w:rFonts w:ascii="Times New Roman" w:hAnsi="Times New Roman" w:cs="Times New Roman"/>
          <w:sz w:val="24"/>
          <w:szCs w:val="24"/>
        </w:rPr>
        <w:t>Cathartes</w:t>
      </w:r>
      <w:proofErr w:type="spellEnd"/>
      <w:r w:rsidRPr="00736DEE">
        <w:rPr>
          <w:rFonts w:ascii="Times New Roman" w:hAnsi="Times New Roman" w:cs="Times New Roman"/>
          <w:sz w:val="24"/>
          <w:szCs w:val="24"/>
        </w:rPr>
        <w:t xml:space="preserve"> </w:t>
      </w:r>
      <w:proofErr w:type="gramStart"/>
      <w:r w:rsidRPr="00736DEE">
        <w:rPr>
          <w:rFonts w:ascii="Times New Roman" w:hAnsi="Times New Roman" w:cs="Times New Roman"/>
          <w:sz w:val="24"/>
          <w:szCs w:val="24"/>
        </w:rPr>
        <w:t>aura )</w:t>
      </w:r>
      <w:proofErr w:type="gramEnd"/>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Behavioral Ecology and Sociobiology</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41</w:t>
      </w:r>
      <w:r w:rsidRPr="00736DEE">
        <w:rPr>
          <w:rFonts w:ascii="Times New Roman" w:hAnsi="Times New Roman" w:cs="Times New Roman"/>
          <w:sz w:val="24"/>
          <w:szCs w:val="24"/>
        </w:rPr>
        <w:t xml:space="preserve">(4), 267–279. </w:t>
      </w:r>
    </w:p>
    <w:p w14:paraId="40250A12" w14:textId="04B5AA96"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Burt, W. H. (1943). Territoriality and Home Range Concepts as Applied to Mammals. </w:t>
      </w:r>
      <w:r w:rsidRPr="00736DEE">
        <w:rPr>
          <w:rFonts w:ascii="Times New Roman" w:hAnsi="Times New Roman" w:cs="Times New Roman"/>
          <w:i/>
          <w:iCs/>
          <w:sz w:val="24"/>
          <w:szCs w:val="24"/>
        </w:rPr>
        <w:t>Journal of Mammalogy</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24</w:t>
      </w:r>
      <w:r w:rsidRPr="00736DEE">
        <w:rPr>
          <w:rFonts w:ascii="Times New Roman" w:hAnsi="Times New Roman" w:cs="Times New Roman"/>
          <w:sz w:val="24"/>
          <w:szCs w:val="24"/>
        </w:rPr>
        <w:t xml:space="preserve">(3), 346. </w:t>
      </w:r>
    </w:p>
    <w:p w14:paraId="5157CEBD" w14:textId="77777777" w:rsidR="0091459C" w:rsidRPr="00736DEE" w:rsidRDefault="0091459C"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Clough S, Ladle M. 1997. Diel migrations and site fidelity in a stream dwelling cyprinid, Leuciscus </w:t>
      </w:r>
      <w:proofErr w:type="spellStart"/>
      <w:r w:rsidRPr="00736DEE">
        <w:rPr>
          <w:rFonts w:ascii="Times New Roman" w:hAnsi="Times New Roman" w:cs="Times New Roman"/>
          <w:sz w:val="24"/>
          <w:szCs w:val="24"/>
        </w:rPr>
        <w:t>leuciscus</w:t>
      </w:r>
      <w:proofErr w:type="spellEnd"/>
      <w:r w:rsidRPr="00736DEE">
        <w:rPr>
          <w:rFonts w:ascii="Times New Roman" w:hAnsi="Times New Roman" w:cs="Times New Roman"/>
          <w:sz w:val="24"/>
          <w:szCs w:val="24"/>
        </w:rPr>
        <w:t>. J Fish Biol. 50:1117–1119.</w:t>
      </w:r>
    </w:p>
    <w:p w14:paraId="3C97532A" w14:textId="43DBE60E"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Dermody, B. J., Tanner, C. J., &amp; Jackson, A. L. (2011). The Evolutionary Pathway to Obligate Scavenging in Gyps Vultures. </w:t>
      </w:r>
      <w:proofErr w:type="spellStart"/>
      <w:r w:rsidRPr="00736DEE">
        <w:rPr>
          <w:rFonts w:ascii="Times New Roman" w:hAnsi="Times New Roman" w:cs="Times New Roman"/>
          <w:i/>
          <w:iCs/>
          <w:sz w:val="24"/>
          <w:szCs w:val="24"/>
        </w:rPr>
        <w:t>PLoS</w:t>
      </w:r>
      <w:proofErr w:type="spellEnd"/>
      <w:r w:rsidRPr="00736DEE">
        <w:rPr>
          <w:rFonts w:ascii="Times New Roman" w:hAnsi="Times New Roman" w:cs="Times New Roman"/>
          <w:i/>
          <w:iCs/>
          <w:sz w:val="24"/>
          <w:szCs w:val="24"/>
        </w:rPr>
        <w:t xml:space="preserve"> ONE</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6</w:t>
      </w:r>
      <w:r w:rsidRPr="00736DEE">
        <w:rPr>
          <w:rFonts w:ascii="Times New Roman" w:hAnsi="Times New Roman" w:cs="Times New Roman"/>
          <w:sz w:val="24"/>
          <w:szCs w:val="24"/>
        </w:rPr>
        <w:t xml:space="preserve">(9), e24635. </w:t>
      </w:r>
    </w:p>
    <w:p w14:paraId="7A6ADBAA" w14:textId="15B33944"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Dukas, R. (2017). Cognitive innovations and the evolutionary biology of expertise. </w:t>
      </w:r>
      <w:r w:rsidRPr="00736DEE">
        <w:rPr>
          <w:rFonts w:ascii="Times New Roman" w:hAnsi="Times New Roman" w:cs="Times New Roman"/>
          <w:i/>
          <w:iCs/>
          <w:sz w:val="24"/>
          <w:szCs w:val="24"/>
        </w:rPr>
        <w:t>Philosophical Transactions of the Royal Society B: Biological Sciences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372</w:t>
      </w:r>
      <w:r w:rsidRPr="00736DEE">
        <w:rPr>
          <w:rFonts w:ascii="Times New Roman" w:hAnsi="Times New Roman" w:cs="Times New Roman"/>
          <w:sz w:val="24"/>
          <w:szCs w:val="24"/>
        </w:rPr>
        <w:t xml:space="preserve">(1735), 20160427. </w:t>
      </w:r>
    </w:p>
    <w:p w14:paraId="00AA2163" w14:textId="07C977C7" w:rsidR="00014D11" w:rsidRPr="00736DEE" w:rsidRDefault="00014D11"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bookmarkStart w:id="218" w:name="_Hlk149046381"/>
      <w:proofErr w:type="spellStart"/>
      <w:r w:rsidRPr="00736DEE">
        <w:rPr>
          <w:rFonts w:ascii="Times New Roman" w:hAnsi="Times New Roman" w:cs="Times New Roman"/>
          <w:sz w:val="24"/>
          <w:szCs w:val="24"/>
        </w:rPr>
        <w:t>Eiserer</w:t>
      </w:r>
      <w:proofErr w:type="spellEnd"/>
      <w:r w:rsidRPr="00736DEE">
        <w:rPr>
          <w:rFonts w:ascii="Times New Roman" w:hAnsi="Times New Roman" w:cs="Times New Roman"/>
          <w:sz w:val="24"/>
          <w:szCs w:val="24"/>
        </w:rPr>
        <w:t>, L. A. (1984). Communal roosting in birds. Bird Behavior, 5(2-3), 61–80.</w:t>
      </w:r>
    </w:p>
    <w:bookmarkEnd w:id="218"/>
    <w:p w14:paraId="1A0A55F8" w14:textId="77777777" w:rsidR="001F34F4" w:rsidRPr="00736DEE" w:rsidRDefault="00C82B38" w:rsidP="00E047A5">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lastRenderedPageBreak/>
        <w:t xml:space="preserve">Felsenstein, J. (1985). Phylogenies and the Comparative Method. The American Naturalist, 125(1), 1–15. </w:t>
      </w:r>
      <w:r w:rsidR="00E17324" w:rsidRPr="00736DEE">
        <w:rPr>
          <w:rFonts w:ascii="Times New Roman" w:eastAsia="Times New Roman" w:hAnsi="Times New Roman" w:cs="Times New Roman"/>
          <w:sz w:val="24"/>
          <w:szCs w:val="24"/>
        </w:rPr>
        <w:t xml:space="preserve">Fisher, J.B. (1954). Evolution and bird sociality. </w:t>
      </w:r>
      <w:r w:rsidR="00E17324" w:rsidRPr="00736DEE">
        <w:rPr>
          <w:rFonts w:ascii="Times New Roman" w:eastAsia="Times New Roman" w:hAnsi="Times New Roman" w:cs="Times New Roman"/>
          <w:i/>
          <w:iCs/>
          <w:sz w:val="24"/>
          <w:szCs w:val="24"/>
        </w:rPr>
        <w:t>Evolution as a Process</w:t>
      </w:r>
      <w:r w:rsidR="00E17324" w:rsidRPr="00736DEE">
        <w:rPr>
          <w:rFonts w:ascii="Times New Roman" w:eastAsia="Times New Roman" w:hAnsi="Times New Roman" w:cs="Times New Roman"/>
          <w:sz w:val="24"/>
          <w:szCs w:val="24"/>
        </w:rPr>
        <w:t>, 71-83.</w:t>
      </w:r>
    </w:p>
    <w:p w14:paraId="4E009FBE" w14:textId="5907C480" w:rsidR="008F69A4" w:rsidRPr="00736DEE" w:rsidRDefault="008F69A4" w:rsidP="00E047A5">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Flack, A., Fiedler, W., Blas, J., Pokrovsky, I., Kaatz, M., </w:t>
      </w:r>
      <w:proofErr w:type="spellStart"/>
      <w:r w:rsidRPr="00736DEE">
        <w:rPr>
          <w:rFonts w:ascii="Times New Roman" w:hAnsi="Times New Roman" w:cs="Times New Roman"/>
          <w:sz w:val="24"/>
          <w:szCs w:val="24"/>
        </w:rPr>
        <w:t>Mitropolsky</w:t>
      </w:r>
      <w:proofErr w:type="spellEnd"/>
      <w:r w:rsidRPr="00736DEE">
        <w:rPr>
          <w:rFonts w:ascii="Times New Roman" w:hAnsi="Times New Roman" w:cs="Times New Roman"/>
          <w:sz w:val="24"/>
          <w:szCs w:val="24"/>
        </w:rPr>
        <w:t xml:space="preserve">, M., </w:t>
      </w:r>
      <w:proofErr w:type="spellStart"/>
      <w:r w:rsidRPr="00736DEE">
        <w:rPr>
          <w:rFonts w:ascii="Times New Roman" w:hAnsi="Times New Roman" w:cs="Times New Roman"/>
          <w:sz w:val="24"/>
          <w:szCs w:val="24"/>
        </w:rPr>
        <w:t>Aghababyan</w:t>
      </w:r>
      <w:proofErr w:type="spellEnd"/>
      <w:r w:rsidRPr="00736DEE">
        <w:rPr>
          <w:rFonts w:ascii="Times New Roman" w:hAnsi="Times New Roman" w:cs="Times New Roman"/>
          <w:sz w:val="24"/>
          <w:szCs w:val="24"/>
        </w:rPr>
        <w:t xml:space="preserve">, K., </w:t>
      </w:r>
      <w:proofErr w:type="spellStart"/>
      <w:r w:rsidRPr="00736DEE">
        <w:rPr>
          <w:rFonts w:ascii="Times New Roman" w:hAnsi="Times New Roman" w:cs="Times New Roman"/>
          <w:sz w:val="24"/>
          <w:szCs w:val="24"/>
        </w:rPr>
        <w:t>Fakriadis</w:t>
      </w:r>
      <w:proofErr w:type="spellEnd"/>
      <w:r w:rsidRPr="00736DEE">
        <w:rPr>
          <w:rFonts w:ascii="Times New Roman" w:hAnsi="Times New Roman" w:cs="Times New Roman"/>
          <w:sz w:val="24"/>
          <w:szCs w:val="24"/>
        </w:rPr>
        <w:t xml:space="preserve">, I., </w:t>
      </w:r>
      <w:proofErr w:type="spellStart"/>
      <w:r w:rsidRPr="00736DEE">
        <w:rPr>
          <w:rFonts w:ascii="Times New Roman" w:hAnsi="Times New Roman" w:cs="Times New Roman"/>
          <w:sz w:val="24"/>
          <w:szCs w:val="24"/>
        </w:rPr>
        <w:t>Makrigianni</w:t>
      </w:r>
      <w:proofErr w:type="spellEnd"/>
      <w:r w:rsidRPr="00736DEE">
        <w:rPr>
          <w:rFonts w:ascii="Times New Roman" w:hAnsi="Times New Roman" w:cs="Times New Roman"/>
          <w:sz w:val="24"/>
          <w:szCs w:val="24"/>
        </w:rPr>
        <w:t xml:space="preserve">, E., Jerzak, L., </w:t>
      </w:r>
      <w:proofErr w:type="spellStart"/>
      <w:r w:rsidRPr="00736DEE">
        <w:rPr>
          <w:rFonts w:ascii="Times New Roman" w:hAnsi="Times New Roman" w:cs="Times New Roman"/>
          <w:sz w:val="24"/>
          <w:szCs w:val="24"/>
        </w:rPr>
        <w:t>Azafzaf</w:t>
      </w:r>
      <w:proofErr w:type="spellEnd"/>
      <w:r w:rsidRPr="00736DEE">
        <w:rPr>
          <w:rFonts w:ascii="Times New Roman" w:hAnsi="Times New Roman" w:cs="Times New Roman"/>
          <w:sz w:val="24"/>
          <w:szCs w:val="24"/>
        </w:rPr>
        <w:t xml:space="preserve">, H., </w:t>
      </w:r>
      <w:proofErr w:type="spellStart"/>
      <w:r w:rsidRPr="00736DEE">
        <w:rPr>
          <w:rFonts w:ascii="Times New Roman" w:hAnsi="Times New Roman" w:cs="Times New Roman"/>
          <w:sz w:val="24"/>
          <w:szCs w:val="24"/>
        </w:rPr>
        <w:t>Feltrup-Azafzaf</w:t>
      </w:r>
      <w:proofErr w:type="spellEnd"/>
      <w:r w:rsidRPr="00736DEE">
        <w:rPr>
          <w:rFonts w:ascii="Times New Roman" w:hAnsi="Times New Roman" w:cs="Times New Roman"/>
          <w:sz w:val="24"/>
          <w:szCs w:val="24"/>
        </w:rPr>
        <w:t xml:space="preserve">, C., </w:t>
      </w:r>
      <w:proofErr w:type="spellStart"/>
      <w:r w:rsidRPr="00736DEE">
        <w:rPr>
          <w:rFonts w:ascii="Times New Roman" w:hAnsi="Times New Roman" w:cs="Times New Roman"/>
          <w:sz w:val="24"/>
          <w:szCs w:val="24"/>
        </w:rPr>
        <w:t>Rotics</w:t>
      </w:r>
      <w:proofErr w:type="spellEnd"/>
      <w:r w:rsidRPr="00736DEE">
        <w:rPr>
          <w:rFonts w:ascii="Times New Roman" w:hAnsi="Times New Roman" w:cs="Times New Roman"/>
          <w:sz w:val="24"/>
          <w:szCs w:val="24"/>
        </w:rPr>
        <w:t xml:space="preserve">, S., </w:t>
      </w:r>
      <w:proofErr w:type="spellStart"/>
      <w:r w:rsidRPr="00736DEE">
        <w:rPr>
          <w:rFonts w:ascii="Times New Roman" w:hAnsi="Times New Roman" w:cs="Times New Roman"/>
          <w:sz w:val="24"/>
          <w:szCs w:val="24"/>
        </w:rPr>
        <w:t>Mokotjomela</w:t>
      </w:r>
      <w:proofErr w:type="spellEnd"/>
      <w:r w:rsidRPr="00736DEE">
        <w:rPr>
          <w:rFonts w:ascii="Times New Roman" w:hAnsi="Times New Roman" w:cs="Times New Roman"/>
          <w:sz w:val="24"/>
          <w:szCs w:val="24"/>
        </w:rPr>
        <w:t xml:space="preserve">, T. M., Nathan, R., &amp; </w:t>
      </w:r>
      <w:proofErr w:type="spellStart"/>
      <w:r w:rsidRPr="00736DEE">
        <w:rPr>
          <w:rFonts w:ascii="Times New Roman" w:hAnsi="Times New Roman" w:cs="Times New Roman"/>
          <w:sz w:val="24"/>
          <w:szCs w:val="24"/>
        </w:rPr>
        <w:t>Wikelski</w:t>
      </w:r>
      <w:proofErr w:type="spellEnd"/>
      <w:r w:rsidRPr="00736DEE">
        <w:rPr>
          <w:rFonts w:ascii="Times New Roman" w:hAnsi="Times New Roman" w:cs="Times New Roman"/>
          <w:sz w:val="24"/>
          <w:szCs w:val="24"/>
        </w:rPr>
        <w:t xml:space="preserve">, M. (2016). Costs of migratory decisions: A comparison across eight white stork populations. </w:t>
      </w:r>
      <w:r w:rsidRPr="00736DEE">
        <w:rPr>
          <w:rFonts w:ascii="Times New Roman" w:hAnsi="Times New Roman" w:cs="Times New Roman"/>
          <w:i/>
          <w:iCs/>
          <w:sz w:val="24"/>
          <w:szCs w:val="24"/>
        </w:rPr>
        <w:t>Science Advances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2</w:t>
      </w:r>
      <w:r w:rsidRPr="00736DEE">
        <w:rPr>
          <w:rFonts w:ascii="Times New Roman" w:hAnsi="Times New Roman" w:cs="Times New Roman"/>
          <w:sz w:val="24"/>
          <w:szCs w:val="24"/>
        </w:rPr>
        <w:t xml:space="preserve">(1), e1500931. </w:t>
      </w:r>
    </w:p>
    <w:p w14:paraId="6EA18373" w14:textId="4F2AC0D0"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Fortin, D., Beyer, H. L., Boyce, M. S., Smith, D. W., Duchesne, T., &amp; Mao, J. S. (2005). </w:t>
      </w:r>
      <w:r w:rsidR="00441F7D" w:rsidRPr="00736DEE">
        <w:rPr>
          <w:rFonts w:ascii="Times New Roman" w:hAnsi="Times New Roman" w:cs="Times New Roman"/>
          <w:sz w:val="24"/>
          <w:szCs w:val="24"/>
        </w:rPr>
        <w:t xml:space="preserve">Wolves influence elk movements: behavior shapes a trophic cascade in Yellowstone </w:t>
      </w:r>
      <w:proofErr w:type="spellStart"/>
      <w:r w:rsidR="001F34F4" w:rsidRPr="00736DEE">
        <w:rPr>
          <w:rFonts w:ascii="Times New Roman" w:hAnsi="Times New Roman" w:cs="Times New Roman"/>
          <w:sz w:val="24"/>
          <w:szCs w:val="24"/>
        </w:rPr>
        <w:t>P</w:t>
      </w:r>
      <w:r w:rsidR="00441F7D" w:rsidRPr="00736DEE">
        <w:rPr>
          <w:rFonts w:ascii="Times New Roman" w:hAnsi="Times New Roman" w:cs="Times New Roman"/>
          <w:sz w:val="24"/>
          <w:szCs w:val="24"/>
        </w:rPr>
        <w:t>ational</w:t>
      </w:r>
      <w:proofErr w:type="spellEnd"/>
      <w:r w:rsidR="00441F7D" w:rsidRPr="00736DEE">
        <w:rPr>
          <w:rFonts w:ascii="Times New Roman" w:hAnsi="Times New Roman" w:cs="Times New Roman"/>
          <w:sz w:val="24"/>
          <w:szCs w:val="24"/>
        </w:rPr>
        <w:t xml:space="preserve"> </w:t>
      </w:r>
      <w:r w:rsidR="001F34F4" w:rsidRPr="00736DEE">
        <w:rPr>
          <w:rFonts w:ascii="Times New Roman" w:hAnsi="Times New Roman" w:cs="Times New Roman"/>
          <w:sz w:val="24"/>
          <w:szCs w:val="24"/>
        </w:rPr>
        <w:t>P</w:t>
      </w:r>
      <w:r w:rsidR="00441F7D" w:rsidRPr="00736DEE">
        <w:rPr>
          <w:rFonts w:ascii="Times New Roman" w:hAnsi="Times New Roman" w:cs="Times New Roman"/>
          <w:sz w:val="24"/>
          <w:szCs w:val="24"/>
        </w:rPr>
        <w:t>ark</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Ecology</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86</w:t>
      </w:r>
      <w:r w:rsidRPr="00736DEE">
        <w:rPr>
          <w:rFonts w:ascii="Times New Roman" w:hAnsi="Times New Roman" w:cs="Times New Roman"/>
          <w:sz w:val="24"/>
          <w:szCs w:val="24"/>
        </w:rPr>
        <w:t xml:space="preserve">(5), 1320–1330. </w:t>
      </w:r>
    </w:p>
    <w:p w14:paraId="23752237" w14:textId="6F761ECD"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Grant, J. W. A. (1993). Whether or not to defend? The influence of resource distribution. </w:t>
      </w:r>
      <w:r w:rsidRPr="00736DEE">
        <w:rPr>
          <w:rFonts w:ascii="Times New Roman" w:hAnsi="Times New Roman" w:cs="Times New Roman"/>
          <w:i/>
          <w:iCs/>
          <w:sz w:val="24"/>
          <w:szCs w:val="24"/>
        </w:rPr>
        <w:t>Marine Behaviour and Physiology</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23</w:t>
      </w:r>
      <w:r w:rsidRPr="00736DEE">
        <w:rPr>
          <w:rFonts w:ascii="Times New Roman" w:hAnsi="Times New Roman" w:cs="Times New Roman"/>
          <w:sz w:val="24"/>
          <w:szCs w:val="24"/>
        </w:rPr>
        <w:t xml:space="preserve">(1–4), 137–153. </w:t>
      </w:r>
    </w:p>
    <w:p w14:paraId="5FAE6EF8" w14:textId="218897C9"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Gregory, S. C., Haegen, W. M. V., Chang, W. Y., &amp; West, S. D. (2010). Nest Site Selection by Western Gray Squirrels at Their Northern Range Terminus. </w:t>
      </w:r>
      <w:r w:rsidRPr="00736DEE">
        <w:rPr>
          <w:rFonts w:ascii="Times New Roman" w:hAnsi="Times New Roman" w:cs="Times New Roman"/>
          <w:i/>
          <w:iCs/>
          <w:sz w:val="24"/>
          <w:szCs w:val="24"/>
        </w:rPr>
        <w:t>The Journal of Wildlife Management</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74</w:t>
      </w:r>
      <w:r w:rsidRPr="00736DEE">
        <w:rPr>
          <w:rFonts w:ascii="Times New Roman" w:hAnsi="Times New Roman" w:cs="Times New Roman"/>
          <w:sz w:val="24"/>
          <w:szCs w:val="24"/>
        </w:rPr>
        <w:t xml:space="preserve">(1), 18–25. </w:t>
      </w:r>
    </w:p>
    <w:p w14:paraId="28439D00" w14:textId="7E545F30"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736DEE">
        <w:rPr>
          <w:rFonts w:ascii="Times New Roman" w:hAnsi="Times New Roman" w:cs="Times New Roman"/>
          <w:sz w:val="24"/>
          <w:szCs w:val="24"/>
        </w:rPr>
        <w:t>Guigueno</w:t>
      </w:r>
      <w:proofErr w:type="spellEnd"/>
      <w:r w:rsidRPr="00736DEE">
        <w:rPr>
          <w:rFonts w:ascii="Times New Roman" w:hAnsi="Times New Roman" w:cs="Times New Roman"/>
          <w:sz w:val="24"/>
          <w:szCs w:val="24"/>
        </w:rPr>
        <w:t>, M. F., Shoji, A., Elliott, K. H., &amp; Aris-</w:t>
      </w:r>
      <w:proofErr w:type="spellStart"/>
      <w:r w:rsidRPr="00736DEE">
        <w:rPr>
          <w:rFonts w:ascii="Times New Roman" w:hAnsi="Times New Roman" w:cs="Times New Roman"/>
          <w:sz w:val="24"/>
          <w:szCs w:val="24"/>
        </w:rPr>
        <w:t>Brosou</w:t>
      </w:r>
      <w:proofErr w:type="spellEnd"/>
      <w:r w:rsidRPr="00736DEE">
        <w:rPr>
          <w:rFonts w:ascii="Times New Roman" w:hAnsi="Times New Roman" w:cs="Times New Roman"/>
          <w:sz w:val="24"/>
          <w:szCs w:val="24"/>
        </w:rPr>
        <w:t xml:space="preserve">, S. (2019). Flight costs in volant vertebrates: A phylogenetically-controlled meta-analysis of birds and bats. </w:t>
      </w:r>
      <w:r w:rsidRPr="00736DEE">
        <w:rPr>
          <w:rFonts w:ascii="Times New Roman" w:hAnsi="Times New Roman" w:cs="Times New Roman"/>
          <w:i/>
          <w:iCs/>
          <w:sz w:val="24"/>
          <w:szCs w:val="24"/>
        </w:rPr>
        <w:t>Comparative Biochemistry and Physiology Part A: Molecular &amp; Integrative Physiology</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235</w:t>
      </w:r>
      <w:r w:rsidRPr="00736DEE">
        <w:rPr>
          <w:rFonts w:ascii="Times New Roman" w:hAnsi="Times New Roman" w:cs="Times New Roman"/>
          <w:sz w:val="24"/>
          <w:szCs w:val="24"/>
        </w:rPr>
        <w:t xml:space="preserve">, 193–201. </w:t>
      </w:r>
    </w:p>
    <w:p w14:paraId="755C3FE2" w14:textId="5FF108A3"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Harel, R., Spiegel, O., Getz, W. M., &amp; Nathan, R. (2017). Social foraging and individual consistency in following behaviour: Testing the information centre hypothesis in free-ranging vultures. </w:t>
      </w:r>
      <w:r w:rsidRPr="00736DEE">
        <w:rPr>
          <w:rFonts w:ascii="Times New Roman" w:hAnsi="Times New Roman" w:cs="Times New Roman"/>
          <w:i/>
          <w:iCs/>
          <w:sz w:val="24"/>
          <w:szCs w:val="24"/>
        </w:rPr>
        <w:t>Proceedings of the Royal Society B: Biological Sciences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284</w:t>
      </w:r>
      <w:r w:rsidRPr="00736DEE">
        <w:rPr>
          <w:rFonts w:ascii="Times New Roman" w:hAnsi="Times New Roman" w:cs="Times New Roman"/>
          <w:sz w:val="24"/>
          <w:szCs w:val="24"/>
        </w:rPr>
        <w:t xml:space="preserve">(1852), 20162654. </w:t>
      </w:r>
    </w:p>
    <w:p w14:paraId="2D044D20" w14:textId="3CE54169"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Hayward, M. W., &amp; </w:t>
      </w:r>
      <w:proofErr w:type="spellStart"/>
      <w:r w:rsidRPr="00736DEE">
        <w:rPr>
          <w:rFonts w:ascii="Times New Roman" w:hAnsi="Times New Roman" w:cs="Times New Roman"/>
          <w:sz w:val="24"/>
          <w:szCs w:val="24"/>
        </w:rPr>
        <w:t>Slotow</w:t>
      </w:r>
      <w:proofErr w:type="spellEnd"/>
      <w:r w:rsidRPr="00736DEE">
        <w:rPr>
          <w:rFonts w:ascii="Times New Roman" w:hAnsi="Times New Roman" w:cs="Times New Roman"/>
          <w:sz w:val="24"/>
          <w:szCs w:val="24"/>
        </w:rPr>
        <w:t xml:space="preserve">, R. (2009). Temporal Partitioning of Activity in Large African Carnivores: Tests of Multiple Hypotheses. </w:t>
      </w:r>
      <w:r w:rsidRPr="00736DEE">
        <w:rPr>
          <w:rFonts w:ascii="Times New Roman" w:hAnsi="Times New Roman" w:cs="Times New Roman"/>
          <w:i/>
          <w:iCs/>
          <w:sz w:val="24"/>
          <w:szCs w:val="24"/>
        </w:rPr>
        <w:t>South African Journal of Wildlife Research</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39</w:t>
      </w:r>
      <w:r w:rsidRPr="00736DEE">
        <w:rPr>
          <w:rFonts w:ascii="Times New Roman" w:hAnsi="Times New Roman" w:cs="Times New Roman"/>
          <w:sz w:val="24"/>
          <w:szCs w:val="24"/>
        </w:rPr>
        <w:t xml:space="preserve">(2), 109–125. </w:t>
      </w:r>
    </w:p>
    <w:p w14:paraId="03E0B3B4" w14:textId="420B3E13"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Hengeveld, G. M. (2007). </w:t>
      </w:r>
      <w:r w:rsidRPr="00736DEE">
        <w:rPr>
          <w:rFonts w:ascii="Times New Roman" w:hAnsi="Times New Roman" w:cs="Times New Roman"/>
          <w:i/>
          <w:iCs/>
          <w:sz w:val="24"/>
          <w:szCs w:val="24"/>
        </w:rPr>
        <w:t>Moving to eat: Animal foraging movements in a heterogeneous environment</w:t>
      </w:r>
      <w:r w:rsidRPr="00736DEE">
        <w:rPr>
          <w:rFonts w:ascii="Times New Roman" w:hAnsi="Times New Roman" w:cs="Times New Roman"/>
          <w:sz w:val="24"/>
          <w:szCs w:val="24"/>
        </w:rPr>
        <w:t xml:space="preserve">. </w:t>
      </w:r>
    </w:p>
    <w:p w14:paraId="5E5ABC1B" w14:textId="44592C14"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Hernández-Montero, J. R., Reusch, C., Simon, R., </w:t>
      </w:r>
      <w:proofErr w:type="spellStart"/>
      <w:r w:rsidRPr="00736DEE">
        <w:rPr>
          <w:rFonts w:ascii="Times New Roman" w:hAnsi="Times New Roman" w:cs="Times New Roman"/>
          <w:sz w:val="24"/>
          <w:szCs w:val="24"/>
        </w:rPr>
        <w:t>Schöner</w:t>
      </w:r>
      <w:proofErr w:type="spellEnd"/>
      <w:r w:rsidRPr="00736DEE">
        <w:rPr>
          <w:rFonts w:ascii="Times New Roman" w:hAnsi="Times New Roman" w:cs="Times New Roman"/>
          <w:sz w:val="24"/>
          <w:szCs w:val="24"/>
        </w:rPr>
        <w:t xml:space="preserve">, C. R., &amp; Kerth, G. (2020). Free-ranging bats combine three different cognitive processes for roost localization. </w:t>
      </w:r>
      <w:proofErr w:type="spellStart"/>
      <w:r w:rsidRPr="00736DEE">
        <w:rPr>
          <w:rFonts w:ascii="Times New Roman" w:hAnsi="Times New Roman" w:cs="Times New Roman"/>
          <w:i/>
          <w:iCs/>
          <w:sz w:val="24"/>
          <w:szCs w:val="24"/>
        </w:rPr>
        <w:t>Oecologia</w:t>
      </w:r>
      <w:proofErr w:type="spellEnd"/>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192</w:t>
      </w:r>
      <w:r w:rsidRPr="00736DEE">
        <w:rPr>
          <w:rFonts w:ascii="Times New Roman" w:hAnsi="Times New Roman" w:cs="Times New Roman"/>
          <w:sz w:val="24"/>
          <w:szCs w:val="24"/>
        </w:rPr>
        <w:t xml:space="preserve">(4), 979–988. </w:t>
      </w:r>
    </w:p>
    <w:p w14:paraId="59EF4F18" w14:textId="2BFCD88E"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lastRenderedPageBreak/>
        <w:t xml:space="preserve">Hertel, A. G., Efrat, R., Reznikov, K., Sapir, N., Berger-Tal, O., &amp; Mueller, T. (2023). Time constraints may pace the ontogeny of movement behaviour. </w:t>
      </w:r>
      <w:r w:rsidRPr="00736DEE">
        <w:rPr>
          <w:rFonts w:ascii="Times New Roman" w:hAnsi="Times New Roman" w:cs="Times New Roman"/>
          <w:i/>
          <w:iCs/>
          <w:sz w:val="24"/>
          <w:szCs w:val="24"/>
        </w:rPr>
        <w:t>Proceedings of the Royal Society B: Biological Sciences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290</w:t>
      </w:r>
      <w:r w:rsidRPr="00736DEE">
        <w:rPr>
          <w:rFonts w:ascii="Times New Roman" w:hAnsi="Times New Roman" w:cs="Times New Roman"/>
          <w:sz w:val="24"/>
          <w:szCs w:val="24"/>
        </w:rPr>
        <w:t xml:space="preserve">(1996), 20222429. </w:t>
      </w:r>
    </w:p>
    <w:p w14:paraId="18B662DB" w14:textId="5F78D50B" w:rsidR="00E17324" w:rsidRPr="00736DEE" w:rsidRDefault="00E1732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Horn, H. S. (1968). The Adaptive Significance of Colonial Nesting in the Brewer’s Blackbird (</w:t>
      </w:r>
      <w:proofErr w:type="spellStart"/>
      <w:r w:rsidRPr="00736DEE">
        <w:rPr>
          <w:rFonts w:ascii="Times New Roman" w:hAnsi="Times New Roman" w:cs="Times New Roman"/>
          <w:sz w:val="24"/>
          <w:szCs w:val="24"/>
        </w:rPr>
        <w:t>Euphagus</w:t>
      </w:r>
      <w:proofErr w:type="spellEnd"/>
      <w:r w:rsidRPr="00736DEE">
        <w:rPr>
          <w:rFonts w:ascii="Times New Roman" w:hAnsi="Times New Roman" w:cs="Times New Roman"/>
          <w:sz w:val="24"/>
          <w:szCs w:val="24"/>
        </w:rPr>
        <w:t xml:space="preserve"> </w:t>
      </w:r>
      <w:proofErr w:type="spellStart"/>
      <w:r w:rsidRPr="00736DEE">
        <w:rPr>
          <w:rFonts w:ascii="Times New Roman" w:hAnsi="Times New Roman" w:cs="Times New Roman"/>
          <w:sz w:val="24"/>
          <w:szCs w:val="24"/>
        </w:rPr>
        <w:t>Cyanocephalus</w:t>
      </w:r>
      <w:proofErr w:type="spellEnd"/>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Ecology</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49</w:t>
      </w:r>
      <w:r w:rsidRPr="00736DEE">
        <w:rPr>
          <w:rFonts w:ascii="Times New Roman" w:hAnsi="Times New Roman" w:cs="Times New Roman"/>
          <w:sz w:val="24"/>
          <w:szCs w:val="24"/>
        </w:rPr>
        <w:t xml:space="preserve">(4), 682–694. </w:t>
      </w:r>
    </w:p>
    <w:p w14:paraId="63F81212" w14:textId="3991E675" w:rsidR="00D91073" w:rsidRPr="00736DEE" w:rsidRDefault="00D91073"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bookmarkStart w:id="219" w:name="_Hlk149069378"/>
      <w:r w:rsidRPr="00736DEE">
        <w:rPr>
          <w:rFonts w:ascii="Times New Roman" w:hAnsi="Times New Roman" w:cs="Times New Roman"/>
          <w:sz w:val="24"/>
          <w:szCs w:val="24"/>
        </w:rPr>
        <w:t>Houston, D., G. M. Kirwan, D. A. Christie, and C. J. Sharpe (2020). Andean Condor (</w:t>
      </w:r>
      <w:r w:rsidRPr="00736DEE">
        <w:rPr>
          <w:rFonts w:ascii="Times New Roman" w:hAnsi="Times New Roman" w:cs="Times New Roman"/>
          <w:i/>
          <w:iCs/>
          <w:sz w:val="24"/>
          <w:szCs w:val="24"/>
        </w:rPr>
        <w:t xml:space="preserve">Vultur </w:t>
      </w:r>
      <w:proofErr w:type="spellStart"/>
      <w:r w:rsidRPr="00736DEE">
        <w:rPr>
          <w:rFonts w:ascii="Times New Roman" w:hAnsi="Times New Roman" w:cs="Times New Roman"/>
          <w:i/>
          <w:iCs/>
          <w:sz w:val="24"/>
          <w:szCs w:val="24"/>
        </w:rPr>
        <w:t>gryphus</w:t>
      </w:r>
      <w:proofErr w:type="spellEnd"/>
      <w:r w:rsidRPr="00736DEE">
        <w:rPr>
          <w:rFonts w:ascii="Times New Roman" w:hAnsi="Times New Roman" w:cs="Times New Roman"/>
          <w:sz w:val="24"/>
          <w:szCs w:val="24"/>
        </w:rPr>
        <w:t xml:space="preserve">). Version 1.0. In Birds of the World (J. del Hoyo, A. Elliott, J. </w:t>
      </w:r>
      <w:proofErr w:type="spellStart"/>
      <w:r w:rsidRPr="00736DEE">
        <w:rPr>
          <w:rFonts w:ascii="Times New Roman" w:hAnsi="Times New Roman" w:cs="Times New Roman"/>
          <w:sz w:val="24"/>
          <w:szCs w:val="24"/>
        </w:rPr>
        <w:t>Sargatal</w:t>
      </w:r>
      <w:proofErr w:type="spellEnd"/>
      <w:r w:rsidRPr="00736DEE">
        <w:rPr>
          <w:rFonts w:ascii="Times New Roman" w:hAnsi="Times New Roman" w:cs="Times New Roman"/>
          <w:sz w:val="24"/>
          <w:szCs w:val="24"/>
        </w:rPr>
        <w:t xml:space="preserve">, D. A. Christie, and E. de Juana, Editors). Cornell Lab of Ornithology, Ithaca, NY, USA. </w:t>
      </w:r>
    </w:p>
    <w:bookmarkEnd w:id="219"/>
    <w:p w14:paraId="3A9C0388" w14:textId="77777777"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Johnson DH (1980) The comparison of usage and availability measurements for evaluating resource preference. Ecology 61:65–71</w:t>
      </w:r>
    </w:p>
    <w:p w14:paraId="0E40413D" w14:textId="2D42D9B7"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Johnson, M. D. (2007). Measuring Habitat Quality: A Review. </w:t>
      </w:r>
      <w:r w:rsidRPr="00736DEE">
        <w:rPr>
          <w:rFonts w:ascii="Times New Roman" w:hAnsi="Times New Roman" w:cs="Times New Roman"/>
          <w:i/>
          <w:iCs/>
          <w:sz w:val="24"/>
          <w:szCs w:val="24"/>
        </w:rPr>
        <w:t>The Condor</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109</w:t>
      </w:r>
      <w:r w:rsidRPr="00736DEE">
        <w:rPr>
          <w:rFonts w:ascii="Times New Roman" w:hAnsi="Times New Roman" w:cs="Times New Roman"/>
          <w:sz w:val="24"/>
          <w:szCs w:val="24"/>
        </w:rPr>
        <w:t xml:space="preserve">(3), 489–504. </w:t>
      </w:r>
    </w:p>
    <w:p w14:paraId="529EBE28" w14:textId="3D6B4EFD"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CC0C76">
        <w:rPr>
          <w:rFonts w:ascii="Times New Roman" w:hAnsi="Times New Roman" w:cs="Times New Roman"/>
          <w:sz w:val="24"/>
          <w:szCs w:val="24"/>
        </w:rPr>
        <w:t xml:space="preserve">Kano, F., Sasaki, T., &amp; Biro, D. (2021). </w:t>
      </w:r>
      <w:r w:rsidRPr="00736DEE">
        <w:rPr>
          <w:rFonts w:ascii="Times New Roman" w:hAnsi="Times New Roman" w:cs="Times New Roman"/>
          <w:sz w:val="24"/>
          <w:szCs w:val="24"/>
        </w:rPr>
        <w:t xml:space="preserve">Collective attention in navigating homing pigeons: Group size effect and individual differences. </w:t>
      </w:r>
      <w:r w:rsidRPr="00736DEE">
        <w:rPr>
          <w:rFonts w:ascii="Times New Roman" w:hAnsi="Times New Roman" w:cs="Times New Roman"/>
          <w:i/>
          <w:iCs/>
          <w:sz w:val="24"/>
          <w:szCs w:val="24"/>
        </w:rPr>
        <w:t>Animal Behaviour</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180</w:t>
      </w:r>
      <w:r w:rsidRPr="00736DEE">
        <w:rPr>
          <w:rFonts w:ascii="Times New Roman" w:hAnsi="Times New Roman" w:cs="Times New Roman"/>
          <w:sz w:val="24"/>
          <w:szCs w:val="24"/>
        </w:rPr>
        <w:t xml:space="preserve">, 63–80. </w:t>
      </w:r>
    </w:p>
    <w:p w14:paraId="12AFD45F" w14:textId="27F2BCFA"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Kays, R., Crofoot, M. C., </w:t>
      </w:r>
      <w:proofErr w:type="spellStart"/>
      <w:r w:rsidRPr="00736DEE">
        <w:rPr>
          <w:rFonts w:ascii="Times New Roman" w:hAnsi="Times New Roman" w:cs="Times New Roman"/>
          <w:sz w:val="24"/>
          <w:szCs w:val="24"/>
        </w:rPr>
        <w:t>Jetz</w:t>
      </w:r>
      <w:proofErr w:type="spellEnd"/>
      <w:r w:rsidRPr="00736DEE">
        <w:rPr>
          <w:rFonts w:ascii="Times New Roman" w:hAnsi="Times New Roman" w:cs="Times New Roman"/>
          <w:sz w:val="24"/>
          <w:szCs w:val="24"/>
        </w:rPr>
        <w:t xml:space="preserve">, W., &amp; </w:t>
      </w:r>
      <w:proofErr w:type="spellStart"/>
      <w:r w:rsidRPr="00736DEE">
        <w:rPr>
          <w:rFonts w:ascii="Times New Roman" w:hAnsi="Times New Roman" w:cs="Times New Roman"/>
          <w:sz w:val="24"/>
          <w:szCs w:val="24"/>
        </w:rPr>
        <w:t>Wikelski</w:t>
      </w:r>
      <w:proofErr w:type="spellEnd"/>
      <w:r w:rsidRPr="00736DEE">
        <w:rPr>
          <w:rFonts w:ascii="Times New Roman" w:hAnsi="Times New Roman" w:cs="Times New Roman"/>
          <w:sz w:val="24"/>
          <w:szCs w:val="24"/>
        </w:rPr>
        <w:t xml:space="preserve">, M. (2015). Terrestrial animal tracking as an eye on life and planet. </w:t>
      </w:r>
      <w:r w:rsidRPr="00736DEE">
        <w:rPr>
          <w:rFonts w:ascii="Times New Roman" w:hAnsi="Times New Roman" w:cs="Times New Roman"/>
          <w:i/>
          <w:iCs/>
          <w:sz w:val="24"/>
          <w:szCs w:val="24"/>
        </w:rPr>
        <w:t>Science</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348</w:t>
      </w:r>
      <w:r w:rsidRPr="00736DEE">
        <w:rPr>
          <w:rFonts w:ascii="Times New Roman" w:hAnsi="Times New Roman" w:cs="Times New Roman"/>
          <w:sz w:val="24"/>
          <w:szCs w:val="24"/>
        </w:rPr>
        <w:t xml:space="preserve">(6240), aaa2478. </w:t>
      </w:r>
    </w:p>
    <w:p w14:paraId="468232DC" w14:textId="77777777" w:rsidR="003B792C" w:rsidRPr="00736DEE" w:rsidRDefault="003B792C"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Kunz T, H. (1982). Roosting ecology of bats. In: Kunz TH, editor. Ecology of bats. New York: Plenum Press. p. 1–55.</w:t>
      </w:r>
    </w:p>
    <w:p w14:paraId="56B9D2A8" w14:textId="62137860" w:rsidR="00C82B38" w:rsidRPr="00736DEE" w:rsidRDefault="00C82B3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Laughlin, A. J., Sheldon, D. R., Winkler, D. W., &amp; Taylor, C. M. (2014). Behavioral drivers of communal roosting in a songbird: A combined theoretical and empirical approach. </w:t>
      </w:r>
      <w:r w:rsidRPr="00736DEE">
        <w:rPr>
          <w:rFonts w:ascii="Times New Roman" w:hAnsi="Times New Roman" w:cs="Times New Roman"/>
          <w:i/>
          <w:iCs/>
          <w:sz w:val="24"/>
          <w:szCs w:val="24"/>
        </w:rPr>
        <w:t>Behavioral Ecology</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25</w:t>
      </w:r>
      <w:r w:rsidRPr="00736DEE">
        <w:rPr>
          <w:rFonts w:ascii="Times New Roman" w:hAnsi="Times New Roman" w:cs="Times New Roman"/>
          <w:sz w:val="24"/>
          <w:szCs w:val="24"/>
        </w:rPr>
        <w:t xml:space="preserve">(4), 734–743. </w:t>
      </w:r>
    </w:p>
    <w:p w14:paraId="658F87B0" w14:textId="1F76CA7F"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Mallon, J. M., Tucker, M. A., Beard, A., </w:t>
      </w:r>
      <w:proofErr w:type="spellStart"/>
      <w:r w:rsidRPr="00736DEE">
        <w:rPr>
          <w:rFonts w:ascii="Times New Roman" w:hAnsi="Times New Roman" w:cs="Times New Roman"/>
          <w:sz w:val="24"/>
          <w:szCs w:val="24"/>
        </w:rPr>
        <w:t>Bierregaard</w:t>
      </w:r>
      <w:proofErr w:type="spellEnd"/>
      <w:r w:rsidRPr="00736DEE">
        <w:rPr>
          <w:rFonts w:ascii="Times New Roman" w:hAnsi="Times New Roman" w:cs="Times New Roman"/>
          <w:sz w:val="24"/>
          <w:szCs w:val="24"/>
        </w:rPr>
        <w:t xml:space="preserve">, R. O., Bildstein, K. L., </w:t>
      </w:r>
      <w:proofErr w:type="spellStart"/>
      <w:r w:rsidRPr="00736DEE">
        <w:rPr>
          <w:rFonts w:ascii="Times New Roman" w:hAnsi="Times New Roman" w:cs="Times New Roman"/>
          <w:sz w:val="24"/>
          <w:szCs w:val="24"/>
        </w:rPr>
        <w:t>Böhning‐Gaese</w:t>
      </w:r>
      <w:proofErr w:type="spellEnd"/>
      <w:r w:rsidRPr="00736DEE">
        <w:rPr>
          <w:rFonts w:ascii="Times New Roman" w:hAnsi="Times New Roman" w:cs="Times New Roman"/>
          <w:sz w:val="24"/>
          <w:szCs w:val="24"/>
        </w:rPr>
        <w:t xml:space="preserve">, K., </w:t>
      </w:r>
      <w:proofErr w:type="spellStart"/>
      <w:r w:rsidRPr="00736DEE">
        <w:rPr>
          <w:rFonts w:ascii="Times New Roman" w:hAnsi="Times New Roman" w:cs="Times New Roman"/>
          <w:sz w:val="24"/>
          <w:szCs w:val="24"/>
        </w:rPr>
        <w:t>Brzorad</w:t>
      </w:r>
      <w:proofErr w:type="spellEnd"/>
      <w:r w:rsidRPr="00736DEE">
        <w:rPr>
          <w:rFonts w:ascii="Times New Roman" w:hAnsi="Times New Roman" w:cs="Times New Roman"/>
          <w:sz w:val="24"/>
          <w:szCs w:val="24"/>
        </w:rPr>
        <w:t xml:space="preserve">, J. N., </w:t>
      </w:r>
      <w:proofErr w:type="spellStart"/>
      <w:r w:rsidRPr="00736DEE">
        <w:rPr>
          <w:rFonts w:ascii="Times New Roman" w:hAnsi="Times New Roman" w:cs="Times New Roman"/>
          <w:sz w:val="24"/>
          <w:szCs w:val="24"/>
        </w:rPr>
        <w:t>Buechley</w:t>
      </w:r>
      <w:proofErr w:type="spellEnd"/>
      <w:r w:rsidRPr="00736DEE">
        <w:rPr>
          <w:rFonts w:ascii="Times New Roman" w:hAnsi="Times New Roman" w:cs="Times New Roman"/>
          <w:sz w:val="24"/>
          <w:szCs w:val="24"/>
        </w:rPr>
        <w:t xml:space="preserve">, E. R., Bustamante, J., Carrapato, C., Castillo‐Guerrero, J. A., Clingham, E., Desholm, M., DeSorbo, C. R., Domenech, R., Douglas, H., Duriez, O., </w:t>
      </w:r>
      <w:proofErr w:type="spellStart"/>
      <w:r w:rsidRPr="00736DEE">
        <w:rPr>
          <w:rFonts w:ascii="Times New Roman" w:hAnsi="Times New Roman" w:cs="Times New Roman"/>
          <w:sz w:val="24"/>
          <w:szCs w:val="24"/>
        </w:rPr>
        <w:t>Enggist</w:t>
      </w:r>
      <w:proofErr w:type="spellEnd"/>
      <w:r w:rsidRPr="00736DEE">
        <w:rPr>
          <w:rFonts w:ascii="Times New Roman" w:hAnsi="Times New Roman" w:cs="Times New Roman"/>
          <w:sz w:val="24"/>
          <w:szCs w:val="24"/>
        </w:rPr>
        <w:t xml:space="preserve">, P., Farwig, N., … Fagan, W. F. (2020). Diurnal timing of nonmigratory movement by birds: The importance of foraging spatial scales. </w:t>
      </w:r>
      <w:r w:rsidRPr="00736DEE">
        <w:rPr>
          <w:rFonts w:ascii="Times New Roman" w:hAnsi="Times New Roman" w:cs="Times New Roman"/>
          <w:i/>
          <w:iCs/>
          <w:sz w:val="24"/>
          <w:szCs w:val="24"/>
        </w:rPr>
        <w:t>Journal of Avian Biology</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51</w:t>
      </w:r>
      <w:r w:rsidRPr="00736DEE">
        <w:rPr>
          <w:rFonts w:ascii="Times New Roman" w:hAnsi="Times New Roman" w:cs="Times New Roman"/>
          <w:sz w:val="24"/>
          <w:szCs w:val="24"/>
        </w:rPr>
        <w:t xml:space="preserve">(12), jav.02612. </w:t>
      </w:r>
    </w:p>
    <w:p w14:paraId="5B1871F8" w14:textId="01C1C1AD"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Mock, D. W., Lamey, T. C., &amp; Thompson, D. B. A. (1988). Falsifiability and the Information Centre Hypothesis. </w:t>
      </w:r>
      <w:r w:rsidRPr="00736DEE">
        <w:rPr>
          <w:rFonts w:ascii="Times New Roman" w:hAnsi="Times New Roman" w:cs="Times New Roman"/>
          <w:i/>
          <w:iCs/>
          <w:sz w:val="24"/>
          <w:szCs w:val="24"/>
        </w:rPr>
        <w:t>Ornis Scandinavica</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19</w:t>
      </w:r>
      <w:r w:rsidRPr="00736DEE">
        <w:rPr>
          <w:rFonts w:ascii="Times New Roman" w:hAnsi="Times New Roman" w:cs="Times New Roman"/>
          <w:sz w:val="24"/>
          <w:szCs w:val="24"/>
        </w:rPr>
        <w:t xml:space="preserve">(3), 231. </w:t>
      </w:r>
    </w:p>
    <w:p w14:paraId="7339653B" w14:textId="012FB456" w:rsidR="00801E4A" w:rsidRPr="00736DEE" w:rsidRDefault="00801E4A"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Mueller, T., &amp; Fagan, W. F. (2008). Search and navigation in dynamic environments – from individual behaviors to population distributions. </w:t>
      </w:r>
      <w:r w:rsidRPr="00736DEE">
        <w:rPr>
          <w:rFonts w:ascii="Times New Roman" w:hAnsi="Times New Roman" w:cs="Times New Roman"/>
          <w:i/>
          <w:iCs/>
          <w:sz w:val="24"/>
          <w:szCs w:val="24"/>
        </w:rPr>
        <w:t>Oikos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117</w:t>
      </w:r>
      <w:r w:rsidRPr="00736DEE">
        <w:rPr>
          <w:rFonts w:ascii="Times New Roman" w:hAnsi="Times New Roman" w:cs="Times New Roman"/>
          <w:sz w:val="24"/>
          <w:szCs w:val="24"/>
        </w:rPr>
        <w:t xml:space="preserve">(5), 654–664. </w:t>
      </w:r>
    </w:p>
    <w:p w14:paraId="4C03749F" w14:textId="1E25FA59"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Nathan, R., Getz, W. M., Revilla, E., Holyoak, M., </w:t>
      </w:r>
      <w:proofErr w:type="spellStart"/>
      <w:r w:rsidRPr="00736DEE">
        <w:rPr>
          <w:rFonts w:ascii="Times New Roman" w:hAnsi="Times New Roman" w:cs="Times New Roman"/>
          <w:sz w:val="24"/>
          <w:szCs w:val="24"/>
        </w:rPr>
        <w:t>Kadmon</w:t>
      </w:r>
      <w:proofErr w:type="spellEnd"/>
      <w:r w:rsidRPr="00736DEE">
        <w:rPr>
          <w:rFonts w:ascii="Times New Roman" w:hAnsi="Times New Roman" w:cs="Times New Roman"/>
          <w:sz w:val="24"/>
          <w:szCs w:val="24"/>
        </w:rPr>
        <w:t xml:space="preserve">, R., Saltz, D., &amp; Smouse, P. E. (2008). </w:t>
      </w:r>
      <w:r w:rsidRPr="00736DEE">
        <w:rPr>
          <w:rFonts w:ascii="Times New Roman" w:hAnsi="Times New Roman" w:cs="Times New Roman"/>
          <w:sz w:val="24"/>
          <w:szCs w:val="24"/>
        </w:rPr>
        <w:lastRenderedPageBreak/>
        <w:t xml:space="preserve">A movement ecology paradigm for unifying organismal movement research. </w:t>
      </w:r>
      <w:r w:rsidRPr="00736DEE">
        <w:rPr>
          <w:rFonts w:ascii="Times New Roman" w:hAnsi="Times New Roman" w:cs="Times New Roman"/>
          <w:i/>
          <w:iCs/>
          <w:sz w:val="24"/>
          <w:szCs w:val="24"/>
        </w:rPr>
        <w:t>Proceedings of the National Academy of Sciences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105</w:t>
      </w:r>
      <w:r w:rsidRPr="00736DEE">
        <w:rPr>
          <w:rFonts w:ascii="Times New Roman" w:hAnsi="Times New Roman" w:cs="Times New Roman"/>
          <w:sz w:val="24"/>
          <w:szCs w:val="24"/>
        </w:rPr>
        <w:t xml:space="preserve">(49), 19052–19059. </w:t>
      </w:r>
    </w:p>
    <w:p w14:paraId="317EA71C" w14:textId="03C81FE0"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Nauta, J., </w:t>
      </w:r>
      <w:proofErr w:type="spellStart"/>
      <w:r w:rsidRPr="00736DEE">
        <w:rPr>
          <w:rFonts w:ascii="Times New Roman" w:hAnsi="Times New Roman" w:cs="Times New Roman"/>
          <w:sz w:val="24"/>
          <w:szCs w:val="24"/>
        </w:rPr>
        <w:t>Khaluf</w:t>
      </w:r>
      <w:proofErr w:type="spellEnd"/>
      <w:r w:rsidRPr="00736DEE">
        <w:rPr>
          <w:rFonts w:ascii="Times New Roman" w:hAnsi="Times New Roman" w:cs="Times New Roman"/>
          <w:sz w:val="24"/>
          <w:szCs w:val="24"/>
        </w:rPr>
        <w:t xml:space="preserve">, Y., &amp; Simoens, P. (2020). Hybrid foraging in patchy environments using spatial memory. </w:t>
      </w:r>
      <w:r w:rsidRPr="00736DEE">
        <w:rPr>
          <w:rFonts w:ascii="Times New Roman" w:hAnsi="Times New Roman" w:cs="Times New Roman"/>
          <w:i/>
          <w:iCs/>
          <w:sz w:val="24"/>
          <w:szCs w:val="24"/>
        </w:rPr>
        <w:t>Journal of The Royal Society Interface</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17</w:t>
      </w:r>
      <w:r w:rsidRPr="00736DEE">
        <w:rPr>
          <w:rFonts w:ascii="Times New Roman" w:hAnsi="Times New Roman" w:cs="Times New Roman"/>
          <w:sz w:val="24"/>
          <w:szCs w:val="24"/>
        </w:rPr>
        <w:t xml:space="preserve">(166), 20200026. </w:t>
      </w:r>
    </w:p>
    <w:p w14:paraId="62DDA10E" w14:textId="2F7B893D"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736DEE">
        <w:rPr>
          <w:rFonts w:ascii="Times New Roman" w:hAnsi="Times New Roman" w:cs="Times New Roman"/>
          <w:sz w:val="24"/>
          <w:szCs w:val="24"/>
        </w:rPr>
        <w:t>Nonacs</w:t>
      </w:r>
      <w:proofErr w:type="spellEnd"/>
      <w:r w:rsidRPr="00736DEE">
        <w:rPr>
          <w:rFonts w:ascii="Times New Roman" w:hAnsi="Times New Roman" w:cs="Times New Roman"/>
          <w:sz w:val="24"/>
          <w:szCs w:val="24"/>
        </w:rPr>
        <w:t xml:space="preserve">, P., &amp; Dill, L. M. (1993). Is Satisficing an Alternative to Optimal Foraging Theory? </w:t>
      </w:r>
      <w:r w:rsidRPr="00736DEE">
        <w:rPr>
          <w:rFonts w:ascii="Times New Roman" w:hAnsi="Times New Roman" w:cs="Times New Roman"/>
          <w:i/>
          <w:iCs/>
          <w:sz w:val="24"/>
          <w:szCs w:val="24"/>
        </w:rPr>
        <w:t>Oikos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67</w:t>
      </w:r>
      <w:r w:rsidRPr="00736DEE">
        <w:rPr>
          <w:rFonts w:ascii="Times New Roman" w:hAnsi="Times New Roman" w:cs="Times New Roman"/>
          <w:sz w:val="24"/>
          <w:szCs w:val="24"/>
        </w:rPr>
        <w:t xml:space="preserve">(2), 371. </w:t>
      </w:r>
    </w:p>
    <w:p w14:paraId="6B7885A7" w14:textId="66DAD003"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Noonan, M. J., Martinez-Garcia, R., Fleming, C. H., De Figueiredo, B. G., Ali, A. H., Attias, N., </w:t>
      </w:r>
      <w:proofErr w:type="spellStart"/>
      <w:r w:rsidRPr="00736DEE">
        <w:rPr>
          <w:rFonts w:ascii="Times New Roman" w:hAnsi="Times New Roman" w:cs="Times New Roman"/>
          <w:sz w:val="24"/>
          <w:szCs w:val="24"/>
        </w:rPr>
        <w:t>Belant</w:t>
      </w:r>
      <w:proofErr w:type="spellEnd"/>
      <w:r w:rsidRPr="00736DEE">
        <w:rPr>
          <w:rFonts w:ascii="Times New Roman" w:hAnsi="Times New Roman" w:cs="Times New Roman"/>
          <w:sz w:val="24"/>
          <w:szCs w:val="24"/>
        </w:rPr>
        <w:t xml:space="preserve">, J. L., Beyer, D. E., Berteaux, D., Bidner, L. R., Boone, R., Boutin, S., Brito, J., Brown, M., Carter, A., Castellanos, A., Castellanos, F. X., Chitwood, C., Darlington, S., … Calabrese, J. M. (2023). </w:t>
      </w:r>
      <w:r w:rsidRPr="00736DEE">
        <w:rPr>
          <w:rFonts w:ascii="Times New Roman" w:hAnsi="Times New Roman" w:cs="Times New Roman"/>
          <w:i/>
          <w:iCs/>
          <w:sz w:val="24"/>
          <w:szCs w:val="24"/>
        </w:rPr>
        <w:t>The search behavior of terrestrial mammals</w:t>
      </w:r>
      <w:r w:rsidRPr="00736DEE">
        <w:rPr>
          <w:rFonts w:ascii="Times New Roman" w:hAnsi="Times New Roman" w:cs="Times New Roman"/>
          <w:sz w:val="24"/>
          <w:szCs w:val="24"/>
        </w:rPr>
        <w:t xml:space="preserve"> [Preprint]. Ecology</w:t>
      </w:r>
    </w:p>
    <w:p w14:paraId="09AC4345" w14:textId="736AFE9B"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Nussbaumer, R., Schmid, B., Bauer, S., &amp; Liechti, F. (2022). Favorable winds speed up bird migration in spring but not in autumn. </w:t>
      </w:r>
      <w:r w:rsidRPr="00736DEE">
        <w:rPr>
          <w:rFonts w:ascii="Times New Roman" w:hAnsi="Times New Roman" w:cs="Times New Roman"/>
          <w:i/>
          <w:iCs/>
          <w:sz w:val="24"/>
          <w:szCs w:val="24"/>
        </w:rPr>
        <w:t>Ecology and Evolution</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12</w:t>
      </w:r>
      <w:r w:rsidRPr="00736DEE">
        <w:rPr>
          <w:rFonts w:ascii="Times New Roman" w:hAnsi="Times New Roman" w:cs="Times New Roman"/>
          <w:sz w:val="24"/>
          <w:szCs w:val="24"/>
        </w:rPr>
        <w:t xml:space="preserve">(8). </w:t>
      </w:r>
    </w:p>
    <w:p w14:paraId="309D5B40" w14:textId="6AB67E09"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Ord, T. J. (2021). Costs of territoriality: A review of hypotheses, meta-analysis, and field study. </w:t>
      </w:r>
      <w:proofErr w:type="spellStart"/>
      <w:r w:rsidRPr="00736DEE">
        <w:rPr>
          <w:rFonts w:ascii="Times New Roman" w:hAnsi="Times New Roman" w:cs="Times New Roman"/>
          <w:i/>
          <w:iCs/>
          <w:sz w:val="24"/>
          <w:szCs w:val="24"/>
        </w:rPr>
        <w:t>Oecologia</w:t>
      </w:r>
      <w:proofErr w:type="spellEnd"/>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197</w:t>
      </w:r>
      <w:r w:rsidRPr="00736DEE">
        <w:rPr>
          <w:rFonts w:ascii="Times New Roman" w:hAnsi="Times New Roman" w:cs="Times New Roman"/>
          <w:sz w:val="24"/>
          <w:szCs w:val="24"/>
        </w:rPr>
        <w:t xml:space="preserve">(3), 615–631. </w:t>
      </w:r>
    </w:p>
    <w:p w14:paraId="1FC26E09" w14:textId="760E17AD"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Owen-Smith, N., Goodall, V., &amp; </w:t>
      </w:r>
      <w:proofErr w:type="spellStart"/>
      <w:r w:rsidRPr="00736DEE">
        <w:rPr>
          <w:rFonts w:ascii="Times New Roman" w:hAnsi="Times New Roman" w:cs="Times New Roman"/>
          <w:sz w:val="24"/>
          <w:szCs w:val="24"/>
        </w:rPr>
        <w:t>Fatti</w:t>
      </w:r>
      <w:proofErr w:type="spellEnd"/>
      <w:r w:rsidRPr="00736DEE">
        <w:rPr>
          <w:rFonts w:ascii="Times New Roman" w:hAnsi="Times New Roman" w:cs="Times New Roman"/>
          <w:sz w:val="24"/>
          <w:szCs w:val="24"/>
        </w:rPr>
        <w:t xml:space="preserve">, P. (2012). Applying mixture models to derive activity states of large herbivores from movement rates obtained using GPS telemetry. </w:t>
      </w:r>
      <w:r w:rsidRPr="00736DEE">
        <w:rPr>
          <w:rFonts w:ascii="Times New Roman" w:hAnsi="Times New Roman" w:cs="Times New Roman"/>
          <w:i/>
          <w:iCs/>
          <w:sz w:val="24"/>
          <w:szCs w:val="24"/>
        </w:rPr>
        <w:t>Wildlife Research</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39</w:t>
      </w:r>
      <w:r w:rsidRPr="00736DEE">
        <w:rPr>
          <w:rFonts w:ascii="Times New Roman" w:hAnsi="Times New Roman" w:cs="Times New Roman"/>
          <w:sz w:val="24"/>
          <w:szCs w:val="24"/>
        </w:rPr>
        <w:t xml:space="preserve">(5), 452. </w:t>
      </w:r>
    </w:p>
    <w:p w14:paraId="7529332E" w14:textId="7FD39365"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736DEE">
        <w:rPr>
          <w:rFonts w:ascii="Times New Roman" w:hAnsi="Times New Roman" w:cs="Times New Roman"/>
          <w:sz w:val="24"/>
          <w:szCs w:val="24"/>
        </w:rPr>
        <w:t>Perrig</w:t>
      </w:r>
      <w:proofErr w:type="spellEnd"/>
      <w:r w:rsidRPr="00736DEE">
        <w:rPr>
          <w:rFonts w:ascii="Times New Roman" w:hAnsi="Times New Roman" w:cs="Times New Roman"/>
          <w:sz w:val="24"/>
          <w:szCs w:val="24"/>
        </w:rPr>
        <w:t xml:space="preserve">, P. L., </w:t>
      </w:r>
      <w:proofErr w:type="spellStart"/>
      <w:r w:rsidRPr="00736DEE">
        <w:rPr>
          <w:rFonts w:ascii="Times New Roman" w:hAnsi="Times New Roman" w:cs="Times New Roman"/>
          <w:sz w:val="24"/>
          <w:szCs w:val="24"/>
        </w:rPr>
        <w:t>Lambertucci</w:t>
      </w:r>
      <w:proofErr w:type="spellEnd"/>
      <w:r w:rsidRPr="00736DEE">
        <w:rPr>
          <w:rFonts w:ascii="Times New Roman" w:hAnsi="Times New Roman" w:cs="Times New Roman"/>
          <w:sz w:val="24"/>
          <w:szCs w:val="24"/>
        </w:rPr>
        <w:t xml:space="preserve">, S. A., Cruz, J., Alarcón, P. A. E., Plaza, P. I., Middleton, A. D., Blanco, G., Sánchez-Zapata, J. A., </w:t>
      </w:r>
      <w:proofErr w:type="spellStart"/>
      <w:r w:rsidRPr="00736DEE">
        <w:rPr>
          <w:rFonts w:ascii="Times New Roman" w:hAnsi="Times New Roman" w:cs="Times New Roman"/>
          <w:sz w:val="24"/>
          <w:szCs w:val="24"/>
        </w:rPr>
        <w:t>Donázar</w:t>
      </w:r>
      <w:proofErr w:type="spellEnd"/>
      <w:r w:rsidRPr="00736DEE">
        <w:rPr>
          <w:rFonts w:ascii="Times New Roman" w:hAnsi="Times New Roman" w:cs="Times New Roman"/>
          <w:sz w:val="24"/>
          <w:szCs w:val="24"/>
        </w:rPr>
        <w:t xml:space="preserve">, J. A., &amp; Pauli, J. N. (2020). Identifying conservation priority areas for the Andean condor in southern South America. </w:t>
      </w:r>
      <w:r w:rsidRPr="00736DEE">
        <w:rPr>
          <w:rFonts w:ascii="Times New Roman" w:hAnsi="Times New Roman" w:cs="Times New Roman"/>
          <w:i/>
          <w:iCs/>
          <w:sz w:val="24"/>
          <w:szCs w:val="24"/>
        </w:rPr>
        <w:t>Biological Conservation</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243</w:t>
      </w:r>
      <w:r w:rsidRPr="00736DEE">
        <w:rPr>
          <w:rFonts w:ascii="Times New Roman" w:hAnsi="Times New Roman" w:cs="Times New Roman"/>
          <w:sz w:val="24"/>
          <w:szCs w:val="24"/>
        </w:rPr>
        <w:t xml:space="preserve">, 108494. </w:t>
      </w:r>
    </w:p>
    <w:p w14:paraId="5CE8C889" w14:textId="41DD25FA" w:rsidR="000664F4" w:rsidRPr="00736DEE" w:rsidRDefault="000664F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Pekarsky, S., </w:t>
      </w:r>
      <w:proofErr w:type="spellStart"/>
      <w:r w:rsidRPr="00736DEE">
        <w:rPr>
          <w:rFonts w:ascii="Times New Roman" w:hAnsi="Times New Roman" w:cs="Times New Roman"/>
          <w:sz w:val="24"/>
          <w:szCs w:val="24"/>
        </w:rPr>
        <w:t>Shohami</w:t>
      </w:r>
      <w:proofErr w:type="spellEnd"/>
      <w:r w:rsidRPr="00736DEE">
        <w:rPr>
          <w:rFonts w:ascii="Times New Roman" w:hAnsi="Times New Roman" w:cs="Times New Roman"/>
          <w:sz w:val="24"/>
          <w:szCs w:val="24"/>
        </w:rPr>
        <w:t xml:space="preserve">, D., Horvitz, N., Bowie, R. C. K., Kamath, P. L., Markin, Y., Getz, W. M., &amp; Nathan, R. (2023). </w:t>
      </w:r>
      <w:r w:rsidRPr="00736DEE">
        <w:rPr>
          <w:rFonts w:ascii="Times New Roman" w:hAnsi="Times New Roman" w:cs="Times New Roman"/>
          <w:i/>
          <w:iCs/>
          <w:sz w:val="24"/>
          <w:szCs w:val="24"/>
        </w:rPr>
        <w:t>Cranes soar on thermal updrafts behind cold fronts as they migrate across the sea</w:t>
      </w:r>
      <w:r w:rsidRPr="00736DEE">
        <w:rPr>
          <w:rFonts w:ascii="Times New Roman" w:hAnsi="Times New Roman" w:cs="Times New Roman"/>
          <w:sz w:val="24"/>
          <w:szCs w:val="24"/>
        </w:rPr>
        <w:t xml:space="preserve"> [Preprint]. Ecology. </w:t>
      </w:r>
    </w:p>
    <w:p w14:paraId="489D6E0C" w14:textId="5C06BD63" w:rsidR="008F69A4" w:rsidRPr="00736DEE" w:rsidRDefault="00D91073"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bookmarkStart w:id="220" w:name="_Hlk149069114"/>
      <w:proofErr w:type="spellStart"/>
      <w:r w:rsidRPr="00736DEE">
        <w:rPr>
          <w:rFonts w:ascii="Times New Roman" w:hAnsi="Times New Roman" w:cs="Times New Roman"/>
          <w:sz w:val="24"/>
          <w:szCs w:val="24"/>
        </w:rPr>
        <w:t>Pennycuick</w:t>
      </w:r>
      <w:proofErr w:type="spellEnd"/>
      <w:r w:rsidRPr="00736DEE">
        <w:rPr>
          <w:rFonts w:ascii="Times New Roman" w:hAnsi="Times New Roman" w:cs="Times New Roman"/>
          <w:sz w:val="24"/>
          <w:szCs w:val="24"/>
        </w:rPr>
        <w:t xml:space="preserve">, C. J. (2008). Modelling the flying bird. </w:t>
      </w:r>
      <w:proofErr w:type="spellStart"/>
      <w:r w:rsidRPr="00736DEE">
        <w:rPr>
          <w:rFonts w:ascii="Times New Roman" w:hAnsi="Times New Roman" w:cs="Times New Roman"/>
          <w:sz w:val="24"/>
          <w:szCs w:val="24"/>
        </w:rPr>
        <w:t>Elsevier.</w:t>
      </w:r>
      <w:bookmarkEnd w:id="220"/>
      <w:r w:rsidR="008F69A4" w:rsidRPr="00736DEE">
        <w:rPr>
          <w:rFonts w:ascii="Times New Roman" w:hAnsi="Times New Roman" w:cs="Times New Roman"/>
          <w:sz w:val="24"/>
          <w:szCs w:val="24"/>
        </w:rPr>
        <w:t>Poessel</w:t>
      </w:r>
      <w:proofErr w:type="spellEnd"/>
      <w:r w:rsidR="008F69A4" w:rsidRPr="00736DEE">
        <w:rPr>
          <w:rFonts w:ascii="Times New Roman" w:hAnsi="Times New Roman" w:cs="Times New Roman"/>
          <w:sz w:val="24"/>
          <w:szCs w:val="24"/>
        </w:rPr>
        <w:t xml:space="preserve">, S. A., Brandt, J., Miller, T. A., &amp; Katzner, T. E. (2018). Meteorological and environmental variables affect flight behaviour and decision-making of an obligate soaring bird, the California Condor </w:t>
      </w:r>
      <w:r w:rsidR="008F69A4" w:rsidRPr="00736DEE">
        <w:rPr>
          <w:rFonts w:ascii="Times New Roman" w:hAnsi="Times New Roman" w:cs="Times New Roman"/>
          <w:i/>
          <w:iCs/>
          <w:sz w:val="24"/>
          <w:szCs w:val="24"/>
        </w:rPr>
        <w:t>Gymnogyps californianus</w:t>
      </w:r>
      <w:r w:rsidR="008F69A4" w:rsidRPr="00736DEE">
        <w:rPr>
          <w:rFonts w:ascii="Times New Roman" w:hAnsi="Times New Roman" w:cs="Times New Roman"/>
          <w:sz w:val="24"/>
          <w:szCs w:val="24"/>
        </w:rPr>
        <w:t xml:space="preserve">. </w:t>
      </w:r>
      <w:r w:rsidR="008F69A4" w:rsidRPr="00736DEE">
        <w:rPr>
          <w:rFonts w:ascii="Times New Roman" w:hAnsi="Times New Roman" w:cs="Times New Roman"/>
          <w:i/>
          <w:iCs/>
          <w:sz w:val="24"/>
          <w:szCs w:val="24"/>
        </w:rPr>
        <w:t>Ibis</w:t>
      </w:r>
      <w:r w:rsidR="008F69A4" w:rsidRPr="00736DEE">
        <w:rPr>
          <w:rFonts w:ascii="Times New Roman" w:hAnsi="Times New Roman" w:cs="Times New Roman"/>
          <w:sz w:val="24"/>
          <w:szCs w:val="24"/>
        </w:rPr>
        <w:t xml:space="preserve">, </w:t>
      </w:r>
      <w:r w:rsidR="008F69A4" w:rsidRPr="00736DEE">
        <w:rPr>
          <w:rFonts w:ascii="Times New Roman" w:hAnsi="Times New Roman" w:cs="Times New Roman"/>
          <w:i/>
          <w:iCs/>
          <w:sz w:val="24"/>
          <w:szCs w:val="24"/>
        </w:rPr>
        <w:t>160</w:t>
      </w:r>
      <w:r w:rsidR="008F69A4" w:rsidRPr="00736DEE">
        <w:rPr>
          <w:rFonts w:ascii="Times New Roman" w:hAnsi="Times New Roman" w:cs="Times New Roman"/>
          <w:sz w:val="24"/>
          <w:szCs w:val="24"/>
        </w:rPr>
        <w:t xml:space="preserve">(1), 36–53. </w:t>
      </w:r>
    </w:p>
    <w:p w14:paraId="79BE81B6" w14:textId="137E1790"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Rolls, E. T. (2014). Emotion and decision-making explained: A précis. </w:t>
      </w:r>
      <w:r w:rsidRPr="00736DEE">
        <w:rPr>
          <w:rFonts w:ascii="Times New Roman" w:hAnsi="Times New Roman" w:cs="Times New Roman"/>
          <w:i/>
          <w:iCs/>
          <w:sz w:val="24"/>
          <w:szCs w:val="24"/>
        </w:rPr>
        <w:t>Cortex</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59</w:t>
      </w:r>
      <w:r w:rsidRPr="00736DEE">
        <w:rPr>
          <w:rFonts w:ascii="Times New Roman" w:hAnsi="Times New Roman" w:cs="Times New Roman"/>
          <w:sz w:val="24"/>
          <w:szCs w:val="24"/>
        </w:rPr>
        <w:t xml:space="preserve">, 185–193. </w:t>
      </w:r>
    </w:p>
    <w:p w14:paraId="6C3FA5EF" w14:textId="4971419E"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Shipley, L. A., Spalinger, D. E., Gross, J. E., Hobbs, N. T., &amp; Wunder, B. A. (1996). The Dynamics and Scaling of Foraging Velocity and Encounter Rate in Mammalian Herbivores. </w:t>
      </w:r>
      <w:r w:rsidRPr="00736DEE">
        <w:rPr>
          <w:rFonts w:ascii="Times New Roman" w:hAnsi="Times New Roman" w:cs="Times New Roman"/>
          <w:i/>
          <w:iCs/>
          <w:sz w:val="24"/>
          <w:szCs w:val="24"/>
        </w:rPr>
        <w:lastRenderedPageBreak/>
        <w:t>Functional Ecology</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10</w:t>
      </w:r>
      <w:r w:rsidRPr="00736DEE">
        <w:rPr>
          <w:rFonts w:ascii="Times New Roman" w:hAnsi="Times New Roman" w:cs="Times New Roman"/>
          <w:sz w:val="24"/>
          <w:szCs w:val="24"/>
        </w:rPr>
        <w:t xml:space="preserve">(2), 234. </w:t>
      </w:r>
    </w:p>
    <w:p w14:paraId="4C7A67AD" w14:textId="13DF4F88"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Smith, B. J., </w:t>
      </w:r>
      <w:proofErr w:type="spellStart"/>
      <w:r w:rsidRPr="00736DEE">
        <w:rPr>
          <w:rFonts w:ascii="Times New Roman" w:hAnsi="Times New Roman" w:cs="Times New Roman"/>
          <w:sz w:val="24"/>
          <w:szCs w:val="24"/>
        </w:rPr>
        <w:t>MacNulty</w:t>
      </w:r>
      <w:proofErr w:type="spellEnd"/>
      <w:r w:rsidRPr="00736DEE">
        <w:rPr>
          <w:rFonts w:ascii="Times New Roman" w:hAnsi="Times New Roman" w:cs="Times New Roman"/>
          <w:sz w:val="24"/>
          <w:szCs w:val="24"/>
        </w:rPr>
        <w:t xml:space="preserve">, D. R., Stahler, D. R., Smith, D. W., &amp; Avgar, T. (2023). Density‐dependent habitat selection alters drivers of population distribution in northern Yellowstone elk. </w:t>
      </w:r>
      <w:r w:rsidRPr="00736DEE">
        <w:rPr>
          <w:rFonts w:ascii="Times New Roman" w:hAnsi="Times New Roman" w:cs="Times New Roman"/>
          <w:i/>
          <w:iCs/>
          <w:sz w:val="24"/>
          <w:szCs w:val="24"/>
        </w:rPr>
        <w:t>Ecology Letters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26</w:t>
      </w:r>
      <w:r w:rsidRPr="00736DEE">
        <w:rPr>
          <w:rFonts w:ascii="Times New Roman" w:hAnsi="Times New Roman" w:cs="Times New Roman"/>
          <w:sz w:val="24"/>
          <w:szCs w:val="24"/>
        </w:rPr>
        <w:t xml:space="preserve">(2), 245–256. </w:t>
      </w:r>
    </w:p>
    <w:p w14:paraId="0EE84180" w14:textId="78FAC974"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Smith, R. V., Stafford, J. D., Yetter, A. P., Horath, M. M., Hine, C. S., &amp; Hoover, J. P. (2012). Foraging Ecology of Fall-Migrating Shorebirds in the Illinois River Valley. </w:t>
      </w:r>
      <w:proofErr w:type="spellStart"/>
      <w:r w:rsidRPr="00736DEE">
        <w:rPr>
          <w:rFonts w:ascii="Times New Roman" w:hAnsi="Times New Roman" w:cs="Times New Roman"/>
          <w:i/>
          <w:iCs/>
          <w:sz w:val="24"/>
          <w:szCs w:val="24"/>
        </w:rPr>
        <w:t>PLoS</w:t>
      </w:r>
      <w:proofErr w:type="spellEnd"/>
      <w:r w:rsidRPr="00736DEE">
        <w:rPr>
          <w:rFonts w:ascii="Times New Roman" w:hAnsi="Times New Roman" w:cs="Times New Roman"/>
          <w:i/>
          <w:iCs/>
          <w:sz w:val="24"/>
          <w:szCs w:val="24"/>
        </w:rPr>
        <w:t xml:space="preserve"> ONE</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7</w:t>
      </w:r>
      <w:r w:rsidRPr="00736DEE">
        <w:rPr>
          <w:rFonts w:ascii="Times New Roman" w:hAnsi="Times New Roman" w:cs="Times New Roman"/>
          <w:sz w:val="24"/>
          <w:szCs w:val="24"/>
        </w:rPr>
        <w:t xml:space="preserve">(9), e45121. </w:t>
      </w:r>
    </w:p>
    <w:p w14:paraId="5D2BC6FD" w14:textId="3BC72725"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Southwood, T. R. E. (1977). Habitat, the Templet for Ecological Strategies? </w:t>
      </w:r>
      <w:r w:rsidRPr="00736DEE">
        <w:rPr>
          <w:rFonts w:ascii="Times New Roman" w:hAnsi="Times New Roman" w:cs="Times New Roman"/>
          <w:i/>
          <w:iCs/>
          <w:sz w:val="24"/>
          <w:szCs w:val="24"/>
        </w:rPr>
        <w:t>The Journal of Animal Ecology</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46</w:t>
      </w:r>
      <w:r w:rsidRPr="00736DEE">
        <w:rPr>
          <w:rFonts w:ascii="Times New Roman" w:hAnsi="Times New Roman" w:cs="Times New Roman"/>
          <w:sz w:val="24"/>
          <w:szCs w:val="24"/>
        </w:rPr>
        <w:t xml:space="preserve">(2), 336. </w:t>
      </w:r>
    </w:p>
    <w:p w14:paraId="3C74323E" w14:textId="399CC678"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Sutherland, W. J., Newton, I., &amp; Green, R. (2004). </w:t>
      </w:r>
      <w:r w:rsidRPr="00736DEE">
        <w:rPr>
          <w:rFonts w:ascii="Times New Roman" w:hAnsi="Times New Roman" w:cs="Times New Roman"/>
          <w:i/>
          <w:iCs/>
          <w:sz w:val="24"/>
          <w:szCs w:val="24"/>
        </w:rPr>
        <w:t>Bird Ecology and Conservation</w:t>
      </w:r>
      <w:r w:rsidRPr="00736DEE">
        <w:rPr>
          <w:rFonts w:ascii="Times New Roman" w:hAnsi="Times New Roman" w:cs="Times New Roman"/>
          <w:sz w:val="24"/>
          <w:szCs w:val="24"/>
        </w:rPr>
        <w:t xml:space="preserve">. Oxford University Press. </w:t>
      </w:r>
    </w:p>
    <w:p w14:paraId="69588BDB" w14:textId="353E1527"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736DEE">
        <w:rPr>
          <w:rFonts w:ascii="Times New Roman" w:hAnsi="Times New Roman" w:cs="Times New Roman"/>
          <w:sz w:val="24"/>
          <w:szCs w:val="24"/>
        </w:rPr>
        <w:t>Tobalske</w:t>
      </w:r>
      <w:proofErr w:type="spellEnd"/>
      <w:r w:rsidRPr="00736DEE">
        <w:rPr>
          <w:rFonts w:ascii="Times New Roman" w:hAnsi="Times New Roman" w:cs="Times New Roman"/>
          <w:sz w:val="24"/>
          <w:szCs w:val="24"/>
        </w:rPr>
        <w:t xml:space="preserve">, B. W., Hedrick, T. L., Dial, K. P., &amp; </w:t>
      </w:r>
      <w:proofErr w:type="spellStart"/>
      <w:r w:rsidRPr="00736DEE">
        <w:rPr>
          <w:rFonts w:ascii="Times New Roman" w:hAnsi="Times New Roman" w:cs="Times New Roman"/>
          <w:sz w:val="24"/>
          <w:szCs w:val="24"/>
        </w:rPr>
        <w:t>Biewener</w:t>
      </w:r>
      <w:proofErr w:type="spellEnd"/>
      <w:r w:rsidRPr="00736DEE">
        <w:rPr>
          <w:rFonts w:ascii="Times New Roman" w:hAnsi="Times New Roman" w:cs="Times New Roman"/>
          <w:sz w:val="24"/>
          <w:szCs w:val="24"/>
        </w:rPr>
        <w:t xml:space="preserve">, A. A. (2003). Comparative power curves in bird flight. </w:t>
      </w:r>
      <w:r w:rsidRPr="00736DEE">
        <w:rPr>
          <w:rFonts w:ascii="Times New Roman" w:hAnsi="Times New Roman" w:cs="Times New Roman"/>
          <w:i/>
          <w:iCs/>
          <w:sz w:val="24"/>
          <w:szCs w:val="24"/>
        </w:rPr>
        <w:t>Nature</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421</w:t>
      </w:r>
      <w:r w:rsidRPr="00736DEE">
        <w:rPr>
          <w:rFonts w:ascii="Times New Roman" w:hAnsi="Times New Roman" w:cs="Times New Roman"/>
          <w:sz w:val="24"/>
          <w:szCs w:val="24"/>
        </w:rPr>
        <w:t xml:space="preserve">(6921), 363–366. </w:t>
      </w:r>
    </w:p>
    <w:p w14:paraId="04FA4EAB" w14:textId="77777777"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Tucker, M. A., Alexandrou, O., </w:t>
      </w:r>
      <w:proofErr w:type="spellStart"/>
      <w:r w:rsidRPr="00736DEE">
        <w:rPr>
          <w:rFonts w:ascii="Times New Roman" w:hAnsi="Times New Roman" w:cs="Times New Roman"/>
          <w:sz w:val="24"/>
          <w:szCs w:val="24"/>
        </w:rPr>
        <w:t>Bierregaard</w:t>
      </w:r>
      <w:proofErr w:type="spellEnd"/>
      <w:r w:rsidRPr="00736DEE">
        <w:rPr>
          <w:rFonts w:ascii="Times New Roman" w:hAnsi="Times New Roman" w:cs="Times New Roman"/>
          <w:sz w:val="24"/>
          <w:szCs w:val="24"/>
        </w:rPr>
        <w:t xml:space="preserve"> Jr, R. O., Bildstein, K. L., </w:t>
      </w:r>
      <w:proofErr w:type="spellStart"/>
      <w:r w:rsidRPr="00736DEE">
        <w:rPr>
          <w:rFonts w:ascii="Times New Roman" w:hAnsi="Times New Roman" w:cs="Times New Roman"/>
          <w:sz w:val="24"/>
          <w:szCs w:val="24"/>
        </w:rPr>
        <w:t>Böhning‐Gaese</w:t>
      </w:r>
      <w:proofErr w:type="spellEnd"/>
      <w:r w:rsidRPr="00736DEE">
        <w:rPr>
          <w:rFonts w:ascii="Times New Roman" w:hAnsi="Times New Roman" w:cs="Times New Roman"/>
          <w:sz w:val="24"/>
          <w:szCs w:val="24"/>
        </w:rPr>
        <w:t xml:space="preserve">, K., </w:t>
      </w:r>
      <w:proofErr w:type="spellStart"/>
      <w:r w:rsidRPr="00736DEE">
        <w:rPr>
          <w:rFonts w:ascii="Times New Roman" w:hAnsi="Times New Roman" w:cs="Times New Roman"/>
          <w:sz w:val="24"/>
          <w:szCs w:val="24"/>
        </w:rPr>
        <w:t>Bracis</w:t>
      </w:r>
      <w:proofErr w:type="spellEnd"/>
      <w:r w:rsidRPr="00736DEE">
        <w:rPr>
          <w:rFonts w:ascii="Times New Roman" w:hAnsi="Times New Roman" w:cs="Times New Roman"/>
          <w:sz w:val="24"/>
          <w:szCs w:val="24"/>
        </w:rPr>
        <w:t>, C., ... &amp; Mueller, T. (2019). Large birds travel farther in homogeneous environments. Global Ecology and Biogeography, 28(5), 576-587.</w:t>
      </w:r>
    </w:p>
    <w:p w14:paraId="0CC7580B" w14:textId="4A9DA82A" w:rsidR="008F69A4" w:rsidRPr="00CC0C76"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van Overveld T, Blanco G, </w:t>
      </w:r>
      <w:proofErr w:type="spellStart"/>
      <w:r w:rsidRPr="00736DEE">
        <w:rPr>
          <w:rFonts w:ascii="Times New Roman" w:hAnsi="Times New Roman" w:cs="Times New Roman"/>
          <w:sz w:val="24"/>
          <w:szCs w:val="24"/>
        </w:rPr>
        <w:t>Moleón</w:t>
      </w:r>
      <w:proofErr w:type="spellEnd"/>
      <w:r w:rsidRPr="00736DEE">
        <w:rPr>
          <w:rFonts w:ascii="Times New Roman" w:hAnsi="Times New Roman" w:cs="Times New Roman"/>
          <w:sz w:val="24"/>
          <w:szCs w:val="24"/>
        </w:rPr>
        <w:t xml:space="preserve"> M, Margalida A, Sanchez-Zapata JA, De la Riva M, </w:t>
      </w:r>
      <w:proofErr w:type="spellStart"/>
      <w:r w:rsidRPr="00736DEE">
        <w:rPr>
          <w:rFonts w:ascii="Times New Roman" w:hAnsi="Times New Roman" w:cs="Times New Roman"/>
          <w:sz w:val="24"/>
          <w:szCs w:val="24"/>
        </w:rPr>
        <w:t>Donázar</w:t>
      </w:r>
      <w:proofErr w:type="spellEnd"/>
      <w:r w:rsidRPr="00736DEE">
        <w:rPr>
          <w:rFonts w:ascii="Times New Roman" w:hAnsi="Times New Roman" w:cs="Times New Roman"/>
          <w:sz w:val="24"/>
          <w:szCs w:val="24"/>
        </w:rPr>
        <w:t xml:space="preserve"> JA (2020) Integration vulture sociality into conservation practice. </w:t>
      </w:r>
      <w:r w:rsidRPr="00CC0C76">
        <w:rPr>
          <w:rFonts w:ascii="Times New Roman" w:hAnsi="Times New Roman" w:cs="Times New Roman"/>
          <w:sz w:val="24"/>
          <w:szCs w:val="24"/>
        </w:rPr>
        <w:t xml:space="preserve">Condor </w:t>
      </w:r>
      <w:proofErr w:type="gramStart"/>
      <w:r w:rsidRPr="00CC0C76">
        <w:rPr>
          <w:rFonts w:ascii="Times New Roman" w:hAnsi="Times New Roman" w:cs="Times New Roman"/>
          <w:sz w:val="24"/>
          <w:szCs w:val="24"/>
        </w:rPr>
        <w:t>122:duaa</w:t>
      </w:r>
      <w:proofErr w:type="gramEnd"/>
      <w:r w:rsidRPr="00CC0C76">
        <w:rPr>
          <w:rFonts w:ascii="Times New Roman" w:hAnsi="Times New Roman" w:cs="Times New Roman"/>
          <w:sz w:val="24"/>
          <w:szCs w:val="24"/>
        </w:rPr>
        <w:t>035</w:t>
      </w:r>
    </w:p>
    <w:p w14:paraId="1E844507" w14:textId="7D984C65" w:rsidR="00BD3DA0" w:rsidRPr="00736DEE" w:rsidRDefault="00BD3DA0"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CC0C76">
        <w:rPr>
          <w:rFonts w:ascii="Times New Roman" w:hAnsi="Times New Roman" w:cs="Times New Roman"/>
          <w:sz w:val="24"/>
          <w:szCs w:val="24"/>
        </w:rPr>
        <w:t xml:space="preserve">Van Overveld, T., Sol, D., Blanco, G., Margalida, A., De La Riva, M., &amp; </w:t>
      </w:r>
      <w:proofErr w:type="spellStart"/>
      <w:r w:rsidRPr="00CC0C76">
        <w:rPr>
          <w:rFonts w:ascii="Times New Roman" w:hAnsi="Times New Roman" w:cs="Times New Roman"/>
          <w:sz w:val="24"/>
          <w:szCs w:val="24"/>
        </w:rPr>
        <w:t>Donázar</w:t>
      </w:r>
      <w:proofErr w:type="spellEnd"/>
      <w:r w:rsidRPr="00CC0C76">
        <w:rPr>
          <w:rFonts w:ascii="Times New Roman" w:hAnsi="Times New Roman" w:cs="Times New Roman"/>
          <w:sz w:val="24"/>
          <w:szCs w:val="24"/>
        </w:rPr>
        <w:t xml:space="preserve">, J. A. (2022). </w:t>
      </w:r>
      <w:r w:rsidRPr="00736DEE">
        <w:rPr>
          <w:rFonts w:ascii="Times New Roman" w:hAnsi="Times New Roman" w:cs="Times New Roman"/>
          <w:sz w:val="24"/>
          <w:szCs w:val="24"/>
        </w:rPr>
        <w:t xml:space="preserve">Vultures as an overlooked model in cognitive ecology. </w:t>
      </w:r>
      <w:r w:rsidRPr="00736DEE">
        <w:rPr>
          <w:rFonts w:ascii="Times New Roman" w:hAnsi="Times New Roman" w:cs="Times New Roman"/>
          <w:i/>
          <w:iCs/>
          <w:sz w:val="24"/>
          <w:szCs w:val="24"/>
        </w:rPr>
        <w:t>Animal Cognition</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25</w:t>
      </w:r>
      <w:r w:rsidRPr="00736DEE">
        <w:rPr>
          <w:rFonts w:ascii="Times New Roman" w:hAnsi="Times New Roman" w:cs="Times New Roman"/>
          <w:sz w:val="24"/>
          <w:szCs w:val="24"/>
        </w:rPr>
        <w:t xml:space="preserve">(3), 495–507. </w:t>
      </w:r>
    </w:p>
    <w:p w14:paraId="48C29C27" w14:textId="54ED12E0"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Ward, P., &amp; Zahavi, A. (1973). </w:t>
      </w:r>
      <w:r w:rsidR="000E4D48" w:rsidRPr="00736DEE">
        <w:rPr>
          <w:rFonts w:ascii="Times New Roman" w:hAnsi="Times New Roman" w:cs="Times New Roman"/>
          <w:sz w:val="24"/>
          <w:szCs w:val="24"/>
        </w:rPr>
        <w:t>The importance of certain assemblages of birds as “information-centres” for food-finding</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Ibis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115</w:t>
      </w:r>
      <w:r w:rsidRPr="00736DEE">
        <w:rPr>
          <w:rFonts w:ascii="Times New Roman" w:hAnsi="Times New Roman" w:cs="Times New Roman"/>
          <w:sz w:val="24"/>
          <w:szCs w:val="24"/>
        </w:rPr>
        <w:t xml:space="preserve">(4), 517–534. </w:t>
      </w:r>
    </w:p>
    <w:p w14:paraId="6833D04B" w14:textId="6AAAA4CA" w:rsidR="008F69A4" w:rsidRPr="00CC0C76"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Wright, J., Stone, R. E., &amp; Brown, N. (2003). Communal roosts as structured information centres in the raven, Corvus corax. </w:t>
      </w:r>
      <w:r w:rsidRPr="00CC0C76">
        <w:rPr>
          <w:rFonts w:ascii="Times New Roman" w:hAnsi="Times New Roman" w:cs="Times New Roman"/>
          <w:i/>
          <w:iCs/>
          <w:sz w:val="24"/>
          <w:szCs w:val="24"/>
        </w:rPr>
        <w:t>Journal of Animal Ecology</w:t>
      </w:r>
      <w:r w:rsidRPr="00CC0C76">
        <w:rPr>
          <w:rFonts w:ascii="Times New Roman" w:hAnsi="Times New Roman" w:cs="Times New Roman"/>
          <w:sz w:val="24"/>
          <w:szCs w:val="24"/>
        </w:rPr>
        <w:t xml:space="preserve">, </w:t>
      </w:r>
      <w:r w:rsidRPr="00CC0C76">
        <w:rPr>
          <w:rFonts w:ascii="Times New Roman" w:hAnsi="Times New Roman" w:cs="Times New Roman"/>
          <w:i/>
          <w:iCs/>
          <w:sz w:val="24"/>
          <w:szCs w:val="24"/>
        </w:rPr>
        <w:t>72</w:t>
      </w:r>
      <w:r w:rsidRPr="00CC0C76">
        <w:rPr>
          <w:rFonts w:ascii="Times New Roman" w:hAnsi="Times New Roman" w:cs="Times New Roman"/>
          <w:sz w:val="24"/>
          <w:szCs w:val="24"/>
        </w:rPr>
        <w:t xml:space="preserve">(6), 1003–1014. </w:t>
      </w:r>
    </w:p>
    <w:p w14:paraId="2511C590" w14:textId="0C9F82DF" w:rsidR="003F0266" w:rsidRPr="00736DEE" w:rsidRDefault="008F69A4" w:rsidP="00D70E63">
      <w:pPr>
        <w:spacing w:line="360" w:lineRule="auto"/>
        <w:ind w:left="720" w:hanging="720"/>
        <w:jc w:val="both"/>
        <w:rPr>
          <w:rFonts w:ascii="Times New Roman" w:hAnsi="Times New Roman" w:cs="Times New Roman"/>
          <w:sz w:val="24"/>
          <w:szCs w:val="24"/>
        </w:rPr>
      </w:pPr>
      <w:proofErr w:type="spellStart"/>
      <w:r w:rsidRPr="00CC0C76">
        <w:rPr>
          <w:rFonts w:ascii="Times New Roman" w:hAnsi="Times New Roman" w:cs="Times New Roman"/>
          <w:sz w:val="24"/>
          <w:szCs w:val="24"/>
        </w:rPr>
        <w:t>Zuberogoitia</w:t>
      </w:r>
      <w:proofErr w:type="spellEnd"/>
      <w:r w:rsidRPr="00CC0C76">
        <w:rPr>
          <w:rFonts w:ascii="Times New Roman" w:hAnsi="Times New Roman" w:cs="Times New Roman"/>
          <w:sz w:val="24"/>
          <w:szCs w:val="24"/>
        </w:rPr>
        <w:t>, I., González-</w:t>
      </w:r>
      <w:proofErr w:type="spellStart"/>
      <w:r w:rsidRPr="00CC0C76">
        <w:rPr>
          <w:rFonts w:ascii="Times New Roman" w:hAnsi="Times New Roman" w:cs="Times New Roman"/>
          <w:sz w:val="24"/>
          <w:szCs w:val="24"/>
        </w:rPr>
        <w:t>Oreja</w:t>
      </w:r>
      <w:proofErr w:type="spellEnd"/>
      <w:r w:rsidRPr="00CC0C76">
        <w:rPr>
          <w:rFonts w:ascii="Times New Roman" w:hAnsi="Times New Roman" w:cs="Times New Roman"/>
          <w:sz w:val="24"/>
          <w:szCs w:val="24"/>
        </w:rPr>
        <w:t xml:space="preserve">, J. A., Martínez, J. E., Zabala, J., Gómez, I., &amp; López-López, P. (2013). </w:t>
      </w:r>
      <w:r w:rsidRPr="00736DEE">
        <w:rPr>
          <w:rFonts w:ascii="Times New Roman" w:hAnsi="Times New Roman" w:cs="Times New Roman"/>
          <w:sz w:val="24"/>
          <w:szCs w:val="24"/>
        </w:rPr>
        <w:t xml:space="preserve">Foraging movements of Eurasian griffon vultures (Gyps fulvus): Implications for supplementary feeding management. </w:t>
      </w:r>
      <w:r w:rsidRPr="00736DEE">
        <w:rPr>
          <w:rFonts w:ascii="Times New Roman" w:hAnsi="Times New Roman" w:cs="Times New Roman"/>
          <w:i/>
          <w:iCs/>
          <w:sz w:val="24"/>
          <w:szCs w:val="24"/>
        </w:rPr>
        <w:t>European Journal of Wildlife Research</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59</w:t>
      </w:r>
      <w:r w:rsidRPr="00736DEE">
        <w:rPr>
          <w:rFonts w:ascii="Times New Roman" w:hAnsi="Times New Roman" w:cs="Times New Roman"/>
          <w:sz w:val="24"/>
          <w:szCs w:val="24"/>
        </w:rPr>
        <w:t xml:space="preserve">(3), 421–429. </w:t>
      </w:r>
      <w:bookmarkEnd w:id="216"/>
    </w:p>
    <w:p w14:paraId="2F0BD483" w14:textId="77777777" w:rsidR="00F7140F" w:rsidRPr="00736DEE" w:rsidRDefault="00F7140F" w:rsidP="00D70E63">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ZOTERO_BIBL {"uncited":[],"omitted":[],"custom":[]} CSL_BIBLIOGRAPHY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szCs w:val="24"/>
        </w:rPr>
        <w:t>Alley, R., &amp; Agustsdottir, A. (2005). The 8k event: Cause and consequences of a major Holocene abrupt climate change. Quaternary Science Reviews, 24(10–11), 1123–1149. https://doi.org/10.1016/j.quascirev.2004.12.004</w:t>
      </w:r>
    </w:p>
    <w:p w14:paraId="73E47C47" w14:textId="77777777" w:rsidR="00F7140F" w:rsidRPr="00736DEE" w:rsidRDefault="00F7140F" w:rsidP="00D70E63">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lastRenderedPageBreak/>
        <w:t>Anderson, J. R. (1998). Sleep, sleeping sites, and sleep-related activities: Awakening to their significance. American Journal of Primatology, 46(1), 63–75. https://doi.org/10.1002/(SICI)1098-2345(1998)46:1&lt;</w:t>
      </w:r>
      <w:proofErr w:type="gramStart"/>
      <w:r w:rsidRPr="00736DEE">
        <w:rPr>
          <w:rFonts w:ascii="Times New Roman" w:hAnsi="Times New Roman" w:cs="Times New Roman"/>
          <w:sz w:val="24"/>
          <w:szCs w:val="24"/>
        </w:rPr>
        <w:t>63::</w:t>
      </w:r>
      <w:proofErr w:type="gramEnd"/>
      <w:r w:rsidRPr="00736DEE">
        <w:rPr>
          <w:rFonts w:ascii="Times New Roman" w:hAnsi="Times New Roman" w:cs="Times New Roman"/>
          <w:sz w:val="24"/>
          <w:szCs w:val="24"/>
        </w:rPr>
        <w:t>AID-AJP5&gt;3.0.CO;2-T</w:t>
      </w:r>
    </w:p>
    <w:p w14:paraId="1F80B611" w14:textId="77777777" w:rsidR="00F7140F" w:rsidRPr="00736DEE" w:rsidRDefault="00F7140F" w:rsidP="00D70E63">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Aplin, L. M. (2019). Culture and cultural evolution in birds: A review of the evidence. Animal Behaviour, 147, 179–187. https://doi.org/10.1016/j.anbehav.2018.05.001</w:t>
      </w:r>
    </w:p>
    <w:p w14:paraId="27D570D6" w14:textId="77777777" w:rsidR="00F7140F" w:rsidRPr="00736DEE" w:rsidRDefault="00F7140F" w:rsidP="00D70E63">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Arango, A., Pinto-Ledezma, J., Rojas-Soto, O., Lindsay, A. M., Mendenhall, C. D., &amp; Villalobos, F. (2022). Hand-Wing Index as a surrogate for dispersal ability: The case of the </w:t>
      </w:r>
      <w:proofErr w:type="spellStart"/>
      <w:r w:rsidRPr="00736DEE">
        <w:rPr>
          <w:rFonts w:ascii="Times New Roman" w:hAnsi="Times New Roman" w:cs="Times New Roman"/>
          <w:sz w:val="24"/>
          <w:szCs w:val="24"/>
        </w:rPr>
        <w:t>Emberizoidea</w:t>
      </w:r>
      <w:proofErr w:type="spellEnd"/>
      <w:r w:rsidRPr="00736DEE">
        <w:rPr>
          <w:rFonts w:ascii="Times New Roman" w:hAnsi="Times New Roman" w:cs="Times New Roman"/>
          <w:sz w:val="24"/>
          <w:szCs w:val="24"/>
        </w:rPr>
        <w:t xml:space="preserve"> (Aves: Passeriformes) radiation. Biological Journal of the Linnean Society, 137(1), 137–144. https://doi.org/10.1093/biolinnean/blac071</w:t>
      </w:r>
    </w:p>
    <w:p w14:paraId="4256803C" w14:textId="77777777" w:rsidR="00F7140F" w:rsidRPr="00736DEE" w:rsidRDefault="00F7140F" w:rsidP="00D70E63">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Beauchamp, G. (1999). The evolution of communal roosting in birds: Origin and secondary losses. Behavioral Ecology, 10(6), 675–687. https://doi.org/10.1093/beheco/10.6.675</w:t>
      </w:r>
    </w:p>
    <w:p w14:paraId="0B824402" w14:textId="77777777" w:rsidR="00F7140F" w:rsidRPr="00736DEE" w:rsidRDefault="00F7140F" w:rsidP="00D70E63">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Benson, T. J., Ward, M. P., Lampman, R. L., Raim, A., &amp; </w:t>
      </w:r>
      <w:proofErr w:type="spellStart"/>
      <w:r w:rsidRPr="00736DEE">
        <w:rPr>
          <w:rFonts w:ascii="Times New Roman" w:hAnsi="Times New Roman" w:cs="Times New Roman"/>
          <w:sz w:val="24"/>
          <w:szCs w:val="24"/>
        </w:rPr>
        <w:t>Weatherhead</w:t>
      </w:r>
      <w:proofErr w:type="spellEnd"/>
      <w:r w:rsidRPr="00736DEE">
        <w:rPr>
          <w:rFonts w:ascii="Times New Roman" w:hAnsi="Times New Roman" w:cs="Times New Roman"/>
          <w:sz w:val="24"/>
          <w:szCs w:val="24"/>
        </w:rPr>
        <w:t>, P. J. (2012). Implications of Spatial Patterns of Roosting and Movements of American Robins for West Nile Virus Transmission. Vector-Borne and Zoonotic Diseases, 12(10), 877–885. https://doi.org/10.1089/vbz.2011.0902</w:t>
      </w:r>
    </w:p>
    <w:p w14:paraId="1F77BBC6" w14:textId="77777777" w:rsidR="00F7140F" w:rsidRPr="00736DEE" w:rsidRDefault="00F7140F" w:rsidP="00D70E63">
      <w:pPr>
        <w:spacing w:line="360" w:lineRule="auto"/>
        <w:ind w:left="720" w:hanging="720"/>
        <w:jc w:val="both"/>
        <w:rPr>
          <w:rFonts w:ascii="Times New Roman" w:hAnsi="Times New Roman" w:cs="Times New Roman"/>
          <w:sz w:val="24"/>
          <w:szCs w:val="24"/>
        </w:rPr>
      </w:pPr>
      <w:proofErr w:type="spellStart"/>
      <w:r w:rsidRPr="00736DEE">
        <w:rPr>
          <w:rFonts w:ascii="Times New Roman" w:hAnsi="Times New Roman" w:cs="Times New Roman"/>
          <w:sz w:val="24"/>
          <w:szCs w:val="24"/>
        </w:rPr>
        <w:t>Boeckle</w:t>
      </w:r>
      <w:proofErr w:type="spellEnd"/>
      <w:r w:rsidRPr="00736DEE">
        <w:rPr>
          <w:rFonts w:ascii="Times New Roman" w:hAnsi="Times New Roman" w:cs="Times New Roman"/>
          <w:sz w:val="24"/>
          <w:szCs w:val="24"/>
        </w:rPr>
        <w:t xml:space="preserve">, M., &amp; </w:t>
      </w:r>
      <w:proofErr w:type="spellStart"/>
      <w:r w:rsidRPr="00736DEE">
        <w:rPr>
          <w:rFonts w:ascii="Times New Roman" w:hAnsi="Times New Roman" w:cs="Times New Roman"/>
          <w:sz w:val="24"/>
          <w:szCs w:val="24"/>
        </w:rPr>
        <w:t>Bugnyar</w:t>
      </w:r>
      <w:proofErr w:type="spellEnd"/>
      <w:r w:rsidRPr="00736DEE">
        <w:rPr>
          <w:rFonts w:ascii="Times New Roman" w:hAnsi="Times New Roman" w:cs="Times New Roman"/>
          <w:sz w:val="24"/>
          <w:szCs w:val="24"/>
        </w:rPr>
        <w:t>, T. (2012). Long-Term Memory for Affiliates in Ravens. Current Biology, 22(9), 801–806. https://doi.org/10.1016/j.cub.2012.03.023</w:t>
      </w:r>
    </w:p>
    <w:p w14:paraId="4F6B5380" w14:textId="77777777" w:rsidR="00F7140F" w:rsidRPr="00736DEE" w:rsidRDefault="00F7140F" w:rsidP="00D70E63">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Brodbeck, D. R. (1994). Memory for spatial and local cues: A comparison of a storing and a </w:t>
      </w:r>
      <w:proofErr w:type="spellStart"/>
      <w:r w:rsidRPr="00736DEE">
        <w:rPr>
          <w:rFonts w:ascii="Times New Roman" w:hAnsi="Times New Roman" w:cs="Times New Roman"/>
          <w:sz w:val="24"/>
          <w:szCs w:val="24"/>
        </w:rPr>
        <w:t>nonstoring</w:t>
      </w:r>
      <w:proofErr w:type="spellEnd"/>
      <w:r w:rsidRPr="00736DEE">
        <w:rPr>
          <w:rFonts w:ascii="Times New Roman" w:hAnsi="Times New Roman" w:cs="Times New Roman"/>
          <w:sz w:val="24"/>
          <w:szCs w:val="24"/>
        </w:rPr>
        <w:t xml:space="preserve"> species. Animal Learning &amp; Behavior, 22(2), 119–133. https://doi.org/10.3758/BF03199912</w:t>
      </w:r>
    </w:p>
    <w:p w14:paraId="636F34A8" w14:textId="77777777" w:rsidR="00F7140F" w:rsidRPr="00736DEE" w:rsidRDefault="00F7140F" w:rsidP="00D70E63">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Buckley, N. J. (1997). Spatial‐Concentration Effects and the Importance of Local Enhancement in the Evolution of Colonial Breeding in Seabirds. The American Naturalist, 149(6), 1091–1112. https://doi.org/10.1086/286040</w:t>
      </w:r>
    </w:p>
    <w:p w14:paraId="3C440519" w14:textId="77777777" w:rsidR="00F7140F" w:rsidRPr="00736DEE" w:rsidRDefault="00F7140F" w:rsidP="00D70E63">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Caccamise, D. F., &amp; Morrison, D. W. (1986). Avian Communal Roosting: Implications of Diurnal Activity Centers. The American Naturalist, 128(2), 191–198. https://doi.org/10.1086/284553</w:t>
      </w:r>
    </w:p>
    <w:p w14:paraId="1884516C" w14:textId="77777777" w:rsidR="00F7140F" w:rsidRPr="00736DEE" w:rsidRDefault="00F7140F" w:rsidP="00D70E63">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Cheng, Z., Gabriel, S., Bhambhani, P., Sheldon, D., Maji, S., Laughlin, A., &amp; Winkler, D. (2020). Detecting and Tracking Communal Bird Roosts in Weather Radar Data. Proceedings of the </w:t>
      </w:r>
      <w:r w:rsidRPr="00736DEE">
        <w:rPr>
          <w:rFonts w:ascii="Times New Roman" w:hAnsi="Times New Roman" w:cs="Times New Roman"/>
          <w:sz w:val="24"/>
          <w:szCs w:val="24"/>
        </w:rPr>
        <w:lastRenderedPageBreak/>
        <w:t>AAAI Conference on Artificial Intelligence, 34(01), 378–385. https://doi.org/10.1609/aaai.v34i01.5373</w:t>
      </w:r>
    </w:p>
    <w:p w14:paraId="27345EB3" w14:textId="77777777" w:rsidR="00F7140F" w:rsidRPr="00736DEE" w:rsidRDefault="00F7140F" w:rsidP="00D70E63">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Curk, Te., Rast, W., Portas, R., Kohles, J., </w:t>
      </w:r>
      <w:proofErr w:type="spellStart"/>
      <w:r w:rsidRPr="00736DEE">
        <w:rPr>
          <w:rFonts w:ascii="Times New Roman" w:hAnsi="Times New Roman" w:cs="Times New Roman"/>
          <w:sz w:val="24"/>
          <w:szCs w:val="24"/>
        </w:rPr>
        <w:t>Shatumbu</w:t>
      </w:r>
      <w:proofErr w:type="spellEnd"/>
      <w:r w:rsidRPr="00736DEE">
        <w:rPr>
          <w:rFonts w:ascii="Times New Roman" w:hAnsi="Times New Roman" w:cs="Times New Roman"/>
          <w:sz w:val="24"/>
          <w:szCs w:val="24"/>
        </w:rPr>
        <w:t xml:space="preserve">, G., Cloete, C., Curk, Ti., </w:t>
      </w:r>
      <w:proofErr w:type="spellStart"/>
      <w:r w:rsidRPr="00736DEE">
        <w:rPr>
          <w:rFonts w:ascii="Times New Roman" w:hAnsi="Times New Roman" w:cs="Times New Roman"/>
          <w:sz w:val="24"/>
          <w:szCs w:val="24"/>
        </w:rPr>
        <w:t>Radchuk</w:t>
      </w:r>
      <w:proofErr w:type="spellEnd"/>
      <w:r w:rsidRPr="00736DEE">
        <w:rPr>
          <w:rFonts w:ascii="Times New Roman" w:hAnsi="Times New Roman" w:cs="Times New Roman"/>
          <w:sz w:val="24"/>
          <w:szCs w:val="24"/>
        </w:rPr>
        <w:t xml:space="preserve">, V., </w:t>
      </w:r>
      <w:proofErr w:type="spellStart"/>
      <w:r w:rsidRPr="00736DEE">
        <w:rPr>
          <w:rFonts w:ascii="Times New Roman" w:hAnsi="Times New Roman" w:cs="Times New Roman"/>
          <w:sz w:val="24"/>
          <w:szCs w:val="24"/>
        </w:rPr>
        <w:t>Aschenborn</w:t>
      </w:r>
      <w:proofErr w:type="spellEnd"/>
      <w:r w:rsidRPr="00736DEE">
        <w:rPr>
          <w:rFonts w:ascii="Times New Roman" w:hAnsi="Times New Roman" w:cs="Times New Roman"/>
          <w:sz w:val="24"/>
          <w:szCs w:val="24"/>
        </w:rPr>
        <w:t xml:space="preserve">, O., &amp; </w:t>
      </w:r>
      <w:proofErr w:type="spellStart"/>
      <w:r w:rsidRPr="00736DEE">
        <w:rPr>
          <w:rFonts w:ascii="Times New Roman" w:hAnsi="Times New Roman" w:cs="Times New Roman"/>
          <w:sz w:val="24"/>
          <w:szCs w:val="24"/>
        </w:rPr>
        <w:t>Melzheimer</w:t>
      </w:r>
      <w:proofErr w:type="spellEnd"/>
      <w:r w:rsidRPr="00736DEE">
        <w:rPr>
          <w:rFonts w:ascii="Times New Roman" w:hAnsi="Times New Roman" w:cs="Times New Roman"/>
          <w:sz w:val="24"/>
          <w:szCs w:val="24"/>
        </w:rPr>
        <w:t>, J. (2025). Advantages and disadvantages of using social information for carcass detection–A case study using white-backed vultures. Ecological Modelling, 499, 110941. https://doi.org/10.1016/j.ecolmodel.2024.110941</w:t>
      </w:r>
    </w:p>
    <w:p w14:paraId="1F21B0ED" w14:textId="77777777" w:rsidR="00F7140F" w:rsidRPr="00736DEE" w:rsidRDefault="00F7140F" w:rsidP="00D70E63">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Day, D. E., &amp; Bartness, T. J. (2003). Fasting-induced increases in food hoarding are dependent on the foraging-effort level. Physiology &amp; Behavior, 78(4–5), 655–668. https://doi.org/10.1016/S0031-9384(03)00052-0</w:t>
      </w:r>
    </w:p>
    <w:p w14:paraId="6A8D3AE7" w14:textId="77777777" w:rsidR="00F7140F" w:rsidRPr="00736DEE" w:rsidRDefault="00F7140F" w:rsidP="00D70E63">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Everding, S. E., &amp; Jones, D. N. (2006). Communal roosting in a suburban population of </w:t>
      </w:r>
      <w:proofErr w:type="spellStart"/>
      <w:r w:rsidRPr="00736DEE">
        <w:rPr>
          <w:rFonts w:ascii="Times New Roman" w:hAnsi="Times New Roman" w:cs="Times New Roman"/>
          <w:sz w:val="24"/>
          <w:szCs w:val="24"/>
        </w:rPr>
        <w:t>Torresian</w:t>
      </w:r>
      <w:proofErr w:type="spellEnd"/>
      <w:r w:rsidRPr="00736DEE">
        <w:rPr>
          <w:rFonts w:ascii="Times New Roman" w:hAnsi="Times New Roman" w:cs="Times New Roman"/>
          <w:sz w:val="24"/>
          <w:szCs w:val="24"/>
        </w:rPr>
        <w:t xml:space="preserve"> crows (Corvus </w:t>
      </w:r>
      <w:proofErr w:type="spellStart"/>
      <w:r w:rsidRPr="00736DEE">
        <w:rPr>
          <w:rFonts w:ascii="Times New Roman" w:hAnsi="Times New Roman" w:cs="Times New Roman"/>
          <w:sz w:val="24"/>
          <w:szCs w:val="24"/>
        </w:rPr>
        <w:t>orru</w:t>
      </w:r>
      <w:proofErr w:type="spellEnd"/>
      <w:r w:rsidRPr="00736DEE">
        <w:rPr>
          <w:rFonts w:ascii="Times New Roman" w:hAnsi="Times New Roman" w:cs="Times New Roman"/>
          <w:sz w:val="24"/>
          <w:szCs w:val="24"/>
        </w:rPr>
        <w:t>). Landscape and Urban Planning, 74(1), 21–33. https://doi.org/10.1016/j.landurbplan.2004.09.024</w:t>
      </w:r>
    </w:p>
    <w:p w14:paraId="4719A2B5" w14:textId="77777777" w:rsidR="00F7140F" w:rsidRPr="00736DEE" w:rsidRDefault="00F7140F" w:rsidP="00D70E63">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Farquhar, M. L., Morin, A., &amp; Nocera, J. J. (2018). High ambient temperatures induce aggregations of chimney swifts Chaetura </w:t>
      </w:r>
      <w:proofErr w:type="spellStart"/>
      <w:r w:rsidRPr="00736DEE">
        <w:rPr>
          <w:rFonts w:ascii="Times New Roman" w:hAnsi="Times New Roman" w:cs="Times New Roman"/>
          <w:sz w:val="24"/>
          <w:szCs w:val="24"/>
        </w:rPr>
        <w:t>pelagica</w:t>
      </w:r>
      <w:proofErr w:type="spellEnd"/>
      <w:r w:rsidRPr="00736DEE">
        <w:rPr>
          <w:rFonts w:ascii="Times New Roman" w:hAnsi="Times New Roman" w:cs="Times New Roman"/>
          <w:sz w:val="24"/>
          <w:szCs w:val="24"/>
        </w:rPr>
        <w:t xml:space="preserve"> inside a roost. Journal of Avian Biology, 49(8), e01754. https://doi.org/10.1111/jav.01754</w:t>
      </w:r>
    </w:p>
    <w:p w14:paraId="3D83DE15" w14:textId="77777777" w:rsidR="00F7140F" w:rsidRPr="00736DEE" w:rsidRDefault="00F7140F" w:rsidP="00D70E63">
      <w:pPr>
        <w:spacing w:line="360" w:lineRule="auto"/>
        <w:ind w:left="720" w:hanging="720"/>
        <w:jc w:val="both"/>
        <w:rPr>
          <w:rFonts w:ascii="Times New Roman" w:hAnsi="Times New Roman" w:cs="Times New Roman"/>
          <w:sz w:val="24"/>
          <w:szCs w:val="24"/>
        </w:rPr>
      </w:pPr>
      <w:proofErr w:type="spellStart"/>
      <w:r w:rsidRPr="00736DEE">
        <w:rPr>
          <w:rFonts w:ascii="Times New Roman" w:hAnsi="Times New Roman" w:cs="Times New Roman"/>
          <w:sz w:val="24"/>
          <w:szCs w:val="24"/>
        </w:rPr>
        <w:t>Fern�ndez-Juricic</w:t>
      </w:r>
      <w:proofErr w:type="spellEnd"/>
      <w:r w:rsidRPr="00736DEE">
        <w:rPr>
          <w:rFonts w:ascii="Times New Roman" w:hAnsi="Times New Roman" w:cs="Times New Roman"/>
          <w:sz w:val="24"/>
          <w:szCs w:val="24"/>
        </w:rPr>
        <w:t xml:space="preserve">, E., &amp; </w:t>
      </w:r>
      <w:proofErr w:type="spellStart"/>
      <w:r w:rsidRPr="00736DEE">
        <w:rPr>
          <w:rFonts w:ascii="Times New Roman" w:hAnsi="Times New Roman" w:cs="Times New Roman"/>
          <w:sz w:val="24"/>
          <w:szCs w:val="24"/>
        </w:rPr>
        <w:t>Kacelnik</w:t>
      </w:r>
      <w:proofErr w:type="spellEnd"/>
      <w:r w:rsidRPr="00736DEE">
        <w:rPr>
          <w:rFonts w:ascii="Times New Roman" w:hAnsi="Times New Roman" w:cs="Times New Roman"/>
          <w:sz w:val="24"/>
          <w:szCs w:val="24"/>
        </w:rPr>
        <w:t>, A. (2004). Information transfer and gain in flocks: The effects of quality and quantity of social information at different neighbour distances. Behavioral Ecology and Sociobiology, 55(5), 502–511. https://doi.org/10.1007/s00265-003-0698-9</w:t>
      </w:r>
    </w:p>
    <w:p w14:paraId="06EBADCA" w14:textId="77777777" w:rsidR="00F7140F" w:rsidRPr="00736DEE" w:rsidRDefault="00F7140F" w:rsidP="00D70E63">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Franklin, D. C., Garnett, S. T., Luck, G. W., Gutierrez-Ibanez, C., &amp; Iwaniuk, A. N. (2014). Relative brain size in Australian birds. Emu. https://doi.org/10.1071/MU13034</w:t>
      </w:r>
    </w:p>
    <w:p w14:paraId="1A76CFEA" w14:textId="77777777" w:rsidR="00F7140F" w:rsidRPr="00736DEE" w:rsidRDefault="00F7140F" w:rsidP="00D70E63">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Gilbert, C., McCafferty, D., Le Maho, Y., </w:t>
      </w:r>
      <w:proofErr w:type="spellStart"/>
      <w:r w:rsidRPr="00736DEE">
        <w:rPr>
          <w:rFonts w:ascii="Times New Roman" w:hAnsi="Times New Roman" w:cs="Times New Roman"/>
          <w:sz w:val="24"/>
          <w:szCs w:val="24"/>
        </w:rPr>
        <w:t>Martrette</w:t>
      </w:r>
      <w:proofErr w:type="spellEnd"/>
      <w:r w:rsidRPr="00736DEE">
        <w:rPr>
          <w:rFonts w:ascii="Times New Roman" w:hAnsi="Times New Roman" w:cs="Times New Roman"/>
          <w:sz w:val="24"/>
          <w:szCs w:val="24"/>
        </w:rPr>
        <w:t>, J., Giroud, S., Blanc, S., &amp; Ancel, A. (2010). One for all and all for one: The energetic benefits of huddling in endotherms. Biological Reviews, 85(3), 545–569. https://doi.org/10.1111/j.1469-185X.2009.00115.x</w:t>
      </w:r>
    </w:p>
    <w:p w14:paraId="5B12F9F4" w14:textId="77777777" w:rsidR="00F7140F" w:rsidRPr="00736DEE" w:rsidRDefault="00F7140F" w:rsidP="00D70E63">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Gillooly, J. F., Brown, J. H., West, G. B., Savage, V. M., &amp; </w:t>
      </w:r>
      <w:proofErr w:type="spellStart"/>
      <w:r w:rsidRPr="00736DEE">
        <w:rPr>
          <w:rFonts w:ascii="Times New Roman" w:hAnsi="Times New Roman" w:cs="Times New Roman"/>
          <w:sz w:val="24"/>
          <w:szCs w:val="24"/>
        </w:rPr>
        <w:t>Charnov</w:t>
      </w:r>
      <w:proofErr w:type="spellEnd"/>
      <w:r w:rsidRPr="00736DEE">
        <w:rPr>
          <w:rFonts w:ascii="Times New Roman" w:hAnsi="Times New Roman" w:cs="Times New Roman"/>
          <w:sz w:val="24"/>
          <w:szCs w:val="24"/>
        </w:rPr>
        <w:t>, E. L. (2001). Effects of Size and Temperature on Metabolic Rate. Science, 293(5538), 2248–2251. https://doi.org/10.1126/science.1061967</w:t>
      </w:r>
    </w:p>
    <w:p w14:paraId="020BFD74" w14:textId="77777777" w:rsidR="00F7140F" w:rsidRPr="00736DEE" w:rsidRDefault="00F7140F" w:rsidP="00D70E63">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lastRenderedPageBreak/>
        <w:t>Guay, P.-J., &amp; Iwaniuk, A. N. (2008). CAPTIVE BREEDING REDUCES BRAIN VOLUME IN WATERFOWL (ANSERIFORMES). The Condor, 110(2), 276–284. https://doi.org/10.1525/cond.2008.8424</w:t>
      </w:r>
    </w:p>
    <w:p w14:paraId="21070FA1" w14:textId="77777777" w:rsidR="00F7140F" w:rsidRPr="00736DEE" w:rsidRDefault="00F7140F" w:rsidP="00D70E63">
      <w:pPr>
        <w:spacing w:line="360" w:lineRule="auto"/>
        <w:ind w:left="720" w:hanging="720"/>
        <w:jc w:val="both"/>
        <w:rPr>
          <w:rFonts w:ascii="Times New Roman" w:hAnsi="Times New Roman" w:cs="Times New Roman"/>
          <w:sz w:val="24"/>
          <w:szCs w:val="24"/>
        </w:rPr>
      </w:pPr>
      <w:proofErr w:type="spellStart"/>
      <w:r w:rsidRPr="00736DEE">
        <w:rPr>
          <w:rFonts w:ascii="Times New Roman" w:hAnsi="Times New Roman" w:cs="Times New Roman"/>
          <w:sz w:val="24"/>
          <w:szCs w:val="24"/>
        </w:rPr>
        <w:t>Gyllin</w:t>
      </w:r>
      <w:proofErr w:type="spellEnd"/>
      <w:r w:rsidRPr="00736DEE">
        <w:rPr>
          <w:rFonts w:ascii="Times New Roman" w:hAnsi="Times New Roman" w:cs="Times New Roman"/>
          <w:sz w:val="24"/>
          <w:szCs w:val="24"/>
        </w:rPr>
        <w:t xml:space="preserve">, R., </w:t>
      </w:r>
      <w:proofErr w:type="spellStart"/>
      <w:r w:rsidRPr="00736DEE">
        <w:rPr>
          <w:rFonts w:ascii="Times New Roman" w:hAnsi="Times New Roman" w:cs="Times New Roman"/>
          <w:sz w:val="24"/>
          <w:szCs w:val="24"/>
        </w:rPr>
        <w:t>Källander</w:t>
      </w:r>
      <w:proofErr w:type="spellEnd"/>
      <w:r w:rsidRPr="00736DEE">
        <w:rPr>
          <w:rFonts w:ascii="Times New Roman" w:hAnsi="Times New Roman" w:cs="Times New Roman"/>
          <w:sz w:val="24"/>
          <w:szCs w:val="24"/>
        </w:rPr>
        <w:t xml:space="preserve">, H., &amp; </w:t>
      </w:r>
      <w:proofErr w:type="spellStart"/>
      <w:r w:rsidRPr="00736DEE">
        <w:rPr>
          <w:rFonts w:ascii="Times New Roman" w:hAnsi="Times New Roman" w:cs="Times New Roman"/>
          <w:sz w:val="24"/>
          <w:szCs w:val="24"/>
        </w:rPr>
        <w:t>Sylvén</w:t>
      </w:r>
      <w:proofErr w:type="spellEnd"/>
      <w:r w:rsidRPr="00736DEE">
        <w:rPr>
          <w:rFonts w:ascii="Times New Roman" w:hAnsi="Times New Roman" w:cs="Times New Roman"/>
          <w:sz w:val="24"/>
          <w:szCs w:val="24"/>
        </w:rPr>
        <w:t>, M. (1977). THE MICROCLIMATE EXPLANATION OF TOWN CENTRE ROOSTS OF JACKDAWS CORVUS MONEDULA. Ibis, 119(3), 358–361. https://doi.org/10.1111/j.1474-919X.1977.tb08255.x</w:t>
      </w:r>
    </w:p>
    <w:p w14:paraId="26EF47B8" w14:textId="77777777" w:rsidR="00F7140F" w:rsidRPr="00736DEE" w:rsidRDefault="00F7140F" w:rsidP="00D70E63">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Harel, R., Spiegel, O., Getz, W. M., &amp; Nathan, R. (2017). Social foraging and individual consistency in following behaviour: Testing the information centre hypothesis in free-ranging vultures. Proceedings of the Royal Society B: Biological Sciences, 284(1852), 20162654. https://doi.org/10.1098/rspb.2016.2654</w:t>
      </w:r>
    </w:p>
    <w:p w14:paraId="449F191D" w14:textId="77777777" w:rsidR="00F7140F" w:rsidRPr="00736DEE" w:rsidRDefault="00F7140F" w:rsidP="00D70E63">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Haslam, M., Hernandez-Aguilar, A., Ling, V., Carvalho, S., De La Torre, I., DeStefano, A., Du, A., Hardy, B., Harris, J., Marchant, L., Matsuzawa, T., McGrew, W., Mercader, J., Mora, R., Petraglia, M., Roche, H., </w:t>
      </w:r>
      <w:proofErr w:type="spellStart"/>
      <w:r w:rsidRPr="00736DEE">
        <w:rPr>
          <w:rFonts w:ascii="Times New Roman" w:hAnsi="Times New Roman" w:cs="Times New Roman"/>
          <w:sz w:val="24"/>
          <w:szCs w:val="24"/>
        </w:rPr>
        <w:t>Visalberghi</w:t>
      </w:r>
      <w:proofErr w:type="spellEnd"/>
      <w:r w:rsidRPr="00736DEE">
        <w:rPr>
          <w:rFonts w:ascii="Times New Roman" w:hAnsi="Times New Roman" w:cs="Times New Roman"/>
          <w:sz w:val="24"/>
          <w:szCs w:val="24"/>
        </w:rPr>
        <w:t>, E., &amp; Warren, R. (2009). Primate archaeology. Nature, 460(7253), 339–344. https://doi.org/10.1038/nature08188</w:t>
      </w:r>
    </w:p>
    <w:p w14:paraId="26933B03" w14:textId="77777777" w:rsidR="00F7140F" w:rsidRPr="00736DEE" w:rsidRDefault="00F7140F" w:rsidP="00D70E63">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Healy, K., Guillerme, T., Finlay, S., Kane, A., Kelly, S. B. A., McClean, D., Kelly, D. J., Donohue, I., Jackson, A. L., &amp; Cooper, N. (2014). Ecology and mode-of-life explain lifespan variation in birds and mammals. Proceedings of the Royal Society B: Biological Sciences, 281(1784), 20140298. https://doi.org/10.1098/rspb.2014.0298</w:t>
      </w:r>
    </w:p>
    <w:p w14:paraId="794BB4E2" w14:textId="77777777" w:rsidR="00F7140F" w:rsidRPr="00CC0C76" w:rsidRDefault="00F7140F" w:rsidP="00D70E63">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Hernández-Montero, J. R., Reusch, C., Simon, R., </w:t>
      </w:r>
      <w:proofErr w:type="spellStart"/>
      <w:r w:rsidRPr="00736DEE">
        <w:rPr>
          <w:rFonts w:ascii="Times New Roman" w:hAnsi="Times New Roman" w:cs="Times New Roman"/>
          <w:sz w:val="24"/>
          <w:szCs w:val="24"/>
        </w:rPr>
        <w:t>Schöner</w:t>
      </w:r>
      <w:proofErr w:type="spellEnd"/>
      <w:r w:rsidRPr="00736DEE">
        <w:rPr>
          <w:rFonts w:ascii="Times New Roman" w:hAnsi="Times New Roman" w:cs="Times New Roman"/>
          <w:sz w:val="24"/>
          <w:szCs w:val="24"/>
        </w:rPr>
        <w:t xml:space="preserve">, C. R., &amp; Kerth, G. (2020). Free-ranging bats combine three different cognitive processes for roost localization. </w:t>
      </w:r>
      <w:proofErr w:type="spellStart"/>
      <w:r w:rsidRPr="00CC0C76">
        <w:rPr>
          <w:rFonts w:ascii="Times New Roman" w:hAnsi="Times New Roman" w:cs="Times New Roman"/>
          <w:sz w:val="24"/>
          <w:szCs w:val="24"/>
        </w:rPr>
        <w:t>Oecologia</w:t>
      </w:r>
      <w:proofErr w:type="spellEnd"/>
      <w:r w:rsidRPr="00CC0C76">
        <w:rPr>
          <w:rFonts w:ascii="Times New Roman" w:hAnsi="Times New Roman" w:cs="Times New Roman"/>
          <w:sz w:val="24"/>
          <w:szCs w:val="24"/>
        </w:rPr>
        <w:t>, 192(4), 979–988. https://doi.org/10.1007/s00442-020-04634-8</w:t>
      </w:r>
    </w:p>
    <w:p w14:paraId="6867374A" w14:textId="77777777" w:rsidR="00F7140F" w:rsidRPr="00736DEE" w:rsidRDefault="00F7140F" w:rsidP="00D70E63">
      <w:pPr>
        <w:spacing w:line="360" w:lineRule="auto"/>
        <w:ind w:left="720" w:hanging="720"/>
        <w:jc w:val="both"/>
        <w:rPr>
          <w:rFonts w:ascii="Times New Roman" w:hAnsi="Times New Roman" w:cs="Times New Roman"/>
          <w:sz w:val="24"/>
          <w:szCs w:val="24"/>
        </w:rPr>
      </w:pPr>
      <w:r w:rsidRPr="00CC0C76">
        <w:rPr>
          <w:rFonts w:ascii="Times New Roman" w:hAnsi="Times New Roman" w:cs="Times New Roman"/>
          <w:sz w:val="24"/>
          <w:szCs w:val="24"/>
        </w:rPr>
        <w:t xml:space="preserve">Hudson, L. N., Isaac, N. J. B., &amp; Reuman, D. C. (2013). </w:t>
      </w:r>
      <w:r w:rsidRPr="00736DEE">
        <w:rPr>
          <w:rFonts w:ascii="Times New Roman" w:hAnsi="Times New Roman" w:cs="Times New Roman"/>
          <w:sz w:val="24"/>
          <w:szCs w:val="24"/>
        </w:rPr>
        <w:t>The relationship between body mass and field metabolic rate among individual birds and mammals. Journal of Animal Ecology, 82(5), 1009–1020. https://doi.org/10.1111/1365-2656.12086</w:t>
      </w:r>
    </w:p>
    <w:p w14:paraId="5AC0EF04" w14:textId="77777777" w:rsidR="00F7140F" w:rsidRPr="00736DEE" w:rsidRDefault="00F7140F" w:rsidP="00D70E63">
      <w:pPr>
        <w:spacing w:line="360" w:lineRule="auto"/>
        <w:ind w:left="720" w:hanging="720"/>
        <w:jc w:val="both"/>
        <w:rPr>
          <w:rFonts w:ascii="Times New Roman" w:hAnsi="Times New Roman" w:cs="Times New Roman"/>
          <w:sz w:val="24"/>
          <w:szCs w:val="24"/>
        </w:rPr>
      </w:pPr>
      <w:proofErr w:type="spellStart"/>
      <w:r w:rsidRPr="00736DEE">
        <w:rPr>
          <w:rFonts w:ascii="Times New Roman" w:hAnsi="Times New Roman" w:cs="Times New Roman"/>
          <w:sz w:val="24"/>
          <w:szCs w:val="24"/>
        </w:rPr>
        <w:t>Jetz</w:t>
      </w:r>
      <w:proofErr w:type="spellEnd"/>
      <w:r w:rsidRPr="00736DEE">
        <w:rPr>
          <w:rFonts w:ascii="Times New Roman" w:hAnsi="Times New Roman" w:cs="Times New Roman"/>
          <w:sz w:val="24"/>
          <w:szCs w:val="24"/>
        </w:rPr>
        <w:t>, W., Thomas, G. H., Joy, J. B., Hartmann, K., &amp; Mooers, A. O. (2012). The global diversity of birds in space and time. Nature, 491(7424), 444–448. https://doi.org/10.1038/nature11631</w:t>
      </w:r>
    </w:p>
    <w:p w14:paraId="369E6430" w14:textId="77777777" w:rsidR="00F7140F" w:rsidRPr="00736DEE" w:rsidRDefault="00F7140F" w:rsidP="00D70E63">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lastRenderedPageBreak/>
        <w:t>Killen, S. S., Fu, C., Wu, Q., Wang, Y., &amp; Fu, S. (2016). The relationship between metabolic rate and sociability is altered by food deprivation. Functional Ecology, 30(8), 1358–1365. https://doi.org/10.1111/1365-2435.12634</w:t>
      </w:r>
    </w:p>
    <w:p w14:paraId="75766950" w14:textId="77777777" w:rsidR="00F7140F" w:rsidRPr="00736DEE" w:rsidRDefault="00F7140F" w:rsidP="00D70E63">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Kohles, J. E., O’Mara, M. T., &amp; </w:t>
      </w:r>
      <w:proofErr w:type="spellStart"/>
      <w:r w:rsidRPr="00736DEE">
        <w:rPr>
          <w:rFonts w:ascii="Times New Roman" w:hAnsi="Times New Roman" w:cs="Times New Roman"/>
          <w:sz w:val="24"/>
          <w:szCs w:val="24"/>
        </w:rPr>
        <w:t>Dechmann</w:t>
      </w:r>
      <w:proofErr w:type="spellEnd"/>
      <w:r w:rsidRPr="00736DEE">
        <w:rPr>
          <w:rFonts w:ascii="Times New Roman" w:hAnsi="Times New Roman" w:cs="Times New Roman"/>
          <w:sz w:val="24"/>
          <w:szCs w:val="24"/>
        </w:rPr>
        <w:t>, D. K. N. (2022). A conceptual framework to predict social information use based on food ephemerality and individual resource requirements. Biological Reviews, 97(6), 2039–2056. https://doi.org/10.1111/brv.12881</w:t>
      </w:r>
    </w:p>
    <w:p w14:paraId="5AB32722" w14:textId="77777777" w:rsidR="00F7140F" w:rsidRPr="00736DEE" w:rsidRDefault="00F7140F" w:rsidP="00D70E63">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Kunz, T. H. (Ed.). (1982). Ecology of Bats. Springer US. https://doi.org/10.1007/978-1-4613-3421-7</w:t>
      </w:r>
    </w:p>
    <w:p w14:paraId="25F133F8" w14:textId="77777777" w:rsidR="00F7140F" w:rsidRPr="00736DEE" w:rsidRDefault="00F7140F" w:rsidP="00D70E63">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Lewis, S. E. (1995). Roost Fidelity of Bats: A Review. Journal of Mammalogy, 76(2), 481–496. https://doi.org/10.2307/1382357</w:t>
      </w:r>
    </w:p>
    <w:p w14:paraId="31638B29" w14:textId="77777777" w:rsidR="00F7140F" w:rsidRPr="00736DEE" w:rsidRDefault="00F7140F" w:rsidP="00D70E63">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Liem, K. F. (1990). Aquatic Versus Terrestrial Feeding Modes: Possible Impacts on the Trophic Ecology of Vertebrates. American Zoologist, 30(1), 209–221. https://doi.org/10.1093/icb/30.1.209</w:t>
      </w:r>
    </w:p>
    <w:p w14:paraId="52DE641B" w14:textId="77777777" w:rsidR="00F7140F" w:rsidRPr="00736DEE" w:rsidRDefault="00F7140F" w:rsidP="00D70E63">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Lourie, E., Shamay, T., Toledo, S., &amp; Nathan, R. (2024). Spatial memory obviates following behaviour in an information centre of wild fruit bats. Philosophical Transactions of the Royal Society B: Biological Sciences, 379(1912), 20240060. https://doi.org/10.1098/rstb.2024.0060</w:t>
      </w:r>
    </w:p>
    <w:p w14:paraId="38B35333" w14:textId="77777777" w:rsidR="00F7140F" w:rsidRPr="00736DEE" w:rsidRDefault="00F7140F" w:rsidP="00D70E63">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Lubbe, N., Czenze, Z. J., Noakes, M. J., &amp; McKechnie, A. E. (2018). The energetic significance of communal roosting and insulated roost nests in a small arid-zone passerine. Ostrich, 89(4), 347–354. https://doi.org/10.2989/00306525.2018.1538061</w:t>
      </w:r>
    </w:p>
    <w:p w14:paraId="528B9AE0" w14:textId="77777777" w:rsidR="00F7140F" w:rsidRPr="00736DEE" w:rsidRDefault="00F7140F" w:rsidP="00D70E63">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Luncz, L. V., Wittig, R. M., &amp; Boesch, C. (2015). Primate archaeology reveals cultural transmission in wild chimpanzees </w:t>
      </w:r>
      <w:proofErr w:type="gramStart"/>
      <w:r w:rsidRPr="00736DEE">
        <w:rPr>
          <w:rFonts w:ascii="Times New Roman" w:hAnsi="Times New Roman" w:cs="Times New Roman"/>
          <w:sz w:val="24"/>
          <w:szCs w:val="24"/>
        </w:rPr>
        <w:t>( Pan</w:t>
      </w:r>
      <w:proofErr w:type="gramEnd"/>
      <w:r w:rsidRPr="00736DEE">
        <w:rPr>
          <w:rFonts w:ascii="Times New Roman" w:hAnsi="Times New Roman" w:cs="Times New Roman"/>
          <w:sz w:val="24"/>
          <w:szCs w:val="24"/>
        </w:rPr>
        <w:t xml:space="preserve"> troglodytes </w:t>
      </w:r>
      <w:proofErr w:type="spellStart"/>
      <w:proofErr w:type="gramStart"/>
      <w:r w:rsidRPr="00736DEE">
        <w:rPr>
          <w:rFonts w:ascii="Times New Roman" w:hAnsi="Times New Roman" w:cs="Times New Roman"/>
          <w:sz w:val="24"/>
          <w:szCs w:val="24"/>
        </w:rPr>
        <w:t>verus</w:t>
      </w:r>
      <w:proofErr w:type="spellEnd"/>
      <w:r w:rsidRPr="00736DEE">
        <w:rPr>
          <w:rFonts w:ascii="Times New Roman" w:hAnsi="Times New Roman" w:cs="Times New Roman"/>
          <w:sz w:val="24"/>
          <w:szCs w:val="24"/>
        </w:rPr>
        <w:t xml:space="preserve"> )</w:t>
      </w:r>
      <w:proofErr w:type="gramEnd"/>
      <w:r w:rsidRPr="00736DEE">
        <w:rPr>
          <w:rFonts w:ascii="Times New Roman" w:hAnsi="Times New Roman" w:cs="Times New Roman"/>
          <w:sz w:val="24"/>
          <w:szCs w:val="24"/>
        </w:rPr>
        <w:t>. Philosophical Transactions of the Royal Society B: Biological Sciences, 370(1682), 20140348. https://doi.org/10.1098/rstb.2014.0348</w:t>
      </w:r>
    </w:p>
    <w:p w14:paraId="50C16AED" w14:textId="77777777" w:rsidR="00F7140F" w:rsidRPr="00736DEE" w:rsidRDefault="00F7140F" w:rsidP="00D70E63">
      <w:pPr>
        <w:spacing w:line="360" w:lineRule="auto"/>
        <w:ind w:left="720" w:hanging="720"/>
        <w:jc w:val="both"/>
        <w:rPr>
          <w:rFonts w:ascii="Times New Roman" w:hAnsi="Times New Roman" w:cs="Times New Roman"/>
          <w:sz w:val="24"/>
          <w:szCs w:val="24"/>
        </w:rPr>
      </w:pPr>
      <w:proofErr w:type="spellStart"/>
      <w:r w:rsidRPr="00736DEE">
        <w:rPr>
          <w:rFonts w:ascii="Times New Roman" w:hAnsi="Times New Roman" w:cs="Times New Roman"/>
          <w:sz w:val="24"/>
          <w:szCs w:val="24"/>
        </w:rPr>
        <w:t>Marzluff</w:t>
      </w:r>
      <w:proofErr w:type="spellEnd"/>
      <w:r w:rsidRPr="00736DEE">
        <w:rPr>
          <w:rFonts w:ascii="Times New Roman" w:hAnsi="Times New Roman" w:cs="Times New Roman"/>
          <w:sz w:val="24"/>
          <w:szCs w:val="24"/>
        </w:rPr>
        <w:t>, J. M. (with Balda, R. P.). (2010). The Pinyon Jay: Behavioral Ecology of a Colonial and Cooperative Corvid. Bloomsbury Publishing Plc.</w:t>
      </w:r>
    </w:p>
    <w:p w14:paraId="272FE0FD" w14:textId="77777777" w:rsidR="00F7140F" w:rsidRPr="00736DEE" w:rsidRDefault="00F7140F" w:rsidP="00D70E63">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lastRenderedPageBreak/>
        <w:t xml:space="preserve">McGowan, A., Sharp, S. P., Simeoni, M., &amp; </w:t>
      </w:r>
      <w:proofErr w:type="spellStart"/>
      <w:r w:rsidRPr="00736DEE">
        <w:rPr>
          <w:rFonts w:ascii="Times New Roman" w:hAnsi="Times New Roman" w:cs="Times New Roman"/>
          <w:sz w:val="24"/>
          <w:szCs w:val="24"/>
        </w:rPr>
        <w:t>Hatchwell</w:t>
      </w:r>
      <w:proofErr w:type="spellEnd"/>
      <w:r w:rsidRPr="00736DEE">
        <w:rPr>
          <w:rFonts w:ascii="Times New Roman" w:hAnsi="Times New Roman" w:cs="Times New Roman"/>
          <w:sz w:val="24"/>
          <w:szCs w:val="24"/>
        </w:rPr>
        <w:t>, B. J. (2006). Competing for position in the communal roosts of long-tailed tits. Animal Behaviour, 72(5), 1035–1043. https://doi.org/10.1016/j.anbehav.2006.02.020</w:t>
      </w:r>
    </w:p>
    <w:p w14:paraId="72D70A0C" w14:textId="77777777" w:rsidR="00F7140F" w:rsidRPr="00736DEE" w:rsidRDefault="00F7140F" w:rsidP="00D70E63">
      <w:pPr>
        <w:spacing w:line="360" w:lineRule="auto"/>
        <w:ind w:left="720" w:hanging="720"/>
        <w:jc w:val="both"/>
        <w:rPr>
          <w:rFonts w:ascii="Times New Roman" w:hAnsi="Times New Roman" w:cs="Times New Roman"/>
          <w:sz w:val="24"/>
          <w:szCs w:val="24"/>
        </w:rPr>
      </w:pPr>
      <w:proofErr w:type="spellStart"/>
      <w:r w:rsidRPr="00736DEE">
        <w:rPr>
          <w:rFonts w:ascii="Times New Roman" w:hAnsi="Times New Roman" w:cs="Times New Roman"/>
          <w:sz w:val="24"/>
          <w:szCs w:val="24"/>
        </w:rPr>
        <w:t>McGREGOR</w:t>
      </w:r>
      <w:proofErr w:type="spellEnd"/>
      <w:r w:rsidRPr="00736DEE">
        <w:rPr>
          <w:rFonts w:ascii="Times New Roman" w:hAnsi="Times New Roman" w:cs="Times New Roman"/>
          <w:sz w:val="24"/>
          <w:szCs w:val="24"/>
        </w:rPr>
        <w:t xml:space="preserve">, A., &amp; Healy, S. D. (1999). Spatial accuracy in food-storing and </w:t>
      </w:r>
      <w:proofErr w:type="spellStart"/>
      <w:r w:rsidRPr="00736DEE">
        <w:rPr>
          <w:rFonts w:ascii="Times New Roman" w:hAnsi="Times New Roman" w:cs="Times New Roman"/>
          <w:sz w:val="24"/>
          <w:szCs w:val="24"/>
        </w:rPr>
        <w:t>nonstoring</w:t>
      </w:r>
      <w:proofErr w:type="spellEnd"/>
      <w:r w:rsidRPr="00736DEE">
        <w:rPr>
          <w:rFonts w:ascii="Times New Roman" w:hAnsi="Times New Roman" w:cs="Times New Roman"/>
          <w:sz w:val="24"/>
          <w:szCs w:val="24"/>
        </w:rPr>
        <w:t xml:space="preserve"> birds. Animal Behaviour, 58(4), 727–734. https://doi.org/10.1006/anbe.1999.1190</w:t>
      </w:r>
    </w:p>
    <w:p w14:paraId="3EA95AC8" w14:textId="77777777" w:rsidR="00F7140F" w:rsidRPr="00736DEE" w:rsidRDefault="00F7140F" w:rsidP="00D70E63">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Mercader, J., Barton, H., Gillespie, J., Harris, J., Kuhn, S., Tyler, R., &amp; Boesch, C. (2007). 4,300-Year-old chimpanzee sites and the origins of percussive stone technology. Proceedings of the National Academy of Sciences, 104(9), 3043–3048. https://doi.org/10.1073/pnas.0607909104</w:t>
      </w:r>
    </w:p>
    <w:p w14:paraId="020C7E35" w14:textId="77777777" w:rsidR="00F7140F" w:rsidRPr="00736DEE" w:rsidRDefault="00F7140F" w:rsidP="00D70E63">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Munshi-South, J., &amp; Wilkinson, G. S. (2006). Diet Influences Life Span in Parrots (Psittaciformes). The Auk, 123(1), 108–118. https://doi.org/10.1093/auk/123.1.108</w:t>
      </w:r>
    </w:p>
    <w:p w14:paraId="345258AC" w14:textId="77777777" w:rsidR="00F7140F" w:rsidRPr="00736DEE" w:rsidRDefault="00F7140F" w:rsidP="00D70E63">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Nagy, K. A., Girard, I. A., &amp; Brown, T. K. (1999). ENERGETICS OF FREE-RANGING MAMMALS, REPTILES, AND BIRDS. Annual Review of Nutrition, 19(1), 247–277. https://doi.org/10.1146/annurev.nutr.19.1.247</w:t>
      </w:r>
    </w:p>
    <w:p w14:paraId="562098C6" w14:textId="77777777" w:rsidR="00F7140F" w:rsidRPr="00736DEE" w:rsidRDefault="00F7140F" w:rsidP="00D70E63">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Nowlin, W. H., Vanni, M. J., &amp; Yang, L. H. (2008). COMPARING RESOURCE PULSES IN AQUATIC AND TERRESTRIAL ECOSYSTEMS. Ecology, 89(3), 647–659. https://doi.org/10.1890/07-0303.1</w:t>
      </w:r>
    </w:p>
    <w:p w14:paraId="3B91D00D" w14:textId="77777777" w:rsidR="00F7140F" w:rsidRPr="00736DEE" w:rsidRDefault="00F7140F" w:rsidP="00D70E63">
      <w:pPr>
        <w:spacing w:line="360" w:lineRule="auto"/>
        <w:ind w:left="720" w:hanging="720"/>
        <w:jc w:val="both"/>
        <w:rPr>
          <w:rFonts w:ascii="Times New Roman" w:hAnsi="Times New Roman" w:cs="Times New Roman"/>
          <w:sz w:val="24"/>
          <w:szCs w:val="24"/>
        </w:rPr>
      </w:pPr>
      <w:proofErr w:type="spellStart"/>
      <w:r w:rsidRPr="00736DEE">
        <w:rPr>
          <w:rFonts w:ascii="Times New Roman" w:hAnsi="Times New Roman" w:cs="Times New Roman"/>
          <w:sz w:val="24"/>
          <w:szCs w:val="24"/>
        </w:rPr>
        <w:t>Penndorf</w:t>
      </w:r>
      <w:proofErr w:type="spellEnd"/>
      <w:r w:rsidRPr="00736DEE">
        <w:rPr>
          <w:rFonts w:ascii="Times New Roman" w:hAnsi="Times New Roman" w:cs="Times New Roman"/>
          <w:sz w:val="24"/>
          <w:szCs w:val="24"/>
        </w:rPr>
        <w:t>, J., Farine, D. R., Martin, J. M., &amp; Aplin, L. M. (2023). Parrot politics: Social decision-making in wild parrots relies on both individual recognition and intrinsic markers. https://doi.org/10.1101/2023.10.02.560599</w:t>
      </w:r>
    </w:p>
    <w:p w14:paraId="63E760AE" w14:textId="77777777" w:rsidR="00F7140F" w:rsidRPr="00736DEE" w:rsidRDefault="00F7140F" w:rsidP="00D70E63">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Peters, R. H. (1983). The Ecological Implications of Body Size (1st ed.). Cambridge University Press. https://doi.org/10.1017/CBO9780511608551</w:t>
      </w:r>
    </w:p>
    <w:p w14:paraId="3E74EADF" w14:textId="77777777" w:rsidR="00F7140F" w:rsidRPr="00736DEE" w:rsidRDefault="00F7140F" w:rsidP="00D70E63">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Preston, M. I. (2005). FACTORS AFFECTING WINTER ROOST DISPERSAL AND DAILY BEHAVIOUR OF COMMON RAVENS (CORVUS CORAX) IN SOUTHWESTERN ALBERTA. Northwestern Naturalist, 86(3), 123–130. https://doi.org/10.1898/1051-1733(2005)086[</w:t>
      </w:r>
      <w:proofErr w:type="gramStart"/>
      <w:r w:rsidRPr="00736DEE">
        <w:rPr>
          <w:rFonts w:ascii="Times New Roman" w:hAnsi="Times New Roman" w:cs="Times New Roman"/>
          <w:sz w:val="24"/>
          <w:szCs w:val="24"/>
        </w:rPr>
        <w:t>0123:FAWRDA</w:t>
      </w:r>
      <w:proofErr w:type="gramEnd"/>
      <w:r w:rsidRPr="00736DEE">
        <w:rPr>
          <w:rFonts w:ascii="Times New Roman" w:hAnsi="Times New Roman" w:cs="Times New Roman"/>
          <w:sz w:val="24"/>
          <w:szCs w:val="24"/>
        </w:rPr>
        <w:t>]2.0.CO;2</w:t>
      </w:r>
    </w:p>
    <w:p w14:paraId="266349ED" w14:textId="77777777" w:rsidR="00F7140F" w:rsidRPr="00736DEE" w:rsidRDefault="00F7140F" w:rsidP="00D70E63">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lastRenderedPageBreak/>
        <w:t xml:space="preserve">Robinson, B., &amp; Davis, C. (2014). A Communal Roosting of the Great Horned Owl </w:t>
      </w:r>
      <w:proofErr w:type="gramStart"/>
      <w:r w:rsidRPr="00736DEE">
        <w:rPr>
          <w:rFonts w:ascii="Times New Roman" w:hAnsi="Times New Roman" w:cs="Times New Roman"/>
          <w:sz w:val="24"/>
          <w:szCs w:val="24"/>
        </w:rPr>
        <w:t>( Bubo</w:t>
      </w:r>
      <w:proofErr w:type="gramEnd"/>
      <w:r w:rsidRPr="00736DEE">
        <w:rPr>
          <w:rFonts w:ascii="Times New Roman" w:hAnsi="Times New Roman" w:cs="Times New Roman"/>
          <w:sz w:val="24"/>
          <w:szCs w:val="24"/>
        </w:rPr>
        <w:t xml:space="preserve"> </w:t>
      </w:r>
      <w:proofErr w:type="gramStart"/>
      <w:r w:rsidRPr="00736DEE">
        <w:rPr>
          <w:rFonts w:ascii="Times New Roman" w:hAnsi="Times New Roman" w:cs="Times New Roman"/>
          <w:sz w:val="24"/>
          <w:szCs w:val="24"/>
        </w:rPr>
        <w:t>virginianus )</w:t>
      </w:r>
      <w:proofErr w:type="gramEnd"/>
      <w:r w:rsidRPr="00736DEE">
        <w:rPr>
          <w:rFonts w:ascii="Times New Roman" w:hAnsi="Times New Roman" w:cs="Times New Roman"/>
          <w:sz w:val="24"/>
          <w:szCs w:val="24"/>
        </w:rPr>
        <w:t>. Journal of Raptor Research, 48(1), 88–89. https://doi.org/10.3356/JRR-13-47.1</w:t>
      </w:r>
    </w:p>
    <w:p w14:paraId="4A17C591" w14:textId="77777777" w:rsidR="00F7140F" w:rsidRPr="00736DEE" w:rsidRDefault="00F7140F" w:rsidP="00D70E63">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Saldanha, S., Taylor, P. D., Imlay, T. L., &amp; Leonard, M. L. (2019). Biological and environmental factors related to communal roosting behavior of breeding Bank Swallow (Riparia riparia). Avian Conservation and Ecology, 14(2), art21. https://doi.org/10.5751/ACE-01490-140221</w:t>
      </w:r>
    </w:p>
    <w:p w14:paraId="0D03158F" w14:textId="77777777" w:rsidR="00F7140F" w:rsidRPr="00736DEE" w:rsidRDefault="00F7140F" w:rsidP="00D70E63">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Sassi, Y., </w:t>
      </w:r>
      <w:proofErr w:type="spellStart"/>
      <w:r w:rsidRPr="00736DEE">
        <w:rPr>
          <w:rFonts w:ascii="Times New Roman" w:hAnsi="Times New Roman" w:cs="Times New Roman"/>
          <w:sz w:val="24"/>
          <w:szCs w:val="24"/>
        </w:rPr>
        <w:t>Nouzières</w:t>
      </w:r>
      <w:proofErr w:type="spellEnd"/>
      <w:r w:rsidRPr="00736DEE">
        <w:rPr>
          <w:rFonts w:ascii="Times New Roman" w:hAnsi="Times New Roman" w:cs="Times New Roman"/>
          <w:sz w:val="24"/>
          <w:szCs w:val="24"/>
        </w:rPr>
        <w:t xml:space="preserve">, B., Scacco, M., Tremblay, Y., Duriez, O., &amp; </w:t>
      </w:r>
      <w:proofErr w:type="spellStart"/>
      <w:r w:rsidRPr="00736DEE">
        <w:rPr>
          <w:rFonts w:ascii="Times New Roman" w:hAnsi="Times New Roman" w:cs="Times New Roman"/>
          <w:sz w:val="24"/>
          <w:szCs w:val="24"/>
        </w:rPr>
        <w:t>Robira</w:t>
      </w:r>
      <w:proofErr w:type="spellEnd"/>
      <w:r w:rsidRPr="00736DEE">
        <w:rPr>
          <w:rFonts w:ascii="Times New Roman" w:hAnsi="Times New Roman" w:cs="Times New Roman"/>
          <w:sz w:val="24"/>
          <w:szCs w:val="24"/>
        </w:rPr>
        <w:t>, B. (2024). The use of social information in vulture flight decisions. Proceedings of the Royal Society B: Biological Sciences, 291(2018), 20231729. https://doi.org/10.1098/rspb.2023.1729</w:t>
      </w:r>
    </w:p>
    <w:p w14:paraId="4A5EC62C" w14:textId="77777777" w:rsidR="00F7140F" w:rsidRPr="00736DEE" w:rsidRDefault="00F7140F" w:rsidP="00D70E63">
      <w:pPr>
        <w:spacing w:line="360" w:lineRule="auto"/>
        <w:ind w:left="720" w:hanging="720"/>
        <w:jc w:val="both"/>
        <w:rPr>
          <w:rFonts w:ascii="Times New Roman" w:hAnsi="Times New Roman" w:cs="Times New Roman"/>
          <w:sz w:val="24"/>
          <w:szCs w:val="24"/>
        </w:rPr>
      </w:pPr>
      <w:proofErr w:type="spellStart"/>
      <w:r w:rsidRPr="00736DEE">
        <w:rPr>
          <w:rFonts w:ascii="Times New Roman" w:hAnsi="Times New Roman" w:cs="Times New Roman"/>
          <w:sz w:val="24"/>
          <w:szCs w:val="24"/>
        </w:rPr>
        <w:t>Sonerud</w:t>
      </w:r>
      <w:proofErr w:type="spellEnd"/>
      <w:r w:rsidRPr="00736DEE">
        <w:rPr>
          <w:rFonts w:ascii="Times New Roman" w:hAnsi="Times New Roman" w:cs="Times New Roman"/>
          <w:sz w:val="24"/>
          <w:szCs w:val="24"/>
        </w:rPr>
        <w:t xml:space="preserve">, G., Hansen, H., &amp; </w:t>
      </w:r>
      <w:proofErr w:type="spellStart"/>
      <w:r w:rsidRPr="00736DEE">
        <w:rPr>
          <w:rFonts w:ascii="Times New Roman" w:hAnsi="Times New Roman" w:cs="Times New Roman"/>
          <w:sz w:val="24"/>
          <w:szCs w:val="24"/>
        </w:rPr>
        <w:t>Smedshaug</w:t>
      </w:r>
      <w:proofErr w:type="spellEnd"/>
      <w:r w:rsidRPr="00736DEE">
        <w:rPr>
          <w:rFonts w:ascii="Times New Roman" w:hAnsi="Times New Roman" w:cs="Times New Roman"/>
          <w:sz w:val="24"/>
          <w:szCs w:val="24"/>
        </w:rPr>
        <w:t xml:space="preserve">, C. (2002). Individual roosting strategies in a flock-living bird: Movement and social cohesion of hooded crows </w:t>
      </w:r>
      <w:proofErr w:type="gramStart"/>
      <w:r w:rsidRPr="00736DEE">
        <w:rPr>
          <w:rFonts w:ascii="Times New Roman" w:hAnsi="Times New Roman" w:cs="Times New Roman"/>
          <w:sz w:val="24"/>
          <w:szCs w:val="24"/>
        </w:rPr>
        <w:t>( Corvus</w:t>
      </w:r>
      <w:proofErr w:type="gramEnd"/>
      <w:r w:rsidRPr="00736DEE">
        <w:rPr>
          <w:rFonts w:ascii="Times New Roman" w:hAnsi="Times New Roman" w:cs="Times New Roman"/>
          <w:sz w:val="24"/>
          <w:szCs w:val="24"/>
        </w:rPr>
        <w:t xml:space="preserve"> </w:t>
      </w:r>
      <w:proofErr w:type="spellStart"/>
      <w:r w:rsidRPr="00736DEE">
        <w:rPr>
          <w:rFonts w:ascii="Times New Roman" w:hAnsi="Times New Roman" w:cs="Times New Roman"/>
          <w:sz w:val="24"/>
          <w:szCs w:val="24"/>
        </w:rPr>
        <w:t>corone</w:t>
      </w:r>
      <w:proofErr w:type="spellEnd"/>
      <w:r w:rsidRPr="00736DEE">
        <w:rPr>
          <w:rFonts w:ascii="Times New Roman" w:hAnsi="Times New Roman" w:cs="Times New Roman"/>
          <w:sz w:val="24"/>
          <w:szCs w:val="24"/>
        </w:rPr>
        <w:t xml:space="preserve"> </w:t>
      </w:r>
      <w:proofErr w:type="spellStart"/>
      <w:proofErr w:type="gramStart"/>
      <w:r w:rsidRPr="00736DEE">
        <w:rPr>
          <w:rFonts w:ascii="Times New Roman" w:hAnsi="Times New Roman" w:cs="Times New Roman"/>
          <w:sz w:val="24"/>
          <w:szCs w:val="24"/>
        </w:rPr>
        <w:t>cornix</w:t>
      </w:r>
      <w:proofErr w:type="spellEnd"/>
      <w:r w:rsidRPr="00736DEE">
        <w:rPr>
          <w:rFonts w:ascii="Times New Roman" w:hAnsi="Times New Roman" w:cs="Times New Roman"/>
          <w:sz w:val="24"/>
          <w:szCs w:val="24"/>
        </w:rPr>
        <w:t xml:space="preserve"> )</w:t>
      </w:r>
      <w:proofErr w:type="gramEnd"/>
      <w:r w:rsidRPr="00736DEE">
        <w:rPr>
          <w:rFonts w:ascii="Times New Roman" w:hAnsi="Times New Roman" w:cs="Times New Roman"/>
          <w:sz w:val="24"/>
          <w:szCs w:val="24"/>
        </w:rPr>
        <w:t xml:space="preserve"> from pre-roost gatherings to roost sites. Behavioral Ecology and Sociobiology, 51(4), 309–318. https://doi.org/10.1007/s00265-001-0440-4</w:t>
      </w:r>
    </w:p>
    <w:p w14:paraId="30E55ACE" w14:textId="77777777" w:rsidR="00F7140F" w:rsidRPr="00736DEE" w:rsidRDefault="00F7140F" w:rsidP="00D70E63">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Suarez, R. K., &amp; Gass, C. L. (2002). Hummingbird foraging and the relation between bioenergetics and behaviour. Comparative Biochemistry and Physiology Part A: Molecular &amp; Integrative Physiology, 133(2), 335–343. https://doi.org/10.1016/S1095-6433(02)00165-4</w:t>
      </w:r>
    </w:p>
    <w:p w14:paraId="69D95BFD" w14:textId="77777777" w:rsidR="00F7140F" w:rsidRPr="00CC0C76" w:rsidRDefault="00F7140F" w:rsidP="00D70E63">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Twining, C. W., Brenna, J. T., Lawrence, P., Winkler, D. W., Flecker, A. S., &amp; Hairston, N. G. (2019). Aquatic and terrestrial resources are not nutritionally reciprocal for consumers. </w:t>
      </w:r>
      <w:r w:rsidRPr="00CC0C76">
        <w:rPr>
          <w:rFonts w:ascii="Times New Roman" w:hAnsi="Times New Roman" w:cs="Times New Roman"/>
          <w:sz w:val="24"/>
          <w:szCs w:val="24"/>
        </w:rPr>
        <w:t>Functional Ecology, 33(10), 2042–2052. https://doi.org/10.1111/1365-2435.13401</w:t>
      </w:r>
    </w:p>
    <w:p w14:paraId="52AAD9DE" w14:textId="77777777" w:rsidR="00F7140F" w:rsidRPr="00736DEE" w:rsidRDefault="00F7140F" w:rsidP="00D70E63">
      <w:pPr>
        <w:spacing w:line="360" w:lineRule="auto"/>
        <w:ind w:left="720" w:hanging="720"/>
        <w:jc w:val="both"/>
        <w:rPr>
          <w:rFonts w:ascii="Times New Roman" w:hAnsi="Times New Roman" w:cs="Times New Roman"/>
          <w:sz w:val="24"/>
          <w:szCs w:val="24"/>
        </w:rPr>
      </w:pPr>
      <w:r w:rsidRPr="00CC0C76">
        <w:rPr>
          <w:rFonts w:ascii="Times New Roman" w:hAnsi="Times New Roman" w:cs="Times New Roman"/>
          <w:sz w:val="24"/>
          <w:szCs w:val="24"/>
        </w:rPr>
        <w:t xml:space="preserve">Van Overveld, T., Sol, D., Blanco, G., Margalida, A., De La Riva, M., &amp; </w:t>
      </w:r>
      <w:proofErr w:type="spellStart"/>
      <w:r w:rsidRPr="00CC0C76">
        <w:rPr>
          <w:rFonts w:ascii="Times New Roman" w:hAnsi="Times New Roman" w:cs="Times New Roman"/>
          <w:sz w:val="24"/>
          <w:szCs w:val="24"/>
        </w:rPr>
        <w:t>Donázar</w:t>
      </w:r>
      <w:proofErr w:type="spellEnd"/>
      <w:r w:rsidRPr="00CC0C76">
        <w:rPr>
          <w:rFonts w:ascii="Times New Roman" w:hAnsi="Times New Roman" w:cs="Times New Roman"/>
          <w:sz w:val="24"/>
          <w:szCs w:val="24"/>
        </w:rPr>
        <w:t xml:space="preserve">, J. A. (2022). </w:t>
      </w:r>
      <w:r w:rsidRPr="00736DEE">
        <w:rPr>
          <w:rFonts w:ascii="Times New Roman" w:hAnsi="Times New Roman" w:cs="Times New Roman"/>
          <w:sz w:val="24"/>
          <w:szCs w:val="24"/>
        </w:rPr>
        <w:t>Vultures as an overlooked model in cognitive ecology. Animal Cognition, 25(3), 495–507. https://doi.org/10.1007/s10071-021-01585-2</w:t>
      </w:r>
    </w:p>
    <w:p w14:paraId="7F74F522" w14:textId="77777777" w:rsidR="00F7140F" w:rsidRPr="00736DEE" w:rsidRDefault="00F7140F" w:rsidP="00D70E63">
      <w:pPr>
        <w:spacing w:line="360" w:lineRule="auto"/>
        <w:ind w:left="720" w:hanging="720"/>
        <w:jc w:val="both"/>
        <w:rPr>
          <w:rFonts w:ascii="Times New Roman" w:hAnsi="Times New Roman" w:cs="Times New Roman"/>
          <w:sz w:val="24"/>
          <w:szCs w:val="24"/>
        </w:rPr>
      </w:pPr>
      <w:proofErr w:type="spellStart"/>
      <w:r w:rsidRPr="00736DEE">
        <w:rPr>
          <w:rFonts w:ascii="Times New Roman" w:hAnsi="Times New Roman" w:cs="Times New Roman"/>
          <w:sz w:val="24"/>
          <w:szCs w:val="24"/>
        </w:rPr>
        <w:t>Weatherhead</w:t>
      </w:r>
      <w:proofErr w:type="spellEnd"/>
      <w:r w:rsidRPr="00736DEE">
        <w:rPr>
          <w:rFonts w:ascii="Times New Roman" w:hAnsi="Times New Roman" w:cs="Times New Roman"/>
          <w:sz w:val="24"/>
          <w:szCs w:val="24"/>
        </w:rPr>
        <w:t>, P. J. (1983). Two Principal Strategies in Avian Communal Roosts. The American Naturalist, 121(2), 237–243. https://doi.org/10.1086/284053</w:t>
      </w:r>
    </w:p>
    <w:p w14:paraId="44ED113D" w14:textId="77777777" w:rsidR="00F7140F" w:rsidRPr="00736DEE" w:rsidRDefault="00F7140F" w:rsidP="00D70E63">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Weeks, B. C., O’Brien, B. K., Chu, J. J., </w:t>
      </w:r>
      <w:proofErr w:type="spellStart"/>
      <w:r w:rsidRPr="00736DEE">
        <w:rPr>
          <w:rFonts w:ascii="Times New Roman" w:hAnsi="Times New Roman" w:cs="Times New Roman"/>
          <w:sz w:val="24"/>
          <w:szCs w:val="24"/>
        </w:rPr>
        <w:t>Claramunt</w:t>
      </w:r>
      <w:proofErr w:type="spellEnd"/>
      <w:r w:rsidRPr="00736DEE">
        <w:rPr>
          <w:rFonts w:ascii="Times New Roman" w:hAnsi="Times New Roman" w:cs="Times New Roman"/>
          <w:sz w:val="24"/>
          <w:szCs w:val="24"/>
        </w:rPr>
        <w:t xml:space="preserve">, S., Sheard, C., &amp; Tobias, J. A. (2022). Morphological adaptations linked to flight efficiency and aerial lifestyle determine natal </w:t>
      </w:r>
      <w:r w:rsidRPr="00736DEE">
        <w:rPr>
          <w:rFonts w:ascii="Times New Roman" w:hAnsi="Times New Roman" w:cs="Times New Roman"/>
          <w:sz w:val="24"/>
          <w:szCs w:val="24"/>
        </w:rPr>
        <w:lastRenderedPageBreak/>
        <w:t>dispersal distance in birds. Functional Ecology, 36(7), 1681–1689. https://doi.org/10.1111/1365-2435.14056</w:t>
      </w:r>
    </w:p>
    <w:p w14:paraId="55BB1C9D" w14:textId="77777777" w:rsidR="00F7140F" w:rsidRPr="00736DEE" w:rsidRDefault="00F7140F" w:rsidP="00D70E63">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Wilkinson, G. S. (1985). The social organization of the common vampire bat: II. Mating system, genetic structure, and relatedness. Behavioral Ecology and Sociobiology, 17(2), 123–134. https://doi.org/10.1007/BF00299244</w:t>
      </w:r>
    </w:p>
    <w:p w14:paraId="06458982" w14:textId="77777777" w:rsidR="00F7140F" w:rsidRPr="00736DEE" w:rsidRDefault="00F7140F" w:rsidP="00D70E63">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Williams, J. B. (1994). Communal Cavity Roosting in Green Woodhoopoes: Consequences for Energy Expenditure and the Seasonal Pattern of Mortality. The Auk, 111(2), 292–299. https://doi.org/10.2307/4088594</w:t>
      </w:r>
    </w:p>
    <w:p w14:paraId="34B8E4DE" w14:textId="77777777" w:rsidR="00F7140F" w:rsidRPr="00736DEE" w:rsidRDefault="00F7140F" w:rsidP="00D70E63">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Wojciechowski, M. S., </w:t>
      </w:r>
      <w:proofErr w:type="spellStart"/>
      <w:r w:rsidRPr="00736DEE">
        <w:rPr>
          <w:rFonts w:ascii="Times New Roman" w:hAnsi="Times New Roman" w:cs="Times New Roman"/>
          <w:sz w:val="24"/>
          <w:szCs w:val="24"/>
        </w:rPr>
        <w:t>Jefimow</w:t>
      </w:r>
      <w:proofErr w:type="spellEnd"/>
      <w:r w:rsidRPr="00736DEE">
        <w:rPr>
          <w:rFonts w:ascii="Times New Roman" w:hAnsi="Times New Roman" w:cs="Times New Roman"/>
          <w:sz w:val="24"/>
          <w:szCs w:val="24"/>
        </w:rPr>
        <w:t xml:space="preserve">, M., &amp; </w:t>
      </w:r>
      <w:proofErr w:type="spellStart"/>
      <w:r w:rsidRPr="00736DEE">
        <w:rPr>
          <w:rFonts w:ascii="Times New Roman" w:hAnsi="Times New Roman" w:cs="Times New Roman"/>
          <w:sz w:val="24"/>
          <w:szCs w:val="24"/>
        </w:rPr>
        <w:t>Pinshow</w:t>
      </w:r>
      <w:proofErr w:type="spellEnd"/>
      <w:r w:rsidRPr="00736DEE">
        <w:rPr>
          <w:rFonts w:ascii="Times New Roman" w:hAnsi="Times New Roman" w:cs="Times New Roman"/>
          <w:sz w:val="24"/>
          <w:szCs w:val="24"/>
        </w:rPr>
        <w:t>, B. (2011). Heterothermy, and the Energetic Consequences of Huddling in Small Migrating Passerine Birds. Integrative and Comparative Biology, 51(3), 409–418. https://doi.org/10.1093/icb/icr055</w:t>
      </w:r>
    </w:p>
    <w:p w14:paraId="3430EBAC" w14:textId="77777777" w:rsidR="00F7140F" w:rsidRPr="00736DEE" w:rsidRDefault="00F7140F" w:rsidP="00D70E63">
      <w:pPr>
        <w:spacing w:line="360" w:lineRule="auto"/>
        <w:ind w:left="720" w:hanging="720"/>
        <w:jc w:val="both"/>
        <w:rPr>
          <w:rFonts w:ascii="Times New Roman" w:eastAsia="Times New Roman" w:hAnsi="Times New Roman" w:cs="Times New Roman"/>
          <w:sz w:val="24"/>
          <w:szCs w:val="24"/>
        </w:rPr>
      </w:pPr>
      <w:r w:rsidRPr="00736DEE">
        <w:rPr>
          <w:rFonts w:ascii="Times New Roman" w:hAnsi="Times New Roman" w:cs="Times New Roman"/>
          <w:sz w:val="24"/>
          <w:szCs w:val="24"/>
        </w:rPr>
        <w:fldChar w:fldCharType="end"/>
      </w:r>
    </w:p>
    <w:p w14:paraId="53CDE2DA" w14:textId="77777777" w:rsidR="00F7140F" w:rsidRPr="00736DEE" w:rsidRDefault="00F7140F" w:rsidP="00E047A5">
      <w:pPr>
        <w:spacing w:line="360" w:lineRule="auto"/>
        <w:jc w:val="both"/>
        <w:rPr>
          <w:rFonts w:ascii="Times New Roman" w:eastAsia="Times New Roman" w:hAnsi="Times New Roman" w:cs="Times New Roman"/>
          <w:sz w:val="24"/>
          <w:szCs w:val="24"/>
        </w:rPr>
      </w:pPr>
    </w:p>
    <w:p w14:paraId="1C8495F8" w14:textId="77777777" w:rsidR="00F7140F" w:rsidRPr="00736DEE" w:rsidRDefault="00F7140F" w:rsidP="00E047A5">
      <w:pPr>
        <w:pStyle w:val="ListParagraph"/>
        <w:spacing w:line="360" w:lineRule="auto"/>
        <w:jc w:val="both"/>
        <w:rPr>
          <w:rFonts w:ascii="Times New Roman" w:hAnsi="Times New Roman" w:cs="Times New Roman"/>
          <w:b/>
          <w:bCs/>
          <w:sz w:val="28"/>
          <w:szCs w:val="28"/>
        </w:rPr>
      </w:pPr>
    </w:p>
    <w:p w14:paraId="257A1D97"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Benson-Amram, S., Dantzer, B., Stricker, G., Swanson, E. M., &amp; Holekamp, K. E. (2016). Brain size predicts problem-solving ability in mammalian carnivores. Proceedings of the National Academy of Sciences, 113(9), 2532–2537. </w:t>
      </w:r>
      <w:hyperlink r:id="rId18" w:history="1">
        <w:r w:rsidRPr="00736DEE">
          <w:rPr>
            <w:rStyle w:val="Hyperlink"/>
            <w:rFonts w:ascii="Times New Roman" w:hAnsi="Times New Roman" w:cs="Times New Roman"/>
            <w:color w:val="auto"/>
            <w:sz w:val="24"/>
            <w:szCs w:val="24"/>
          </w:rPr>
          <w:t>https://doi.org/10.1073/pnas.1505913113</w:t>
        </w:r>
      </w:hyperlink>
    </w:p>
    <w:p w14:paraId="58CE032B"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Biegler, R., McGregor, A., Krebs, J. R., &amp; Healy, S. D. (2001). A larger hippocampus is associated with longer-lasting spatial memory. </w:t>
      </w:r>
      <w:r w:rsidRPr="00736DEE">
        <w:rPr>
          <w:rFonts w:ascii="Times New Roman" w:hAnsi="Times New Roman" w:cs="Times New Roman"/>
          <w:i/>
          <w:iCs/>
          <w:sz w:val="24"/>
          <w:szCs w:val="24"/>
        </w:rPr>
        <w:t>Proceedings of the National Academy of Sciences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98</w:t>
      </w:r>
      <w:r w:rsidRPr="00736DEE">
        <w:rPr>
          <w:rFonts w:ascii="Times New Roman" w:hAnsi="Times New Roman" w:cs="Times New Roman"/>
          <w:sz w:val="24"/>
          <w:szCs w:val="24"/>
        </w:rPr>
        <w:t>(12), 6941–6944. https://doi.org/10.1073/pnas.121034798</w:t>
      </w:r>
    </w:p>
    <w:p w14:paraId="725C763D"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Brady, T. F., Robinson, M. M., Williams, J. R., &amp; Wixted, J. T. (2023). Measuring memory is harder than you think: How to avoid problematic measurement practices in memory research. Psychonomic Bulletin &amp; Review, 30(2), 421-449.</w:t>
      </w:r>
    </w:p>
    <w:p w14:paraId="6030F865"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Burns, J. G., &amp; Rodd, F. H. (2008). Hastiness, brain size and predation regime affect the performance of wild guppies in a spatial memory task. Animal Behaviour, 76(3), 911-922.</w:t>
      </w:r>
    </w:p>
    <w:p w14:paraId="51B62CCE"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Clayton, N. S., &amp; Krebs, J. R. (1995). Memory in food-storing birds: From behaviour to brain. </w:t>
      </w:r>
      <w:r w:rsidRPr="00736DEE">
        <w:rPr>
          <w:rFonts w:ascii="Times New Roman" w:hAnsi="Times New Roman" w:cs="Times New Roman"/>
          <w:i/>
          <w:iCs/>
          <w:sz w:val="24"/>
          <w:szCs w:val="24"/>
        </w:rPr>
        <w:t>Current Opinion in Neurobiology</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5</w:t>
      </w:r>
      <w:r w:rsidRPr="00736DEE">
        <w:rPr>
          <w:rFonts w:ascii="Times New Roman" w:hAnsi="Times New Roman" w:cs="Times New Roman"/>
          <w:sz w:val="24"/>
          <w:szCs w:val="24"/>
        </w:rPr>
        <w:t>(2), 149–154. https://doi.org/10.1016/0959-</w:t>
      </w:r>
      <w:r w:rsidRPr="00736DEE">
        <w:rPr>
          <w:rFonts w:ascii="Times New Roman" w:hAnsi="Times New Roman" w:cs="Times New Roman"/>
          <w:sz w:val="24"/>
          <w:szCs w:val="24"/>
        </w:rPr>
        <w:lastRenderedPageBreak/>
        <w:t>4388(95)80020-4</w:t>
      </w:r>
    </w:p>
    <w:p w14:paraId="54E1CD2D"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Dicke, U., &amp; Roth, G. (2016). Neuronal factors determining high intelligence. </w:t>
      </w:r>
      <w:r w:rsidRPr="00736DEE">
        <w:rPr>
          <w:rFonts w:ascii="Times New Roman" w:hAnsi="Times New Roman" w:cs="Times New Roman"/>
          <w:i/>
          <w:iCs/>
          <w:sz w:val="24"/>
          <w:szCs w:val="24"/>
        </w:rPr>
        <w:t>Philosophical Transactions of the Royal Society B: Biological Sciences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371</w:t>
      </w:r>
      <w:r w:rsidRPr="00736DEE">
        <w:rPr>
          <w:rFonts w:ascii="Times New Roman" w:hAnsi="Times New Roman" w:cs="Times New Roman"/>
          <w:sz w:val="24"/>
          <w:szCs w:val="24"/>
        </w:rPr>
        <w:t>(1685), 20150180. https://doi.org/10.1098/rstb.2015.0180</w:t>
      </w:r>
    </w:p>
    <w:p w14:paraId="7589183A"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Dormann, C. F., Elith, J., Bacher, S., Buchmann, C., Carl, G., Carré, G., ... &amp; Lautenbach, S. (2013). Collinearity: a review of methods to deal with it and a simulation study evaluating their performance. </w:t>
      </w:r>
      <w:proofErr w:type="spellStart"/>
      <w:r w:rsidRPr="00736DEE">
        <w:rPr>
          <w:rFonts w:ascii="Times New Roman" w:hAnsi="Times New Roman" w:cs="Times New Roman"/>
          <w:sz w:val="24"/>
          <w:szCs w:val="24"/>
        </w:rPr>
        <w:t>Ecography</w:t>
      </w:r>
      <w:proofErr w:type="spellEnd"/>
      <w:r w:rsidRPr="00736DEE">
        <w:rPr>
          <w:rFonts w:ascii="Times New Roman" w:hAnsi="Times New Roman" w:cs="Times New Roman"/>
          <w:sz w:val="24"/>
          <w:szCs w:val="24"/>
        </w:rPr>
        <w:t>, 36(1), 27-46.</w:t>
      </w:r>
    </w:p>
    <w:p w14:paraId="277363F4"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Dwyer, J. F., Fraser, J. D., &amp; Morrison, J. L. (2018). Evolution of Communal Roosting: A Social Refuge–Territory Prospecting Hypothesis. </w:t>
      </w:r>
      <w:r w:rsidRPr="00736DEE">
        <w:rPr>
          <w:rFonts w:ascii="Times New Roman" w:hAnsi="Times New Roman" w:cs="Times New Roman"/>
          <w:i/>
          <w:iCs/>
          <w:sz w:val="24"/>
          <w:szCs w:val="24"/>
        </w:rPr>
        <w:t>Journal of Raptor Research</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52</w:t>
      </w:r>
      <w:r w:rsidRPr="00736DEE">
        <w:rPr>
          <w:rFonts w:ascii="Times New Roman" w:hAnsi="Times New Roman" w:cs="Times New Roman"/>
          <w:sz w:val="24"/>
          <w:szCs w:val="24"/>
        </w:rPr>
        <w:t>(4), 407–419. https://doi.org/10.3356/JRR-17-101.1</w:t>
      </w:r>
    </w:p>
    <w:p w14:paraId="10CE5D49"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736DEE">
        <w:rPr>
          <w:rFonts w:ascii="Times New Roman" w:hAnsi="Times New Roman" w:cs="Times New Roman"/>
          <w:sz w:val="24"/>
          <w:szCs w:val="24"/>
        </w:rPr>
        <w:t>Garamszegi</w:t>
      </w:r>
      <w:proofErr w:type="spellEnd"/>
      <w:r w:rsidRPr="00736DEE">
        <w:rPr>
          <w:rFonts w:ascii="Times New Roman" w:hAnsi="Times New Roman" w:cs="Times New Roman"/>
          <w:sz w:val="24"/>
          <w:szCs w:val="24"/>
        </w:rPr>
        <w:t xml:space="preserve">, L. Z., &amp; </w:t>
      </w:r>
      <w:proofErr w:type="spellStart"/>
      <w:r w:rsidRPr="00736DEE">
        <w:rPr>
          <w:rFonts w:ascii="Times New Roman" w:hAnsi="Times New Roman" w:cs="Times New Roman"/>
          <w:sz w:val="24"/>
          <w:szCs w:val="24"/>
        </w:rPr>
        <w:t>Eens</w:t>
      </w:r>
      <w:proofErr w:type="spellEnd"/>
      <w:r w:rsidRPr="00736DEE">
        <w:rPr>
          <w:rFonts w:ascii="Times New Roman" w:hAnsi="Times New Roman" w:cs="Times New Roman"/>
          <w:sz w:val="24"/>
          <w:szCs w:val="24"/>
        </w:rPr>
        <w:t>, M. (2004). The evolution of hippocampus volume and brain size in relation to food hoarding in birds. Ecology letters, 7(12), 1216-1224.</w:t>
      </w:r>
    </w:p>
    <w:p w14:paraId="57DD8499"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Gould, S. J., &amp; Vrba, E. S. (1982). Exaptation—a missing term in the science of form. Paleobiology, 8(1), 4-15.</w:t>
      </w:r>
    </w:p>
    <w:p w14:paraId="6834BB92"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Lefebvre L, Reader SM, Sol D (2004). Brains, innovations and evolution in birds and primates. Brain </w:t>
      </w:r>
      <w:proofErr w:type="spellStart"/>
      <w:r w:rsidRPr="00736DEE">
        <w:rPr>
          <w:rFonts w:ascii="Times New Roman" w:hAnsi="Times New Roman" w:cs="Times New Roman"/>
          <w:sz w:val="24"/>
          <w:szCs w:val="24"/>
        </w:rPr>
        <w:t>Behav</w:t>
      </w:r>
      <w:proofErr w:type="spellEnd"/>
      <w:r w:rsidRPr="00736DEE">
        <w:rPr>
          <w:rFonts w:ascii="Times New Roman" w:hAnsi="Times New Roman" w:cs="Times New Roman"/>
          <w:sz w:val="24"/>
          <w:szCs w:val="24"/>
        </w:rPr>
        <w:t xml:space="preserve"> </w:t>
      </w:r>
      <w:proofErr w:type="spellStart"/>
      <w:r w:rsidRPr="00736DEE">
        <w:rPr>
          <w:rFonts w:ascii="Times New Roman" w:hAnsi="Times New Roman" w:cs="Times New Roman"/>
          <w:sz w:val="24"/>
          <w:szCs w:val="24"/>
        </w:rPr>
        <w:t>Evol</w:t>
      </w:r>
      <w:proofErr w:type="spellEnd"/>
      <w:r w:rsidRPr="00736DEE">
        <w:rPr>
          <w:rFonts w:ascii="Times New Roman" w:hAnsi="Times New Roman" w:cs="Times New Roman"/>
          <w:sz w:val="24"/>
          <w:szCs w:val="24"/>
        </w:rPr>
        <w:t xml:space="preserve"> 63:233–246</w:t>
      </w:r>
    </w:p>
    <w:p w14:paraId="4A0CAFA6"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Logan, C. J., Avin, S., </w:t>
      </w:r>
      <w:proofErr w:type="spellStart"/>
      <w:r w:rsidRPr="00736DEE">
        <w:rPr>
          <w:rFonts w:ascii="Times New Roman" w:hAnsi="Times New Roman" w:cs="Times New Roman"/>
          <w:sz w:val="24"/>
          <w:szCs w:val="24"/>
        </w:rPr>
        <w:t>Boogert</w:t>
      </w:r>
      <w:proofErr w:type="spellEnd"/>
      <w:r w:rsidRPr="00736DEE">
        <w:rPr>
          <w:rFonts w:ascii="Times New Roman" w:hAnsi="Times New Roman" w:cs="Times New Roman"/>
          <w:sz w:val="24"/>
          <w:szCs w:val="24"/>
        </w:rPr>
        <w:t xml:space="preserve">, N., </w:t>
      </w:r>
      <w:proofErr w:type="spellStart"/>
      <w:r w:rsidRPr="00736DEE">
        <w:rPr>
          <w:rFonts w:ascii="Times New Roman" w:hAnsi="Times New Roman" w:cs="Times New Roman"/>
          <w:sz w:val="24"/>
          <w:szCs w:val="24"/>
        </w:rPr>
        <w:t>Buskell</w:t>
      </w:r>
      <w:proofErr w:type="spellEnd"/>
      <w:r w:rsidRPr="00736DEE">
        <w:rPr>
          <w:rFonts w:ascii="Times New Roman" w:hAnsi="Times New Roman" w:cs="Times New Roman"/>
          <w:sz w:val="24"/>
          <w:szCs w:val="24"/>
        </w:rPr>
        <w:t xml:space="preserve">, A., Cross, F. R., Currie, A., Jelbert, S., Lukas, D., Mares, R., Navarrete, A. F., Shigeno, S., &amp; Montgomery, S. H. (2018). Beyond brain size: Uncovering the neural correlates of behavioural and cognitive specialization. </w:t>
      </w:r>
      <w:r w:rsidRPr="00736DEE">
        <w:rPr>
          <w:rFonts w:ascii="Times New Roman" w:hAnsi="Times New Roman" w:cs="Times New Roman"/>
          <w:i/>
          <w:iCs/>
          <w:sz w:val="24"/>
          <w:szCs w:val="24"/>
        </w:rPr>
        <w:t>Comparative Cognition &amp; Behaviour Reviews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13</w:t>
      </w:r>
      <w:r w:rsidRPr="00736DEE">
        <w:rPr>
          <w:rFonts w:ascii="Times New Roman" w:hAnsi="Times New Roman" w:cs="Times New Roman"/>
          <w:sz w:val="24"/>
          <w:szCs w:val="24"/>
        </w:rPr>
        <w:t xml:space="preserve">, 55–89. </w:t>
      </w:r>
      <w:hyperlink r:id="rId19" w:history="1">
        <w:r w:rsidRPr="00736DEE">
          <w:rPr>
            <w:rStyle w:val="Hyperlink"/>
            <w:rFonts w:ascii="Times New Roman" w:hAnsi="Times New Roman" w:cs="Times New Roman"/>
            <w:color w:val="auto"/>
            <w:sz w:val="24"/>
            <w:szCs w:val="24"/>
          </w:rPr>
          <w:t>https://doi.org/10.3819/CCBR.2018.130008</w:t>
        </w:r>
      </w:hyperlink>
    </w:p>
    <w:p w14:paraId="63BB4473"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Mindt, L. P., </w:t>
      </w:r>
      <w:proofErr w:type="spellStart"/>
      <w:r w:rsidRPr="00736DEE">
        <w:rPr>
          <w:rFonts w:ascii="Times New Roman" w:hAnsi="Times New Roman" w:cs="Times New Roman"/>
          <w:sz w:val="24"/>
          <w:szCs w:val="24"/>
        </w:rPr>
        <w:t>Catitti</w:t>
      </w:r>
      <w:proofErr w:type="spellEnd"/>
      <w:r w:rsidRPr="00736DEE">
        <w:rPr>
          <w:rFonts w:ascii="Times New Roman" w:hAnsi="Times New Roman" w:cs="Times New Roman"/>
          <w:sz w:val="24"/>
          <w:szCs w:val="24"/>
        </w:rPr>
        <w:t xml:space="preserve">, B., Steiner, F. M., Schlick-Steiner, B. C., </w:t>
      </w:r>
      <w:proofErr w:type="spellStart"/>
      <w:r w:rsidRPr="00736DEE">
        <w:rPr>
          <w:rFonts w:ascii="Times New Roman" w:hAnsi="Times New Roman" w:cs="Times New Roman"/>
          <w:sz w:val="24"/>
          <w:szCs w:val="24"/>
        </w:rPr>
        <w:t>Grüebler</w:t>
      </w:r>
      <w:proofErr w:type="spellEnd"/>
      <w:r w:rsidRPr="00736DEE">
        <w:rPr>
          <w:rFonts w:ascii="Times New Roman" w:hAnsi="Times New Roman" w:cs="Times New Roman"/>
          <w:sz w:val="24"/>
          <w:szCs w:val="24"/>
        </w:rPr>
        <w:t>, M. U., &amp; Kormann, U. G (2024). Ontogeny of communal roosting behaviour in a long-lived raptor. </w:t>
      </w:r>
      <w:r w:rsidRPr="00736DEE">
        <w:rPr>
          <w:rFonts w:ascii="Times New Roman" w:hAnsi="Times New Roman" w:cs="Times New Roman"/>
          <w:i/>
          <w:iCs/>
          <w:sz w:val="24"/>
          <w:szCs w:val="24"/>
        </w:rPr>
        <w:t xml:space="preserve">Carry-Over Effects across Life Stages in Red Kites Milvus </w:t>
      </w:r>
      <w:proofErr w:type="spellStart"/>
      <w:r w:rsidRPr="00736DEE">
        <w:rPr>
          <w:rFonts w:ascii="Times New Roman" w:hAnsi="Times New Roman" w:cs="Times New Roman"/>
          <w:i/>
          <w:iCs/>
          <w:sz w:val="24"/>
          <w:szCs w:val="24"/>
        </w:rPr>
        <w:t>milvus</w:t>
      </w:r>
      <w:proofErr w:type="spellEnd"/>
      <w:r w:rsidRPr="00736DEE">
        <w:rPr>
          <w:rFonts w:ascii="Times New Roman" w:hAnsi="Times New Roman" w:cs="Times New Roman"/>
          <w:sz w:val="24"/>
          <w:szCs w:val="24"/>
        </w:rPr>
        <w:t>, 86.</w:t>
      </w:r>
    </w:p>
    <w:p w14:paraId="223DE51E"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736DEE">
        <w:rPr>
          <w:rFonts w:ascii="Times New Roman" w:hAnsi="Times New Roman" w:cs="Times New Roman"/>
          <w:sz w:val="24"/>
          <w:szCs w:val="24"/>
        </w:rPr>
        <w:t>Smaers</w:t>
      </w:r>
      <w:proofErr w:type="spellEnd"/>
      <w:r w:rsidRPr="00736DEE">
        <w:rPr>
          <w:rFonts w:ascii="Times New Roman" w:hAnsi="Times New Roman" w:cs="Times New Roman"/>
          <w:sz w:val="24"/>
          <w:szCs w:val="24"/>
        </w:rPr>
        <w:t xml:space="preserve">, J. B., Rothman, R. S., Hudson, D. R., Balanoff, A. M., Beatty, B., </w:t>
      </w:r>
      <w:proofErr w:type="spellStart"/>
      <w:r w:rsidRPr="00736DEE">
        <w:rPr>
          <w:rFonts w:ascii="Times New Roman" w:hAnsi="Times New Roman" w:cs="Times New Roman"/>
          <w:sz w:val="24"/>
          <w:szCs w:val="24"/>
        </w:rPr>
        <w:t>Dechmann</w:t>
      </w:r>
      <w:proofErr w:type="spellEnd"/>
      <w:r w:rsidRPr="00736DEE">
        <w:rPr>
          <w:rFonts w:ascii="Times New Roman" w:hAnsi="Times New Roman" w:cs="Times New Roman"/>
          <w:sz w:val="24"/>
          <w:szCs w:val="24"/>
        </w:rPr>
        <w:t xml:space="preserve">, D. K. N., De Vries, D., Dunn, J. C., Fleagle, J. G., Gilbert, C. C., Goswami, A., Iwaniuk, A. N., Jungers, W. L., Kerney, M., </w:t>
      </w:r>
      <w:proofErr w:type="spellStart"/>
      <w:r w:rsidRPr="00736DEE">
        <w:rPr>
          <w:rFonts w:ascii="Times New Roman" w:hAnsi="Times New Roman" w:cs="Times New Roman"/>
          <w:sz w:val="24"/>
          <w:szCs w:val="24"/>
        </w:rPr>
        <w:t>Ksepka</w:t>
      </w:r>
      <w:proofErr w:type="spellEnd"/>
      <w:r w:rsidRPr="00736DEE">
        <w:rPr>
          <w:rFonts w:ascii="Times New Roman" w:hAnsi="Times New Roman" w:cs="Times New Roman"/>
          <w:sz w:val="24"/>
          <w:szCs w:val="24"/>
        </w:rPr>
        <w:t xml:space="preserve">, D. T., Manger, P. R., Mongle, C. S., Rohlf, F. J., Smith, N. A., … Safi, K. (2021). The evolution of mammalian brain size. </w:t>
      </w:r>
      <w:r w:rsidRPr="00736DEE">
        <w:rPr>
          <w:rFonts w:ascii="Times New Roman" w:hAnsi="Times New Roman" w:cs="Times New Roman"/>
          <w:i/>
          <w:iCs/>
          <w:sz w:val="24"/>
          <w:szCs w:val="24"/>
        </w:rPr>
        <w:t>Science Advances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7</w:t>
      </w:r>
      <w:r w:rsidRPr="00736DEE">
        <w:rPr>
          <w:rFonts w:ascii="Times New Roman" w:hAnsi="Times New Roman" w:cs="Times New Roman"/>
          <w:sz w:val="24"/>
          <w:szCs w:val="24"/>
        </w:rPr>
        <w:t xml:space="preserve">(18), eabe2101. </w:t>
      </w:r>
      <w:hyperlink r:id="rId20" w:history="1">
        <w:r w:rsidRPr="00736DEE">
          <w:rPr>
            <w:rStyle w:val="Hyperlink"/>
            <w:rFonts w:ascii="Times New Roman" w:hAnsi="Times New Roman" w:cs="Times New Roman"/>
            <w:color w:val="auto"/>
            <w:sz w:val="24"/>
            <w:szCs w:val="24"/>
          </w:rPr>
          <w:t>https://doi.org/10.1126/sciadv.abe2101</w:t>
        </w:r>
      </w:hyperlink>
    </w:p>
    <w:p w14:paraId="3B8B749C"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Smeele, S. Q., Conde, D. A., </w:t>
      </w:r>
      <w:proofErr w:type="spellStart"/>
      <w:r w:rsidRPr="00736DEE">
        <w:rPr>
          <w:rFonts w:ascii="Times New Roman" w:hAnsi="Times New Roman" w:cs="Times New Roman"/>
          <w:sz w:val="24"/>
          <w:szCs w:val="24"/>
        </w:rPr>
        <w:t>Baudisch</w:t>
      </w:r>
      <w:proofErr w:type="spellEnd"/>
      <w:r w:rsidRPr="00736DEE">
        <w:rPr>
          <w:rFonts w:ascii="Times New Roman" w:hAnsi="Times New Roman" w:cs="Times New Roman"/>
          <w:sz w:val="24"/>
          <w:szCs w:val="24"/>
        </w:rPr>
        <w:t xml:space="preserve">, A., Bruslund, S., Iwaniuk, A., </w:t>
      </w:r>
      <w:proofErr w:type="spellStart"/>
      <w:r w:rsidRPr="00736DEE">
        <w:rPr>
          <w:rFonts w:ascii="Times New Roman" w:hAnsi="Times New Roman" w:cs="Times New Roman"/>
          <w:sz w:val="24"/>
          <w:szCs w:val="24"/>
        </w:rPr>
        <w:t>Staerk</w:t>
      </w:r>
      <w:proofErr w:type="spellEnd"/>
      <w:r w:rsidRPr="00736DEE">
        <w:rPr>
          <w:rFonts w:ascii="Times New Roman" w:hAnsi="Times New Roman" w:cs="Times New Roman"/>
          <w:sz w:val="24"/>
          <w:szCs w:val="24"/>
        </w:rPr>
        <w:t xml:space="preserve">, J., Wright, T. F., Young, A. M., McElreath, M. B., &amp; Aplin, L. (2022). Coevolution of relative brain size and life expectancy in parrots. </w:t>
      </w:r>
      <w:r w:rsidRPr="00736DEE">
        <w:rPr>
          <w:rFonts w:ascii="Times New Roman" w:hAnsi="Times New Roman" w:cs="Times New Roman"/>
          <w:i/>
          <w:iCs/>
          <w:sz w:val="24"/>
          <w:szCs w:val="24"/>
        </w:rPr>
        <w:t>Proceedings of the Royal Society B: Biological Sciences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lastRenderedPageBreak/>
        <w:t>289</w:t>
      </w:r>
      <w:r w:rsidRPr="00736DEE">
        <w:rPr>
          <w:rFonts w:ascii="Times New Roman" w:hAnsi="Times New Roman" w:cs="Times New Roman"/>
          <w:sz w:val="24"/>
          <w:szCs w:val="24"/>
        </w:rPr>
        <w:t>(1971), 20212397. https://doi.org/10.1098/rspb.2021.2397</w:t>
      </w:r>
    </w:p>
    <w:p w14:paraId="70054DCD"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CC0C76">
        <w:rPr>
          <w:rFonts w:ascii="Times New Roman" w:hAnsi="Times New Roman" w:cs="Times New Roman"/>
          <w:sz w:val="24"/>
          <w:szCs w:val="24"/>
        </w:rPr>
        <w:t xml:space="preserve">Van Overveld, T., Sol, D., Blanco, G., Margalida, A., De La Riva, M., &amp; </w:t>
      </w:r>
      <w:proofErr w:type="spellStart"/>
      <w:r w:rsidRPr="00CC0C76">
        <w:rPr>
          <w:rFonts w:ascii="Times New Roman" w:hAnsi="Times New Roman" w:cs="Times New Roman"/>
          <w:sz w:val="24"/>
          <w:szCs w:val="24"/>
        </w:rPr>
        <w:t>Donázar</w:t>
      </w:r>
      <w:proofErr w:type="spellEnd"/>
      <w:r w:rsidRPr="00CC0C76">
        <w:rPr>
          <w:rFonts w:ascii="Times New Roman" w:hAnsi="Times New Roman" w:cs="Times New Roman"/>
          <w:sz w:val="24"/>
          <w:szCs w:val="24"/>
        </w:rPr>
        <w:t xml:space="preserve">, J. A. (2022). </w:t>
      </w:r>
      <w:r w:rsidRPr="00736DEE">
        <w:rPr>
          <w:rFonts w:ascii="Times New Roman" w:hAnsi="Times New Roman" w:cs="Times New Roman"/>
          <w:sz w:val="24"/>
          <w:szCs w:val="24"/>
        </w:rPr>
        <w:t xml:space="preserve">Vultures as an overlooked model in cognitive ecology. Animal Cognition, 25(3), 495–507. </w:t>
      </w:r>
    </w:p>
    <w:p w14:paraId="1686961B"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Weir, A. A., Chappell, J., &amp; </w:t>
      </w:r>
      <w:proofErr w:type="spellStart"/>
      <w:r w:rsidRPr="00736DEE">
        <w:rPr>
          <w:rFonts w:ascii="Times New Roman" w:hAnsi="Times New Roman" w:cs="Times New Roman"/>
          <w:sz w:val="24"/>
          <w:szCs w:val="24"/>
        </w:rPr>
        <w:t>Kacelnik</w:t>
      </w:r>
      <w:proofErr w:type="spellEnd"/>
      <w:r w:rsidRPr="00736DEE">
        <w:rPr>
          <w:rFonts w:ascii="Times New Roman" w:hAnsi="Times New Roman" w:cs="Times New Roman"/>
          <w:sz w:val="24"/>
          <w:szCs w:val="24"/>
        </w:rPr>
        <w:t>, A. (2002). Shaping of hooks in New Caledonian crows. Science, 297(5583), 981-981.</w:t>
      </w:r>
    </w:p>
    <w:p w14:paraId="44393B30"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Kleiber, M. (1932) Body size and metabolism. </w:t>
      </w:r>
      <w:proofErr w:type="spellStart"/>
      <w:r w:rsidRPr="00736DEE">
        <w:rPr>
          <w:rFonts w:ascii="Times New Roman" w:hAnsi="Times New Roman" w:cs="Times New Roman"/>
          <w:i/>
          <w:iCs/>
          <w:sz w:val="24"/>
          <w:szCs w:val="24"/>
        </w:rPr>
        <w:t>Hilgardia</w:t>
      </w:r>
      <w:proofErr w:type="spellEnd"/>
      <w:r w:rsidRPr="00736DEE">
        <w:rPr>
          <w:rFonts w:ascii="Times New Roman" w:hAnsi="Times New Roman" w:cs="Times New Roman"/>
          <w:sz w:val="24"/>
          <w:szCs w:val="24"/>
        </w:rPr>
        <w:t>, </w:t>
      </w:r>
      <w:r w:rsidRPr="00736DEE">
        <w:rPr>
          <w:rFonts w:ascii="Times New Roman" w:hAnsi="Times New Roman" w:cs="Times New Roman"/>
          <w:b/>
          <w:bCs/>
          <w:sz w:val="24"/>
          <w:szCs w:val="24"/>
        </w:rPr>
        <w:t>6</w:t>
      </w:r>
      <w:r w:rsidRPr="00736DEE">
        <w:rPr>
          <w:rFonts w:ascii="Times New Roman" w:hAnsi="Times New Roman" w:cs="Times New Roman"/>
          <w:sz w:val="24"/>
          <w:szCs w:val="24"/>
        </w:rPr>
        <w:t>, 315–351.</w:t>
      </w:r>
    </w:p>
    <w:p w14:paraId="27553437" w14:textId="77777777" w:rsidR="00084648" w:rsidRPr="00736DEE"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2ECEF16F" w14:textId="77777777" w:rsidR="00084648" w:rsidRPr="00736DEE"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ZOTERO_BIBL {"uncited":[],"omitted":[],"custom":[]} CSL_BIBLIOGRAPHY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szCs w:val="24"/>
        </w:rPr>
        <w:t xml:space="preserve">Barton, P. S., Cunningham, S. A., Lindenmayer, D. B., &amp; Manning, A. D. (2013). The role of carrion in maintaining biodiversity and ecological processes in terrestrial ecosystems. </w:t>
      </w:r>
      <w:proofErr w:type="spellStart"/>
      <w:r w:rsidRPr="00736DEE">
        <w:rPr>
          <w:rFonts w:ascii="Times New Roman" w:hAnsi="Times New Roman" w:cs="Times New Roman"/>
          <w:sz w:val="24"/>
          <w:szCs w:val="24"/>
        </w:rPr>
        <w:t>Oecologia</w:t>
      </w:r>
      <w:proofErr w:type="spellEnd"/>
      <w:r w:rsidRPr="00736DEE">
        <w:rPr>
          <w:rFonts w:ascii="Times New Roman" w:hAnsi="Times New Roman" w:cs="Times New Roman"/>
          <w:sz w:val="24"/>
          <w:szCs w:val="24"/>
        </w:rPr>
        <w:t>, 171(4), 761–772. https://doi.org/10.1007/s00442-012-2460-3</w:t>
      </w:r>
    </w:p>
    <w:p w14:paraId="541108DD" w14:textId="77777777" w:rsidR="00084648" w:rsidRPr="00736DEE"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Campbell, M. O. (2015). Vultures: Their Evolution, Ecology and Conservation (0 ed.). CRC Press. https://doi.org/10.1201/b18638</w:t>
      </w:r>
    </w:p>
    <w:p w14:paraId="2C8DE273" w14:textId="77777777" w:rsidR="00084648" w:rsidRPr="00736DEE"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Curk, Te., Rast, W., Portas, R., Kohles, J., </w:t>
      </w:r>
      <w:proofErr w:type="spellStart"/>
      <w:r w:rsidRPr="00736DEE">
        <w:rPr>
          <w:rFonts w:ascii="Times New Roman" w:hAnsi="Times New Roman" w:cs="Times New Roman"/>
          <w:sz w:val="24"/>
          <w:szCs w:val="24"/>
        </w:rPr>
        <w:t>Shatumbu</w:t>
      </w:r>
      <w:proofErr w:type="spellEnd"/>
      <w:r w:rsidRPr="00736DEE">
        <w:rPr>
          <w:rFonts w:ascii="Times New Roman" w:hAnsi="Times New Roman" w:cs="Times New Roman"/>
          <w:sz w:val="24"/>
          <w:szCs w:val="24"/>
        </w:rPr>
        <w:t xml:space="preserve">, G., Cloete, C., Curk, Ti., </w:t>
      </w:r>
      <w:proofErr w:type="spellStart"/>
      <w:r w:rsidRPr="00736DEE">
        <w:rPr>
          <w:rFonts w:ascii="Times New Roman" w:hAnsi="Times New Roman" w:cs="Times New Roman"/>
          <w:sz w:val="24"/>
          <w:szCs w:val="24"/>
        </w:rPr>
        <w:t>Radchuk</w:t>
      </w:r>
      <w:proofErr w:type="spellEnd"/>
      <w:r w:rsidRPr="00736DEE">
        <w:rPr>
          <w:rFonts w:ascii="Times New Roman" w:hAnsi="Times New Roman" w:cs="Times New Roman"/>
          <w:sz w:val="24"/>
          <w:szCs w:val="24"/>
        </w:rPr>
        <w:t xml:space="preserve">, V., </w:t>
      </w:r>
      <w:proofErr w:type="spellStart"/>
      <w:r w:rsidRPr="00736DEE">
        <w:rPr>
          <w:rFonts w:ascii="Times New Roman" w:hAnsi="Times New Roman" w:cs="Times New Roman"/>
          <w:sz w:val="24"/>
          <w:szCs w:val="24"/>
        </w:rPr>
        <w:t>Aschenborn</w:t>
      </w:r>
      <w:proofErr w:type="spellEnd"/>
      <w:r w:rsidRPr="00736DEE">
        <w:rPr>
          <w:rFonts w:ascii="Times New Roman" w:hAnsi="Times New Roman" w:cs="Times New Roman"/>
          <w:sz w:val="24"/>
          <w:szCs w:val="24"/>
        </w:rPr>
        <w:t xml:space="preserve">, O., &amp; </w:t>
      </w:r>
      <w:proofErr w:type="spellStart"/>
      <w:r w:rsidRPr="00736DEE">
        <w:rPr>
          <w:rFonts w:ascii="Times New Roman" w:hAnsi="Times New Roman" w:cs="Times New Roman"/>
          <w:sz w:val="24"/>
          <w:szCs w:val="24"/>
        </w:rPr>
        <w:t>Melzheimer</w:t>
      </w:r>
      <w:proofErr w:type="spellEnd"/>
      <w:r w:rsidRPr="00736DEE">
        <w:rPr>
          <w:rFonts w:ascii="Times New Roman" w:hAnsi="Times New Roman" w:cs="Times New Roman"/>
          <w:sz w:val="24"/>
          <w:szCs w:val="24"/>
        </w:rPr>
        <w:t>, J. (2025). Advantages and disadvantages of using social information for carcass detection–A case study using white-backed vultures. Ecological Modelling, 499, 110941. https://doi.org/10.1016/j.ecolmodel.2024.110941</w:t>
      </w:r>
    </w:p>
    <w:p w14:paraId="5A351949" w14:textId="77777777" w:rsidR="00084648" w:rsidRPr="00736DEE"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Dermody, B. J., Tanner, C. J., &amp; Jackson, A. L. (2011). The Evolutionary Pathway to Obligate Scavenging in Gyps Vultures. </w:t>
      </w:r>
      <w:proofErr w:type="spellStart"/>
      <w:r w:rsidRPr="00736DEE">
        <w:rPr>
          <w:rFonts w:ascii="Times New Roman" w:hAnsi="Times New Roman" w:cs="Times New Roman"/>
          <w:sz w:val="24"/>
          <w:szCs w:val="24"/>
        </w:rPr>
        <w:t>PLoS</w:t>
      </w:r>
      <w:proofErr w:type="spellEnd"/>
      <w:r w:rsidRPr="00736DEE">
        <w:rPr>
          <w:rFonts w:ascii="Times New Roman" w:hAnsi="Times New Roman" w:cs="Times New Roman"/>
          <w:sz w:val="24"/>
          <w:szCs w:val="24"/>
        </w:rPr>
        <w:t xml:space="preserve"> ONE, 6(9), e24635. https://doi.org/10.1371/journal.pone.0024635</w:t>
      </w:r>
    </w:p>
    <w:p w14:paraId="4217F89C" w14:textId="77777777" w:rsidR="00084648" w:rsidRPr="00736DEE"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DeVault, T. L., Rhodes, Jr., O. E., &amp; Shivik, J. A. (2003). Scavenging by vertebrates: Behavioral, ecological, and evolutionary perspectives on an important energy transfer pathway in terrestrial ecosystems. Oikos, 102(2), 225–234. https://doi.org/10.1034/j.1600-0706.2003.12378.x</w:t>
      </w:r>
    </w:p>
    <w:p w14:paraId="2CA95283" w14:textId="77777777" w:rsidR="00084648" w:rsidRPr="00736DEE"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Emery, N. J., &amp; Clayton, N. S. (2004). The Mentality of Crows: Convergent Evolution of Intelligence in Corvids and Apes. Science, 306(5703), 1903–1907. https://doi.org/10.1126/science.1098410</w:t>
      </w:r>
    </w:p>
    <w:p w14:paraId="76CF3D42" w14:textId="77777777" w:rsidR="00084648" w:rsidRPr="00736DEE"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Emery, N. J., Seed, A. M., Von Bayern, A. M. P., &amp; Clayton, N. S. (2007). Cognitive adaptations of social bonding in birds. Philosophical Transactions of the Royal Society B: Biological Sciences, 362(1480), 489–505. https://doi.org/10.1098/rstb.2006.1991</w:t>
      </w:r>
    </w:p>
    <w:p w14:paraId="076E0CBC" w14:textId="77777777" w:rsidR="00084648" w:rsidRPr="00736DEE"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Hertel, A. G., Efrat, R., Reznikov, K., Sapir, N., Berger-Tal, O., &amp; Mueller, T. (2023). Time constraints may pace the ontogeny of movement behaviour. Proceedings of the Royal </w:t>
      </w:r>
      <w:r w:rsidRPr="00736DEE">
        <w:rPr>
          <w:rFonts w:ascii="Times New Roman" w:hAnsi="Times New Roman" w:cs="Times New Roman"/>
          <w:sz w:val="24"/>
          <w:szCs w:val="24"/>
        </w:rPr>
        <w:lastRenderedPageBreak/>
        <w:t>Society B: Biological Sciences, 290(1996), 20222429. https://doi.org/10.1098/rspb.2022.2429</w:t>
      </w:r>
    </w:p>
    <w:p w14:paraId="23EB303C" w14:textId="77777777" w:rsidR="00084648" w:rsidRPr="00736DEE"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Kappeler, P. M. (2019). A framework for studying social complexity. Behavioral Ecology and Sociobiology, 73(1), 13. https://doi.org/10.1007/s00265-018-2601-8</w:t>
      </w:r>
    </w:p>
    <w:p w14:paraId="10A64085" w14:textId="77777777" w:rsidR="00084648" w:rsidRPr="00736DEE"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Kendall, C. J. (2013). Alternative strategies in avian scavengers: How subordinate species foil the despotic distribution. Behavioral Ecology and Sociobiology, 67(3), 383–393. https://doi.org/10.1007/s00265-012-1458-5</w:t>
      </w:r>
    </w:p>
    <w:p w14:paraId="5505F62C" w14:textId="77777777" w:rsidR="00084648" w:rsidRPr="00CC0C76"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Marinero, N. V., </w:t>
      </w:r>
      <w:proofErr w:type="spellStart"/>
      <w:r w:rsidRPr="00736DEE">
        <w:rPr>
          <w:rFonts w:ascii="Times New Roman" w:hAnsi="Times New Roman" w:cs="Times New Roman"/>
          <w:sz w:val="24"/>
          <w:szCs w:val="24"/>
        </w:rPr>
        <w:t>Cailly-Arnulphi</w:t>
      </w:r>
      <w:proofErr w:type="spellEnd"/>
      <w:r w:rsidRPr="00736DEE">
        <w:rPr>
          <w:rFonts w:ascii="Times New Roman" w:hAnsi="Times New Roman" w:cs="Times New Roman"/>
          <w:sz w:val="24"/>
          <w:szCs w:val="24"/>
        </w:rPr>
        <w:t xml:space="preserve">, V. B., </w:t>
      </w:r>
      <w:proofErr w:type="spellStart"/>
      <w:r w:rsidRPr="00736DEE">
        <w:rPr>
          <w:rFonts w:ascii="Times New Roman" w:hAnsi="Times New Roman" w:cs="Times New Roman"/>
          <w:sz w:val="24"/>
          <w:szCs w:val="24"/>
        </w:rPr>
        <w:t>Lambertucci</w:t>
      </w:r>
      <w:proofErr w:type="spellEnd"/>
      <w:r w:rsidRPr="00736DEE">
        <w:rPr>
          <w:rFonts w:ascii="Times New Roman" w:hAnsi="Times New Roman" w:cs="Times New Roman"/>
          <w:sz w:val="24"/>
          <w:szCs w:val="24"/>
        </w:rPr>
        <w:t xml:space="preserve">, S. A., &amp; Borghi, C. E. (2018). Pigmentation and not only sex and age of individuals affects despotism in the Andean condor. </w:t>
      </w:r>
      <w:r w:rsidRPr="00CC0C76">
        <w:rPr>
          <w:rFonts w:ascii="Times New Roman" w:hAnsi="Times New Roman" w:cs="Times New Roman"/>
          <w:sz w:val="24"/>
          <w:szCs w:val="24"/>
        </w:rPr>
        <w:t>PLOS ONE, 13(10), e0205197. https://doi.org/10.1371/journal.pone.0205197</w:t>
      </w:r>
    </w:p>
    <w:p w14:paraId="60C1D73D" w14:textId="77777777" w:rsidR="00084648" w:rsidRPr="00736DEE"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CC0C76">
        <w:rPr>
          <w:rFonts w:ascii="Times New Roman" w:hAnsi="Times New Roman" w:cs="Times New Roman"/>
          <w:sz w:val="24"/>
          <w:szCs w:val="24"/>
        </w:rPr>
        <w:t xml:space="preserve">Massen, J. J. M. (2018). </w:t>
      </w:r>
      <w:r w:rsidRPr="00736DEE">
        <w:rPr>
          <w:rFonts w:ascii="Times New Roman" w:hAnsi="Times New Roman" w:cs="Times New Roman"/>
          <w:sz w:val="24"/>
          <w:szCs w:val="24"/>
        </w:rPr>
        <w:t>Friendships in Animals. In J. Vonk &amp; T. Shackelford (Eds.), Encyclopedia of Animal Cognition and Behavior (pp. 1–6). Springer International Publishing. https://doi.org/10.1007/978-3-319-47829-6_1899-1</w:t>
      </w:r>
    </w:p>
    <w:p w14:paraId="076B3686" w14:textId="77777777" w:rsidR="00084648" w:rsidRPr="00736DEE"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McClure, C. J. W., </w:t>
      </w:r>
      <w:proofErr w:type="spellStart"/>
      <w:r w:rsidRPr="00736DEE">
        <w:rPr>
          <w:rFonts w:ascii="Times New Roman" w:hAnsi="Times New Roman" w:cs="Times New Roman"/>
          <w:sz w:val="24"/>
          <w:szCs w:val="24"/>
        </w:rPr>
        <w:t>Westrip</w:t>
      </w:r>
      <w:proofErr w:type="spellEnd"/>
      <w:r w:rsidRPr="00736DEE">
        <w:rPr>
          <w:rFonts w:ascii="Times New Roman" w:hAnsi="Times New Roman" w:cs="Times New Roman"/>
          <w:sz w:val="24"/>
          <w:szCs w:val="24"/>
        </w:rPr>
        <w:t xml:space="preserve">, J. R. S., Johnson, J. A., </w:t>
      </w:r>
      <w:proofErr w:type="spellStart"/>
      <w:r w:rsidRPr="00736DEE">
        <w:rPr>
          <w:rFonts w:ascii="Times New Roman" w:hAnsi="Times New Roman" w:cs="Times New Roman"/>
          <w:sz w:val="24"/>
          <w:szCs w:val="24"/>
        </w:rPr>
        <w:t>Schulwitz</w:t>
      </w:r>
      <w:proofErr w:type="spellEnd"/>
      <w:r w:rsidRPr="00736DEE">
        <w:rPr>
          <w:rFonts w:ascii="Times New Roman" w:hAnsi="Times New Roman" w:cs="Times New Roman"/>
          <w:sz w:val="24"/>
          <w:szCs w:val="24"/>
        </w:rPr>
        <w:t xml:space="preserve">, S. E., Virani, M. Z., Davies, R., Symes, A., Wheatley, H., </w:t>
      </w:r>
      <w:proofErr w:type="spellStart"/>
      <w:r w:rsidRPr="00736DEE">
        <w:rPr>
          <w:rFonts w:ascii="Times New Roman" w:hAnsi="Times New Roman" w:cs="Times New Roman"/>
          <w:sz w:val="24"/>
          <w:szCs w:val="24"/>
        </w:rPr>
        <w:t>Thorstrom</w:t>
      </w:r>
      <w:proofErr w:type="spellEnd"/>
      <w:r w:rsidRPr="00736DEE">
        <w:rPr>
          <w:rFonts w:ascii="Times New Roman" w:hAnsi="Times New Roman" w:cs="Times New Roman"/>
          <w:sz w:val="24"/>
          <w:szCs w:val="24"/>
        </w:rPr>
        <w:t xml:space="preserve">, R., Amar, A., </w:t>
      </w:r>
      <w:proofErr w:type="spellStart"/>
      <w:r w:rsidRPr="00736DEE">
        <w:rPr>
          <w:rFonts w:ascii="Times New Roman" w:hAnsi="Times New Roman" w:cs="Times New Roman"/>
          <w:sz w:val="24"/>
          <w:szCs w:val="24"/>
        </w:rPr>
        <w:t>Buij</w:t>
      </w:r>
      <w:proofErr w:type="spellEnd"/>
      <w:r w:rsidRPr="00736DEE">
        <w:rPr>
          <w:rFonts w:ascii="Times New Roman" w:hAnsi="Times New Roman" w:cs="Times New Roman"/>
          <w:sz w:val="24"/>
          <w:szCs w:val="24"/>
        </w:rPr>
        <w:t xml:space="preserve">, R., Jones, V. R., Williams, N. P., </w:t>
      </w:r>
      <w:proofErr w:type="spellStart"/>
      <w:r w:rsidRPr="00736DEE">
        <w:rPr>
          <w:rFonts w:ascii="Times New Roman" w:hAnsi="Times New Roman" w:cs="Times New Roman"/>
          <w:sz w:val="24"/>
          <w:szCs w:val="24"/>
        </w:rPr>
        <w:t>Buechley</w:t>
      </w:r>
      <w:proofErr w:type="spellEnd"/>
      <w:r w:rsidRPr="00736DEE">
        <w:rPr>
          <w:rFonts w:ascii="Times New Roman" w:hAnsi="Times New Roman" w:cs="Times New Roman"/>
          <w:sz w:val="24"/>
          <w:szCs w:val="24"/>
        </w:rPr>
        <w:t>, E. R., &amp; Butchart, S. H. M. (2018). State of the world’s raptors: Distributions, threats, and conservation recommendations. Biological Conservation, 227, 390–402. https://doi.org/10.1016/j.biocon.2018.08.012</w:t>
      </w:r>
    </w:p>
    <w:p w14:paraId="371773B8" w14:textId="77777777" w:rsidR="00084648" w:rsidRPr="00736DEE"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Moreno-</w:t>
      </w:r>
      <w:proofErr w:type="spellStart"/>
      <w:r w:rsidRPr="00736DEE">
        <w:rPr>
          <w:rFonts w:ascii="Times New Roman" w:hAnsi="Times New Roman" w:cs="Times New Roman"/>
          <w:sz w:val="24"/>
          <w:szCs w:val="24"/>
        </w:rPr>
        <w:t>Opo</w:t>
      </w:r>
      <w:proofErr w:type="spellEnd"/>
      <w:r w:rsidRPr="00736DEE">
        <w:rPr>
          <w:rFonts w:ascii="Times New Roman" w:hAnsi="Times New Roman" w:cs="Times New Roman"/>
          <w:sz w:val="24"/>
          <w:szCs w:val="24"/>
        </w:rPr>
        <w:t xml:space="preserve">, R., </w:t>
      </w:r>
      <w:proofErr w:type="spellStart"/>
      <w:r w:rsidRPr="00736DEE">
        <w:rPr>
          <w:rFonts w:ascii="Times New Roman" w:hAnsi="Times New Roman" w:cs="Times New Roman"/>
          <w:sz w:val="24"/>
          <w:szCs w:val="24"/>
        </w:rPr>
        <w:t>Trujillano</w:t>
      </w:r>
      <w:proofErr w:type="spellEnd"/>
      <w:r w:rsidRPr="00736DEE">
        <w:rPr>
          <w:rFonts w:ascii="Times New Roman" w:hAnsi="Times New Roman" w:cs="Times New Roman"/>
          <w:sz w:val="24"/>
          <w:szCs w:val="24"/>
        </w:rPr>
        <w:t>, A., &amp; Margalida, A. (2020). Larger size and older age confer competitive advantage: Dominance hierarchy within European vulture guild. Scientific Reports, 10(1). https://doi.org/10.1038/s41598-020-59387-4</w:t>
      </w:r>
    </w:p>
    <w:p w14:paraId="19BF26CC" w14:textId="77777777" w:rsidR="00084648" w:rsidRPr="00736DEE"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Ogada, D., Botha, A., &amp; Shaw, P. (2016). Ivory poachers and poison: Drivers of Africa’s declining vulture populations. Oryx, 50(4), 593–596. https://doi.org/10.1017/S0030605315001209</w:t>
      </w:r>
    </w:p>
    <w:p w14:paraId="5540287D" w14:textId="77777777" w:rsidR="00084648" w:rsidRPr="00736DEE"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Ogada, D. L. (2014). The power of poison: Pesticide poisoning of Africa’s wildlife. Annals of the New York Academy of Sciences, 1322(1), 1–20. https://doi.org/10.1111/nyas.12405</w:t>
      </w:r>
    </w:p>
    <w:p w14:paraId="195E2F16" w14:textId="77777777" w:rsidR="00084648" w:rsidRPr="00736DEE"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736DEE">
        <w:rPr>
          <w:rFonts w:ascii="Times New Roman" w:hAnsi="Times New Roman" w:cs="Times New Roman"/>
          <w:sz w:val="24"/>
          <w:szCs w:val="24"/>
        </w:rPr>
        <w:t>Ostfeld</w:t>
      </w:r>
      <w:proofErr w:type="spellEnd"/>
      <w:r w:rsidRPr="00736DEE">
        <w:rPr>
          <w:rFonts w:ascii="Times New Roman" w:hAnsi="Times New Roman" w:cs="Times New Roman"/>
          <w:sz w:val="24"/>
          <w:szCs w:val="24"/>
        </w:rPr>
        <w:t xml:space="preserve">, R. S., &amp; </w:t>
      </w:r>
      <w:proofErr w:type="spellStart"/>
      <w:r w:rsidRPr="00736DEE">
        <w:rPr>
          <w:rFonts w:ascii="Times New Roman" w:hAnsi="Times New Roman" w:cs="Times New Roman"/>
          <w:sz w:val="24"/>
          <w:szCs w:val="24"/>
        </w:rPr>
        <w:t>Keesing</w:t>
      </w:r>
      <w:proofErr w:type="spellEnd"/>
      <w:r w:rsidRPr="00736DEE">
        <w:rPr>
          <w:rFonts w:ascii="Times New Roman" w:hAnsi="Times New Roman" w:cs="Times New Roman"/>
          <w:sz w:val="24"/>
          <w:szCs w:val="24"/>
        </w:rPr>
        <w:t>, F. (2000). Pulsed resources and community dynamics of consumers in terrestrial ecosystems. Trends in Ecology &amp; Evolution, 15(6), 232–237. https://doi.org/10.1016/s0169-5347(00)01862-0</w:t>
      </w:r>
    </w:p>
    <w:p w14:paraId="4D411324" w14:textId="77777777" w:rsidR="00084648" w:rsidRPr="00CC0C76"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736DEE">
        <w:rPr>
          <w:rFonts w:ascii="Times New Roman" w:hAnsi="Times New Roman" w:cs="Times New Roman"/>
          <w:sz w:val="24"/>
          <w:szCs w:val="24"/>
        </w:rPr>
        <w:t>Poessel</w:t>
      </w:r>
      <w:proofErr w:type="spellEnd"/>
      <w:r w:rsidRPr="00736DEE">
        <w:rPr>
          <w:rFonts w:ascii="Times New Roman" w:hAnsi="Times New Roman" w:cs="Times New Roman"/>
          <w:sz w:val="24"/>
          <w:szCs w:val="24"/>
        </w:rPr>
        <w:t xml:space="preserve">, S. A., Brandt, J., Miller, T. A., &amp; Katzner, T. E. (2018). Meteorological and environmental variables affect flight behaviour and decision-making of an obligate soaring bird, the California Condor Gymnogyps californianus. </w:t>
      </w:r>
      <w:r w:rsidRPr="00CC0C76">
        <w:rPr>
          <w:rFonts w:ascii="Times New Roman" w:hAnsi="Times New Roman" w:cs="Times New Roman"/>
          <w:sz w:val="24"/>
          <w:szCs w:val="24"/>
        </w:rPr>
        <w:t xml:space="preserve">Ibis, 160(1), 36–53. </w:t>
      </w:r>
      <w:r w:rsidRPr="00CC0C76">
        <w:rPr>
          <w:rFonts w:ascii="Times New Roman" w:hAnsi="Times New Roman" w:cs="Times New Roman"/>
          <w:sz w:val="24"/>
          <w:szCs w:val="24"/>
        </w:rPr>
        <w:lastRenderedPageBreak/>
        <w:t>https://doi.org/10.1111/ibi.12531</w:t>
      </w:r>
    </w:p>
    <w:p w14:paraId="5488361A" w14:textId="77777777" w:rsidR="00084648" w:rsidRPr="00736DEE"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CC0C76">
        <w:rPr>
          <w:rFonts w:ascii="Times New Roman" w:hAnsi="Times New Roman" w:cs="Times New Roman"/>
          <w:sz w:val="24"/>
          <w:szCs w:val="24"/>
        </w:rPr>
        <w:t xml:space="preserve">Rafacz, M., &amp; Templeton, J. J. (2003). </w:t>
      </w:r>
      <w:r w:rsidRPr="00736DEE">
        <w:rPr>
          <w:rFonts w:ascii="Times New Roman" w:hAnsi="Times New Roman" w:cs="Times New Roman"/>
          <w:sz w:val="24"/>
          <w:szCs w:val="24"/>
        </w:rPr>
        <w:t>Environmental Unpredictability and the Value of Social Information for Foraging Starlings. Ethology, 109(12), 951–960. https://doi.org/10.1046/j.0179-1613.2003.00935.x</w:t>
      </w:r>
    </w:p>
    <w:p w14:paraId="08905E1D" w14:textId="77777777" w:rsidR="00084648" w:rsidRPr="00736DEE"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Santangeli, A., </w:t>
      </w:r>
      <w:proofErr w:type="spellStart"/>
      <w:r w:rsidRPr="00736DEE">
        <w:rPr>
          <w:rFonts w:ascii="Times New Roman" w:hAnsi="Times New Roman" w:cs="Times New Roman"/>
          <w:sz w:val="24"/>
          <w:szCs w:val="24"/>
        </w:rPr>
        <w:t>Arkumarev</w:t>
      </w:r>
      <w:proofErr w:type="spellEnd"/>
      <w:r w:rsidRPr="00736DEE">
        <w:rPr>
          <w:rFonts w:ascii="Times New Roman" w:hAnsi="Times New Roman" w:cs="Times New Roman"/>
          <w:sz w:val="24"/>
          <w:szCs w:val="24"/>
        </w:rPr>
        <w:t xml:space="preserve">, V., Rust, N., &amp; </w:t>
      </w:r>
      <w:proofErr w:type="spellStart"/>
      <w:r w:rsidRPr="00736DEE">
        <w:rPr>
          <w:rFonts w:ascii="Times New Roman" w:hAnsi="Times New Roman" w:cs="Times New Roman"/>
          <w:sz w:val="24"/>
          <w:szCs w:val="24"/>
        </w:rPr>
        <w:t>Girardello</w:t>
      </w:r>
      <w:proofErr w:type="spellEnd"/>
      <w:r w:rsidRPr="00736DEE">
        <w:rPr>
          <w:rFonts w:ascii="Times New Roman" w:hAnsi="Times New Roman" w:cs="Times New Roman"/>
          <w:sz w:val="24"/>
          <w:szCs w:val="24"/>
        </w:rPr>
        <w:t>, M. (2016). Understanding, quantifying and mapping the use of poison by commercial farmers in Namibia – Implications for scavengers’ conservation and ecosystem health. Biological Conservation, 204, 205–211. https://doi.org/10.1016/j.biocon.2016.10.018</w:t>
      </w:r>
    </w:p>
    <w:p w14:paraId="257729C5" w14:textId="77777777" w:rsidR="00084648" w:rsidRPr="00736DEE"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Sassi, Y., </w:t>
      </w:r>
      <w:proofErr w:type="spellStart"/>
      <w:r w:rsidRPr="00736DEE">
        <w:rPr>
          <w:rFonts w:ascii="Times New Roman" w:hAnsi="Times New Roman" w:cs="Times New Roman"/>
          <w:sz w:val="24"/>
          <w:szCs w:val="24"/>
        </w:rPr>
        <w:t>Nouzières</w:t>
      </w:r>
      <w:proofErr w:type="spellEnd"/>
      <w:r w:rsidRPr="00736DEE">
        <w:rPr>
          <w:rFonts w:ascii="Times New Roman" w:hAnsi="Times New Roman" w:cs="Times New Roman"/>
          <w:sz w:val="24"/>
          <w:szCs w:val="24"/>
        </w:rPr>
        <w:t xml:space="preserve">, B., Scacco, M., Tremblay, Y., Duriez, O., &amp; </w:t>
      </w:r>
      <w:proofErr w:type="spellStart"/>
      <w:r w:rsidRPr="00736DEE">
        <w:rPr>
          <w:rFonts w:ascii="Times New Roman" w:hAnsi="Times New Roman" w:cs="Times New Roman"/>
          <w:sz w:val="24"/>
          <w:szCs w:val="24"/>
        </w:rPr>
        <w:t>Robira</w:t>
      </w:r>
      <w:proofErr w:type="spellEnd"/>
      <w:r w:rsidRPr="00736DEE">
        <w:rPr>
          <w:rFonts w:ascii="Times New Roman" w:hAnsi="Times New Roman" w:cs="Times New Roman"/>
          <w:sz w:val="24"/>
          <w:szCs w:val="24"/>
        </w:rPr>
        <w:t>, B. (2024). The use of social information in vulture flight decisions. Proceedings of the Royal Society B: Biological Sciences, 291(2018), 20231729. https://doi.org/10.1098/rspb.2023.1729</w:t>
      </w:r>
    </w:p>
    <w:p w14:paraId="678A3CFC" w14:textId="77777777" w:rsidR="00084648" w:rsidRPr="00736DEE"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CC0C76">
        <w:rPr>
          <w:rFonts w:ascii="Times New Roman" w:hAnsi="Times New Roman" w:cs="Times New Roman"/>
          <w:sz w:val="24"/>
          <w:szCs w:val="24"/>
        </w:rPr>
        <w:t xml:space="preserve">Savolainen, R., Vepsäläinen, K., &amp; </w:t>
      </w:r>
      <w:proofErr w:type="spellStart"/>
      <w:r w:rsidRPr="00CC0C76">
        <w:rPr>
          <w:rFonts w:ascii="Times New Roman" w:hAnsi="Times New Roman" w:cs="Times New Roman"/>
          <w:sz w:val="24"/>
          <w:szCs w:val="24"/>
        </w:rPr>
        <w:t>Vepsalainen</w:t>
      </w:r>
      <w:proofErr w:type="spellEnd"/>
      <w:r w:rsidRPr="00CC0C76">
        <w:rPr>
          <w:rFonts w:ascii="Times New Roman" w:hAnsi="Times New Roman" w:cs="Times New Roman"/>
          <w:sz w:val="24"/>
          <w:szCs w:val="24"/>
        </w:rPr>
        <w:t xml:space="preserve">, K. (1988). </w:t>
      </w:r>
      <w:r w:rsidRPr="00736DEE">
        <w:rPr>
          <w:rFonts w:ascii="Times New Roman" w:hAnsi="Times New Roman" w:cs="Times New Roman"/>
          <w:sz w:val="24"/>
          <w:szCs w:val="24"/>
        </w:rPr>
        <w:t>A Competition Hierarchy among Boreal Ants: Impact on Resource Partitioning and Community Structure. Oikos, 51(2), 135. https://doi.org/10.2307/3565636</w:t>
      </w:r>
    </w:p>
    <w:p w14:paraId="3D528842" w14:textId="77777777" w:rsidR="00084648" w:rsidRPr="00736DEE"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Scacco, M., Flack, A., Duriez, O., </w:t>
      </w:r>
      <w:proofErr w:type="spellStart"/>
      <w:r w:rsidRPr="00736DEE">
        <w:rPr>
          <w:rFonts w:ascii="Times New Roman" w:hAnsi="Times New Roman" w:cs="Times New Roman"/>
          <w:sz w:val="24"/>
          <w:szCs w:val="24"/>
        </w:rPr>
        <w:t>Wikelski</w:t>
      </w:r>
      <w:proofErr w:type="spellEnd"/>
      <w:r w:rsidRPr="00736DEE">
        <w:rPr>
          <w:rFonts w:ascii="Times New Roman" w:hAnsi="Times New Roman" w:cs="Times New Roman"/>
          <w:sz w:val="24"/>
          <w:szCs w:val="24"/>
        </w:rPr>
        <w:t>, M., &amp; Safi, K. (2019). Static landscape features predict uplift locations for soaring birds across Europe. Royal Society Open Science, 6(1), 181440. https://doi.org/10.1098/rsos.181440</w:t>
      </w:r>
    </w:p>
    <w:p w14:paraId="2242175B" w14:textId="77777777" w:rsidR="00084648" w:rsidRPr="00CC0C76"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Schuette, P., Wagner, A. P., Wagner, M. E., &amp; Creel, S. (2013). Occupancy patterns and niche partitioning within a diverse carnivore community exposed to anthropogenic pressures. </w:t>
      </w:r>
      <w:r w:rsidRPr="00CC0C76">
        <w:rPr>
          <w:rFonts w:ascii="Times New Roman" w:hAnsi="Times New Roman" w:cs="Times New Roman"/>
          <w:sz w:val="24"/>
          <w:szCs w:val="24"/>
        </w:rPr>
        <w:t>Biological Conservation, 158, 301–312. https://doi.org/10.1016/j.biocon.2012.08.008</w:t>
      </w:r>
    </w:p>
    <w:p w14:paraId="5C86CD8E" w14:textId="77777777" w:rsidR="00084648" w:rsidRPr="00736DEE"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CC0C76">
        <w:rPr>
          <w:rFonts w:ascii="Times New Roman" w:hAnsi="Times New Roman" w:cs="Times New Roman"/>
          <w:sz w:val="24"/>
          <w:szCs w:val="24"/>
        </w:rPr>
        <w:t xml:space="preserve">Van Overveld, T., Blanco, G., </w:t>
      </w:r>
      <w:proofErr w:type="spellStart"/>
      <w:r w:rsidRPr="00CC0C76">
        <w:rPr>
          <w:rFonts w:ascii="Times New Roman" w:hAnsi="Times New Roman" w:cs="Times New Roman"/>
          <w:sz w:val="24"/>
          <w:szCs w:val="24"/>
        </w:rPr>
        <w:t>Moleón</w:t>
      </w:r>
      <w:proofErr w:type="spellEnd"/>
      <w:r w:rsidRPr="00CC0C76">
        <w:rPr>
          <w:rFonts w:ascii="Times New Roman" w:hAnsi="Times New Roman" w:cs="Times New Roman"/>
          <w:sz w:val="24"/>
          <w:szCs w:val="24"/>
        </w:rPr>
        <w:t xml:space="preserve">, M., Margalida, A., Sánchez-Zapata, J. A., De La Riva, M., &amp; </w:t>
      </w:r>
      <w:proofErr w:type="spellStart"/>
      <w:r w:rsidRPr="00CC0C76">
        <w:rPr>
          <w:rFonts w:ascii="Times New Roman" w:hAnsi="Times New Roman" w:cs="Times New Roman"/>
          <w:sz w:val="24"/>
          <w:szCs w:val="24"/>
        </w:rPr>
        <w:t>Donázar</w:t>
      </w:r>
      <w:proofErr w:type="spellEnd"/>
      <w:r w:rsidRPr="00CC0C76">
        <w:rPr>
          <w:rFonts w:ascii="Times New Roman" w:hAnsi="Times New Roman" w:cs="Times New Roman"/>
          <w:sz w:val="24"/>
          <w:szCs w:val="24"/>
        </w:rPr>
        <w:t xml:space="preserve">, J. A. (2020). </w:t>
      </w:r>
      <w:r w:rsidRPr="00736DEE">
        <w:rPr>
          <w:rFonts w:ascii="Times New Roman" w:hAnsi="Times New Roman" w:cs="Times New Roman"/>
          <w:sz w:val="24"/>
          <w:szCs w:val="24"/>
        </w:rPr>
        <w:t>Integrating vulture social behavior into conservation practice. The Condor, 122(4), duaa035. https://doi.org/10.1093/condor/duaa035</w:t>
      </w:r>
    </w:p>
    <w:p w14:paraId="3A88B613" w14:textId="77777777" w:rsidR="00084648" w:rsidRPr="00736DEE"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CC0C76">
        <w:rPr>
          <w:rFonts w:ascii="Times New Roman" w:hAnsi="Times New Roman" w:cs="Times New Roman"/>
          <w:sz w:val="24"/>
          <w:szCs w:val="24"/>
        </w:rPr>
        <w:t xml:space="preserve">Van Overveld, T., </w:t>
      </w:r>
      <w:proofErr w:type="spellStart"/>
      <w:r w:rsidRPr="00CC0C76">
        <w:rPr>
          <w:rFonts w:ascii="Times New Roman" w:hAnsi="Times New Roman" w:cs="Times New Roman"/>
          <w:sz w:val="24"/>
          <w:szCs w:val="24"/>
        </w:rPr>
        <w:t>Gangoso</w:t>
      </w:r>
      <w:proofErr w:type="spellEnd"/>
      <w:r w:rsidRPr="00CC0C76">
        <w:rPr>
          <w:rFonts w:ascii="Times New Roman" w:hAnsi="Times New Roman" w:cs="Times New Roman"/>
          <w:sz w:val="24"/>
          <w:szCs w:val="24"/>
        </w:rPr>
        <w:t xml:space="preserve">, L., García-Alfonso, M., Bouten, W., De La Riva, M., &amp; </w:t>
      </w:r>
      <w:proofErr w:type="spellStart"/>
      <w:r w:rsidRPr="00CC0C76">
        <w:rPr>
          <w:rFonts w:ascii="Times New Roman" w:hAnsi="Times New Roman" w:cs="Times New Roman"/>
          <w:sz w:val="24"/>
          <w:szCs w:val="24"/>
        </w:rPr>
        <w:t>Donázar</w:t>
      </w:r>
      <w:proofErr w:type="spellEnd"/>
      <w:r w:rsidRPr="00CC0C76">
        <w:rPr>
          <w:rFonts w:ascii="Times New Roman" w:hAnsi="Times New Roman" w:cs="Times New Roman"/>
          <w:sz w:val="24"/>
          <w:szCs w:val="24"/>
        </w:rPr>
        <w:t xml:space="preserve">, J. A. (2020). </w:t>
      </w:r>
      <w:r w:rsidRPr="00736DEE">
        <w:rPr>
          <w:rFonts w:ascii="Times New Roman" w:hAnsi="Times New Roman" w:cs="Times New Roman"/>
          <w:sz w:val="24"/>
          <w:szCs w:val="24"/>
        </w:rPr>
        <w:t>Seasonal grouping dynamics in a territorial vulture: Ecological drivers and social consequences. Behavioral Ecology and Sociobiology, 74(2). https://doi.org/10.1007/s00265-020-2807-4</w:t>
      </w:r>
    </w:p>
    <w:p w14:paraId="29BDC98D" w14:textId="77777777" w:rsidR="00084648" w:rsidRPr="00736DEE"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Williams, H. J., &amp; Safi, K. (2021). Certainty and integration of options in animal movement. Trends in Ecology &amp; Evolution, 36(11), 990–999. https://doi.org/10.1016/j.tree.2021.06.013</w:t>
      </w:r>
    </w:p>
    <w:p w14:paraId="70E9E71C" w14:textId="77777777" w:rsidR="00084648" w:rsidRPr="00736DEE"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fldChar w:fldCharType="end"/>
      </w:r>
    </w:p>
    <w:p w14:paraId="43BD8AA4" w14:textId="77777777" w:rsidR="00084648" w:rsidRPr="00736DEE"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2A06ED0"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3FC7FB41"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75FEB058"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46C027F7"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53ADCD3A" w14:textId="77777777" w:rsidR="00245348" w:rsidRPr="00736DEE"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71B0CF16" w14:textId="77777777" w:rsidR="00245348" w:rsidRPr="00736DEE"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25BAE78A" w14:textId="77777777" w:rsidR="00245348" w:rsidRPr="00736DEE"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169BDA56" w14:textId="77777777" w:rsidR="00245348" w:rsidRPr="00736DEE"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0E8402C6" w14:textId="77777777" w:rsidR="00245348" w:rsidRPr="00736DEE"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6E72A5B" w14:textId="77777777" w:rsidR="00245348" w:rsidRPr="00736DEE"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CB1A58C" w14:textId="77777777" w:rsidR="00245348" w:rsidRPr="00736DEE"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30EF3B4" w14:textId="77777777" w:rsidR="00245348" w:rsidRPr="00736DEE"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4C1C95D" w14:textId="77777777" w:rsidR="00245348" w:rsidRPr="00736DEE"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1AF0833B" w14:textId="77777777" w:rsidR="00245348" w:rsidRPr="00736DEE"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40AC2672" w14:textId="77777777" w:rsidR="00245348" w:rsidRPr="00736DEE"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74B319AF" w14:textId="77777777" w:rsidR="00245348" w:rsidRPr="00736DEE"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1447A444" w14:textId="77777777" w:rsidR="00245348" w:rsidRPr="00736DEE"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54C9FC48"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SUPPLEMENTARY MATERIAL</w:t>
      </w:r>
    </w:p>
    <w:p w14:paraId="63E02FEB"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A TABLE WITH ALL THE REFERENCES USED FOR BRAIN SIZE</w:t>
      </w:r>
    </w:p>
    <w:p w14:paraId="2A9B3B71"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Chaplin, S. B. (1982). The energetic significance of huddling behavior in common bushtits (</w:t>
      </w:r>
      <w:proofErr w:type="spellStart"/>
      <w:r w:rsidRPr="00736DEE">
        <w:rPr>
          <w:rFonts w:ascii="Times New Roman" w:hAnsi="Times New Roman" w:cs="Times New Roman"/>
          <w:sz w:val="24"/>
          <w:szCs w:val="24"/>
        </w:rPr>
        <w:t>Psaltriparus</w:t>
      </w:r>
      <w:proofErr w:type="spellEnd"/>
      <w:r w:rsidRPr="00736DEE">
        <w:rPr>
          <w:rFonts w:ascii="Times New Roman" w:hAnsi="Times New Roman" w:cs="Times New Roman"/>
          <w:sz w:val="24"/>
          <w:szCs w:val="24"/>
        </w:rPr>
        <w:t xml:space="preserve"> </w:t>
      </w:r>
      <w:proofErr w:type="spellStart"/>
      <w:r w:rsidRPr="00736DEE">
        <w:rPr>
          <w:rFonts w:ascii="Times New Roman" w:hAnsi="Times New Roman" w:cs="Times New Roman"/>
          <w:sz w:val="24"/>
          <w:szCs w:val="24"/>
        </w:rPr>
        <w:t>minimus</w:t>
      </w:r>
      <w:proofErr w:type="spellEnd"/>
      <w:r w:rsidRPr="00736DEE">
        <w:rPr>
          <w:rFonts w:ascii="Times New Roman" w:hAnsi="Times New Roman" w:cs="Times New Roman"/>
          <w:sz w:val="24"/>
          <w:szCs w:val="24"/>
        </w:rPr>
        <w:t>). The Auk, 424-430.</w:t>
      </w:r>
    </w:p>
    <w:p w14:paraId="20441533"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EEE1360"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Crile, G., &amp; Quiring, D. P. (1940). A record of the body weight and certain organ and gland weights of 3690 animals. Ohio Journal of Science</w:t>
      </w:r>
    </w:p>
    <w:p w14:paraId="3E6A3F83"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0D136553"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MacMillen, R. E., </w:t>
      </w:r>
      <w:proofErr w:type="spellStart"/>
      <w:r w:rsidRPr="00736DEE">
        <w:rPr>
          <w:rFonts w:ascii="Times New Roman" w:hAnsi="Times New Roman" w:cs="Times New Roman"/>
          <w:sz w:val="24"/>
          <w:szCs w:val="24"/>
        </w:rPr>
        <w:t>Whittow</w:t>
      </w:r>
      <w:proofErr w:type="spellEnd"/>
      <w:r w:rsidRPr="00736DEE">
        <w:rPr>
          <w:rFonts w:ascii="Times New Roman" w:hAnsi="Times New Roman" w:cs="Times New Roman"/>
          <w:sz w:val="24"/>
          <w:szCs w:val="24"/>
        </w:rPr>
        <w:t>, G. C., Christopher, E. A., &amp; Ebisu, R. J. (1977). Oxygen consumption, evaporative water loss, and body temperature in the sooty tern. The Auk, 72-79.</w:t>
      </w:r>
    </w:p>
    <w:p w14:paraId="3C22E7BC"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2220F52F"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736DEE">
        <w:rPr>
          <w:rFonts w:ascii="Times New Roman" w:hAnsi="Times New Roman" w:cs="Times New Roman"/>
          <w:sz w:val="24"/>
          <w:szCs w:val="24"/>
        </w:rPr>
        <w:t>Mlíkovský</w:t>
      </w:r>
      <w:proofErr w:type="spellEnd"/>
      <w:r w:rsidRPr="00736DEE">
        <w:rPr>
          <w:rFonts w:ascii="Times New Roman" w:hAnsi="Times New Roman" w:cs="Times New Roman"/>
          <w:sz w:val="24"/>
          <w:szCs w:val="24"/>
        </w:rPr>
        <w:t xml:space="preserve">, J. (1990). Brain size in birds: 4. Passeriformes. Acta Soc </w:t>
      </w:r>
      <w:proofErr w:type="spellStart"/>
      <w:r w:rsidRPr="00736DEE">
        <w:rPr>
          <w:rFonts w:ascii="Times New Roman" w:hAnsi="Times New Roman" w:cs="Times New Roman"/>
          <w:sz w:val="24"/>
          <w:szCs w:val="24"/>
        </w:rPr>
        <w:t>Zool</w:t>
      </w:r>
      <w:proofErr w:type="spellEnd"/>
      <w:r w:rsidRPr="00736DEE">
        <w:rPr>
          <w:rFonts w:ascii="Times New Roman" w:hAnsi="Times New Roman" w:cs="Times New Roman"/>
          <w:sz w:val="24"/>
          <w:szCs w:val="24"/>
        </w:rPr>
        <w:t xml:space="preserve"> Bohem, 54, 27-37.</w:t>
      </w:r>
    </w:p>
    <w:p w14:paraId="656AD667"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4EB00E73"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736DEE">
        <w:rPr>
          <w:rFonts w:ascii="Times New Roman" w:hAnsi="Times New Roman" w:cs="Times New Roman"/>
          <w:sz w:val="24"/>
          <w:szCs w:val="24"/>
        </w:rPr>
        <w:lastRenderedPageBreak/>
        <w:t>Mlíkovský</w:t>
      </w:r>
      <w:proofErr w:type="spellEnd"/>
      <w:r w:rsidRPr="00736DEE">
        <w:rPr>
          <w:rFonts w:ascii="Times New Roman" w:hAnsi="Times New Roman" w:cs="Times New Roman"/>
          <w:sz w:val="24"/>
          <w:szCs w:val="24"/>
        </w:rPr>
        <w:t xml:space="preserve">, J. (2003). Brain size and </w:t>
      </w:r>
      <w:proofErr w:type="spellStart"/>
      <w:r w:rsidRPr="00736DEE">
        <w:rPr>
          <w:rFonts w:ascii="Times New Roman" w:hAnsi="Times New Roman" w:cs="Times New Roman"/>
          <w:sz w:val="24"/>
          <w:szCs w:val="24"/>
        </w:rPr>
        <w:t>forearmen</w:t>
      </w:r>
      <w:proofErr w:type="spellEnd"/>
      <w:r w:rsidRPr="00736DEE">
        <w:rPr>
          <w:rFonts w:ascii="Times New Roman" w:hAnsi="Times New Roman" w:cs="Times New Roman"/>
          <w:sz w:val="24"/>
          <w:szCs w:val="24"/>
        </w:rPr>
        <w:t xml:space="preserve"> magnum area in crows and allies (Aves: Corvidae). Acta Soc </w:t>
      </w:r>
      <w:proofErr w:type="spellStart"/>
      <w:r w:rsidRPr="00736DEE">
        <w:rPr>
          <w:rFonts w:ascii="Times New Roman" w:hAnsi="Times New Roman" w:cs="Times New Roman"/>
          <w:sz w:val="24"/>
          <w:szCs w:val="24"/>
        </w:rPr>
        <w:t>Zool</w:t>
      </w:r>
      <w:proofErr w:type="spellEnd"/>
      <w:r w:rsidRPr="00736DEE">
        <w:rPr>
          <w:rFonts w:ascii="Times New Roman" w:hAnsi="Times New Roman" w:cs="Times New Roman"/>
          <w:sz w:val="24"/>
          <w:szCs w:val="24"/>
        </w:rPr>
        <w:t xml:space="preserve"> Bohem, 67(1-4), 203-211.</w:t>
      </w:r>
    </w:p>
    <w:p w14:paraId="5327343B"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220BAF33"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Susan B. Chaplin (1982). The Energetic Significance of Huddling Behavior in Common Bushtits (</w:t>
      </w:r>
      <w:proofErr w:type="spellStart"/>
      <w:r w:rsidRPr="00736DEE">
        <w:rPr>
          <w:rFonts w:ascii="Times New Roman" w:hAnsi="Times New Roman" w:cs="Times New Roman"/>
          <w:sz w:val="24"/>
          <w:szCs w:val="24"/>
        </w:rPr>
        <w:t>Psaltriparus</w:t>
      </w:r>
      <w:proofErr w:type="spellEnd"/>
      <w:r w:rsidRPr="00736DEE">
        <w:rPr>
          <w:rFonts w:ascii="Times New Roman" w:hAnsi="Times New Roman" w:cs="Times New Roman"/>
          <w:sz w:val="24"/>
          <w:szCs w:val="24"/>
        </w:rPr>
        <w:t xml:space="preserve"> </w:t>
      </w:r>
      <w:proofErr w:type="spellStart"/>
      <w:r w:rsidRPr="00736DEE">
        <w:rPr>
          <w:rFonts w:ascii="Times New Roman" w:hAnsi="Times New Roman" w:cs="Times New Roman"/>
          <w:sz w:val="24"/>
          <w:szCs w:val="24"/>
        </w:rPr>
        <w:t>minimus</w:t>
      </w:r>
      <w:proofErr w:type="spellEnd"/>
      <w:r w:rsidRPr="00736DEE">
        <w:rPr>
          <w:rFonts w:ascii="Times New Roman" w:hAnsi="Times New Roman" w:cs="Times New Roman"/>
          <w:sz w:val="24"/>
          <w:szCs w:val="24"/>
        </w:rPr>
        <w:t>), The Auk, Volume 99, Issue 3, July 1982, Pages 424–430, </w:t>
      </w:r>
      <w:hyperlink r:id="rId21" w:history="1">
        <w:r w:rsidRPr="00736DEE">
          <w:rPr>
            <w:rFonts w:ascii="Times New Roman" w:hAnsi="Times New Roman" w:cs="Times New Roman"/>
            <w:sz w:val="24"/>
            <w:szCs w:val="24"/>
          </w:rPr>
          <w:t>https://doi.org/10.1093/auk/99.3.424</w:t>
        </w:r>
      </w:hyperlink>
    </w:p>
    <w:p w14:paraId="354D035B"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Coleman JS and Fraser JD (1986). Predation on black and turkey vultures. Wilson Bull 98:600–601</w:t>
      </w:r>
    </w:p>
    <w:p w14:paraId="66868D01" w14:textId="77777777" w:rsidR="00F7140F" w:rsidRPr="00736DEE" w:rsidRDefault="00F7140F" w:rsidP="00D70E63">
      <w:pPr>
        <w:spacing w:line="360" w:lineRule="auto"/>
        <w:jc w:val="both"/>
        <w:rPr>
          <w:rFonts w:ascii="Times New Roman" w:hAnsi="Times New Roman" w:cs="Times New Roman"/>
          <w:sz w:val="24"/>
          <w:szCs w:val="24"/>
        </w:rPr>
      </w:pPr>
    </w:p>
    <w:p w14:paraId="52DC3C20" w14:textId="77777777" w:rsidR="00F7140F" w:rsidRPr="00736DEE" w:rsidRDefault="00F7140F" w:rsidP="00D70E63">
      <w:pPr>
        <w:spacing w:line="360" w:lineRule="auto"/>
        <w:jc w:val="both"/>
        <w:rPr>
          <w:rFonts w:ascii="Times New Roman" w:hAnsi="Times New Roman" w:cs="Times New Roman"/>
          <w:sz w:val="24"/>
          <w:szCs w:val="24"/>
        </w:rPr>
      </w:pPr>
      <w:r w:rsidRPr="00736DEE">
        <w:rPr>
          <w:rFonts w:ascii="Times New Roman" w:hAnsi="Times New Roman" w:cs="Times New Roman"/>
          <w:sz w:val="24"/>
          <w:szCs w:val="24"/>
        </w:rPr>
        <w:t>Wrangham, R.W., &amp; Rubenstein, D.I. (2014). </w:t>
      </w:r>
      <w:r w:rsidRPr="00736DEE">
        <w:rPr>
          <w:rFonts w:ascii="Times New Roman" w:hAnsi="Times New Roman" w:cs="Times New Roman"/>
          <w:i/>
          <w:iCs/>
          <w:sz w:val="24"/>
          <w:szCs w:val="24"/>
        </w:rPr>
        <w:t>Ecological Aspects of Social Evolution</w:t>
      </w:r>
      <w:r w:rsidRPr="00736DEE">
        <w:rPr>
          <w:rFonts w:ascii="Times New Roman" w:hAnsi="Times New Roman" w:cs="Times New Roman"/>
          <w:sz w:val="24"/>
          <w:szCs w:val="24"/>
        </w:rPr>
        <w:t>: </w:t>
      </w:r>
      <w:r w:rsidRPr="00736DEE">
        <w:rPr>
          <w:rFonts w:ascii="Times New Roman" w:hAnsi="Times New Roman" w:cs="Times New Roman"/>
          <w:i/>
          <w:iCs/>
          <w:sz w:val="24"/>
          <w:szCs w:val="24"/>
        </w:rPr>
        <w:t>Birds and Mammals</w:t>
      </w:r>
      <w:r w:rsidRPr="00736DEE">
        <w:rPr>
          <w:rFonts w:ascii="Times New Roman" w:hAnsi="Times New Roman" w:cs="Times New Roman"/>
          <w:sz w:val="24"/>
          <w:szCs w:val="24"/>
        </w:rPr>
        <w:t>. (Course Book ed.). Princeton: Princeton University Press. </w:t>
      </w:r>
      <w:hyperlink r:id="rId22" w:history="1">
        <w:r w:rsidRPr="00736DEE">
          <w:rPr>
            <w:rStyle w:val="Hyperlink"/>
            <w:rFonts w:ascii="Times New Roman" w:hAnsi="Times New Roman" w:cs="Times New Roman"/>
            <w:color w:val="auto"/>
            <w:sz w:val="24"/>
            <w:szCs w:val="24"/>
          </w:rPr>
          <w:t>https://muse.jhu.edu/book/34368</w:t>
        </w:r>
      </w:hyperlink>
      <w:r w:rsidRPr="00736DEE">
        <w:rPr>
          <w:rFonts w:ascii="Times New Roman" w:hAnsi="Times New Roman" w:cs="Times New Roman"/>
          <w:sz w:val="24"/>
          <w:szCs w:val="24"/>
        </w:rPr>
        <w:t>.</w:t>
      </w:r>
    </w:p>
    <w:p w14:paraId="3858A7AA" w14:textId="77777777" w:rsidR="00F7140F" w:rsidRPr="00DB4900" w:rsidRDefault="00F7140F" w:rsidP="00D70E63">
      <w:pPr>
        <w:spacing w:line="360" w:lineRule="auto"/>
        <w:ind w:left="720" w:hanging="720"/>
        <w:jc w:val="both"/>
        <w:rPr>
          <w:rFonts w:ascii="Times New Roman" w:hAnsi="Times New Roman" w:cs="Times New Roman"/>
        </w:rPr>
      </w:pPr>
    </w:p>
    <w:sectPr w:rsidR="00F7140F" w:rsidRPr="00DB4900" w:rsidSect="00CC0C76">
      <w:footerReference w:type="even" r:id="rId23"/>
      <w:footerReference w:type="default" r:id="rId24"/>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9" w:author="Noonan, Michael" w:date="2025-05-08T11:28:00Z" w:initials="MN">
    <w:p w14:paraId="0F76A981" w14:textId="77777777" w:rsidR="00F7140F" w:rsidRPr="0098295B" w:rsidRDefault="00F7140F" w:rsidP="00F7140F">
      <w:pPr>
        <w:pStyle w:val="CommentText"/>
      </w:pPr>
      <w:r w:rsidRPr="0098295B">
        <w:rPr>
          <w:rStyle w:val="CommentReference"/>
        </w:rPr>
        <w:annotationRef/>
      </w:r>
      <w:r w:rsidRPr="0098295B">
        <w:t>There are some good points in the introduction, but it lacks depth and needs a fair amount of work. At the moment, it fails to clearly articulate a gap in the literature that the work is trying to fill. It summarises some existing ideas tied to the ICH, but doesn’t convincingly argue why this comparative study is needed or what unresolved questions it addresses. You need to make a much stronger case for why this work is needed (and also what the work actually is).</w:t>
      </w:r>
    </w:p>
    <w:p w14:paraId="565175E1" w14:textId="77777777" w:rsidR="00F7140F" w:rsidRPr="0098295B" w:rsidRDefault="00F7140F" w:rsidP="00F7140F">
      <w:pPr>
        <w:pStyle w:val="CommentText"/>
      </w:pPr>
    </w:p>
    <w:p w14:paraId="0E24258A" w14:textId="77777777" w:rsidR="00F7140F" w:rsidRPr="0098295B" w:rsidRDefault="00F7140F" w:rsidP="00F7140F">
      <w:pPr>
        <w:pStyle w:val="CommentText"/>
      </w:pPr>
      <w:r w:rsidRPr="0098295B">
        <w:t>Related to that, there’s no clear statement of why testing the ICH at a broader taxonomic scale is important now, especially since it cites Beauchamp (1999) as having already done this over 20 years ago and their work has been supported by more targeted studies.</w:t>
      </w:r>
      <w:r w:rsidRPr="0098295B">
        <w:br/>
      </w:r>
      <w:r w:rsidRPr="0098295B">
        <w:br/>
        <w:t xml:space="preserve">The introduction needs to move from background → gap → specific aims → hypotheses. Currently, it’s mostly background with little in the way of critical synthesis, so the research aps </w:t>
      </w:r>
      <w:proofErr w:type="gramStart"/>
      <w:r w:rsidRPr="0098295B">
        <w:t>haven’t</w:t>
      </w:r>
      <w:proofErr w:type="gramEnd"/>
      <w:r w:rsidRPr="0098295B">
        <w:t xml:space="preserve"> been clearly articulated.</w:t>
      </w:r>
      <w:r w:rsidRPr="0098295B">
        <w:br/>
      </w:r>
      <w:r w:rsidRPr="0098295B">
        <w:br/>
        <w:t>The introduction also doesn’t setup birds as the focal group of interest. Why birds? Why landbirds specifically? What factors of their life histories make them a good choice? At the moment, the focus on birds feels arbitrary.</w:t>
      </w:r>
      <w:r w:rsidRPr="0098295B">
        <w:br/>
      </w:r>
      <w:r w:rsidRPr="0098295B">
        <w:br/>
        <w:t>As a general note, try to work on the phrasing throughout the entire chapter. It’s a little too colloquial. You need to be using more precise, academic language.</w:t>
      </w:r>
    </w:p>
  </w:comment>
  <w:comment w:id="60" w:author="Noonan, Michael" w:date="2025-05-08T11:45:00Z" w:initials="MN">
    <w:p w14:paraId="1BC0C8B8" w14:textId="77777777" w:rsidR="00F7140F" w:rsidRPr="0098295B" w:rsidRDefault="00F7140F" w:rsidP="00F7140F">
      <w:pPr>
        <w:pStyle w:val="CommentText"/>
      </w:pPr>
      <w:r w:rsidRPr="0098295B">
        <w:rPr>
          <w:rStyle w:val="CommentReference"/>
        </w:rPr>
        <w:annotationRef/>
      </w:r>
      <w:r w:rsidRPr="0098295B">
        <w:t>If this is focused on birds, I would recommend starting with birds right at the outset.</w:t>
      </w:r>
    </w:p>
  </w:comment>
  <w:comment w:id="61" w:author="Noonan, Michael" w:date="2025-05-08T11:38:00Z" w:initials="MN">
    <w:p w14:paraId="4DE10D6A" w14:textId="77777777" w:rsidR="00F7140F" w:rsidRPr="0098295B" w:rsidRDefault="00F7140F" w:rsidP="00F7140F">
      <w:pPr>
        <w:pStyle w:val="CommentText"/>
      </w:pPr>
      <w:r w:rsidRPr="0098295B">
        <w:t xml:space="preserve">It's important to highlight that communal roosting behaviour is a bit of a paradox, but </w:t>
      </w:r>
      <w:r w:rsidRPr="0098295B">
        <w:rPr>
          <w:rStyle w:val="CommentReference"/>
        </w:rPr>
        <w:annotationRef/>
      </w:r>
      <w:r w:rsidRPr="0098295B">
        <w:t xml:space="preserve">this statement is quite vague. </w:t>
      </w:r>
    </w:p>
  </w:comment>
  <w:comment w:id="62" w:author="Noonan, Michael" w:date="2025-05-08T11:42:00Z" w:initials="MN">
    <w:p w14:paraId="4DCC7BCA" w14:textId="77777777" w:rsidR="00F7140F" w:rsidRPr="0098295B" w:rsidRDefault="00F7140F" w:rsidP="00F7140F">
      <w:pPr>
        <w:pStyle w:val="CommentText"/>
      </w:pPr>
      <w:r w:rsidRPr="0098295B">
        <w:rPr>
          <w:rStyle w:val="CommentReference"/>
        </w:rPr>
        <w:annotationRef/>
      </w:r>
      <w:r w:rsidRPr="0098295B">
        <w:t>You need to stick to a consistent spelling. It switches between American and British throughout. I recommend British or Canadian spelling.</w:t>
      </w:r>
    </w:p>
  </w:comment>
  <w:comment w:id="63" w:author="Noonan, Michael" w:date="2025-05-08T13:59:00Z" w:initials="MN">
    <w:p w14:paraId="38B5DDE2" w14:textId="77777777" w:rsidR="00F7140F" w:rsidRPr="0098295B" w:rsidRDefault="00F7140F" w:rsidP="00F7140F">
      <w:pPr>
        <w:pStyle w:val="CommentText"/>
      </w:pPr>
      <w:r w:rsidRPr="0098295B">
        <w:rPr>
          <w:rStyle w:val="CommentReference"/>
        </w:rPr>
        <w:annotationRef/>
      </w:r>
      <w:r w:rsidRPr="0098295B">
        <w:t xml:space="preserve">You need to lead the reader to this more. There are alternative explanations for why communal roosting may have evolved. Without touching on this, the writing feels very narrow in scope. </w:t>
      </w:r>
    </w:p>
  </w:comment>
  <w:comment w:id="64" w:author="Noonan, Michael" w:date="2025-05-08T14:09:00Z" w:initials="MN">
    <w:p w14:paraId="340DF75A" w14:textId="77777777" w:rsidR="00F7140F" w:rsidRPr="0098295B" w:rsidRDefault="00F7140F" w:rsidP="00F7140F">
      <w:pPr>
        <w:pStyle w:val="CommentText"/>
      </w:pPr>
      <w:r w:rsidRPr="0098295B">
        <w:rPr>
          <w:rStyle w:val="CommentReference"/>
        </w:rPr>
        <w:annotationRef/>
      </w:r>
      <w:r w:rsidRPr="0098295B">
        <w:t xml:space="preserve">This paragraph does a good job of laying out the assumptions of the ICH, but it isn’t really connected in any way with the study aims. This theory isn’t explicitly linked to the question of testing biological correlates of communal roosting. There’s also no critical evaluation of the evidence for the ICH, laying out when it’s been supported, and when it hasn’t, what holes exist in the theory </w:t>
      </w:r>
      <w:proofErr w:type="spellStart"/>
      <w:r w:rsidRPr="0098295B">
        <w:t>etc</w:t>
      </w:r>
      <w:proofErr w:type="spellEnd"/>
      <w:r w:rsidRPr="0098295B">
        <w:t>…</w:t>
      </w:r>
    </w:p>
  </w:comment>
  <w:comment w:id="65" w:author="Noonan, Michael" w:date="2025-05-08T14:01:00Z" w:initials="MN">
    <w:p w14:paraId="16D6FFC7" w14:textId="77777777" w:rsidR="00F7140F" w:rsidRPr="0098295B" w:rsidRDefault="00F7140F" w:rsidP="00F7140F">
      <w:pPr>
        <w:pStyle w:val="CommentText"/>
      </w:pPr>
      <w:r w:rsidRPr="0098295B">
        <w:rPr>
          <w:rStyle w:val="CommentReference"/>
        </w:rPr>
        <w:annotationRef/>
      </w:r>
      <w:r w:rsidRPr="0098295B">
        <w:t>This study is on the evolution of communal roosting behaviour. The intro doesn’t set this up that way, so from the intro, it wasn’t immediately clear to me why you would be using the comparative method here.</w:t>
      </w:r>
    </w:p>
  </w:comment>
  <w:comment w:id="66" w:author="Noonan, Michael" w:date="2025-05-08T11:30:00Z" w:initials="MN">
    <w:p w14:paraId="511F4517" w14:textId="77777777" w:rsidR="00F7140F" w:rsidRPr="0098295B" w:rsidRDefault="00F7140F" w:rsidP="00F7140F">
      <w:pPr>
        <w:pStyle w:val="CommentText"/>
      </w:pPr>
      <w:r w:rsidRPr="0098295B">
        <w:rPr>
          <w:rStyle w:val="CommentReference"/>
        </w:rPr>
        <w:annotationRef/>
      </w:r>
      <w:r w:rsidRPr="0098295B">
        <w:t>The research question is quite vague and doesn’t connect back to any specific hypothesis or conceptual framework. You need to make a stronger case for the specific variables you are working with.</w:t>
      </w:r>
    </w:p>
  </w:comment>
  <w:comment w:id="68" w:author="Noonan, Michael" w:date="2025-05-08T14:25:00Z" w:initials="MN">
    <w:p w14:paraId="37AA6E5B" w14:textId="77777777" w:rsidR="00F7140F" w:rsidRPr="0098295B" w:rsidRDefault="00F7140F" w:rsidP="00F7140F">
      <w:pPr>
        <w:pStyle w:val="CommentText"/>
      </w:pPr>
      <w:r w:rsidRPr="0098295B">
        <w:t xml:space="preserve">Like the </w:t>
      </w:r>
      <w:r w:rsidRPr="0098295B">
        <w:rPr>
          <w:rStyle w:val="CommentReference"/>
        </w:rPr>
        <w:annotationRef/>
      </w:r>
      <w:r w:rsidRPr="0098295B">
        <w:t xml:space="preserve">intro, the methods need a lot more depth. This comes across as a collection of notes, rather than a detailed methods section. </w:t>
      </w:r>
    </w:p>
  </w:comment>
  <w:comment w:id="77" w:author="Noonan, Michael" w:date="2025-05-08T14:26:00Z" w:initials="MN">
    <w:p w14:paraId="20585B39" w14:textId="77777777" w:rsidR="00F7140F" w:rsidRPr="0098295B" w:rsidRDefault="00F7140F" w:rsidP="00F7140F">
      <w:pPr>
        <w:pStyle w:val="CommentText"/>
      </w:pPr>
      <w:r w:rsidRPr="0098295B">
        <w:rPr>
          <w:rStyle w:val="CommentReference"/>
        </w:rPr>
        <w:annotationRef/>
      </w:r>
      <w:r w:rsidRPr="0098295B">
        <w:t>You need a lot more depth here. The search terms need to be clearly defined, the tools need to be justified and explained in more detail. Also, this doesn’t describe how you actually determined if a species roosted communally or not.</w:t>
      </w:r>
    </w:p>
  </w:comment>
  <w:comment w:id="82" w:author="Noonan, Michael" w:date="2025-05-08T11:40:00Z" w:initials="MN">
    <w:p w14:paraId="78B05C17" w14:textId="77777777" w:rsidR="00F7140F" w:rsidRPr="0098295B" w:rsidRDefault="00F7140F" w:rsidP="00F7140F">
      <w:pPr>
        <w:pStyle w:val="CommentText"/>
      </w:pPr>
      <w:r w:rsidRPr="0098295B">
        <w:rPr>
          <w:rStyle w:val="CommentReference"/>
        </w:rPr>
        <w:annotationRef/>
      </w:r>
      <w:r w:rsidRPr="0098295B">
        <w:t xml:space="preserve"> </w:t>
      </w:r>
    </w:p>
  </w:comment>
  <w:comment w:id="89" w:author="Noonan, Michael" w:date="2025-05-08T14:29:00Z" w:initials="MN">
    <w:p w14:paraId="20C9DC03" w14:textId="77777777" w:rsidR="00F7140F" w:rsidRPr="0098295B" w:rsidRDefault="00F7140F" w:rsidP="00F7140F">
      <w:pPr>
        <w:pStyle w:val="CommentText"/>
      </w:pPr>
      <w:r w:rsidRPr="0098295B">
        <w:rPr>
          <w:rStyle w:val="CommentReference"/>
        </w:rPr>
        <w:annotationRef/>
      </w:r>
      <w:r w:rsidRPr="0098295B">
        <w:t>You need to present a clear set of guidelines that allows the reader to understand how you made this decision from the literature.</w:t>
      </w:r>
    </w:p>
  </w:comment>
  <w:comment w:id="91" w:author="Noonan, Michael" w:date="2025-05-08T14:30:00Z" w:initials="MN">
    <w:p w14:paraId="7B0A2A17" w14:textId="77777777" w:rsidR="00F7140F" w:rsidRPr="0098295B" w:rsidRDefault="00F7140F" w:rsidP="00F7140F">
      <w:pPr>
        <w:pStyle w:val="CommentText"/>
      </w:pPr>
      <w:r w:rsidRPr="0098295B">
        <w:rPr>
          <w:rStyle w:val="CommentReference"/>
        </w:rPr>
        <w:annotationRef/>
      </w:r>
      <w:r w:rsidRPr="0098295B">
        <w:t>Following on from the previous comment, without a clear set of criteria for how communal roosting was classified, it’s not obvious how/why species would fall into the data deficient category. More details are needed here.</w:t>
      </w:r>
    </w:p>
  </w:comment>
  <w:comment w:id="96" w:author="Noonan, Michael" w:date="2025-05-08T14:32:00Z" w:initials="MN">
    <w:p w14:paraId="4FFDADBD" w14:textId="77777777" w:rsidR="00F7140F" w:rsidRPr="0098295B" w:rsidRDefault="00F7140F" w:rsidP="00F7140F">
      <w:pPr>
        <w:pStyle w:val="CommentText"/>
      </w:pPr>
      <w:r w:rsidRPr="0098295B">
        <w:rPr>
          <w:rStyle w:val="CommentReference"/>
        </w:rPr>
        <w:annotationRef/>
      </w:r>
      <w:r w:rsidRPr="0098295B">
        <w:t>As above, you need more depth here.</w:t>
      </w:r>
    </w:p>
  </w:comment>
  <w:comment w:id="103" w:author="Noonan, Michael" w:date="2025-05-08T14:32:00Z" w:initials="MN">
    <w:p w14:paraId="51FF0F64" w14:textId="77777777" w:rsidR="00F7140F" w:rsidRPr="0098295B" w:rsidRDefault="00F7140F" w:rsidP="00F7140F">
      <w:pPr>
        <w:pStyle w:val="CommentText"/>
      </w:pPr>
      <w:r w:rsidRPr="0098295B">
        <w:rPr>
          <w:rStyle w:val="CommentReference"/>
        </w:rPr>
        <w:annotationRef/>
      </w:r>
      <w:r w:rsidRPr="0098295B">
        <w:t xml:space="preserve">What’s your sample size? Is it 8,373? </w:t>
      </w:r>
    </w:p>
  </w:comment>
  <w:comment w:id="107" w:author="Noonan, Michael" w:date="2025-05-08T14:32:00Z" w:initials="MN">
    <w:p w14:paraId="40FE401A" w14:textId="77777777" w:rsidR="00F7140F" w:rsidRPr="0098295B" w:rsidRDefault="00F7140F" w:rsidP="00F7140F">
      <w:pPr>
        <w:pStyle w:val="CommentText"/>
      </w:pPr>
      <w:r w:rsidRPr="0098295B">
        <w:rPr>
          <w:rStyle w:val="CommentReference"/>
        </w:rPr>
        <w:annotationRef/>
      </w:r>
      <w:r w:rsidRPr="0098295B">
        <w:t xml:space="preserve">There’s a publication for this. Cite the peer </w:t>
      </w:r>
      <w:proofErr w:type="spellStart"/>
      <w:r w:rsidRPr="0098295B">
        <w:t>reviwed</w:t>
      </w:r>
      <w:proofErr w:type="spellEnd"/>
      <w:r w:rsidRPr="0098295B">
        <w:t xml:space="preserve"> study, not the website.</w:t>
      </w:r>
    </w:p>
  </w:comment>
  <w:comment w:id="108" w:author="Noonan, Michael" w:date="2025-05-08T14:31:00Z" w:initials="MN">
    <w:p w14:paraId="74EDF7F0" w14:textId="77777777" w:rsidR="00F7140F" w:rsidRPr="0098295B" w:rsidRDefault="00F7140F" w:rsidP="00F7140F">
      <w:pPr>
        <w:pStyle w:val="CommentText"/>
      </w:pPr>
      <w:r w:rsidRPr="0098295B">
        <w:rPr>
          <w:rStyle w:val="CommentReference"/>
        </w:rPr>
        <w:annotationRef/>
      </w:r>
      <w:r w:rsidRPr="0098295B">
        <w:t>This doesn’t make sense. You can’t have a tree for each species.</w:t>
      </w:r>
    </w:p>
  </w:comment>
  <w:comment w:id="109" w:author="Noonan, Michael" w:date="2025-05-08T14:31:00Z" w:initials="MN">
    <w:p w14:paraId="684DB1DD" w14:textId="77777777" w:rsidR="00F7140F" w:rsidRPr="0098295B" w:rsidRDefault="00F7140F" w:rsidP="00F7140F">
      <w:pPr>
        <w:pStyle w:val="CommentText"/>
      </w:pPr>
      <w:r w:rsidRPr="0098295B">
        <w:rPr>
          <w:rStyle w:val="CommentReference"/>
        </w:rPr>
        <w:annotationRef/>
      </w:r>
      <w:r w:rsidRPr="0098295B">
        <w:t>?</w:t>
      </w:r>
    </w:p>
  </w:comment>
  <w:comment w:id="114" w:author="Noonan, Michael" w:date="2025-05-08T14:35:00Z" w:initials="MN">
    <w:p w14:paraId="07AD58E9" w14:textId="77777777" w:rsidR="00F7140F" w:rsidRPr="0098295B" w:rsidRDefault="00F7140F" w:rsidP="00F7140F">
      <w:pPr>
        <w:pStyle w:val="CommentText"/>
      </w:pPr>
      <w:r w:rsidRPr="0098295B">
        <w:t xml:space="preserve">The equation is incorrect. </w:t>
      </w:r>
      <w:r w:rsidRPr="0098295B">
        <w:rPr>
          <w:rStyle w:val="CommentReference"/>
        </w:rPr>
        <w:annotationRef/>
      </w:r>
      <w:r w:rsidRPr="0098295B">
        <w:t>Phylogeny is not an additive term in the model.</w:t>
      </w:r>
    </w:p>
  </w:comment>
  <w:comment w:id="115" w:author="Noonan, Michael" w:date="2025-05-08T14:36:00Z" w:initials="MN">
    <w:p w14:paraId="20388C28" w14:textId="77777777" w:rsidR="00F7140F" w:rsidRPr="0098295B" w:rsidRDefault="00F7140F" w:rsidP="00F7140F">
      <w:pPr>
        <w:pStyle w:val="CommentText"/>
      </w:pPr>
      <w:r w:rsidRPr="0098295B">
        <w:rPr>
          <w:rStyle w:val="CommentReference"/>
        </w:rPr>
        <w:annotationRef/>
      </w:r>
      <w:r w:rsidRPr="0098295B">
        <w:t>This can’t be right. You should be using a logit link for variables bound between o-1</w:t>
      </w:r>
    </w:p>
  </w:comment>
  <w:comment w:id="116" w:author="Noonan, Michael" w:date="2025-05-08T14:38:00Z" w:initials="MN">
    <w:p w14:paraId="3465A623" w14:textId="77777777" w:rsidR="00F7140F" w:rsidRPr="0098295B" w:rsidRDefault="00F7140F" w:rsidP="00F7140F">
      <w:pPr>
        <w:pStyle w:val="CommentText"/>
      </w:pPr>
      <w:r w:rsidRPr="0098295B">
        <w:rPr>
          <w:rStyle w:val="CommentReference"/>
        </w:rPr>
        <w:annotationRef/>
      </w:r>
      <w:r w:rsidRPr="0098295B">
        <w:t>Is this still correct? What about burn in and thinning?</w:t>
      </w:r>
    </w:p>
  </w:comment>
  <w:comment w:id="117" w:author="Noonan, Michael" w:date="2025-05-08T14:38:00Z" w:initials="MN">
    <w:p w14:paraId="3AA34AC2" w14:textId="77777777" w:rsidR="00F7140F" w:rsidRPr="0098295B" w:rsidRDefault="00F7140F" w:rsidP="00F7140F">
      <w:pPr>
        <w:pStyle w:val="CommentText"/>
      </w:pPr>
      <w:r w:rsidRPr="0098295B">
        <w:rPr>
          <w:rStyle w:val="CommentReference"/>
        </w:rPr>
        <w:annotationRef/>
      </w:r>
      <w:r w:rsidRPr="0098295B">
        <w:t>It’s unclear here what your sample size actually is.</w:t>
      </w:r>
    </w:p>
  </w:comment>
  <w:comment w:id="119" w:author="Noonan, Michael" w:date="2025-05-08T14:38:00Z" w:initials="MN">
    <w:p w14:paraId="2577B73D" w14:textId="77777777" w:rsidR="00F7140F" w:rsidRPr="0098295B" w:rsidRDefault="00F7140F" w:rsidP="00F7140F">
      <w:pPr>
        <w:pStyle w:val="CommentText"/>
      </w:pPr>
      <w:r w:rsidRPr="0098295B">
        <w:rPr>
          <w:rStyle w:val="CommentReference"/>
        </w:rPr>
        <w:annotationRef/>
      </w:r>
      <w:r w:rsidRPr="0098295B">
        <w:t>Need more details here. What is the default?</w:t>
      </w:r>
    </w:p>
  </w:comment>
  <w:comment w:id="121" w:author="Noonan, Michael" w:date="2025-05-08T14:37:00Z" w:initials="MN">
    <w:p w14:paraId="7CBD72ED" w14:textId="77777777" w:rsidR="00F7140F" w:rsidRPr="0098295B" w:rsidRDefault="00F7140F" w:rsidP="00F7140F">
      <w:pPr>
        <w:pStyle w:val="CommentText"/>
      </w:pPr>
      <w:r w:rsidRPr="0098295B">
        <w:rPr>
          <w:rStyle w:val="CommentReference"/>
        </w:rPr>
        <w:annotationRef/>
      </w:r>
      <w:r w:rsidRPr="0098295B">
        <w:t xml:space="preserve">It’s unclear how you got from &gt;8,000 species, to 946. </w:t>
      </w:r>
    </w:p>
  </w:comment>
  <w:comment w:id="122" w:author="Noonan, Michael" w:date="2025-05-08T14:40:00Z" w:initials="MN">
    <w:p w14:paraId="0AEEF127" w14:textId="77777777" w:rsidR="00F7140F" w:rsidRPr="0098295B" w:rsidRDefault="00F7140F" w:rsidP="00F7140F">
      <w:pPr>
        <w:pStyle w:val="CommentText"/>
      </w:pPr>
      <w:r w:rsidRPr="0098295B">
        <w:rPr>
          <w:rStyle w:val="CommentReference"/>
        </w:rPr>
        <w:annotationRef/>
      </w:r>
      <w:r w:rsidRPr="0098295B">
        <w:t xml:space="preserve">All of this needs to be justified and shown clearly in the supplementary material. Also, you should be describing this above when you mention the biological variables, so that all of that is in the same place. </w:t>
      </w:r>
    </w:p>
  </w:comment>
  <w:comment w:id="124" w:author="Noonan, Michael" w:date="2025-05-08T14:41:00Z" w:initials="MN">
    <w:p w14:paraId="0BA60CCF" w14:textId="77777777" w:rsidR="00F7140F" w:rsidRPr="0098295B" w:rsidRDefault="00F7140F" w:rsidP="00F7140F">
      <w:pPr>
        <w:pStyle w:val="CommentText"/>
      </w:pPr>
      <w:r w:rsidRPr="0098295B">
        <w:rPr>
          <w:rStyle w:val="CommentReference"/>
        </w:rPr>
        <w:annotationRef/>
      </w:r>
      <w:r w:rsidRPr="0098295B">
        <w:t>The model names are not really relevant. Either switch to informative model names, or remove.</w:t>
      </w:r>
    </w:p>
  </w:comment>
  <w:comment w:id="126" w:author="Noonan, Michael" w:date="2025-05-08T14:54:00Z" w:initials="MN">
    <w:p w14:paraId="7C46180B" w14:textId="77777777" w:rsidR="00F7140F" w:rsidRPr="0098295B" w:rsidRDefault="00F7140F" w:rsidP="00F7140F">
      <w:pPr>
        <w:pStyle w:val="CommentText"/>
      </w:pPr>
      <w:r w:rsidRPr="0098295B">
        <w:rPr>
          <w:rStyle w:val="CommentReference"/>
        </w:rPr>
        <w:annotationRef/>
      </w:r>
      <w:r w:rsidRPr="0098295B">
        <w:t xml:space="preserve">At the moment, there’s really nothing in here, despite having a rich dataset to work with. It’s kind of shocking to be honest. You need to build a narrative in here tied to the research questions that are outlined in the introduction. Even if the model hasn’t finished fitting you should still be able to visualize the data and make some general statements about the patterns relative to the overarching research question. </w:t>
      </w:r>
    </w:p>
  </w:comment>
  <w:comment w:id="134" w:author="Noonan, Michael" w:date="2025-05-08T14:43:00Z" w:initials="MN">
    <w:p w14:paraId="28155CB4" w14:textId="77777777" w:rsidR="00F7140F" w:rsidRPr="0098295B" w:rsidRDefault="00F7140F" w:rsidP="00F7140F">
      <w:pPr>
        <w:pStyle w:val="CommentText"/>
      </w:pPr>
      <w:r w:rsidRPr="0098295B">
        <w:rPr>
          <w:rStyle w:val="CommentReference"/>
        </w:rPr>
        <w:annotationRef/>
      </w:r>
      <w:r w:rsidRPr="0098295B">
        <w:t>This should be in the methods. Also, it’s unclear how you measured accuracy as that was never defined, so I don’t know how to interpret this.</w:t>
      </w:r>
    </w:p>
  </w:comment>
  <w:comment w:id="146" w:author="Noonan, Michael" w:date="2025-05-08T14:44:00Z" w:initials="MN">
    <w:p w14:paraId="56921EDC" w14:textId="77777777" w:rsidR="00F7140F" w:rsidRPr="0098295B" w:rsidRDefault="00F7140F" w:rsidP="00F7140F">
      <w:pPr>
        <w:pStyle w:val="CommentText"/>
      </w:pPr>
      <w:r w:rsidRPr="0098295B">
        <w:rPr>
          <w:rStyle w:val="CommentReference"/>
        </w:rPr>
        <w:annotationRef/>
      </w:r>
      <w:r w:rsidRPr="0098295B">
        <w:t>Methods.</w:t>
      </w:r>
    </w:p>
  </w:comment>
  <w:comment w:id="149" w:author="Noonan, Michael" w:date="2025-05-08T14:44:00Z" w:initials="MN">
    <w:p w14:paraId="3EB6C3FA" w14:textId="77777777" w:rsidR="00F7140F" w:rsidRPr="0098295B" w:rsidRDefault="00F7140F" w:rsidP="00F7140F">
      <w:pPr>
        <w:pStyle w:val="CommentText"/>
      </w:pPr>
      <w:r w:rsidRPr="0098295B">
        <w:rPr>
          <w:rStyle w:val="CommentReference"/>
        </w:rPr>
        <w:annotationRef/>
      </w:r>
      <w:r w:rsidRPr="0098295B">
        <w:t>The terms 0 and 1 are not helpful, try to use more meaningful language like the presence/absence of communal roosting.</w:t>
      </w:r>
    </w:p>
  </w:comment>
  <w:comment w:id="156" w:author="Noonan, Michael" w:date="2025-05-08T14:45:00Z" w:initials="MN">
    <w:p w14:paraId="0489106F" w14:textId="77777777" w:rsidR="00F7140F" w:rsidRPr="0098295B" w:rsidRDefault="00F7140F" w:rsidP="00F7140F">
      <w:pPr>
        <w:pStyle w:val="CommentText"/>
      </w:pPr>
      <w:r w:rsidRPr="0098295B">
        <w:rPr>
          <w:rStyle w:val="CommentReference"/>
        </w:rPr>
        <w:annotationRef/>
      </w:r>
      <w:r w:rsidRPr="0098295B">
        <w:t>Check for formatting throughout as it switches colours in places.</w:t>
      </w:r>
    </w:p>
  </w:comment>
  <w:comment w:id="172" w:author="Noonan, Michael" w:date="2025-05-08T14:48:00Z" w:initials="MN">
    <w:p w14:paraId="31B8EB0B" w14:textId="77777777" w:rsidR="00F7140F" w:rsidRPr="0098295B" w:rsidRDefault="00F7140F" w:rsidP="00F7140F">
      <w:pPr>
        <w:pStyle w:val="CommentText"/>
      </w:pPr>
      <w:r w:rsidRPr="0098295B">
        <w:rPr>
          <w:rStyle w:val="CommentReference"/>
        </w:rPr>
        <w:annotationRef/>
      </w:r>
      <w:r w:rsidRPr="0098295B">
        <w:t>What is this number?</w:t>
      </w:r>
    </w:p>
  </w:comment>
  <w:comment w:id="170" w:author="Noonan, Michael" w:date="2025-05-08T14:51:00Z" w:initials="MN">
    <w:p w14:paraId="1E1DE249" w14:textId="77777777" w:rsidR="00F7140F" w:rsidRPr="0098295B" w:rsidRDefault="00F7140F" w:rsidP="00F7140F">
      <w:pPr>
        <w:pStyle w:val="CommentText"/>
      </w:pPr>
      <w:r w:rsidRPr="0098295B">
        <w:rPr>
          <w:rStyle w:val="CommentReference"/>
        </w:rPr>
        <w:annotationRef/>
      </w:r>
      <w:r w:rsidRPr="0098295B">
        <w:t>This is fairly superficial. You need a lot more here, but I’m assuming you’re waiting for the modelling results before proceeding?</w:t>
      </w:r>
    </w:p>
  </w:comment>
  <w:comment w:id="174" w:author="Noonan, Michael" w:date="2025-05-08T14:51:00Z" w:initials="MN">
    <w:p w14:paraId="7B7EDA77" w14:textId="77777777" w:rsidR="00F7140F" w:rsidRPr="0098295B" w:rsidRDefault="00F7140F" w:rsidP="00F7140F">
      <w:pPr>
        <w:pStyle w:val="CommentText"/>
      </w:pPr>
      <w:r w:rsidRPr="0098295B">
        <w:rPr>
          <w:rStyle w:val="CommentReference"/>
        </w:rPr>
        <w:annotationRef/>
      </w:r>
      <w:r w:rsidRPr="0098295B">
        <w:t>I don’t know what I’m looking at here.</w:t>
      </w:r>
    </w:p>
  </w:comment>
  <w:comment w:id="176" w:author="Noonan, Michael" w:date="2025-05-08T14:49:00Z" w:initials="MN">
    <w:p w14:paraId="4C90002A" w14:textId="77777777" w:rsidR="00F7140F" w:rsidRPr="0098295B" w:rsidRDefault="00F7140F" w:rsidP="00F7140F">
      <w:pPr>
        <w:pStyle w:val="CommentText"/>
      </w:pPr>
      <w:r w:rsidRPr="0098295B">
        <w:rPr>
          <w:rStyle w:val="CommentReference"/>
        </w:rPr>
        <w:annotationRef/>
      </w:r>
      <w:r w:rsidRPr="0098295B">
        <w:t>You’ll want a proper table here, not a screenshot.</w:t>
      </w:r>
    </w:p>
  </w:comment>
  <w:comment w:id="178" w:author="Noonan, Michael" w:date="2025-05-08T14:52:00Z" w:initials="MN">
    <w:p w14:paraId="4B632BB1" w14:textId="77777777" w:rsidR="00F7140F" w:rsidRPr="0098295B" w:rsidRDefault="00F7140F" w:rsidP="00F7140F">
      <w:pPr>
        <w:pStyle w:val="CommentText"/>
      </w:pPr>
      <w:r w:rsidRPr="0098295B">
        <w:rPr>
          <w:rStyle w:val="CommentReference"/>
        </w:rPr>
        <w:annotationRef/>
      </w:r>
      <w:r w:rsidRPr="0098295B">
        <w:t>The sections above need a lot of work, so I didn’t spend much time on the discussion. The discussion should be deriving new insights based on the results. Without any results yet, it doesn’t make sense to provide in depth comments on the material here.</w:t>
      </w:r>
      <w:r w:rsidRPr="0098295B">
        <w:br/>
      </w:r>
      <w:r w:rsidRPr="0098295B">
        <w:br/>
        <w:t>That being said, the current discussion doesn’t have a strong narrative and is quite unstructured. Once you have results, this may change, but when they do come in, you’re going to be building up a story based on interpreting the results, and that story needs to have a coherent flow. The current discussion is quite fragmented.</w:t>
      </w:r>
    </w:p>
  </w:comment>
  <w:comment w:id="179" w:author="Noonan, Michael" w:date="2025-05-08T14:47:00Z" w:initials="MN">
    <w:p w14:paraId="0E33179D" w14:textId="77777777" w:rsidR="009450D8" w:rsidRPr="0098295B" w:rsidRDefault="009450D8" w:rsidP="009450D8">
      <w:pPr>
        <w:pStyle w:val="CommentText"/>
      </w:pPr>
      <w:r w:rsidRPr="0098295B">
        <w:rPr>
          <w:rStyle w:val="CommentReference"/>
        </w:rPr>
        <w:annotationRef/>
      </w:r>
      <w:r w:rsidRPr="0098295B">
        <w:t>This is speculative. No speculation in the results, that should be saved for the discussion.</w:t>
      </w:r>
    </w:p>
  </w:comment>
  <w:comment w:id="185" w:author="sandra cuadros" w:date="2025-04-04T10:07:00Z" w:initials="sc">
    <w:p w14:paraId="368FF660" w14:textId="77777777" w:rsidR="00F7140F" w:rsidRPr="00BC5AFD" w:rsidRDefault="00F7140F" w:rsidP="00F7140F">
      <w:pPr>
        <w:pStyle w:val="CommentText"/>
        <w:rPr>
          <w:rFonts w:ascii="Calibri" w:hAnsi="Calibri" w:cs="Calibri"/>
        </w:rPr>
      </w:pPr>
      <w:r w:rsidRPr="0098295B">
        <w:rPr>
          <w:rStyle w:val="CommentReference"/>
          <w:rFonts w:ascii="Calibri" w:hAnsi="Calibri" w:cs="Calibri"/>
          <w:sz w:val="20"/>
          <w:szCs w:val="20"/>
        </w:rPr>
        <w:annotationRef/>
      </w:r>
      <w:r w:rsidRPr="0098295B">
        <w:rPr>
          <w:rFonts w:ascii="Calibri" w:hAnsi="Calibri" w:cs="Calibri"/>
        </w:rPr>
        <w:t>Check with Mike if this can be concluded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E24258A" w15:done="1"/>
  <w15:commentEx w15:paraId="1BC0C8B8" w15:done="1"/>
  <w15:commentEx w15:paraId="4DE10D6A" w15:done="1"/>
  <w15:commentEx w15:paraId="4DCC7BCA" w15:done="1"/>
  <w15:commentEx w15:paraId="38B5DDE2" w15:done="1"/>
  <w15:commentEx w15:paraId="340DF75A" w15:done="1"/>
  <w15:commentEx w15:paraId="16D6FFC7" w15:done="1"/>
  <w15:commentEx w15:paraId="511F4517" w15:done="1"/>
  <w15:commentEx w15:paraId="37AA6E5B" w15:done="0"/>
  <w15:commentEx w15:paraId="20585B39" w15:done="1"/>
  <w15:commentEx w15:paraId="78B05C17" w15:done="1"/>
  <w15:commentEx w15:paraId="20C9DC03" w15:done="1"/>
  <w15:commentEx w15:paraId="7B0A2A17" w15:done="1"/>
  <w15:commentEx w15:paraId="4FFDADBD" w15:done="1"/>
  <w15:commentEx w15:paraId="51FF0F64" w15:done="1"/>
  <w15:commentEx w15:paraId="40FE401A" w15:done="1"/>
  <w15:commentEx w15:paraId="74EDF7F0" w15:done="1"/>
  <w15:commentEx w15:paraId="684DB1DD" w15:done="1"/>
  <w15:commentEx w15:paraId="07AD58E9" w15:done="1"/>
  <w15:commentEx w15:paraId="20388C28" w15:done="1"/>
  <w15:commentEx w15:paraId="3465A623" w15:done="0"/>
  <w15:commentEx w15:paraId="3AA34AC2" w15:done="1"/>
  <w15:commentEx w15:paraId="2577B73D" w15:done="1"/>
  <w15:commentEx w15:paraId="7CBD72ED" w15:done="1"/>
  <w15:commentEx w15:paraId="0AEEF127" w15:done="0"/>
  <w15:commentEx w15:paraId="0BA60CCF" w15:done="0"/>
  <w15:commentEx w15:paraId="7C46180B" w15:done="0"/>
  <w15:commentEx w15:paraId="28155CB4" w15:done="1"/>
  <w15:commentEx w15:paraId="56921EDC" w15:done="0"/>
  <w15:commentEx w15:paraId="3EB6C3FA" w15:done="1"/>
  <w15:commentEx w15:paraId="0489106F" w15:done="1"/>
  <w15:commentEx w15:paraId="31B8EB0B" w15:done="0"/>
  <w15:commentEx w15:paraId="1E1DE249" w15:done="0"/>
  <w15:commentEx w15:paraId="7B7EDA77" w15:done="1"/>
  <w15:commentEx w15:paraId="4C90002A" w15:done="0"/>
  <w15:commentEx w15:paraId="4B632BB1" w15:done="0"/>
  <w15:commentEx w15:paraId="0E33179D" w15:done="1"/>
  <w15:commentEx w15:paraId="368FF6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6848086" w16cex:dateUtc="2025-05-08T18:28:00Z"/>
  <w16cex:commentExtensible w16cex:durableId="428FDAB5" w16cex:dateUtc="2025-05-08T18:45:00Z"/>
  <w16cex:commentExtensible w16cex:durableId="7B9F109B" w16cex:dateUtc="2025-05-08T18:38:00Z"/>
  <w16cex:commentExtensible w16cex:durableId="7F5610C5" w16cex:dateUtc="2025-05-08T18:42:00Z"/>
  <w16cex:commentExtensible w16cex:durableId="4B5EC553" w16cex:dateUtc="2025-05-08T20:59:00Z"/>
  <w16cex:commentExtensible w16cex:durableId="537A74CE" w16cex:dateUtc="2025-05-08T21:09:00Z"/>
  <w16cex:commentExtensible w16cex:durableId="2AC36BB2" w16cex:dateUtc="2025-05-08T21:01:00Z"/>
  <w16cex:commentExtensible w16cex:durableId="5BDBB769" w16cex:dateUtc="2025-05-08T18:30:00Z"/>
  <w16cex:commentExtensible w16cex:durableId="2A63AD96" w16cex:dateUtc="2025-05-08T21:25:00Z"/>
  <w16cex:commentExtensible w16cex:durableId="7AAAD91F" w16cex:dateUtc="2025-05-08T21:26:00Z"/>
  <w16cex:commentExtensible w16cex:durableId="1AA75567" w16cex:dateUtc="2025-05-08T18:40:00Z"/>
  <w16cex:commentExtensible w16cex:durableId="0FC6B830" w16cex:dateUtc="2025-05-08T21:29:00Z"/>
  <w16cex:commentExtensible w16cex:durableId="438A5150" w16cex:dateUtc="2025-05-08T21:30:00Z"/>
  <w16cex:commentExtensible w16cex:durableId="4928E2E0" w16cex:dateUtc="2025-05-08T21:32:00Z"/>
  <w16cex:commentExtensible w16cex:durableId="4B8EA9E6" w16cex:dateUtc="2025-05-08T21:32:00Z"/>
  <w16cex:commentExtensible w16cex:durableId="4325740C" w16cex:dateUtc="2025-05-08T21:32:00Z"/>
  <w16cex:commentExtensible w16cex:durableId="0C7330E3" w16cex:dateUtc="2025-05-08T21:31:00Z"/>
  <w16cex:commentExtensible w16cex:durableId="55CC3868" w16cex:dateUtc="2025-05-08T21:31:00Z"/>
  <w16cex:commentExtensible w16cex:durableId="2161FC7E" w16cex:dateUtc="2025-05-08T21:35:00Z"/>
  <w16cex:commentExtensible w16cex:durableId="62E35676" w16cex:dateUtc="2025-05-08T21:36:00Z"/>
  <w16cex:commentExtensible w16cex:durableId="52A2676E" w16cex:dateUtc="2025-05-08T21:38:00Z"/>
  <w16cex:commentExtensible w16cex:durableId="6DF7F12A" w16cex:dateUtc="2025-05-08T21:38:00Z"/>
  <w16cex:commentExtensible w16cex:durableId="55C0B532" w16cex:dateUtc="2025-05-08T21:38:00Z"/>
  <w16cex:commentExtensible w16cex:durableId="7E0EBA6F" w16cex:dateUtc="2025-05-08T21:37:00Z"/>
  <w16cex:commentExtensible w16cex:durableId="6FDB39E0" w16cex:dateUtc="2025-05-08T21:40:00Z"/>
  <w16cex:commentExtensible w16cex:durableId="43FD8E52" w16cex:dateUtc="2025-05-08T21:41:00Z"/>
  <w16cex:commentExtensible w16cex:durableId="5D66E7C7" w16cex:dateUtc="2025-05-08T21:54:00Z"/>
  <w16cex:commentExtensible w16cex:durableId="72D5B8B7" w16cex:dateUtc="2025-05-08T21:43:00Z"/>
  <w16cex:commentExtensible w16cex:durableId="73293A8F" w16cex:dateUtc="2025-05-08T21:44:00Z"/>
  <w16cex:commentExtensible w16cex:durableId="5DD25B85" w16cex:dateUtc="2025-05-08T21:44:00Z"/>
  <w16cex:commentExtensible w16cex:durableId="003A9CD9" w16cex:dateUtc="2025-05-08T21:45:00Z"/>
  <w16cex:commentExtensible w16cex:durableId="2D23C3AC" w16cex:dateUtc="2025-05-08T21:48:00Z"/>
  <w16cex:commentExtensible w16cex:durableId="3BFBB401" w16cex:dateUtc="2025-05-08T21:51:00Z"/>
  <w16cex:commentExtensible w16cex:durableId="3812F925" w16cex:dateUtc="2025-05-08T21:51:00Z"/>
  <w16cex:commentExtensible w16cex:durableId="081FBC92" w16cex:dateUtc="2025-05-08T21:49:00Z"/>
  <w16cex:commentExtensible w16cex:durableId="0E230D23" w16cex:dateUtc="2025-05-08T21:52:00Z"/>
  <w16cex:commentExtensible w16cex:durableId="4D7412C4" w16cex:dateUtc="2025-05-08T21:47:00Z"/>
  <w16cex:commentExtensible w16cex:durableId="64C91BA9" w16cex:dateUtc="2025-04-04T17: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E24258A" w16cid:durableId="66848086"/>
  <w16cid:commentId w16cid:paraId="1BC0C8B8" w16cid:durableId="428FDAB5"/>
  <w16cid:commentId w16cid:paraId="4DE10D6A" w16cid:durableId="7B9F109B"/>
  <w16cid:commentId w16cid:paraId="4DCC7BCA" w16cid:durableId="7F5610C5"/>
  <w16cid:commentId w16cid:paraId="38B5DDE2" w16cid:durableId="4B5EC553"/>
  <w16cid:commentId w16cid:paraId="340DF75A" w16cid:durableId="537A74CE"/>
  <w16cid:commentId w16cid:paraId="16D6FFC7" w16cid:durableId="2AC36BB2"/>
  <w16cid:commentId w16cid:paraId="511F4517" w16cid:durableId="5BDBB769"/>
  <w16cid:commentId w16cid:paraId="37AA6E5B" w16cid:durableId="2A63AD96"/>
  <w16cid:commentId w16cid:paraId="20585B39" w16cid:durableId="7AAAD91F"/>
  <w16cid:commentId w16cid:paraId="78B05C17" w16cid:durableId="1AA75567"/>
  <w16cid:commentId w16cid:paraId="20C9DC03" w16cid:durableId="0FC6B830"/>
  <w16cid:commentId w16cid:paraId="7B0A2A17" w16cid:durableId="438A5150"/>
  <w16cid:commentId w16cid:paraId="4FFDADBD" w16cid:durableId="4928E2E0"/>
  <w16cid:commentId w16cid:paraId="51FF0F64" w16cid:durableId="4B8EA9E6"/>
  <w16cid:commentId w16cid:paraId="40FE401A" w16cid:durableId="4325740C"/>
  <w16cid:commentId w16cid:paraId="74EDF7F0" w16cid:durableId="0C7330E3"/>
  <w16cid:commentId w16cid:paraId="684DB1DD" w16cid:durableId="55CC3868"/>
  <w16cid:commentId w16cid:paraId="07AD58E9" w16cid:durableId="2161FC7E"/>
  <w16cid:commentId w16cid:paraId="20388C28" w16cid:durableId="62E35676"/>
  <w16cid:commentId w16cid:paraId="3465A623" w16cid:durableId="52A2676E"/>
  <w16cid:commentId w16cid:paraId="3AA34AC2" w16cid:durableId="6DF7F12A"/>
  <w16cid:commentId w16cid:paraId="2577B73D" w16cid:durableId="55C0B532"/>
  <w16cid:commentId w16cid:paraId="7CBD72ED" w16cid:durableId="7E0EBA6F"/>
  <w16cid:commentId w16cid:paraId="0AEEF127" w16cid:durableId="6FDB39E0"/>
  <w16cid:commentId w16cid:paraId="0BA60CCF" w16cid:durableId="43FD8E52"/>
  <w16cid:commentId w16cid:paraId="7C46180B" w16cid:durableId="5D66E7C7"/>
  <w16cid:commentId w16cid:paraId="28155CB4" w16cid:durableId="72D5B8B7"/>
  <w16cid:commentId w16cid:paraId="56921EDC" w16cid:durableId="73293A8F"/>
  <w16cid:commentId w16cid:paraId="3EB6C3FA" w16cid:durableId="5DD25B85"/>
  <w16cid:commentId w16cid:paraId="0489106F" w16cid:durableId="003A9CD9"/>
  <w16cid:commentId w16cid:paraId="31B8EB0B" w16cid:durableId="2D23C3AC"/>
  <w16cid:commentId w16cid:paraId="1E1DE249" w16cid:durableId="3BFBB401"/>
  <w16cid:commentId w16cid:paraId="7B7EDA77" w16cid:durableId="3812F925"/>
  <w16cid:commentId w16cid:paraId="4C90002A" w16cid:durableId="081FBC92"/>
  <w16cid:commentId w16cid:paraId="4B632BB1" w16cid:durableId="0E230D23"/>
  <w16cid:commentId w16cid:paraId="0E33179D" w16cid:durableId="4D7412C4"/>
  <w16cid:commentId w16cid:paraId="368FF660" w16cid:durableId="64C91B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D47A15" w14:textId="77777777" w:rsidR="009E102D" w:rsidRPr="00736DEE" w:rsidRDefault="009E102D" w:rsidP="00EA1FBE">
      <w:pPr>
        <w:spacing w:after="0" w:line="240" w:lineRule="auto"/>
      </w:pPr>
      <w:r w:rsidRPr="00736DEE">
        <w:separator/>
      </w:r>
    </w:p>
  </w:endnote>
  <w:endnote w:type="continuationSeparator" w:id="0">
    <w:p w14:paraId="5FAB5A65" w14:textId="77777777" w:rsidR="009E102D" w:rsidRPr="00736DEE" w:rsidRDefault="009E102D" w:rsidP="00EA1FBE">
      <w:pPr>
        <w:spacing w:after="0" w:line="240" w:lineRule="auto"/>
      </w:pPr>
      <w:r w:rsidRPr="00736DE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57554369"/>
      <w:docPartObj>
        <w:docPartGallery w:val="Page Numbers (Bottom of Page)"/>
        <w:docPartUnique/>
      </w:docPartObj>
    </w:sdtPr>
    <w:sdtContent>
      <w:p w14:paraId="4D7F8042" w14:textId="2A03100E" w:rsidR="00DD027D" w:rsidRPr="00736DEE" w:rsidRDefault="00DD027D" w:rsidP="00F26C82">
        <w:pPr>
          <w:pStyle w:val="Footer"/>
          <w:framePr w:wrap="none" w:vAnchor="text" w:hAnchor="margin" w:xAlign="center" w:y="1"/>
          <w:rPr>
            <w:rStyle w:val="PageNumber"/>
          </w:rPr>
        </w:pPr>
        <w:r w:rsidRPr="00736DEE">
          <w:rPr>
            <w:rStyle w:val="PageNumber"/>
          </w:rPr>
          <w:fldChar w:fldCharType="begin"/>
        </w:r>
        <w:r w:rsidRPr="00736DEE">
          <w:rPr>
            <w:rStyle w:val="PageNumber"/>
          </w:rPr>
          <w:instrText xml:space="preserve"> PAGE </w:instrText>
        </w:r>
        <w:r w:rsidRPr="00736DEE">
          <w:rPr>
            <w:rStyle w:val="PageNumber"/>
          </w:rPr>
          <w:fldChar w:fldCharType="end"/>
        </w:r>
      </w:p>
    </w:sdtContent>
  </w:sdt>
  <w:p w14:paraId="7B217481" w14:textId="77777777" w:rsidR="00DD027D" w:rsidRPr="00736DEE" w:rsidRDefault="00DD02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52308865"/>
      <w:docPartObj>
        <w:docPartGallery w:val="Page Numbers (Bottom of Page)"/>
        <w:docPartUnique/>
      </w:docPartObj>
    </w:sdtPr>
    <w:sdtContent>
      <w:p w14:paraId="38026C8E" w14:textId="5CA231E6" w:rsidR="00DD027D" w:rsidRPr="00736DEE" w:rsidRDefault="00DD027D" w:rsidP="00C81346">
        <w:pPr>
          <w:pStyle w:val="Footer"/>
          <w:framePr w:wrap="none" w:vAnchor="text" w:hAnchor="margin" w:xAlign="center" w:y="1"/>
          <w:rPr>
            <w:rStyle w:val="PageNumber"/>
          </w:rPr>
        </w:pPr>
        <w:r w:rsidRPr="00736DEE">
          <w:rPr>
            <w:rStyle w:val="PageNumber"/>
          </w:rPr>
          <w:fldChar w:fldCharType="begin"/>
        </w:r>
        <w:r w:rsidRPr="00736DEE">
          <w:rPr>
            <w:rStyle w:val="PageNumber"/>
          </w:rPr>
          <w:instrText xml:space="preserve"> PAGE </w:instrText>
        </w:r>
        <w:r w:rsidRPr="00736DEE">
          <w:rPr>
            <w:rStyle w:val="PageNumber"/>
          </w:rPr>
          <w:fldChar w:fldCharType="separate"/>
        </w:r>
        <w:r w:rsidRPr="00736DEE">
          <w:rPr>
            <w:rStyle w:val="PageNumber"/>
          </w:rPr>
          <w:t>14</w:t>
        </w:r>
        <w:r w:rsidRPr="00736DEE">
          <w:rPr>
            <w:rStyle w:val="PageNumber"/>
          </w:rPr>
          <w:fldChar w:fldCharType="end"/>
        </w:r>
      </w:p>
    </w:sdtContent>
  </w:sdt>
  <w:p w14:paraId="2040C5AB" w14:textId="77777777" w:rsidR="00B97D15" w:rsidRPr="00736DEE" w:rsidRDefault="00B97D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C580F0" w14:textId="77777777" w:rsidR="009E102D" w:rsidRPr="00736DEE" w:rsidRDefault="009E102D" w:rsidP="00EA1FBE">
      <w:pPr>
        <w:spacing w:after="0" w:line="240" w:lineRule="auto"/>
      </w:pPr>
      <w:r w:rsidRPr="00736DEE">
        <w:separator/>
      </w:r>
    </w:p>
  </w:footnote>
  <w:footnote w:type="continuationSeparator" w:id="0">
    <w:p w14:paraId="2CE9132E" w14:textId="77777777" w:rsidR="009E102D" w:rsidRPr="00736DEE" w:rsidRDefault="009E102D" w:rsidP="00EA1FBE">
      <w:pPr>
        <w:spacing w:after="0" w:line="240" w:lineRule="auto"/>
      </w:pPr>
      <w:r w:rsidRPr="00736DEE">
        <w:continuationSeparator/>
      </w: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E55A15"/>
    <w:multiLevelType w:val="hybridMultilevel"/>
    <w:tmpl w:val="92EA8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3DF57F"/>
    <w:multiLevelType w:val="hybridMultilevel"/>
    <w:tmpl w:val="73B69E88"/>
    <w:lvl w:ilvl="0" w:tplc="7810A10C">
      <w:start w:val="1"/>
      <w:numFmt w:val="lowerLetter"/>
      <w:lvlText w:val="%1)"/>
      <w:lvlJc w:val="left"/>
      <w:pPr>
        <w:ind w:left="720" w:hanging="360"/>
      </w:pPr>
    </w:lvl>
    <w:lvl w:ilvl="1" w:tplc="D368C31C">
      <w:start w:val="1"/>
      <w:numFmt w:val="lowerLetter"/>
      <w:lvlText w:val="%2."/>
      <w:lvlJc w:val="left"/>
      <w:pPr>
        <w:ind w:left="1440" w:hanging="360"/>
      </w:pPr>
    </w:lvl>
    <w:lvl w:ilvl="2" w:tplc="A7DC4D2E">
      <w:start w:val="1"/>
      <w:numFmt w:val="lowerRoman"/>
      <w:lvlText w:val="%3."/>
      <w:lvlJc w:val="right"/>
      <w:pPr>
        <w:ind w:left="2160" w:hanging="180"/>
      </w:pPr>
    </w:lvl>
    <w:lvl w:ilvl="3" w:tplc="71D439F2">
      <w:start w:val="1"/>
      <w:numFmt w:val="decimal"/>
      <w:pStyle w:val="Heading4"/>
      <w:lvlText w:val="%4."/>
      <w:lvlJc w:val="left"/>
      <w:pPr>
        <w:ind w:left="2880" w:hanging="360"/>
      </w:pPr>
    </w:lvl>
    <w:lvl w:ilvl="4" w:tplc="67BAC8B2">
      <w:start w:val="1"/>
      <w:numFmt w:val="lowerLetter"/>
      <w:lvlText w:val="%5."/>
      <w:lvlJc w:val="left"/>
      <w:pPr>
        <w:ind w:left="3600" w:hanging="360"/>
      </w:pPr>
    </w:lvl>
    <w:lvl w:ilvl="5" w:tplc="06DC8B9E">
      <w:start w:val="1"/>
      <w:numFmt w:val="lowerRoman"/>
      <w:pStyle w:val="Heading6"/>
      <w:lvlText w:val="%6."/>
      <w:lvlJc w:val="right"/>
      <w:pPr>
        <w:ind w:left="4320" w:hanging="180"/>
      </w:pPr>
    </w:lvl>
    <w:lvl w:ilvl="6" w:tplc="BF22128A">
      <w:start w:val="1"/>
      <w:numFmt w:val="decimal"/>
      <w:lvlText w:val="%7."/>
      <w:lvlJc w:val="left"/>
      <w:pPr>
        <w:ind w:left="5040" w:hanging="360"/>
      </w:pPr>
    </w:lvl>
    <w:lvl w:ilvl="7" w:tplc="8F041D34">
      <w:start w:val="1"/>
      <w:numFmt w:val="lowerLetter"/>
      <w:lvlText w:val="%8."/>
      <w:lvlJc w:val="left"/>
      <w:pPr>
        <w:ind w:left="5760" w:hanging="360"/>
      </w:pPr>
    </w:lvl>
    <w:lvl w:ilvl="8" w:tplc="9736561E">
      <w:start w:val="1"/>
      <w:numFmt w:val="lowerRoman"/>
      <w:lvlText w:val="%9."/>
      <w:lvlJc w:val="right"/>
      <w:pPr>
        <w:ind w:left="6480" w:hanging="180"/>
      </w:pPr>
    </w:lvl>
  </w:abstractNum>
  <w:abstractNum w:abstractNumId="2" w15:restartNumberingAfterBreak="0">
    <w:nsid w:val="3FAD674C"/>
    <w:multiLevelType w:val="hybridMultilevel"/>
    <w:tmpl w:val="483C9FFE"/>
    <w:lvl w:ilvl="0" w:tplc="5ADE5D0A">
      <w:start w:val="1"/>
      <w:numFmt w:val="decimal"/>
      <w:lvlText w:val="%1."/>
      <w:lvlJc w:val="left"/>
      <w:pPr>
        <w:ind w:left="720" w:hanging="360"/>
      </w:pPr>
    </w:lvl>
    <w:lvl w:ilvl="1" w:tplc="9EE8A46E">
      <w:start w:val="1"/>
      <w:numFmt w:val="lowerLetter"/>
      <w:lvlText w:val="%2."/>
      <w:lvlJc w:val="left"/>
      <w:pPr>
        <w:ind w:left="1440" w:hanging="360"/>
      </w:pPr>
    </w:lvl>
    <w:lvl w:ilvl="2" w:tplc="8DAA1F2A">
      <w:start w:val="1"/>
      <w:numFmt w:val="lowerRoman"/>
      <w:lvlText w:val="%3."/>
      <w:lvlJc w:val="right"/>
      <w:pPr>
        <w:ind w:left="2160" w:hanging="180"/>
      </w:pPr>
    </w:lvl>
    <w:lvl w:ilvl="3" w:tplc="08F4D908">
      <w:start w:val="1"/>
      <w:numFmt w:val="decimal"/>
      <w:lvlText w:val="%4."/>
      <w:lvlJc w:val="left"/>
      <w:pPr>
        <w:ind w:left="2880" w:hanging="360"/>
      </w:pPr>
    </w:lvl>
    <w:lvl w:ilvl="4" w:tplc="AB24049C">
      <w:start w:val="1"/>
      <w:numFmt w:val="lowerLetter"/>
      <w:lvlText w:val="%5."/>
      <w:lvlJc w:val="left"/>
      <w:pPr>
        <w:ind w:left="3600" w:hanging="360"/>
      </w:pPr>
    </w:lvl>
    <w:lvl w:ilvl="5" w:tplc="1EBC8A18">
      <w:start w:val="1"/>
      <w:numFmt w:val="lowerRoman"/>
      <w:lvlText w:val="%6."/>
      <w:lvlJc w:val="right"/>
      <w:pPr>
        <w:ind w:left="4320" w:hanging="180"/>
      </w:pPr>
    </w:lvl>
    <w:lvl w:ilvl="6" w:tplc="4496AB74">
      <w:start w:val="1"/>
      <w:numFmt w:val="decimal"/>
      <w:lvlText w:val="%7."/>
      <w:lvlJc w:val="left"/>
      <w:pPr>
        <w:ind w:left="5040" w:hanging="360"/>
      </w:pPr>
    </w:lvl>
    <w:lvl w:ilvl="7" w:tplc="0F3CDEF6">
      <w:start w:val="1"/>
      <w:numFmt w:val="lowerLetter"/>
      <w:lvlText w:val="%8."/>
      <w:lvlJc w:val="left"/>
      <w:pPr>
        <w:ind w:left="5760" w:hanging="360"/>
      </w:pPr>
    </w:lvl>
    <w:lvl w:ilvl="8" w:tplc="29F6427C">
      <w:start w:val="1"/>
      <w:numFmt w:val="lowerRoman"/>
      <w:lvlText w:val="%9."/>
      <w:lvlJc w:val="right"/>
      <w:pPr>
        <w:ind w:left="6480" w:hanging="180"/>
      </w:pPr>
    </w:lvl>
  </w:abstractNum>
  <w:abstractNum w:abstractNumId="3" w15:restartNumberingAfterBreak="0">
    <w:nsid w:val="44831A3C"/>
    <w:multiLevelType w:val="hybridMultilevel"/>
    <w:tmpl w:val="908841FE"/>
    <w:lvl w:ilvl="0" w:tplc="C87E2EB0">
      <w:start w:val="2"/>
      <w:numFmt w:val="bullet"/>
      <w:lvlText w:val="-"/>
      <w:lvlJc w:val="left"/>
      <w:pPr>
        <w:ind w:left="720" w:hanging="360"/>
      </w:pPr>
      <w:rPr>
        <w:rFonts w:ascii="Times New Roman" w:eastAsia="Times New Roman"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51C4D2A0"/>
    <w:multiLevelType w:val="hybridMultilevel"/>
    <w:tmpl w:val="A822D536"/>
    <w:lvl w:ilvl="0" w:tplc="F6BAEDF2">
      <w:start w:val="1"/>
      <w:numFmt w:val="bullet"/>
      <w:lvlText w:val=""/>
      <w:lvlJc w:val="left"/>
      <w:pPr>
        <w:ind w:left="720" w:hanging="360"/>
      </w:pPr>
      <w:rPr>
        <w:rFonts w:ascii="Symbol" w:hAnsi="Symbol" w:hint="default"/>
      </w:rPr>
    </w:lvl>
    <w:lvl w:ilvl="1" w:tplc="FB9ADF4E">
      <w:start w:val="1"/>
      <w:numFmt w:val="bullet"/>
      <w:lvlText w:val="o"/>
      <w:lvlJc w:val="left"/>
      <w:pPr>
        <w:ind w:left="1440" w:hanging="360"/>
      </w:pPr>
      <w:rPr>
        <w:rFonts w:ascii="Courier New" w:hAnsi="Courier New" w:hint="default"/>
      </w:rPr>
    </w:lvl>
    <w:lvl w:ilvl="2" w:tplc="2F84362E">
      <w:start w:val="1"/>
      <w:numFmt w:val="bullet"/>
      <w:lvlText w:val=""/>
      <w:lvlJc w:val="left"/>
      <w:pPr>
        <w:ind w:left="2160" w:hanging="360"/>
      </w:pPr>
      <w:rPr>
        <w:rFonts w:ascii="Wingdings" w:hAnsi="Wingdings" w:hint="default"/>
      </w:rPr>
    </w:lvl>
    <w:lvl w:ilvl="3" w:tplc="0D32A978">
      <w:start w:val="1"/>
      <w:numFmt w:val="bullet"/>
      <w:lvlText w:val=""/>
      <w:lvlJc w:val="left"/>
      <w:pPr>
        <w:ind w:left="2880" w:hanging="360"/>
      </w:pPr>
      <w:rPr>
        <w:rFonts w:ascii="Symbol" w:hAnsi="Symbol" w:hint="default"/>
      </w:rPr>
    </w:lvl>
    <w:lvl w:ilvl="4" w:tplc="02B8A29E">
      <w:start w:val="1"/>
      <w:numFmt w:val="bullet"/>
      <w:lvlText w:val="o"/>
      <w:lvlJc w:val="left"/>
      <w:pPr>
        <w:ind w:left="3600" w:hanging="360"/>
      </w:pPr>
      <w:rPr>
        <w:rFonts w:ascii="Courier New" w:hAnsi="Courier New" w:hint="default"/>
      </w:rPr>
    </w:lvl>
    <w:lvl w:ilvl="5" w:tplc="05781A64">
      <w:start w:val="1"/>
      <w:numFmt w:val="bullet"/>
      <w:lvlText w:val=""/>
      <w:lvlJc w:val="left"/>
      <w:pPr>
        <w:ind w:left="4320" w:hanging="360"/>
      </w:pPr>
      <w:rPr>
        <w:rFonts w:ascii="Wingdings" w:hAnsi="Wingdings" w:hint="default"/>
      </w:rPr>
    </w:lvl>
    <w:lvl w:ilvl="6" w:tplc="C1A2F12E">
      <w:start w:val="1"/>
      <w:numFmt w:val="bullet"/>
      <w:lvlText w:val=""/>
      <w:lvlJc w:val="left"/>
      <w:pPr>
        <w:ind w:left="5040" w:hanging="360"/>
      </w:pPr>
      <w:rPr>
        <w:rFonts w:ascii="Symbol" w:hAnsi="Symbol" w:hint="default"/>
      </w:rPr>
    </w:lvl>
    <w:lvl w:ilvl="7" w:tplc="056695FE">
      <w:start w:val="1"/>
      <w:numFmt w:val="bullet"/>
      <w:lvlText w:val="o"/>
      <w:lvlJc w:val="left"/>
      <w:pPr>
        <w:ind w:left="5760" w:hanging="360"/>
      </w:pPr>
      <w:rPr>
        <w:rFonts w:ascii="Courier New" w:hAnsi="Courier New" w:hint="default"/>
      </w:rPr>
    </w:lvl>
    <w:lvl w:ilvl="8" w:tplc="B1C083BC">
      <w:start w:val="1"/>
      <w:numFmt w:val="bullet"/>
      <w:lvlText w:val=""/>
      <w:lvlJc w:val="left"/>
      <w:pPr>
        <w:ind w:left="6480" w:hanging="360"/>
      </w:pPr>
      <w:rPr>
        <w:rFonts w:ascii="Wingdings" w:hAnsi="Wingdings" w:hint="default"/>
      </w:rPr>
    </w:lvl>
  </w:abstractNum>
  <w:abstractNum w:abstractNumId="5" w15:restartNumberingAfterBreak="0">
    <w:nsid w:val="7072AA67"/>
    <w:multiLevelType w:val="hybridMultilevel"/>
    <w:tmpl w:val="18E21136"/>
    <w:lvl w:ilvl="0" w:tplc="B1C4617C">
      <w:start w:val="1"/>
      <w:numFmt w:val="decimal"/>
      <w:lvlText w:val="%1."/>
      <w:lvlJc w:val="left"/>
      <w:pPr>
        <w:ind w:left="720" w:hanging="360"/>
      </w:pPr>
    </w:lvl>
    <w:lvl w:ilvl="1" w:tplc="55ECCBF0">
      <w:start w:val="1"/>
      <w:numFmt w:val="lowerLetter"/>
      <w:lvlText w:val="%2."/>
      <w:lvlJc w:val="left"/>
      <w:pPr>
        <w:ind w:left="1440" w:hanging="360"/>
      </w:pPr>
    </w:lvl>
    <w:lvl w:ilvl="2" w:tplc="7228E9C8">
      <w:start w:val="1"/>
      <w:numFmt w:val="lowerRoman"/>
      <w:lvlText w:val="%3."/>
      <w:lvlJc w:val="right"/>
      <w:pPr>
        <w:ind w:left="2160" w:hanging="180"/>
      </w:pPr>
    </w:lvl>
    <w:lvl w:ilvl="3" w:tplc="297E29C6">
      <w:start w:val="1"/>
      <w:numFmt w:val="decimal"/>
      <w:lvlText w:val="%4."/>
      <w:lvlJc w:val="left"/>
      <w:pPr>
        <w:ind w:left="2880" w:hanging="360"/>
      </w:pPr>
    </w:lvl>
    <w:lvl w:ilvl="4" w:tplc="E61C7270">
      <w:start w:val="1"/>
      <w:numFmt w:val="lowerLetter"/>
      <w:lvlText w:val="%5."/>
      <w:lvlJc w:val="left"/>
      <w:pPr>
        <w:ind w:left="3600" w:hanging="360"/>
      </w:pPr>
    </w:lvl>
    <w:lvl w:ilvl="5" w:tplc="D6E49CF2">
      <w:start w:val="1"/>
      <w:numFmt w:val="lowerRoman"/>
      <w:lvlText w:val="%6."/>
      <w:lvlJc w:val="right"/>
      <w:pPr>
        <w:ind w:left="4320" w:hanging="180"/>
      </w:pPr>
    </w:lvl>
    <w:lvl w:ilvl="6" w:tplc="9EEA1D66">
      <w:start w:val="1"/>
      <w:numFmt w:val="decimal"/>
      <w:lvlText w:val="%7."/>
      <w:lvlJc w:val="left"/>
      <w:pPr>
        <w:ind w:left="5040" w:hanging="360"/>
      </w:pPr>
    </w:lvl>
    <w:lvl w:ilvl="7" w:tplc="1FE2A1E0">
      <w:start w:val="1"/>
      <w:numFmt w:val="lowerLetter"/>
      <w:lvlText w:val="%8."/>
      <w:lvlJc w:val="left"/>
      <w:pPr>
        <w:ind w:left="5760" w:hanging="360"/>
      </w:pPr>
    </w:lvl>
    <w:lvl w:ilvl="8" w:tplc="848C96C0">
      <w:start w:val="1"/>
      <w:numFmt w:val="lowerRoman"/>
      <w:lvlText w:val="%9."/>
      <w:lvlJc w:val="right"/>
      <w:pPr>
        <w:ind w:left="6480" w:hanging="180"/>
      </w:pPr>
    </w:lvl>
  </w:abstractNum>
  <w:num w:numId="1" w16cid:durableId="841774778">
    <w:abstractNumId w:val="1"/>
  </w:num>
  <w:num w:numId="2" w16cid:durableId="1279215559">
    <w:abstractNumId w:val="4"/>
  </w:num>
  <w:num w:numId="3" w16cid:durableId="35783046">
    <w:abstractNumId w:val="2"/>
  </w:num>
  <w:num w:numId="4" w16cid:durableId="443691025">
    <w:abstractNumId w:val="5"/>
  </w:num>
  <w:num w:numId="5" w16cid:durableId="1927299013">
    <w:abstractNumId w:val="0"/>
  </w:num>
  <w:num w:numId="6" w16cid:durableId="360790922">
    <w:abstractNumId w:val="3"/>
  </w:num>
  <w:num w:numId="7" w16cid:durableId="928150478">
    <w:abstractNumId w:val="1"/>
  </w:num>
  <w:num w:numId="8" w16cid:durableId="344867449">
    <w:abstractNumId w:val="1"/>
  </w:num>
  <w:num w:numId="9" w16cid:durableId="315768532">
    <w:abstractNumId w:val="1"/>
  </w:num>
  <w:num w:numId="10" w16cid:durableId="1563447973">
    <w:abstractNumId w:val="1"/>
  </w:num>
  <w:num w:numId="11" w16cid:durableId="255329027">
    <w:abstractNumId w:val="1"/>
  </w:num>
  <w:num w:numId="12" w16cid:durableId="740761745">
    <w:abstractNumId w:val="1"/>
  </w:num>
  <w:num w:numId="13" w16cid:durableId="1343825069">
    <w:abstractNumId w:val="1"/>
  </w:num>
  <w:num w:numId="14" w16cid:durableId="1887597257">
    <w:abstractNumId w:val="1"/>
  </w:num>
  <w:num w:numId="15" w16cid:durableId="485129071">
    <w:abstractNumId w:val="1"/>
  </w:num>
  <w:num w:numId="16" w16cid:durableId="819271169">
    <w:abstractNumId w:val="1"/>
  </w:num>
  <w:num w:numId="17" w16cid:durableId="357199108">
    <w:abstractNumId w:val="1"/>
  </w:num>
  <w:num w:numId="18" w16cid:durableId="1990016783">
    <w:abstractNumId w:val="1"/>
  </w:num>
  <w:num w:numId="19" w16cid:durableId="488326569">
    <w:abstractNumId w:val="1"/>
  </w:num>
  <w:num w:numId="20" w16cid:durableId="422841531">
    <w:abstractNumId w:val="1"/>
  </w:num>
  <w:num w:numId="21" w16cid:durableId="153387728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andra cuadros">
    <w15:presenceInfo w15:providerId="Windows Live" w15:userId="f214487ff5458ed7"/>
  </w15:person>
  <w15:person w15:author="Noonan, Michael">
    <w15:presenceInfo w15:providerId="AD" w15:userId="S::michael.noonan@ubc.ca::31e9ec1b-bce8-4fee-b9c3-c859ada7e2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58CE"/>
    <w:rsid w:val="0000308E"/>
    <w:rsid w:val="000039F0"/>
    <w:rsid w:val="0000432C"/>
    <w:rsid w:val="0000471F"/>
    <w:rsid w:val="0000529A"/>
    <w:rsid w:val="00005A0D"/>
    <w:rsid w:val="00005E26"/>
    <w:rsid w:val="0000683A"/>
    <w:rsid w:val="00006D16"/>
    <w:rsid w:val="0000708D"/>
    <w:rsid w:val="0000778D"/>
    <w:rsid w:val="00010128"/>
    <w:rsid w:val="00010501"/>
    <w:rsid w:val="00010F92"/>
    <w:rsid w:val="00011DBF"/>
    <w:rsid w:val="00011E4B"/>
    <w:rsid w:val="00012C1B"/>
    <w:rsid w:val="00013FA1"/>
    <w:rsid w:val="000143C6"/>
    <w:rsid w:val="00014D11"/>
    <w:rsid w:val="00014F4C"/>
    <w:rsid w:val="0001543F"/>
    <w:rsid w:val="00015649"/>
    <w:rsid w:val="00015B61"/>
    <w:rsid w:val="000167AB"/>
    <w:rsid w:val="00016A96"/>
    <w:rsid w:val="00016E6A"/>
    <w:rsid w:val="000241B0"/>
    <w:rsid w:val="00024442"/>
    <w:rsid w:val="00026E03"/>
    <w:rsid w:val="000307EC"/>
    <w:rsid w:val="00030FA5"/>
    <w:rsid w:val="0003108F"/>
    <w:rsid w:val="00031231"/>
    <w:rsid w:val="000316F1"/>
    <w:rsid w:val="00031758"/>
    <w:rsid w:val="00032BF4"/>
    <w:rsid w:val="0003366D"/>
    <w:rsid w:val="00034A15"/>
    <w:rsid w:val="0003571A"/>
    <w:rsid w:val="00035BCA"/>
    <w:rsid w:val="00036F07"/>
    <w:rsid w:val="00037020"/>
    <w:rsid w:val="00040F1B"/>
    <w:rsid w:val="000413EC"/>
    <w:rsid w:val="00041E07"/>
    <w:rsid w:val="00042016"/>
    <w:rsid w:val="00044B71"/>
    <w:rsid w:val="0004575E"/>
    <w:rsid w:val="000459FF"/>
    <w:rsid w:val="0004691A"/>
    <w:rsid w:val="00046EA7"/>
    <w:rsid w:val="00047519"/>
    <w:rsid w:val="0004773C"/>
    <w:rsid w:val="00047FFB"/>
    <w:rsid w:val="0005002C"/>
    <w:rsid w:val="00050C1D"/>
    <w:rsid w:val="00051B57"/>
    <w:rsid w:val="00051C65"/>
    <w:rsid w:val="0005266B"/>
    <w:rsid w:val="00052C31"/>
    <w:rsid w:val="00053708"/>
    <w:rsid w:val="00054098"/>
    <w:rsid w:val="0005467A"/>
    <w:rsid w:val="00054777"/>
    <w:rsid w:val="00054A7C"/>
    <w:rsid w:val="00055740"/>
    <w:rsid w:val="00056BAD"/>
    <w:rsid w:val="00056D51"/>
    <w:rsid w:val="00056E4A"/>
    <w:rsid w:val="00061A5F"/>
    <w:rsid w:val="00062BFB"/>
    <w:rsid w:val="00062F08"/>
    <w:rsid w:val="0006331F"/>
    <w:rsid w:val="00063D71"/>
    <w:rsid w:val="00064E9E"/>
    <w:rsid w:val="00065944"/>
    <w:rsid w:val="000664F4"/>
    <w:rsid w:val="00066B8E"/>
    <w:rsid w:val="00066FDD"/>
    <w:rsid w:val="00066FFD"/>
    <w:rsid w:val="000676C2"/>
    <w:rsid w:val="00070209"/>
    <w:rsid w:val="0007159A"/>
    <w:rsid w:val="00072032"/>
    <w:rsid w:val="00072C0C"/>
    <w:rsid w:val="00072EAD"/>
    <w:rsid w:val="00073463"/>
    <w:rsid w:val="000752D5"/>
    <w:rsid w:val="00075324"/>
    <w:rsid w:val="0007551B"/>
    <w:rsid w:val="00075A56"/>
    <w:rsid w:val="00075B29"/>
    <w:rsid w:val="000764E8"/>
    <w:rsid w:val="000767B4"/>
    <w:rsid w:val="00077861"/>
    <w:rsid w:val="00077CCA"/>
    <w:rsid w:val="000802C7"/>
    <w:rsid w:val="00080555"/>
    <w:rsid w:val="00084056"/>
    <w:rsid w:val="00084648"/>
    <w:rsid w:val="00084AEF"/>
    <w:rsid w:val="00084B7F"/>
    <w:rsid w:val="00085505"/>
    <w:rsid w:val="00085890"/>
    <w:rsid w:val="000864AE"/>
    <w:rsid w:val="000868B4"/>
    <w:rsid w:val="00086AFD"/>
    <w:rsid w:val="00086B39"/>
    <w:rsid w:val="000873E9"/>
    <w:rsid w:val="0009006F"/>
    <w:rsid w:val="000911A2"/>
    <w:rsid w:val="000914C3"/>
    <w:rsid w:val="00091F06"/>
    <w:rsid w:val="000920C4"/>
    <w:rsid w:val="00092521"/>
    <w:rsid w:val="00092E48"/>
    <w:rsid w:val="00094DBC"/>
    <w:rsid w:val="000957FD"/>
    <w:rsid w:val="000963FC"/>
    <w:rsid w:val="00096720"/>
    <w:rsid w:val="00096AC9"/>
    <w:rsid w:val="00096BAD"/>
    <w:rsid w:val="00096E08"/>
    <w:rsid w:val="0009738C"/>
    <w:rsid w:val="000975D4"/>
    <w:rsid w:val="000977C0"/>
    <w:rsid w:val="000A003D"/>
    <w:rsid w:val="000A104B"/>
    <w:rsid w:val="000A1975"/>
    <w:rsid w:val="000A1D4F"/>
    <w:rsid w:val="000A2037"/>
    <w:rsid w:val="000A2139"/>
    <w:rsid w:val="000A29EC"/>
    <w:rsid w:val="000A3F19"/>
    <w:rsid w:val="000A44A9"/>
    <w:rsid w:val="000A572E"/>
    <w:rsid w:val="000A6041"/>
    <w:rsid w:val="000A6D4A"/>
    <w:rsid w:val="000A7939"/>
    <w:rsid w:val="000B0F3A"/>
    <w:rsid w:val="000B1B84"/>
    <w:rsid w:val="000B312C"/>
    <w:rsid w:val="000B36B6"/>
    <w:rsid w:val="000B4757"/>
    <w:rsid w:val="000B4E55"/>
    <w:rsid w:val="000B4EF1"/>
    <w:rsid w:val="000B5467"/>
    <w:rsid w:val="000B5D96"/>
    <w:rsid w:val="000B6471"/>
    <w:rsid w:val="000B64A7"/>
    <w:rsid w:val="000B6D1A"/>
    <w:rsid w:val="000B6D31"/>
    <w:rsid w:val="000B6EE6"/>
    <w:rsid w:val="000B7419"/>
    <w:rsid w:val="000B76A5"/>
    <w:rsid w:val="000C1481"/>
    <w:rsid w:val="000C1705"/>
    <w:rsid w:val="000C221A"/>
    <w:rsid w:val="000C26AE"/>
    <w:rsid w:val="000C36C8"/>
    <w:rsid w:val="000C3718"/>
    <w:rsid w:val="000C5BE8"/>
    <w:rsid w:val="000C6BB8"/>
    <w:rsid w:val="000C6F1F"/>
    <w:rsid w:val="000C7878"/>
    <w:rsid w:val="000C7B09"/>
    <w:rsid w:val="000D0B5B"/>
    <w:rsid w:val="000D2E08"/>
    <w:rsid w:val="000D4451"/>
    <w:rsid w:val="000D6949"/>
    <w:rsid w:val="000D7051"/>
    <w:rsid w:val="000D74B0"/>
    <w:rsid w:val="000D7938"/>
    <w:rsid w:val="000D7F43"/>
    <w:rsid w:val="000E0F50"/>
    <w:rsid w:val="000E127B"/>
    <w:rsid w:val="000E1A96"/>
    <w:rsid w:val="000E1DE6"/>
    <w:rsid w:val="000E1E17"/>
    <w:rsid w:val="000E219E"/>
    <w:rsid w:val="000E2ED6"/>
    <w:rsid w:val="000E3412"/>
    <w:rsid w:val="000E3F34"/>
    <w:rsid w:val="000E4D48"/>
    <w:rsid w:val="000E4F43"/>
    <w:rsid w:val="000E5248"/>
    <w:rsid w:val="000E5871"/>
    <w:rsid w:val="000E5E60"/>
    <w:rsid w:val="000E7417"/>
    <w:rsid w:val="000E7886"/>
    <w:rsid w:val="000F11B0"/>
    <w:rsid w:val="000F23B5"/>
    <w:rsid w:val="000F2DAB"/>
    <w:rsid w:val="000F4348"/>
    <w:rsid w:val="000F4376"/>
    <w:rsid w:val="000F4CD3"/>
    <w:rsid w:val="000F4F6F"/>
    <w:rsid w:val="000F62C7"/>
    <w:rsid w:val="000F776F"/>
    <w:rsid w:val="000F7B2A"/>
    <w:rsid w:val="00100894"/>
    <w:rsid w:val="00100F20"/>
    <w:rsid w:val="0010114A"/>
    <w:rsid w:val="00101420"/>
    <w:rsid w:val="00101E41"/>
    <w:rsid w:val="001022D0"/>
    <w:rsid w:val="00102B26"/>
    <w:rsid w:val="001051B8"/>
    <w:rsid w:val="00105DE8"/>
    <w:rsid w:val="00105FC6"/>
    <w:rsid w:val="001067DA"/>
    <w:rsid w:val="001076C4"/>
    <w:rsid w:val="00107D12"/>
    <w:rsid w:val="00107EFC"/>
    <w:rsid w:val="00110478"/>
    <w:rsid w:val="00110500"/>
    <w:rsid w:val="001105F4"/>
    <w:rsid w:val="00110EEB"/>
    <w:rsid w:val="00111136"/>
    <w:rsid w:val="001117DE"/>
    <w:rsid w:val="001119F5"/>
    <w:rsid w:val="00112252"/>
    <w:rsid w:val="00112C52"/>
    <w:rsid w:val="00113BAD"/>
    <w:rsid w:val="00114D66"/>
    <w:rsid w:val="00115B1A"/>
    <w:rsid w:val="00117EEF"/>
    <w:rsid w:val="00117F54"/>
    <w:rsid w:val="00121F09"/>
    <w:rsid w:val="00122504"/>
    <w:rsid w:val="00123723"/>
    <w:rsid w:val="00124127"/>
    <w:rsid w:val="0012431C"/>
    <w:rsid w:val="001245CF"/>
    <w:rsid w:val="00125220"/>
    <w:rsid w:val="00125271"/>
    <w:rsid w:val="0012650D"/>
    <w:rsid w:val="00126BF5"/>
    <w:rsid w:val="0013011D"/>
    <w:rsid w:val="00131C79"/>
    <w:rsid w:val="001322F6"/>
    <w:rsid w:val="00133BBF"/>
    <w:rsid w:val="00136701"/>
    <w:rsid w:val="00136938"/>
    <w:rsid w:val="00136BC1"/>
    <w:rsid w:val="00136DD0"/>
    <w:rsid w:val="00136FA8"/>
    <w:rsid w:val="00137DA5"/>
    <w:rsid w:val="00140992"/>
    <w:rsid w:val="0014132E"/>
    <w:rsid w:val="001429BF"/>
    <w:rsid w:val="00142EF3"/>
    <w:rsid w:val="00142F95"/>
    <w:rsid w:val="0014378D"/>
    <w:rsid w:val="001437DB"/>
    <w:rsid w:val="00143A58"/>
    <w:rsid w:val="00144004"/>
    <w:rsid w:val="001445B7"/>
    <w:rsid w:val="00146432"/>
    <w:rsid w:val="00146F28"/>
    <w:rsid w:val="0014744B"/>
    <w:rsid w:val="00147558"/>
    <w:rsid w:val="001478B6"/>
    <w:rsid w:val="0014797C"/>
    <w:rsid w:val="00150663"/>
    <w:rsid w:val="00150697"/>
    <w:rsid w:val="00150F46"/>
    <w:rsid w:val="0015130C"/>
    <w:rsid w:val="00152B8F"/>
    <w:rsid w:val="0015486A"/>
    <w:rsid w:val="00160084"/>
    <w:rsid w:val="00160141"/>
    <w:rsid w:val="00161FF2"/>
    <w:rsid w:val="00162209"/>
    <w:rsid w:val="001636BB"/>
    <w:rsid w:val="00165599"/>
    <w:rsid w:val="00165827"/>
    <w:rsid w:val="0016624D"/>
    <w:rsid w:val="0016670D"/>
    <w:rsid w:val="00167BD3"/>
    <w:rsid w:val="00167EFA"/>
    <w:rsid w:val="001700BB"/>
    <w:rsid w:val="00170348"/>
    <w:rsid w:val="00170D90"/>
    <w:rsid w:val="00170E73"/>
    <w:rsid w:val="00171242"/>
    <w:rsid w:val="00171D55"/>
    <w:rsid w:val="001727D1"/>
    <w:rsid w:val="00173341"/>
    <w:rsid w:val="00173680"/>
    <w:rsid w:val="0017409F"/>
    <w:rsid w:val="00174607"/>
    <w:rsid w:val="001748BC"/>
    <w:rsid w:val="00174D69"/>
    <w:rsid w:val="001771AC"/>
    <w:rsid w:val="0017764A"/>
    <w:rsid w:val="0018209B"/>
    <w:rsid w:val="001827E3"/>
    <w:rsid w:val="00182BC0"/>
    <w:rsid w:val="00182C28"/>
    <w:rsid w:val="0018397F"/>
    <w:rsid w:val="00183F3B"/>
    <w:rsid w:val="00184641"/>
    <w:rsid w:val="00184741"/>
    <w:rsid w:val="00184902"/>
    <w:rsid w:val="001859CD"/>
    <w:rsid w:val="00185A85"/>
    <w:rsid w:val="0018655C"/>
    <w:rsid w:val="00186A58"/>
    <w:rsid w:val="00186BFA"/>
    <w:rsid w:val="00186CD6"/>
    <w:rsid w:val="001872AA"/>
    <w:rsid w:val="001875A9"/>
    <w:rsid w:val="001876F5"/>
    <w:rsid w:val="00187A36"/>
    <w:rsid w:val="001901BA"/>
    <w:rsid w:val="001924EF"/>
    <w:rsid w:val="00192858"/>
    <w:rsid w:val="00194B14"/>
    <w:rsid w:val="001956E4"/>
    <w:rsid w:val="00196B06"/>
    <w:rsid w:val="0019756B"/>
    <w:rsid w:val="001A0E3E"/>
    <w:rsid w:val="001A159C"/>
    <w:rsid w:val="001A23C2"/>
    <w:rsid w:val="001A2803"/>
    <w:rsid w:val="001A31FB"/>
    <w:rsid w:val="001A3AFC"/>
    <w:rsid w:val="001A44A1"/>
    <w:rsid w:val="001A4B0A"/>
    <w:rsid w:val="001A5352"/>
    <w:rsid w:val="001A5C8D"/>
    <w:rsid w:val="001A5EB7"/>
    <w:rsid w:val="001A5F0B"/>
    <w:rsid w:val="001A6C5F"/>
    <w:rsid w:val="001A6C71"/>
    <w:rsid w:val="001A7214"/>
    <w:rsid w:val="001A7698"/>
    <w:rsid w:val="001A7C56"/>
    <w:rsid w:val="001B0125"/>
    <w:rsid w:val="001B0B84"/>
    <w:rsid w:val="001B0CEC"/>
    <w:rsid w:val="001B10F0"/>
    <w:rsid w:val="001B2766"/>
    <w:rsid w:val="001B2BDA"/>
    <w:rsid w:val="001B3F38"/>
    <w:rsid w:val="001B3F77"/>
    <w:rsid w:val="001B4650"/>
    <w:rsid w:val="001B54CA"/>
    <w:rsid w:val="001B5F9E"/>
    <w:rsid w:val="001C045F"/>
    <w:rsid w:val="001C10E6"/>
    <w:rsid w:val="001C1871"/>
    <w:rsid w:val="001C1C5F"/>
    <w:rsid w:val="001C252D"/>
    <w:rsid w:val="001C356E"/>
    <w:rsid w:val="001C4078"/>
    <w:rsid w:val="001C4E72"/>
    <w:rsid w:val="001C5B20"/>
    <w:rsid w:val="001C5DA5"/>
    <w:rsid w:val="001C5EEC"/>
    <w:rsid w:val="001D050C"/>
    <w:rsid w:val="001D0E0A"/>
    <w:rsid w:val="001D23CD"/>
    <w:rsid w:val="001D2F80"/>
    <w:rsid w:val="001D385B"/>
    <w:rsid w:val="001D3A90"/>
    <w:rsid w:val="001D3FB2"/>
    <w:rsid w:val="001D43D5"/>
    <w:rsid w:val="001D4A21"/>
    <w:rsid w:val="001D4EB1"/>
    <w:rsid w:val="001D5AF9"/>
    <w:rsid w:val="001D5DFF"/>
    <w:rsid w:val="001D61F1"/>
    <w:rsid w:val="001D6969"/>
    <w:rsid w:val="001D7E05"/>
    <w:rsid w:val="001E0809"/>
    <w:rsid w:val="001E09CC"/>
    <w:rsid w:val="001E0F28"/>
    <w:rsid w:val="001E2680"/>
    <w:rsid w:val="001E2AFE"/>
    <w:rsid w:val="001E3179"/>
    <w:rsid w:val="001E3EC6"/>
    <w:rsid w:val="001E47C5"/>
    <w:rsid w:val="001E5A33"/>
    <w:rsid w:val="001E5B2A"/>
    <w:rsid w:val="001E6341"/>
    <w:rsid w:val="001E6440"/>
    <w:rsid w:val="001E77A4"/>
    <w:rsid w:val="001F0169"/>
    <w:rsid w:val="001F042B"/>
    <w:rsid w:val="001F0AC6"/>
    <w:rsid w:val="001F0CAC"/>
    <w:rsid w:val="001F2671"/>
    <w:rsid w:val="001F299C"/>
    <w:rsid w:val="001F2B9A"/>
    <w:rsid w:val="001F34F4"/>
    <w:rsid w:val="001F3722"/>
    <w:rsid w:val="001F38E9"/>
    <w:rsid w:val="001F3EFD"/>
    <w:rsid w:val="001F6021"/>
    <w:rsid w:val="001F63E9"/>
    <w:rsid w:val="001F7F9B"/>
    <w:rsid w:val="0020194D"/>
    <w:rsid w:val="002029CB"/>
    <w:rsid w:val="00202EC6"/>
    <w:rsid w:val="002034E2"/>
    <w:rsid w:val="00203851"/>
    <w:rsid w:val="00204285"/>
    <w:rsid w:val="00204C78"/>
    <w:rsid w:val="00206787"/>
    <w:rsid w:val="00206A40"/>
    <w:rsid w:val="00206E7C"/>
    <w:rsid w:val="00207105"/>
    <w:rsid w:val="0021071A"/>
    <w:rsid w:val="002109A9"/>
    <w:rsid w:val="002123A5"/>
    <w:rsid w:val="00212619"/>
    <w:rsid w:val="00212D7A"/>
    <w:rsid w:val="00214340"/>
    <w:rsid w:val="0021483B"/>
    <w:rsid w:val="00214921"/>
    <w:rsid w:val="00214A68"/>
    <w:rsid w:val="00215914"/>
    <w:rsid w:val="00215AA0"/>
    <w:rsid w:val="00215AE9"/>
    <w:rsid w:val="00215D6D"/>
    <w:rsid w:val="00215F20"/>
    <w:rsid w:val="00215FEA"/>
    <w:rsid w:val="0022084E"/>
    <w:rsid w:val="00220FA2"/>
    <w:rsid w:val="002226D2"/>
    <w:rsid w:val="00223063"/>
    <w:rsid w:val="00223B89"/>
    <w:rsid w:val="002249D2"/>
    <w:rsid w:val="00224CB9"/>
    <w:rsid w:val="00224F99"/>
    <w:rsid w:val="002251D7"/>
    <w:rsid w:val="00225D70"/>
    <w:rsid w:val="00227287"/>
    <w:rsid w:val="00227601"/>
    <w:rsid w:val="00227A1D"/>
    <w:rsid w:val="00227B71"/>
    <w:rsid w:val="00227FB6"/>
    <w:rsid w:val="0023046F"/>
    <w:rsid w:val="00232877"/>
    <w:rsid w:val="002331D4"/>
    <w:rsid w:val="002332A0"/>
    <w:rsid w:val="00233546"/>
    <w:rsid w:val="002338DC"/>
    <w:rsid w:val="00234189"/>
    <w:rsid w:val="002347EA"/>
    <w:rsid w:val="00234851"/>
    <w:rsid w:val="00235A74"/>
    <w:rsid w:val="002360FA"/>
    <w:rsid w:val="002362B6"/>
    <w:rsid w:val="00237781"/>
    <w:rsid w:val="002377EE"/>
    <w:rsid w:val="00237890"/>
    <w:rsid w:val="0024075F"/>
    <w:rsid w:val="002408F6"/>
    <w:rsid w:val="00241FA7"/>
    <w:rsid w:val="002420B3"/>
    <w:rsid w:val="00242FC3"/>
    <w:rsid w:val="00244522"/>
    <w:rsid w:val="00244F72"/>
    <w:rsid w:val="00245348"/>
    <w:rsid w:val="00245FC8"/>
    <w:rsid w:val="00246473"/>
    <w:rsid w:val="002464B9"/>
    <w:rsid w:val="002470A0"/>
    <w:rsid w:val="00247A66"/>
    <w:rsid w:val="00250645"/>
    <w:rsid w:val="00250A72"/>
    <w:rsid w:val="00250B9A"/>
    <w:rsid w:val="00250D76"/>
    <w:rsid w:val="0025125F"/>
    <w:rsid w:val="00251D00"/>
    <w:rsid w:val="002529C3"/>
    <w:rsid w:val="00253A2C"/>
    <w:rsid w:val="00253B9B"/>
    <w:rsid w:val="00254804"/>
    <w:rsid w:val="00254AA8"/>
    <w:rsid w:val="0025520E"/>
    <w:rsid w:val="00256940"/>
    <w:rsid w:val="0026081A"/>
    <w:rsid w:val="002616C6"/>
    <w:rsid w:val="0026248E"/>
    <w:rsid w:val="002626AA"/>
    <w:rsid w:val="002628E2"/>
    <w:rsid w:val="002630FD"/>
    <w:rsid w:val="002642CC"/>
    <w:rsid w:val="00265423"/>
    <w:rsid w:val="00266360"/>
    <w:rsid w:val="00266FD6"/>
    <w:rsid w:val="00267C12"/>
    <w:rsid w:val="00270508"/>
    <w:rsid w:val="0027095E"/>
    <w:rsid w:val="00270ED9"/>
    <w:rsid w:val="002712C2"/>
    <w:rsid w:val="0027233F"/>
    <w:rsid w:val="00272C2C"/>
    <w:rsid w:val="00273971"/>
    <w:rsid w:val="00273FF0"/>
    <w:rsid w:val="002741E8"/>
    <w:rsid w:val="00275FCC"/>
    <w:rsid w:val="002761C1"/>
    <w:rsid w:val="0027660F"/>
    <w:rsid w:val="00277A6E"/>
    <w:rsid w:val="00281288"/>
    <w:rsid w:val="00281806"/>
    <w:rsid w:val="00282935"/>
    <w:rsid w:val="00282AE5"/>
    <w:rsid w:val="00283191"/>
    <w:rsid w:val="00283FE2"/>
    <w:rsid w:val="00284717"/>
    <w:rsid w:val="00285190"/>
    <w:rsid w:val="0028650D"/>
    <w:rsid w:val="002866FC"/>
    <w:rsid w:val="00287A46"/>
    <w:rsid w:val="00290727"/>
    <w:rsid w:val="002912CA"/>
    <w:rsid w:val="002918E9"/>
    <w:rsid w:val="002928DD"/>
    <w:rsid w:val="00292B19"/>
    <w:rsid w:val="00292E90"/>
    <w:rsid w:val="00292F8A"/>
    <w:rsid w:val="002944FE"/>
    <w:rsid w:val="00294571"/>
    <w:rsid w:val="00295904"/>
    <w:rsid w:val="00297172"/>
    <w:rsid w:val="002A0DF9"/>
    <w:rsid w:val="002A19EB"/>
    <w:rsid w:val="002A1D5C"/>
    <w:rsid w:val="002A22E4"/>
    <w:rsid w:val="002A2FDE"/>
    <w:rsid w:val="002A38EA"/>
    <w:rsid w:val="002A3C58"/>
    <w:rsid w:val="002A4A77"/>
    <w:rsid w:val="002A4F62"/>
    <w:rsid w:val="002A592A"/>
    <w:rsid w:val="002A6061"/>
    <w:rsid w:val="002A6B91"/>
    <w:rsid w:val="002B0A9B"/>
    <w:rsid w:val="002B119D"/>
    <w:rsid w:val="002B1586"/>
    <w:rsid w:val="002B1848"/>
    <w:rsid w:val="002B20CD"/>
    <w:rsid w:val="002B2853"/>
    <w:rsid w:val="002B330F"/>
    <w:rsid w:val="002B3562"/>
    <w:rsid w:val="002B3A4D"/>
    <w:rsid w:val="002B3ED3"/>
    <w:rsid w:val="002B4109"/>
    <w:rsid w:val="002B57D0"/>
    <w:rsid w:val="002B57E4"/>
    <w:rsid w:val="002B5BB8"/>
    <w:rsid w:val="002B6DE0"/>
    <w:rsid w:val="002B78F2"/>
    <w:rsid w:val="002C05D2"/>
    <w:rsid w:val="002C2DC9"/>
    <w:rsid w:val="002C36A6"/>
    <w:rsid w:val="002C3DB5"/>
    <w:rsid w:val="002C4151"/>
    <w:rsid w:val="002C4534"/>
    <w:rsid w:val="002C46A8"/>
    <w:rsid w:val="002C4FE5"/>
    <w:rsid w:val="002C5941"/>
    <w:rsid w:val="002C7BE9"/>
    <w:rsid w:val="002D0D12"/>
    <w:rsid w:val="002D1087"/>
    <w:rsid w:val="002D1141"/>
    <w:rsid w:val="002D123F"/>
    <w:rsid w:val="002D16C6"/>
    <w:rsid w:val="002D22B0"/>
    <w:rsid w:val="002D28F3"/>
    <w:rsid w:val="002D2E26"/>
    <w:rsid w:val="002D444F"/>
    <w:rsid w:val="002D5860"/>
    <w:rsid w:val="002D5A40"/>
    <w:rsid w:val="002D5F8B"/>
    <w:rsid w:val="002D6179"/>
    <w:rsid w:val="002D6657"/>
    <w:rsid w:val="002D76F9"/>
    <w:rsid w:val="002E0660"/>
    <w:rsid w:val="002E2670"/>
    <w:rsid w:val="002E2ED8"/>
    <w:rsid w:val="002E3C4D"/>
    <w:rsid w:val="002E4668"/>
    <w:rsid w:val="002E4BA1"/>
    <w:rsid w:val="002E4C0E"/>
    <w:rsid w:val="002E4E9F"/>
    <w:rsid w:val="002E6623"/>
    <w:rsid w:val="002E6DC4"/>
    <w:rsid w:val="002E6DD9"/>
    <w:rsid w:val="002E769E"/>
    <w:rsid w:val="002E77FB"/>
    <w:rsid w:val="002F0F2A"/>
    <w:rsid w:val="002F11DC"/>
    <w:rsid w:val="002F1F98"/>
    <w:rsid w:val="002F2ABD"/>
    <w:rsid w:val="002F2C40"/>
    <w:rsid w:val="002F2E10"/>
    <w:rsid w:val="002F392E"/>
    <w:rsid w:val="002F5738"/>
    <w:rsid w:val="002F59AA"/>
    <w:rsid w:val="002F6127"/>
    <w:rsid w:val="002F7638"/>
    <w:rsid w:val="002F7902"/>
    <w:rsid w:val="00300555"/>
    <w:rsid w:val="00300FEB"/>
    <w:rsid w:val="00301FC5"/>
    <w:rsid w:val="0030213E"/>
    <w:rsid w:val="00303005"/>
    <w:rsid w:val="0030307F"/>
    <w:rsid w:val="00303728"/>
    <w:rsid w:val="003037A2"/>
    <w:rsid w:val="003039AB"/>
    <w:rsid w:val="00304EAB"/>
    <w:rsid w:val="00304F11"/>
    <w:rsid w:val="00305406"/>
    <w:rsid w:val="00306175"/>
    <w:rsid w:val="00306AF3"/>
    <w:rsid w:val="00306BC5"/>
    <w:rsid w:val="00307147"/>
    <w:rsid w:val="003071AD"/>
    <w:rsid w:val="00307EC9"/>
    <w:rsid w:val="0031069E"/>
    <w:rsid w:val="00310ABE"/>
    <w:rsid w:val="0031109D"/>
    <w:rsid w:val="00311FC5"/>
    <w:rsid w:val="00312894"/>
    <w:rsid w:val="003129F4"/>
    <w:rsid w:val="00312D16"/>
    <w:rsid w:val="00312F1D"/>
    <w:rsid w:val="00313268"/>
    <w:rsid w:val="0031395B"/>
    <w:rsid w:val="00314B97"/>
    <w:rsid w:val="003152D3"/>
    <w:rsid w:val="003158FB"/>
    <w:rsid w:val="00315B31"/>
    <w:rsid w:val="003174A0"/>
    <w:rsid w:val="00317BD5"/>
    <w:rsid w:val="00317CFC"/>
    <w:rsid w:val="00317D24"/>
    <w:rsid w:val="00317E5B"/>
    <w:rsid w:val="003211C4"/>
    <w:rsid w:val="0032197D"/>
    <w:rsid w:val="0032209A"/>
    <w:rsid w:val="003224C3"/>
    <w:rsid w:val="00322943"/>
    <w:rsid w:val="00322F4A"/>
    <w:rsid w:val="00323C7B"/>
    <w:rsid w:val="0032563F"/>
    <w:rsid w:val="0032579B"/>
    <w:rsid w:val="00326DA4"/>
    <w:rsid w:val="003273DA"/>
    <w:rsid w:val="003300F9"/>
    <w:rsid w:val="00330A49"/>
    <w:rsid w:val="0033115C"/>
    <w:rsid w:val="00331531"/>
    <w:rsid w:val="003316E9"/>
    <w:rsid w:val="00332127"/>
    <w:rsid w:val="00332556"/>
    <w:rsid w:val="00332BE2"/>
    <w:rsid w:val="0033311E"/>
    <w:rsid w:val="003345FF"/>
    <w:rsid w:val="003351B3"/>
    <w:rsid w:val="00335356"/>
    <w:rsid w:val="00340497"/>
    <w:rsid w:val="003405C5"/>
    <w:rsid w:val="003427E3"/>
    <w:rsid w:val="003453FB"/>
    <w:rsid w:val="00345C48"/>
    <w:rsid w:val="003462FD"/>
    <w:rsid w:val="003472AD"/>
    <w:rsid w:val="00347423"/>
    <w:rsid w:val="0034763C"/>
    <w:rsid w:val="003477B0"/>
    <w:rsid w:val="00350398"/>
    <w:rsid w:val="00351966"/>
    <w:rsid w:val="00352FAD"/>
    <w:rsid w:val="003530C1"/>
    <w:rsid w:val="003536D3"/>
    <w:rsid w:val="0035447C"/>
    <w:rsid w:val="003550D0"/>
    <w:rsid w:val="003557C0"/>
    <w:rsid w:val="00356B68"/>
    <w:rsid w:val="00357346"/>
    <w:rsid w:val="003574E3"/>
    <w:rsid w:val="00357C34"/>
    <w:rsid w:val="00357F5E"/>
    <w:rsid w:val="00360E5F"/>
    <w:rsid w:val="00360F19"/>
    <w:rsid w:val="00361105"/>
    <w:rsid w:val="003615DF"/>
    <w:rsid w:val="00362185"/>
    <w:rsid w:val="00362562"/>
    <w:rsid w:val="00362BE3"/>
    <w:rsid w:val="00362D99"/>
    <w:rsid w:val="003632A3"/>
    <w:rsid w:val="00363C44"/>
    <w:rsid w:val="003640A1"/>
    <w:rsid w:val="00364D81"/>
    <w:rsid w:val="00365014"/>
    <w:rsid w:val="00365134"/>
    <w:rsid w:val="00365549"/>
    <w:rsid w:val="00365759"/>
    <w:rsid w:val="003659CE"/>
    <w:rsid w:val="00366023"/>
    <w:rsid w:val="00366062"/>
    <w:rsid w:val="0036709D"/>
    <w:rsid w:val="00370454"/>
    <w:rsid w:val="00370C51"/>
    <w:rsid w:val="00370DA3"/>
    <w:rsid w:val="0037189A"/>
    <w:rsid w:val="00372D86"/>
    <w:rsid w:val="00374113"/>
    <w:rsid w:val="00375504"/>
    <w:rsid w:val="0037605F"/>
    <w:rsid w:val="00376486"/>
    <w:rsid w:val="00376F07"/>
    <w:rsid w:val="00377242"/>
    <w:rsid w:val="00377C8C"/>
    <w:rsid w:val="0038108D"/>
    <w:rsid w:val="0038155D"/>
    <w:rsid w:val="00382226"/>
    <w:rsid w:val="00382777"/>
    <w:rsid w:val="003828EB"/>
    <w:rsid w:val="00382992"/>
    <w:rsid w:val="00383565"/>
    <w:rsid w:val="0038430C"/>
    <w:rsid w:val="003853FF"/>
    <w:rsid w:val="0038599F"/>
    <w:rsid w:val="00386421"/>
    <w:rsid w:val="00386646"/>
    <w:rsid w:val="00387284"/>
    <w:rsid w:val="00390270"/>
    <w:rsid w:val="00393123"/>
    <w:rsid w:val="003937C0"/>
    <w:rsid w:val="003941E5"/>
    <w:rsid w:val="003947ED"/>
    <w:rsid w:val="00394BAE"/>
    <w:rsid w:val="00395676"/>
    <w:rsid w:val="00396001"/>
    <w:rsid w:val="00397BFA"/>
    <w:rsid w:val="0039BFCE"/>
    <w:rsid w:val="003A0D5C"/>
    <w:rsid w:val="003A141E"/>
    <w:rsid w:val="003A1C2C"/>
    <w:rsid w:val="003A2B8E"/>
    <w:rsid w:val="003A321E"/>
    <w:rsid w:val="003A32B2"/>
    <w:rsid w:val="003A3351"/>
    <w:rsid w:val="003A44B1"/>
    <w:rsid w:val="003A47AF"/>
    <w:rsid w:val="003A4A2B"/>
    <w:rsid w:val="003A4AF0"/>
    <w:rsid w:val="003A5BFA"/>
    <w:rsid w:val="003A6106"/>
    <w:rsid w:val="003A6C31"/>
    <w:rsid w:val="003A731A"/>
    <w:rsid w:val="003B0055"/>
    <w:rsid w:val="003B0481"/>
    <w:rsid w:val="003B1F3B"/>
    <w:rsid w:val="003B36B8"/>
    <w:rsid w:val="003B438C"/>
    <w:rsid w:val="003B55C9"/>
    <w:rsid w:val="003B62E3"/>
    <w:rsid w:val="003B6370"/>
    <w:rsid w:val="003B7374"/>
    <w:rsid w:val="003B74D7"/>
    <w:rsid w:val="003B792C"/>
    <w:rsid w:val="003C02F1"/>
    <w:rsid w:val="003C07AD"/>
    <w:rsid w:val="003C11C5"/>
    <w:rsid w:val="003C2D53"/>
    <w:rsid w:val="003C32D8"/>
    <w:rsid w:val="003C358D"/>
    <w:rsid w:val="003C4E71"/>
    <w:rsid w:val="003C5249"/>
    <w:rsid w:val="003C6246"/>
    <w:rsid w:val="003C6516"/>
    <w:rsid w:val="003C6976"/>
    <w:rsid w:val="003C6EBE"/>
    <w:rsid w:val="003C7F3C"/>
    <w:rsid w:val="003D024A"/>
    <w:rsid w:val="003D0459"/>
    <w:rsid w:val="003D0685"/>
    <w:rsid w:val="003D0F47"/>
    <w:rsid w:val="003D1573"/>
    <w:rsid w:val="003D1ED5"/>
    <w:rsid w:val="003D5931"/>
    <w:rsid w:val="003D5C33"/>
    <w:rsid w:val="003D5CAD"/>
    <w:rsid w:val="003D5D88"/>
    <w:rsid w:val="003D62CD"/>
    <w:rsid w:val="003D657F"/>
    <w:rsid w:val="003D6905"/>
    <w:rsid w:val="003E001B"/>
    <w:rsid w:val="003E05B6"/>
    <w:rsid w:val="003E0CDE"/>
    <w:rsid w:val="003E0D58"/>
    <w:rsid w:val="003E1C68"/>
    <w:rsid w:val="003E1D97"/>
    <w:rsid w:val="003E25F6"/>
    <w:rsid w:val="003E295D"/>
    <w:rsid w:val="003E337C"/>
    <w:rsid w:val="003E3460"/>
    <w:rsid w:val="003E38A6"/>
    <w:rsid w:val="003E4078"/>
    <w:rsid w:val="003E6A7D"/>
    <w:rsid w:val="003E75B3"/>
    <w:rsid w:val="003E7800"/>
    <w:rsid w:val="003E7F2E"/>
    <w:rsid w:val="003F002F"/>
    <w:rsid w:val="003F0266"/>
    <w:rsid w:val="003F09F9"/>
    <w:rsid w:val="003F2382"/>
    <w:rsid w:val="003F28DC"/>
    <w:rsid w:val="003F2CCE"/>
    <w:rsid w:val="003F3207"/>
    <w:rsid w:val="003F39E5"/>
    <w:rsid w:val="003F3A7D"/>
    <w:rsid w:val="003F4095"/>
    <w:rsid w:val="003F4193"/>
    <w:rsid w:val="003F4997"/>
    <w:rsid w:val="003F522F"/>
    <w:rsid w:val="003F720D"/>
    <w:rsid w:val="003F7317"/>
    <w:rsid w:val="003F77EF"/>
    <w:rsid w:val="00400095"/>
    <w:rsid w:val="00400452"/>
    <w:rsid w:val="0040070D"/>
    <w:rsid w:val="00401778"/>
    <w:rsid w:val="004027A9"/>
    <w:rsid w:val="0040362A"/>
    <w:rsid w:val="00405BF1"/>
    <w:rsid w:val="0040656B"/>
    <w:rsid w:val="00407866"/>
    <w:rsid w:val="00410E0F"/>
    <w:rsid w:val="00411189"/>
    <w:rsid w:val="0041153F"/>
    <w:rsid w:val="004125FA"/>
    <w:rsid w:val="00412747"/>
    <w:rsid w:val="00412CE2"/>
    <w:rsid w:val="00413323"/>
    <w:rsid w:val="00413ABD"/>
    <w:rsid w:val="004141ED"/>
    <w:rsid w:val="00414AD7"/>
    <w:rsid w:val="004156ED"/>
    <w:rsid w:val="0041664E"/>
    <w:rsid w:val="00416784"/>
    <w:rsid w:val="0041796F"/>
    <w:rsid w:val="00417A05"/>
    <w:rsid w:val="004201D3"/>
    <w:rsid w:val="0042029C"/>
    <w:rsid w:val="004228B3"/>
    <w:rsid w:val="00422FFF"/>
    <w:rsid w:val="00423483"/>
    <w:rsid w:val="004235FB"/>
    <w:rsid w:val="0042436C"/>
    <w:rsid w:val="00424708"/>
    <w:rsid w:val="00424ADA"/>
    <w:rsid w:val="00424E5E"/>
    <w:rsid w:val="004256FA"/>
    <w:rsid w:val="004257EE"/>
    <w:rsid w:val="00425BAC"/>
    <w:rsid w:val="00426243"/>
    <w:rsid w:val="00426C3E"/>
    <w:rsid w:val="004272AE"/>
    <w:rsid w:val="004278DB"/>
    <w:rsid w:val="00430A57"/>
    <w:rsid w:val="00430B00"/>
    <w:rsid w:val="00430B60"/>
    <w:rsid w:val="00431129"/>
    <w:rsid w:val="00432E79"/>
    <w:rsid w:val="004336C6"/>
    <w:rsid w:val="00434389"/>
    <w:rsid w:val="00434B3B"/>
    <w:rsid w:val="004352DD"/>
    <w:rsid w:val="0043576B"/>
    <w:rsid w:val="00435A02"/>
    <w:rsid w:val="004369EA"/>
    <w:rsid w:val="0043783B"/>
    <w:rsid w:val="004378D8"/>
    <w:rsid w:val="0043C25F"/>
    <w:rsid w:val="004409B9"/>
    <w:rsid w:val="00440B38"/>
    <w:rsid w:val="00440BF1"/>
    <w:rsid w:val="0044116D"/>
    <w:rsid w:val="004414BE"/>
    <w:rsid w:val="00441B0F"/>
    <w:rsid w:val="00441F7D"/>
    <w:rsid w:val="00443D73"/>
    <w:rsid w:val="00443DCD"/>
    <w:rsid w:val="00443EF5"/>
    <w:rsid w:val="004440CE"/>
    <w:rsid w:val="00444E5B"/>
    <w:rsid w:val="004457B4"/>
    <w:rsid w:val="00445B16"/>
    <w:rsid w:val="00447482"/>
    <w:rsid w:val="00447CB5"/>
    <w:rsid w:val="00450DDB"/>
    <w:rsid w:val="0045400C"/>
    <w:rsid w:val="004544BA"/>
    <w:rsid w:val="004553BC"/>
    <w:rsid w:val="004555BF"/>
    <w:rsid w:val="004557FF"/>
    <w:rsid w:val="00455C4E"/>
    <w:rsid w:val="00456A13"/>
    <w:rsid w:val="004613F8"/>
    <w:rsid w:val="0046188F"/>
    <w:rsid w:val="00461A39"/>
    <w:rsid w:val="00462636"/>
    <w:rsid w:val="00462B9E"/>
    <w:rsid w:val="00462D8E"/>
    <w:rsid w:val="00463690"/>
    <w:rsid w:val="004645CA"/>
    <w:rsid w:val="00464FDD"/>
    <w:rsid w:val="00465174"/>
    <w:rsid w:val="004653DC"/>
    <w:rsid w:val="00465538"/>
    <w:rsid w:val="0046585B"/>
    <w:rsid w:val="004666AD"/>
    <w:rsid w:val="00466EAF"/>
    <w:rsid w:val="00467282"/>
    <w:rsid w:val="004679B5"/>
    <w:rsid w:val="00470E9D"/>
    <w:rsid w:val="00471641"/>
    <w:rsid w:val="004725D2"/>
    <w:rsid w:val="004732D8"/>
    <w:rsid w:val="004738E5"/>
    <w:rsid w:val="00473E58"/>
    <w:rsid w:val="00473FED"/>
    <w:rsid w:val="00474063"/>
    <w:rsid w:val="004750CA"/>
    <w:rsid w:val="00475470"/>
    <w:rsid w:val="00475FA6"/>
    <w:rsid w:val="00476090"/>
    <w:rsid w:val="0047652E"/>
    <w:rsid w:val="00476E34"/>
    <w:rsid w:val="00477C54"/>
    <w:rsid w:val="00477D34"/>
    <w:rsid w:val="004801EF"/>
    <w:rsid w:val="004805CB"/>
    <w:rsid w:val="00480BCA"/>
    <w:rsid w:val="00481222"/>
    <w:rsid w:val="004816C7"/>
    <w:rsid w:val="00483897"/>
    <w:rsid w:val="00483C11"/>
    <w:rsid w:val="00483CB7"/>
    <w:rsid w:val="004842BE"/>
    <w:rsid w:val="00484A9C"/>
    <w:rsid w:val="004855D7"/>
    <w:rsid w:val="00485B6A"/>
    <w:rsid w:val="0048604E"/>
    <w:rsid w:val="004866DB"/>
    <w:rsid w:val="004877DF"/>
    <w:rsid w:val="00487B9D"/>
    <w:rsid w:val="00487F1D"/>
    <w:rsid w:val="004906FD"/>
    <w:rsid w:val="00490B71"/>
    <w:rsid w:val="00492010"/>
    <w:rsid w:val="004944FE"/>
    <w:rsid w:val="004946C8"/>
    <w:rsid w:val="00494CF3"/>
    <w:rsid w:val="00494DC5"/>
    <w:rsid w:val="00494E67"/>
    <w:rsid w:val="004954C9"/>
    <w:rsid w:val="004960E8"/>
    <w:rsid w:val="00497206"/>
    <w:rsid w:val="0049730A"/>
    <w:rsid w:val="004A1564"/>
    <w:rsid w:val="004A1AF9"/>
    <w:rsid w:val="004A263A"/>
    <w:rsid w:val="004A36E9"/>
    <w:rsid w:val="004A3CB8"/>
    <w:rsid w:val="004A40FE"/>
    <w:rsid w:val="004A4FA2"/>
    <w:rsid w:val="004A5AAB"/>
    <w:rsid w:val="004A62DD"/>
    <w:rsid w:val="004A6884"/>
    <w:rsid w:val="004A6E15"/>
    <w:rsid w:val="004A7ECD"/>
    <w:rsid w:val="004B27B8"/>
    <w:rsid w:val="004B2C35"/>
    <w:rsid w:val="004B2DF4"/>
    <w:rsid w:val="004B36AD"/>
    <w:rsid w:val="004B3DB7"/>
    <w:rsid w:val="004B4C4F"/>
    <w:rsid w:val="004B7E95"/>
    <w:rsid w:val="004C052D"/>
    <w:rsid w:val="004C05A1"/>
    <w:rsid w:val="004C0832"/>
    <w:rsid w:val="004C1FE6"/>
    <w:rsid w:val="004C2663"/>
    <w:rsid w:val="004C30D6"/>
    <w:rsid w:val="004C3185"/>
    <w:rsid w:val="004C380C"/>
    <w:rsid w:val="004C46A3"/>
    <w:rsid w:val="004C4D40"/>
    <w:rsid w:val="004C5174"/>
    <w:rsid w:val="004C5FB8"/>
    <w:rsid w:val="004C6318"/>
    <w:rsid w:val="004C6F02"/>
    <w:rsid w:val="004C7335"/>
    <w:rsid w:val="004C7617"/>
    <w:rsid w:val="004D0C0C"/>
    <w:rsid w:val="004D0FB2"/>
    <w:rsid w:val="004D1205"/>
    <w:rsid w:val="004D12D6"/>
    <w:rsid w:val="004D1310"/>
    <w:rsid w:val="004D159D"/>
    <w:rsid w:val="004D27E1"/>
    <w:rsid w:val="004D2832"/>
    <w:rsid w:val="004D2AD2"/>
    <w:rsid w:val="004D3BD1"/>
    <w:rsid w:val="004D52E5"/>
    <w:rsid w:val="004D5626"/>
    <w:rsid w:val="004D6347"/>
    <w:rsid w:val="004D73D6"/>
    <w:rsid w:val="004E0360"/>
    <w:rsid w:val="004E0584"/>
    <w:rsid w:val="004E095E"/>
    <w:rsid w:val="004E1EC9"/>
    <w:rsid w:val="004E1FE0"/>
    <w:rsid w:val="004E2263"/>
    <w:rsid w:val="004E282F"/>
    <w:rsid w:val="004E2932"/>
    <w:rsid w:val="004E2C16"/>
    <w:rsid w:val="004E2DA2"/>
    <w:rsid w:val="004E3AE5"/>
    <w:rsid w:val="004E3EFD"/>
    <w:rsid w:val="004E4039"/>
    <w:rsid w:val="004E4074"/>
    <w:rsid w:val="004E42ED"/>
    <w:rsid w:val="004E4EE6"/>
    <w:rsid w:val="004E5389"/>
    <w:rsid w:val="004E66B5"/>
    <w:rsid w:val="004F0509"/>
    <w:rsid w:val="004F0A5B"/>
    <w:rsid w:val="004F0E2C"/>
    <w:rsid w:val="004F16A7"/>
    <w:rsid w:val="004F1B41"/>
    <w:rsid w:val="004F25AA"/>
    <w:rsid w:val="004F2FDA"/>
    <w:rsid w:val="004F304B"/>
    <w:rsid w:val="004F348F"/>
    <w:rsid w:val="004F35D6"/>
    <w:rsid w:val="004F36AE"/>
    <w:rsid w:val="004F3D74"/>
    <w:rsid w:val="004F4224"/>
    <w:rsid w:val="004F4330"/>
    <w:rsid w:val="004F473C"/>
    <w:rsid w:val="004F4814"/>
    <w:rsid w:val="004F547E"/>
    <w:rsid w:val="004F5704"/>
    <w:rsid w:val="004F5E8F"/>
    <w:rsid w:val="004F6522"/>
    <w:rsid w:val="004F72A5"/>
    <w:rsid w:val="004F7879"/>
    <w:rsid w:val="004F798C"/>
    <w:rsid w:val="004F7BAD"/>
    <w:rsid w:val="0050063C"/>
    <w:rsid w:val="0050099A"/>
    <w:rsid w:val="0050173C"/>
    <w:rsid w:val="0050184A"/>
    <w:rsid w:val="00501DE8"/>
    <w:rsid w:val="005033B4"/>
    <w:rsid w:val="00503579"/>
    <w:rsid w:val="00503D9F"/>
    <w:rsid w:val="00503E81"/>
    <w:rsid w:val="0050532B"/>
    <w:rsid w:val="00505333"/>
    <w:rsid w:val="0050565F"/>
    <w:rsid w:val="00505B42"/>
    <w:rsid w:val="005063C4"/>
    <w:rsid w:val="0050660E"/>
    <w:rsid w:val="00506A84"/>
    <w:rsid w:val="005106A1"/>
    <w:rsid w:val="00510A23"/>
    <w:rsid w:val="005114C8"/>
    <w:rsid w:val="0051152D"/>
    <w:rsid w:val="005121E1"/>
    <w:rsid w:val="00513DA9"/>
    <w:rsid w:val="00513F46"/>
    <w:rsid w:val="00514B50"/>
    <w:rsid w:val="005151CE"/>
    <w:rsid w:val="00515C1E"/>
    <w:rsid w:val="00515F52"/>
    <w:rsid w:val="00516674"/>
    <w:rsid w:val="00517A5B"/>
    <w:rsid w:val="00517FAE"/>
    <w:rsid w:val="005205EA"/>
    <w:rsid w:val="00521B11"/>
    <w:rsid w:val="00521CDB"/>
    <w:rsid w:val="00522B5F"/>
    <w:rsid w:val="00522C4F"/>
    <w:rsid w:val="005247A3"/>
    <w:rsid w:val="00525215"/>
    <w:rsid w:val="005256E2"/>
    <w:rsid w:val="00525B78"/>
    <w:rsid w:val="00525C0F"/>
    <w:rsid w:val="00527846"/>
    <w:rsid w:val="00530897"/>
    <w:rsid w:val="00530D41"/>
    <w:rsid w:val="00531443"/>
    <w:rsid w:val="00532104"/>
    <w:rsid w:val="005325F2"/>
    <w:rsid w:val="00533A17"/>
    <w:rsid w:val="00533FD1"/>
    <w:rsid w:val="00535123"/>
    <w:rsid w:val="00535ABC"/>
    <w:rsid w:val="00535C7A"/>
    <w:rsid w:val="00535CFE"/>
    <w:rsid w:val="00535D7B"/>
    <w:rsid w:val="005366C9"/>
    <w:rsid w:val="00536EBC"/>
    <w:rsid w:val="0053784F"/>
    <w:rsid w:val="00537985"/>
    <w:rsid w:val="00541493"/>
    <w:rsid w:val="00542721"/>
    <w:rsid w:val="005431A9"/>
    <w:rsid w:val="00544C1F"/>
    <w:rsid w:val="0054687B"/>
    <w:rsid w:val="00551B3D"/>
    <w:rsid w:val="005522EE"/>
    <w:rsid w:val="00554322"/>
    <w:rsid w:val="00554F18"/>
    <w:rsid w:val="00555401"/>
    <w:rsid w:val="00555A0B"/>
    <w:rsid w:val="00555C61"/>
    <w:rsid w:val="00555DF0"/>
    <w:rsid w:val="005572C2"/>
    <w:rsid w:val="00557CC5"/>
    <w:rsid w:val="00560A9B"/>
    <w:rsid w:val="00561CD8"/>
    <w:rsid w:val="00562542"/>
    <w:rsid w:val="0056366D"/>
    <w:rsid w:val="0056379A"/>
    <w:rsid w:val="00563DE2"/>
    <w:rsid w:val="005651BD"/>
    <w:rsid w:val="00565C95"/>
    <w:rsid w:val="005667BB"/>
    <w:rsid w:val="005668BC"/>
    <w:rsid w:val="0056698B"/>
    <w:rsid w:val="0056727A"/>
    <w:rsid w:val="005702F9"/>
    <w:rsid w:val="0057047B"/>
    <w:rsid w:val="00570666"/>
    <w:rsid w:val="00570C54"/>
    <w:rsid w:val="00570C83"/>
    <w:rsid w:val="00571106"/>
    <w:rsid w:val="0057167D"/>
    <w:rsid w:val="005717A9"/>
    <w:rsid w:val="00571BDE"/>
    <w:rsid w:val="0057277A"/>
    <w:rsid w:val="00573DFE"/>
    <w:rsid w:val="0057421F"/>
    <w:rsid w:val="00574DAF"/>
    <w:rsid w:val="00575631"/>
    <w:rsid w:val="00577909"/>
    <w:rsid w:val="00577A8D"/>
    <w:rsid w:val="00580DBB"/>
    <w:rsid w:val="00580F6F"/>
    <w:rsid w:val="00581B13"/>
    <w:rsid w:val="00581B34"/>
    <w:rsid w:val="00581F04"/>
    <w:rsid w:val="005825EC"/>
    <w:rsid w:val="00582C75"/>
    <w:rsid w:val="00583419"/>
    <w:rsid w:val="005838A7"/>
    <w:rsid w:val="005849D4"/>
    <w:rsid w:val="00584B0B"/>
    <w:rsid w:val="00584C38"/>
    <w:rsid w:val="00585E12"/>
    <w:rsid w:val="00587FB9"/>
    <w:rsid w:val="00590519"/>
    <w:rsid w:val="00592178"/>
    <w:rsid w:val="00592692"/>
    <w:rsid w:val="0059269A"/>
    <w:rsid w:val="005927AC"/>
    <w:rsid w:val="005932AC"/>
    <w:rsid w:val="0059392A"/>
    <w:rsid w:val="00593A76"/>
    <w:rsid w:val="00593B31"/>
    <w:rsid w:val="00593FD2"/>
    <w:rsid w:val="00594AEE"/>
    <w:rsid w:val="00594B48"/>
    <w:rsid w:val="00594E1D"/>
    <w:rsid w:val="0059520F"/>
    <w:rsid w:val="00595619"/>
    <w:rsid w:val="00596026"/>
    <w:rsid w:val="0059652A"/>
    <w:rsid w:val="005A0025"/>
    <w:rsid w:val="005A02F2"/>
    <w:rsid w:val="005A035C"/>
    <w:rsid w:val="005A0664"/>
    <w:rsid w:val="005A084F"/>
    <w:rsid w:val="005A3BED"/>
    <w:rsid w:val="005A4310"/>
    <w:rsid w:val="005A50C8"/>
    <w:rsid w:val="005A5E4A"/>
    <w:rsid w:val="005A6146"/>
    <w:rsid w:val="005A6C15"/>
    <w:rsid w:val="005A6D53"/>
    <w:rsid w:val="005A744C"/>
    <w:rsid w:val="005B0051"/>
    <w:rsid w:val="005B0120"/>
    <w:rsid w:val="005B0832"/>
    <w:rsid w:val="005B0F99"/>
    <w:rsid w:val="005B0FD2"/>
    <w:rsid w:val="005B1B6A"/>
    <w:rsid w:val="005B2B5D"/>
    <w:rsid w:val="005B4D37"/>
    <w:rsid w:val="005B6609"/>
    <w:rsid w:val="005B6C21"/>
    <w:rsid w:val="005B7A41"/>
    <w:rsid w:val="005B7E8D"/>
    <w:rsid w:val="005C00D3"/>
    <w:rsid w:val="005C0B07"/>
    <w:rsid w:val="005C0C35"/>
    <w:rsid w:val="005C0F85"/>
    <w:rsid w:val="005C1917"/>
    <w:rsid w:val="005C272B"/>
    <w:rsid w:val="005C289D"/>
    <w:rsid w:val="005C2CBE"/>
    <w:rsid w:val="005C3E8D"/>
    <w:rsid w:val="005C4811"/>
    <w:rsid w:val="005C5588"/>
    <w:rsid w:val="005C5BC8"/>
    <w:rsid w:val="005C5C18"/>
    <w:rsid w:val="005C643B"/>
    <w:rsid w:val="005C71EE"/>
    <w:rsid w:val="005D15C6"/>
    <w:rsid w:val="005D1E59"/>
    <w:rsid w:val="005D2AE8"/>
    <w:rsid w:val="005D2CEB"/>
    <w:rsid w:val="005D2E95"/>
    <w:rsid w:val="005D324F"/>
    <w:rsid w:val="005D4BE1"/>
    <w:rsid w:val="005D542D"/>
    <w:rsid w:val="005D563B"/>
    <w:rsid w:val="005D5FC4"/>
    <w:rsid w:val="005D61FB"/>
    <w:rsid w:val="005D7C57"/>
    <w:rsid w:val="005D7FEF"/>
    <w:rsid w:val="005E1CF7"/>
    <w:rsid w:val="005E1E9A"/>
    <w:rsid w:val="005E2E6B"/>
    <w:rsid w:val="005E3EED"/>
    <w:rsid w:val="005E452D"/>
    <w:rsid w:val="005E4C1B"/>
    <w:rsid w:val="005E4E0D"/>
    <w:rsid w:val="005E6124"/>
    <w:rsid w:val="005E6226"/>
    <w:rsid w:val="005E6426"/>
    <w:rsid w:val="005E6AE1"/>
    <w:rsid w:val="005E6C93"/>
    <w:rsid w:val="005E7092"/>
    <w:rsid w:val="005E73B0"/>
    <w:rsid w:val="005E7B45"/>
    <w:rsid w:val="005E7BF9"/>
    <w:rsid w:val="005F019E"/>
    <w:rsid w:val="005F03FD"/>
    <w:rsid w:val="005F12CA"/>
    <w:rsid w:val="005F2784"/>
    <w:rsid w:val="005F3186"/>
    <w:rsid w:val="005F3425"/>
    <w:rsid w:val="005F3972"/>
    <w:rsid w:val="005F4297"/>
    <w:rsid w:val="005F443D"/>
    <w:rsid w:val="005F47F6"/>
    <w:rsid w:val="005F4906"/>
    <w:rsid w:val="005F5834"/>
    <w:rsid w:val="005F6356"/>
    <w:rsid w:val="005F6910"/>
    <w:rsid w:val="006008C0"/>
    <w:rsid w:val="006021EC"/>
    <w:rsid w:val="00602566"/>
    <w:rsid w:val="006033C7"/>
    <w:rsid w:val="00604B38"/>
    <w:rsid w:val="00605F6F"/>
    <w:rsid w:val="00606407"/>
    <w:rsid w:val="00606954"/>
    <w:rsid w:val="006101A9"/>
    <w:rsid w:val="006105CE"/>
    <w:rsid w:val="006128BE"/>
    <w:rsid w:val="006140B2"/>
    <w:rsid w:val="006142D8"/>
    <w:rsid w:val="006142F9"/>
    <w:rsid w:val="006148D7"/>
    <w:rsid w:val="00615D2D"/>
    <w:rsid w:val="0061652C"/>
    <w:rsid w:val="00616B40"/>
    <w:rsid w:val="006174B2"/>
    <w:rsid w:val="00617C2D"/>
    <w:rsid w:val="00617E5D"/>
    <w:rsid w:val="00620A47"/>
    <w:rsid w:val="00621B69"/>
    <w:rsid w:val="00622AC5"/>
    <w:rsid w:val="00622F84"/>
    <w:rsid w:val="00624DFE"/>
    <w:rsid w:val="00625192"/>
    <w:rsid w:val="00625959"/>
    <w:rsid w:val="00626583"/>
    <w:rsid w:val="006273EA"/>
    <w:rsid w:val="00627733"/>
    <w:rsid w:val="00627CCB"/>
    <w:rsid w:val="00627CD5"/>
    <w:rsid w:val="0063008E"/>
    <w:rsid w:val="0063010F"/>
    <w:rsid w:val="0063107C"/>
    <w:rsid w:val="006315CB"/>
    <w:rsid w:val="00631EC3"/>
    <w:rsid w:val="006328D7"/>
    <w:rsid w:val="0063306B"/>
    <w:rsid w:val="006331F6"/>
    <w:rsid w:val="00633398"/>
    <w:rsid w:val="00633607"/>
    <w:rsid w:val="00634B55"/>
    <w:rsid w:val="0063625E"/>
    <w:rsid w:val="006371C0"/>
    <w:rsid w:val="006407B5"/>
    <w:rsid w:val="006410FB"/>
    <w:rsid w:val="00641F9B"/>
    <w:rsid w:val="0064253C"/>
    <w:rsid w:val="00642601"/>
    <w:rsid w:val="0064298A"/>
    <w:rsid w:val="0064368D"/>
    <w:rsid w:val="0064382D"/>
    <w:rsid w:val="00643A4A"/>
    <w:rsid w:val="00643CDA"/>
    <w:rsid w:val="00643D6E"/>
    <w:rsid w:val="0064509B"/>
    <w:rsid w:val="006450EA"/>
    <w:rsid w:val="00645D56"/>
    <w:rsid w:val="0064636D"/>
    <w:rsid w:val="00646A12"/>
    <w:rsid w:val="00646BD6"/>
    <w:rsid w:val="0064705E"/>
    <w:rsid w:val="006471AA"/>
    <w:rsid w:val="00647598"/>
    <w:rsid w:val="00650CA6"/>
    <w:rsid w:val="00651259"/>
    <w:rsid w:val="006516BB"/>
    <w:rsid w:val="00655CFC"/>
    <w:rsid w:val="006560EA"/>
    <w:rsid w:val="006562E3"/>
    <w:rsid w:val="00656E5A"/>
    <w:rsid w:val="00660474"/>
    <w:rsid w:val="0066088B"/>
    <w:rsid w:val="00660BB2"/>
    <w:rsid w:val="0066189B"/>
    <w:rsid w:val="00662A0E"/>
    <w:rsid w:val="00662BCF"/>
    <w:rsid w:val="00663AC0"/>
    <w:rsid w:val="00663B39"/>
    <w:rsid w:val="00664437"/>
    <w:rsid w:val="00664D0A"/>
    <w:rsid w:val="0066539E"/>
    <w:rsid w:val="00665A22"/>
    <w:rsid w:val="006662AA"/>
    <w:rsid w:val="00666CDB"/>
    <w:rsid w:val="006671B7"/>
    <w:rsid w:val="0066795A"/>
    <w:rsid w:val="00670A34"/>
    <w:rsid w:val="00670AAB"/>
    <w:rsid w:val="00671D17"/>
    <w:rsid w:val="00671DF6"/>
    <w:rsid w:val="0067330D"/>
    <w:rsid w:val="00673387"/>
    <w:rsid w:val="006734AD"/>
    <w:rsid w:val="00673AC2"/>
    <w:rsid w:val="00673CEB"/>
    <w:rsid w:val="0067484C"/>
    <w:rsid w:val="00674DFD"/>
    <w:rsid w:val="00676052"/>
    <w:rsid w:val="0067608F"/>
    <w:rsid w:val="006773A0"/>
    <w:rsid w:val="00677C6C"/>
    <w:rsid w:val="00680A6E"/>
    <w:rsid w:val="00680B00"/>
    <w:rsid w:val="00680F5E"/>
    <w:rsid w:val="00682257"/>
    <w:rsid w:val="00682326"/>
    <w:rsid w:val="0068300A"/>
    <w:rsid w:val="00683E21"/>
    <w:rsid w:val="00685DE8"/>
    <w:rsid w:val="006863AD"/>
    <w:rsid w:val="0069080E"/>
    <w:rsid w:val="00690E43"/>
    <w:rsid w:val="006915E7"/>
    <w:rsid w:val="00691D29"/>
    <w:rsid w:val="00692717"/>
    <w:rsid w:val="00692D20"/>
    <w:rsid w:val="006931C4"/>
    <w:rsid w:val="006932E5"/>
    <w:rsid w:val="006944FA"/>
    <w:rsid w:val="0069608C"/>
    <w:rsid w:val="00696E77"/>
    <w:rsid w:val="006A0071"/>
    <w:rsid w:val="006A1327"/>
    <w:rsid w:val="006A1FFF"/>
    <w:rsid w:val="006A2719"/>
    <w:rsid w:val="006A2AFB"/>
    <w:rsid w:val="006A2DA7"/>
    <w:rsid w:val="006A3BB1"/>
    <w:rsid w:val="006A4D36"/>
    <w:rsid w:val="006A4E2E"/>
    <w:rsid w:val="006A6546"/>
    <w:rsid w:val="006A6CF3"/>
    <w:rsid w:val="006A7DDF"/>
    <w:rsid w:val="006A7EEA"/>
    <w:rsid w:val="006B017C"/>
    <w:rsid w:val="006B0B13"/>
    <w:rsid w:val="006B2240"/>
    <w:rsid w:val="006B291F"/>
    <w:rsid w:val="006B2D42"/>
    <w:rsid w:val="006B4207"/>
    <w:rsid w:val="006B4F45"/>
    <w:rsid w:val="006B60A7"/>
    <w:rsid w:val="006B6B5B"/>
    <w:rsid w:val="006B6C34"/>
    <w:rsid w:val="006B768C"/>
    <w:rsid w:val="006C00DD"/>
    <w:rsid w:val="006C2676"/>
    <w:rsid w:val="006C2793"/>
    <w:rsid w:val="006C2852"/>
    <w:rsid w:val="006C2858"/>
    <w:rsid w:val="006C3D87"/>
    <w:rsid w:val="006C43DD"/>
    <w:rsid w:val="006C453F"/>
    <w:rsid w:val="006C4592"/>
    <w:rsid w:val="006C4E0E"/>
    <w:rsid w:val="006C5041"/>
    <w:rsid w:val="006C522C"/>
    <w:rsid w:val="006C546B"/>
    <w:rsid w:val="006C58E8"/>
    <w:rsid w:val="006C6A01"/>
    <w:rsid w:val="006C6E23"/>
    <w:rsid w:val="006D24F3"/>
    <w:rsid w:val="006D2D18"/>
    <w:rsid w:val="006D39AD"/>
    <w:rsid w:val="006D4AF6"/>
    <w:rsid w:val="006D4FC5"/>
    <w:rsid w:val="006D4FF9"/>
    <w:rsid w:val="006D53BF"/>
    <w:rsid w:val="006D5E9A"/>
    <w:rsid w:val="006D5F0C"/>
    <w:rsid w:val="006D6DEF"/>
    <w:rsid w:val="006D7A6D"/>
    <w:rsid w:val="006E016A"/>
    <w:rsid w:val="006E029F"/>
    <w:rsid w:val="006E0F5F"/>
    <w:rsid w:val="006E1917"/>
    <w:rsid w:val="006E1B9C"/>
    <w:rsid w:val="006E2B9D"/>
    <w:rsid w:val="006E336E"/>
    <w:rsid w:val="006E3374"/>
    <w:rsid w:val="006E5355"/>
    <w:rsid w:val="006E61B1"/>
    <w:rsid w:val="006E6271"/>
    <w:rsid w:val="006E6C42"/>
    <w:rsid w:val="006E6D24"/>
    <w:rsid w:val="006E72C7"/>
    <w:rsid w:val="006E7BDD"/>
    <w:rsid w:val="006F341B"/>
    <w:rsid w:val="006F34DB"/>
    <w:rsid w:val="006F44DF"/>
    <w:rsid w:val="006F5B2B"/>
    <w:rsid w:val="006F6A9F"/>
    <w:rsid w:val="006F71FE"/>
    <w:rsid w:val="006F7203"/>
    <w:rsid w:val="006F727B"/>
    <w:rsid w:val="006F7E12"/>
    <w:rsid w:val="007012C6"/>
    <w:rsid w:val="007025AC"/>
    <w:rsid w:val="007038F2"/>
    <w:rsid w:val="00704D8D"/>
    <w:rsid w:val="0070534E"/>
    <w:rsid w:val="00705557"/>
    <w:rsid w:val="0070555A"/>
    <w:rsid w:val="00705B37"/>
    <w:rsid w:val="0070613A"/>
    <w:rsid w:val="007067AE"/>
    <w:rsid w:val="0070744E"/>
    <w:rsid w:val="00710ABE"/>
    <w:rsid w:val="00710C03"/>
    <w:rsid w:val="007114DD"/>
    <w:rsid w:val="00711900"/>
    <w:rsid w:val="00711975"/>
    <w:rsid w:val="0071261F"/>
    <w:rsid w:val="00713437"/>
    <w:rsid w:val="00714240"/>
    <w:rsid w:val="00714323"/>
    <w:rsid w:val="0071530D"/>
    <w:rsid w:val="00715500"/>
    <w:rsid w:val="00715E6B"/>
    <w:rsid w:val="00716134"/>
    <w:rsid w:val="00717693"/>
    <w:rsid w:val="00717F9B"/>
    <w:rsid w:val="00720EB3"/>
    <w:rsid w:val="00721F35"/>
    <w:rsid w:val="007222F0"/>
    <w:rsid w:val="00722D9C"/>
    <w:rsid w:val="0072301D"/>
    <w:rsid w:val="00723BA0"/>
    <w:rsid w:val="0072485E"/>
    <w:rsid w:val="00725E30"/>
    <w:rsid w:val="00725F9F"/>
    <w:rsid w:val="0072686F"/>
    <w:rsid w:val="00726F9E"/>
    <w:rsid w:val="00730581"/>
    <w:rsid w:val="00730A68"/>
    <w:rsid w:val="00731B62"/>
    <w:rsid w:val="00732706"/>
    <w:rsid w:val="00733A13"/>
    <w:rsid w:val="00733AEE"/>
    <w:rsid w:val="00733BDE"/>
    <w:rsid w:val="00733C93"/>
    <w:rsid w:val="00733FFE"/>
    <w:rsid w:val="00734D20"/>
    <w:rsid w:val="00735867"/>
    <w:rsid w:val="007360EB"/>
    <w:rsid w:val="00736DA0"/>
    <w:rsid w:val="00736DEE"/>
    <w:rsid w:val="00736E88"/>
    <w:rsid w:val="00737128"/>
    <w:rsid w:val="00737D78"/>
    <w:rsid w:val="00740A0E"/>
    <w:rsid w:val="00741A9A"/>
    <w:rsid w:val="00741B52"/>
    <w:rsid w:val="00741C60"/>
    <w:rsid w:val="0074347C"/>
    <w:rsid w:val="00743FAA"/>
    <w:rsid w:val="00744DC8"/>
    <w:rsid w:val="00745952"/>
    <w:rsid w:val="00745A15"/>
    <w:rsid w:val="00745B49"/>
    <w:rsid w:val="007460FD"/>
    <w:rsid w:val="00747664"/>
    <w:rsid w:val="00747796"/>
    <w:rsid w:val="00750AEA"/>
    <w:rsid w:val="00751336"/>
    <w:rsid w:val="00751DDA"/>
    <w:rsid w:val="00751F04"/>
    <w:rsid w:val="007528D7"/>
    <w:rsid w:val="00753312"/>
    <w:rsid w:val="00753E7E"/>
    <w:rsid w:val="00753F3D"/>
    <w:rsid w:val="007547BD"/>
    <w:rsid w:val="00754A22"/>
    <w:rsid w:val="00754D85"/>
    <w:rsid w:val="007550D9"/>
    <w:rsid w:val="00755C36"/>
    <w:rsid w:val="0075669B"/>
    <w:rsid w:val="0075671B"/>
    <w:rsid w:val="00756B55"/>
    <w:rsid w:val="00760615"/>
    <w:rsid w:val="007620C5"/>
    <w:rsid w:val="007623E7"/>
    <w:rsid w:val="00762D05"/>
    <w:rsid w:val="0076348E"/>
    <w:rsid w:val="007638F7"/>
    <w:rsid w:val="00764B8A"/>
    <w:rsid w:val="00766412"/>
    <w:rsid w:val="00766430"/>
    <w:rsid w:val="00766CA1"/>
    <w:rsid w:val="00767B40"/>
    <w:rsid w:val="0077023A"/>
    <w:rsid w:val="00770A3D"/>
    <w:rsid w:val="00771354"/>
    <w:rsid w:val="00771381"/>
    <w:rsid w:val="00771B46"/>
    <w:rsid w:val="00771CFD"/>
    <w:rsid w:val="007720ED"/>
    <w:rsid w:val="00772101"/>
    <w:rsid w:val="00773CB9"/>
    <w:rsid w:val="007743EC"/>
    <w:rsid w:val="0077443E"/>
    <w:rsid w:val="007750D1"/>
    <w:rsid w:val="00775BD8"/>
    <w:rsid w:val="00776BE6"/>
    <w:rsid w:val="00777F15"/>
    <w:rsid w:val="0078003D"/>
    <w:rsid w:val="00780379"/>
    <w:rsid w:val="00780BC8"/>
    <w:rsid w:val="00780CCE"/>
    <w:rsid w:val="0078112A"/>
    <w:rsid w:val="00781C39"/>
    <w:rsid w:val="007846C1"/>
    <w:rsid w:val="007848E1"/>
    <w:rsid w:val="00786301"/>
    <w:rsid w:val="00786863"/>
    <w:rsid w:val="0078746F"/>
    <w:rsid w:val="007874FE"/>
    <w:rsid w:val="00790206"/>
    <w:rsid w:val="00790696"/>
    <w:rsid w:val="007918F1"/>
    <w:rsid w:val="00793A7D"/>
    <w:rsid w:val="00794707"/>
    <w:rsid w:val="00794BB9"/>
    <w:rsid w:val="00797595"/>
    <w:rsid w:val="007A1AC1"/>
    <w:rsid w:val="007A3927"/>
    <w:rsid w:val="007A404E"/>
    <w:rsid w:val="007A4538"/>
    <w:rsid w:val="007A45B1"/>
    <w:rsid w:val="007A493B"/>
    <w:rsid w:val="007A5D92"/>
    <w:rsid w:val="007A660F"/>
    <w:rsid w:val="007A697C"/>
    <w:rsid w:val="007A6FE9"/>
    <w:rsid w:val="007A7350"/>
    <w:rsid w:val="007B1917"/>
    <w:rsid w:val="007B1DCF"/>
    <w:rsid w:val="007B206F"/>
    <w:rsid w:val="007B2A2D"/>
    <w:rsid w:val="007B2B33"/>
    <w:rsid w:val="007B318D"/>
    <w:rsid w:val="007B39D1"/>
    <w:rsid w:val="007B4E21"/>
    <w:rsid w:val="007B5CF2"/>
    <w:rsid w:val="007B67B8"/>
    <w:rsid w:val="007B6FE7"/>
    <w:rsid w:val="007B7845"/>
    <w:rsid w:val="007C0F4A"/>
    <w:rsid w:val="007C1DDD"/>
    <w:rsid w:val="007C26F6"/>
    <w:rsid w:val="007C27A8"/>
    <w:rsid w:val="007C29EC"/>
    <w:rsid w:val="007C2F7F"/>
    <w:rsid w:val="007C358C"/>
    <w:rsid w:val="007C53B5"/>
    <w:rsid w:val="007C5495"/>
    <w:rsid w:val="007C5818"/>
    <w:rsid w:val="007C69EE"/>
    <w:rsid w:val="007C726E"/>
    <w:rsid w:val="007D1FB5"/>
    <w:rsid w:val="007D2CE8"/>
    <w:rsid w:val="007D5046"/>
    <w:rsid w:val="007D64B9"/>
    <w:rsid w:val="007D6F3A"/>
    <w:rsid w:val="007D732C"/>
    <w:rsid w:val="007D7C21"/>
    <w:rsid w:val="007D7D5A"/>
    <w:rsid w:val="007E0B90"/>
    <w:rsid w:val="007E0C8F"/>
    <w:rsid w:val="007E11E8"/>
    <w:rsid w:val="007E128D"/>
    <w:rsid w:val="007E2A21"/>
    <w:rsid w:val="007E375D"/>
    <w:rsid w:val="007E3CF3"/>
    <w:rsid w:val="007E57C3"/>
    <w:rsid w:val="007E5F17"/>
    <w:rsid w:val="007E621B"/>
    <w:rsid w:val="007E7402"/>
    <w:rsid w:val="007F0183"/>
    <w:rsid w:val="007F04EB"/>
    <w:rsid w:val="007F0D55"/>
    <w:rsid w:val="007F1211"/>
    <w:rsid w:val="007F24B6"/>
    <w:rsid w:val="007F3C97"/>
    <w:rsid w:val="007F465B"/>
    <w:rsid w:val="007F4D8A"/>
    <w:rsid w:val="007F692B"/>
    <w:rsid w:val="007F6A26"/>
    <w:rsid w:val="007F77EC"/>
    <w:rsid w:val="007F7937"/>
    <w:rsid w:val="007F7A98"/>
    <w:rsid w:val="007F7D25"/>
    <w:rsid w:val="007F7F42"/>
    <w:rsid w:val="007F7F61"/>
    <w:rsid w:val="00801360"/>
    <w:rsid w:val="008013CD"/>
    <w:rsid w:val="008016F7"/>
    <w:rsid w:val="00801E4A"/>
    <w:rsid w:val="00802B70"/>
    <w:rsid w:val="00803F0B"/>
    <w:rsid w:val="00804384"/>
    <w:rsid w:val="00804AE5"/>
    <w:rsid w:val="008066A5"/>
    <w:rsid w:val="00807368"/>
    <w:rsid w:val="00807953"/>
    <w:rsid w:val="00810418"/>
    <w:rsid w:val="00811CC4"/>
    <w:rsid w:val="0081231F"/>
    <w:rsid w:val="00812937"/>
    <w:rsid w:val="008133E9"/>
    <w:rsid w:val="008149EF"/>
    <w:rsid w:val="00815854"/>
    <w:rsid w:val="00816AE2"/>
    <w:rsid w:val="00816CDE"/>
    <w:rsid w:val="0081798F"/>
    <w:rsid w:val="00820A2A"/>
    <w:rsid w:val="00821C4A"/>
    <w:rsid w:val="00822059"/>
    <w:rsid w:val="00822065"/>
    <w:rsid w:val="008221BE"/>
    <w:rsid w:val="00822C82"/>
    <w:rsid w:val="00822E4E"/>
    <w:rsid w:val="008230D3"/>
    <w:rsid w:val="00824AB1"/>
    <w:rsid w:val="00825045"/>
    <w:rsid w:val="00825E3B"/>
    <w:rsid w:val="0083039A"/>
    <w:rsid w:val="00830875"/>
    <w:rsid w:val="0083096E"/>
    <w:rsid w:val="00831203"/>
    <w:rsid w:val="008324ED"/>
    <w:rsid w:val="00834397"/>
    <w:rsid w:val="0083476D"/>
    <w:rsid w:val="00835AC0"/>
    <w:rsid w:val="0083627A"/>
    <w:rsid w:val="0083666F"/>
    <w:rsid w:val="0084088D"/>
    <w:rsid w:val="00841004"/>
    <w:rsid w:val="00841809"/>
    <w:rsid w:val="0084308B"/>
    <w:rsid w:val="00843632"/>
    <w:rsid w:val="008438F0"/>
    <w:rsid w:val="00843B83"/>
    <w:rsid w:val="00843EC3"/>
    <w:rsid w:val="008448FA"/>
    <w:rsid w:val="008463AA"/>
    <w:rsid w:val="00846AFF"/>
    <w:rsid w:val="0084719E"/>
    <w:rsid w:val="008472A2"/>
    <w:rsid w:val="008512A8"/>
    <w:rsid w:val="00852A25"/>
    <w:rsid w:val="00852CAE"/>
    <w:rsid w:val="00853477"/>
    <w:rsid w:val="0085362B"/>
    <w:rsid w:val="008543CF"/>
    <w:rsid w:val="008545C1"/>
    <w:rsid w:val="008545D0"/>
    <w:rsid w:val="00854CA5"/>
    <w:rsid w:val="00855D71"/>
    <w:rsid w:val="00855D90"/>
    <w:rsid w:val="00856F12"/>
    <w:rsid w:val="008607BB"/>
    <w:rsid w:val="008612B1"/>
    <w:rsid w:val="00861F51"/>
    <w:rsid w:val="008621E4"/>
    <w:rsid w:val="00864670"/>
    <w:rsid w:val="00864E55"/>
    <w:rsid w:val="008654C9"/>
    <w:rsid w:val="00865630"/>
    <w:rsid w:val="0086645E"/>
    <w:rsid w:val="0086669D"/>
    <w:rsid w:val="00866865"/>
    <w:rsid w:val="00867B7F"/>
    <w:rsid w:val="00871957"/>
    <w:rsid w:val="0087204D"/>
    <w:rsid w:val="0087262A"/>
    <w:rsid w:val="008728F6"/>
    <w:rsid w:val="00872BF3"/>
    <w:rsid w:val="00872E45"/>
    <w:rsid w:val="00872EEA"/>
    <w:rsid w:val="00873F32"/>
    <w:rsid w:val="0087468F"/>
    <w:rsid w:val="008746B0"/>
    <w:rsid w:val="00874DAF"/>
    <w:rsid w:val="00875B03"/>
    <w:rsid w:val="00875BE4"/>
    <w:rsid w:val="00875E4B"/>
    <w:rsid w:val="00876977"/>
    <w:rsid w:val="00876F7B"/>
    <w:rsid w:val="008774CA"/>
    <w:rsid w:val="00880E85"/>
    <w:rsid w:val="008810B2"/>
    <w:rsid w:val="008824D1"/>
    <w:rsid w:val="00882813"/>
    <w:rsid w:val="00882DA7"/>
    <w:rsid w:val="008833EA"/>
    <w:rsid w:val="0088390C"/>
    <w:rsid w:val="00884978"/>
    <w:rsid w:val="00885108"/>
    <w:rsid w:val="00887278"/>
    <w:rsid w:val="00887463"/>
    <w:rsid w:val="00887CA1"/>
    <w:rsid w:val="0089064A"/>
    <w:rsid w:val="008915D3"/>
    <w:rsid w:val="00891824"/>
    <w:rsid w:val="00891F6F"/>
    <w:rsid w:val="0089272F"/>
    <w:rsid w:val="00892764"/>
    <w:rsid w:val="00892ADF"/>
    <w:rsid w:val="00892B49"/>
    <w:rsid w:val="008939A3"/>
    <w:rsid w:val="00893B64"/>
    <w:rsid w:val="00893CCA"/>
    <w:rsid w:val="00893D27"/>
    <w:rsid w:val="00894205"/>
    <w:rsid w:val="0089484D"/>
    <w:rsid w:val="00894EC5"/>
    <w:rsid w:val="008956C3"/>
    <w:rsid w:val="00895C29"/>
    <w:rsid w:val="00895F2C"/>
    <w:rsid w:val="00896EB1"/>
    <w:rsid w:val="00896F2B"/>
    <w:rsid w:val="00897289"/>
    <w:rsid w:val="008A008A"/>
    <w:rsid w:val="008A06DE"/>
    <w:rsid w:val="008A0799"/>
    <w:rsid w:val="008A1D92"/>
    <w:rsid w:val="008A25B6"/>
    <w:rsid w:val="008A2854"/>
    <w:rsid w:val="008A2AE2"/>
    <w:rsid w:val="008A4D00"/>
    <w:rsid w:val="008A5A21"/>
    <w:rsid w:val="008A6C7A"/>
    <w:rsid w:val="008A6EBD"/>
    <w:rsid w:val="008A6ED6"/>
    <w:rsid w:val="008B02C0"/>
    <w:rsid w:val="008B1D87"/>
    <w:rsid w:val="008B207F"/>
    <w:rsid w:val="008B2EED"/>
    <w:rsid w:val="008B395F"/>
    <w:rsid w:val="008B5064"/>
    <w:rsid w:val="008B6698"/>
    <w:rsid w:val="008B6761"/>
    <w:rsid w:val="008B6B28"/>
    <w:rsid w:val="008B6BCC"/>
    <w:rsid w:val="008B7783"/>
    <w:rsid w:val="008C0E0D"/>
    <w:rsid w:val="008C1353"/>
    <w:rsid w:val="008C194A"/>
    <w:rsid w:val="008C1951"/>
    <w:rsid w:val="008C1A72"/>
    <w:rsid w:val="008C1C2B"/>
    <w:rsid w:val="008C1F20"/>
    <w:rsid w:val="008C2090"/>
    <w:rsid w:val="008C2F6F"/>
    <w:rsid w:val="008C30B0"/>
    <w:rsid w:val="008C4359"/>
    <w:rsid w:val="008C5294"/>
    <w:rsid w:val="008C52CB"/>
    <w:rsid w:val="008C79D7"/>
    <w:rsid w:val="008C7C7B"/>
    <w:rsid w:val="008D0C6C"/>
    <w:rsid w:val="008D1042"/>
    <w:rsid w:val="008D176D"/>
    <w:rsid w:val="008D203C"/>
    <w:rsid w:val="008D25B4"/>
    <w:rsid w:val="008D2940"/>
    <w:rsid w:val="008D33FF"/>
    <w:rsid w:val="008D391C"/>
    <w:rsid w:val="008D4183"/>
    <w:rsid w:val="008D428A"/>
    <w:rsid w:val="008D4408"/>
    <w:rsid w:val="008E1440"/>
    <w:rsid w:val="008E1CCB"/>
    <w:rsid w:val="008E2E6E"/>
    <w:rsid w:val="008E3095"/>
    <w:rsid w:val="008E39B9"/>
    <w:rsid w:val="008E4BAE"/>
    <w:rsid w:val="008E4D88"/>
    <w:rsid w:val="008E56BF"/>
    <w:rsid w:val="008E5BB3"/>
    <w:rsid w:val="008E6439"/>
    <w:rsid w:val="008E7BB6"/>
    <w:rsid w:val="008F1328"/>
    <w:rsid w:val="008F1FAC"/>
    <w:rsid w:val="008F2939"/>
    <w:rsid w:val="008F33FE"/>
    <w:rsid w:val="008F3532"/>
    <w:rsid w:val="008F459F"/>
    <w:rsid w:val="008F4B2E"/>
    <w:rsid w:val="008F60A4"/>
    <w:rsid w:val="008F66A4"/>
    <w:rsid w:val="008F69A4"/>
    <w:rsid w:val="00900B20"/>
    <w:rsid w:val="009034EE"/>
    <w:rsid w:val="009036D1"/>
    <w:rsid w:val="00903C5D"/>
    <w:rsid w:val="00903E0F"/>
    <w:rsid w:val="0090480D"/>
    <w:rsid w:val="00905763"/>
    <w:rsid w:val="00905D06"/>
    <w:rsid w:val="00906CB6"/>
    <w:rsid w:val="00907135"/>
    <w:rsid w:val="009076D8"/>
    <w:rsid w:val="00907835"/>
    <w:rsid w:val="0091203A"/>
    <w:rsid w:val="009123F3"/>
    <w:rsid w:val="00913327"/>
    <w:rsid w:val="009133C3"/>
    <w:rsid w:val="00913905"/>
    <w:rsid w:val="009142AD"/>
    <w:rsid w:val="00914569"/>
    <w:rsid w:val="0091459C"/>
    <w:rsid w:val="0091627D"/>
    <w:rsid w:val="0091697E"/>
    <w:rsid w:val="00916E5A"/>
    <w:rsid w:val="00917924"/>
    <w:rsid w:val="009210A1"/>
    <w:rsid w:val="0092142F"/>
    <w:rsid w:val="009214FD"/>
    <w:rsid w:val="00922D9C"/>
    <w:rsid w:val="009254BA"/>
    <w:rsid w:val="00925706"/>
    <w:rsid w:val="00925DB7"/>
    <w:rsid w:val="009262A6"/>
    <w:rsid w:val="00926A99"/>
    <w:rsid w:val="00927C7E"/>
    <w:rsid w:val="00930672"/>
    <w:rsid w:val="00930939"/>
    <w:rsid w:val="0093184A"/>
    <w:rsid w:val="00931D6E"/>
    <w:rsid w:val="009331DF"/>
    <w:rsid w:val="00934C57"/>
    <w:rsid w:val="009359C0"/>
    <w:rsid w:val="00935A75"/>
    <w:rsid w:val="0093622B"/>
    <w:rsid w:val="00936B61"/>
    <w:rsid w:val="00936CD0"/>
    <w:rsid w:val="00937E16"/>
    <w:rsid w:val="00940CED"/>
    <w:rsid w:val="00941F5F"/>
    <w:rsid w:val="00942562"/>
    <w:rsid w:val="0094267A"/>
    <w:rsid w:val="0094338F"/>
    <w:rsid w:val="00944726"/>
    <w:rsid w:val="009450D8"/>
    <w:rsid w:val="009452B8"/>
    <w:rsid w:val="00946A1C"/>
    <w:rsid w:val="00950946"/>
    <w:rsid w:val="0095111B"/>
    <w:rsid w:val="00951585"/>
    <w:rsid w:val="00951BCC"/>
    <w:rsid w:val="00952B99"/>
    <w:rsid w:val="00954781"/>
    <w:rsid w:val="00954D25"/>
    <w:rsid w:val="009553D5"/>
    <w:rsid w:val="009562FA"/>
    <w:rsid w:val="009564D7"/>
    <w:rsid w:val="00956969"/>
    <w:rsid w:val="00957F19"/>
    <w:rsid w:val="009604D1"/>
    <w:rsid w:val="00960833"/>
    <w:rsid w:val="00960F6F"/>
    <w:rsid w:val="00962012"/>
    <w:rsid w:val="009630E0"/>
    <w:rsid w:val="00963131"/>
    <w:rsid w:val="0096429F"/>
    <w:rsid w:val="00966AC2"/>
    <w:rsid w:val="00970121"/>
    <w:rsid w:val="00971E40"/>
    <w:rsid w:val="009739E6"/>
    <w:rsid w:val="0097598F"/>
    <w:rsid w:val="00975C3A"/>
    <w:rsid w:val="009766C2"/>
    <w:rsid w:val="00981D4B"/>
    <w:rsid w:val="0098295B"/>
    <w:rsid w:val="00982E10"/>
    <w:rsid w:val="00983CC1"/>
    <w:rsid w:val="00984CC6"/>
    <w:rsid w:val="00985089"/>
    <w:rsid w:val="009856B2"/>
    <w:rsid w:val="009862E6"/>
    <w:rsid w:val="009866CF"/>
    <w:rsid w:val="009869B1"/>
    <w:rsid w:val="0098776A"/>
    <w:rsid w:val="009927F8"/>
    <w:rsid w:val="009932F3"/>
    <w:rsid w:val="00993434"/>
    <w:rsid w:val="0099410B"/>
    <w:rsid w:val="00994AE0"/>
    <w:rsid w:val="00994B54"/>
    <w:rsid w:val="009966B8"/>
    <w:rsid w:val="00996E27"/>
    <w:rsid w:val="009A04D7"/>
    <w:rsid w:val="009A141A"/>
    <w:rsid w:val="009A1D85"/>
    <w:rsid w:val="009A3875"/>
    <w:rsid w:val="009A3962"/>
    <w:rsid w:val="009A3E04"/>
    <w:rsid w:val="009A4239"/>
    <w:rsid w:val="009A49C2"/>
    <w:rsid w:val="009A55FE"/>
    <w:rsid w:val="009A5667"/>
    <w:rsid w:val="009A65A9"/>
    <w:rsid w:val="009A71C8"/>
    <w:rsid w:val="009B0211"/>
    <w:rsid w:val="009B10CD"/>
    <w:rsid w:val="009B10E3"/>
    <w:rsid w:val="009B1AC8"/>
    <w:rsid w:val="009B3112"/>
    <w:rsid w:val="009B4D7B"/>
    <w:rsid w:val="009B55F7"/>
    <w:rsid w:val="009B5695"/>
    <w:rsid w:val="009B583A"/>
    <w:rsid w:val="009B6DCC"/>
    <w:rsid w:val="009C05D6"/>
    <w:rsid w:val="009C08F9"/>
    <w:rsid w:val="009C122D"/>
    <w:rsid w:val="009C16B0"/>
    <w:rsid w:val="009C2295"/>
    <w:rsid w:val="009C22AD"/>
    <w:rsid w:val="009C265C"/>
    <w:rsid w:val="009C3066"/>
    <w:rsid w:val="009C370E"/>
    <w:rsid w:val="009C3851"/>
    <w:rsid w:val="009C4CF0"/>
    <w:rsid w:val="009C4EE2"/>
    <w:rsid w:val="009C5766"/>
    <w:rsid w:val="009C5C0D"/>
    <w:rsid w:val="009C5E7F"/>
    <w:rsid w:val="009C6AAC"/>
    <w:rsid w:val="009C72E9"/>
    <w:rsid w:val="009D0D31"/>
    <w:rsid w:val="009D1904"/>
    <w:rsid w:val="009D1FBC"/>
    <w:rsid w:val="009D24E1"/>
    <w:rsid w:val="009D269D"/>
    <w:rsid w:val="009D3ADC"/>
    <w:rsid w:val="009D4F9C"/>
    <w:rsid w:val="009D55A6"/>
    <w:rsid w:val="009D5A14"/>
    <w:rsid w:val="009D5A88"/>
    <w:rsid w:val="009D5AAD"/>
    <w:rsid w:val="009D67DC"/>
    <w:rsid w:val="009D6D2E"/>
    <w:rsid w:val="009D6D60"/>
    <w:rsid w:val="009D7AAE"/>
    <w:rsid w:val="009E07F5"/>
    <w:rsid w:val="009E102D"/>
    <w:rsid w:val="009E1890"/>
    <w:rsid w:val="009E1C21"/>
    <w:rsid w:val="009E2574"/>
    <w:rsid w:val="009E2616"/>
    <w:rsid w:val="009E3069"/>
    <w:rsid w:val="009E3C0D"/>
    <w:rsid w:val="009E4986"/>
    <w:rsid w:val="009E49FC"/>
    <w:rsid w:val="009E4D11"/>
    <w:rsid w:val="009E5F72"/>
    <w:rsid w:val="009E7ACF"/>
    <w:rsid w:val="009E7BFA"/>
    <w:rsid w:val="009E7D9C"/>
    <w:rsid w:val="009F0061"/>
    <w:rsid w:val="009F047E"/>
    <w:rsid w:val="009F141F"/>
    <w:rsid w:val="009F14E3"/>
    <w:rsid w:val="009F1976"/>
    <w:rsid w:val="009F1CA7"/>
    <w:rsid w:val="009F2560"/>
    <w:rsid w:val="009F26B3"/>
    <w:rsid w:val="009F3CE0"/>
    <w:rsid w:val="009F4477"/>
    <w:rsid w:val="009F4A5B"/>
    <w:rsid w:val="009F5DE6"/>
    <w:rsid w:val="009F71F2"/>
    <w:rsid w:val="00A0060F"/>
    <w:rsid w:val="00A00803"/>
    <w:rsid w:val="00A01BC5"/>
    <w:rsid w:val="00A01C7A"/>
    <w:rsid w:val="00A04AF6"/>
    <w:rsid w:val="00A04C49"/>
    <w:rsid w:val="00A05346"/>
    <w:rsid w:val="00A06995"/>
    <w:rsid w:val="00A0707B"/>
    <w:rsid w:val="00A071AB"/>
    <w:rsid w:val="00A07314"/>
    <w:rsid w:val="00A07C0A"/>
    <w:rsid w:val="00A10044"/>
    <w:rsid w:val="00A10102"/>
    <w:rsid w:val="00A10E83"/>
    <w:rsid w:val="00A11684"/>
    <w:rsid w:val="00A1309B"/>
    <w:rsid w:val="00A13EDB"/>
    <w:rsid w:val="00A1484C"/>
    <w:rsid w:val="00A14C81"/>
    <w:rsid w:val="00A1525F"/>
    <w:rsid w:val="00A1533E"/>
    <w:rsid w:val="00A15F03"/>
    <w:rsid w:val="00A17DA3"/>
    <w:rsid w:val="00A212F4"/>
    <w:rsid w:val="00A21389"/>
    <w:rsid w:val="00A21887"/>
    <w:rsid w:val="00A21B92"/>
    <w:rsid w:val="00A22441"/>
    <w:rsid w:val="00A22473"/>
    <w:rsid w:val="00A224C8"/>
    <w:rsid w:val="00A22618"/>
    <w:rsid w:val="00A23976"/>
    <w:rsid w:val="00A24D8E"/>
    <w:rsid w:val="00A24F38"/>
    <w:rsid w:val="00A265DB"/>
    <w:rsid w:val="00A27142"/>
    <w:rsid w:val="00A2776A"/>
    <w:rsid w:val="00A27ABF"/>
    <w:rsid w:val="00A30032"/>
    <w:rsid w:val="00A323A9"/>
    <w:rsid w:val="00A325D3"/>
    <w:rsid w:val="00A33F13"/>
    <w:rsid w:val="00A3417B"/>
    <w:rsid w:val="00A34672"/>
    <w:rsid w:val="00A34CFB"/>
    <w:rsid w:val="00A353FF"/>
    <w:rsid w:val="00A3661C"/>
    <w:rsid w:val="00A40821"/>
    <w:rsid w:val="00A40916"/>
    <w:rsid w:val="00A414DD"/>
    <w:rsid w:val="00A41BE5"/>
    <w:rsid w:val="00A42207"/>
    <w:rsid w:val="00A4268A"/>
    <w:rsid w:val="00A444C7"/>
    <w:rsid w:val="00A445CE"/>
    <w:rsid w:val="00A45349"/>
    <w:rsid w:val="00A46623"/>
    <w:rsid w:val="00A5002A"/>
    <w:rsid w:val="00A512D2"/>
    <w:rsid w:val="00A51318"/>
    <w:rsid w:val="00A518C2"/>
    <w:rsid w:val="00A53A7F"/>
    <w:rsid w:val="00A548B8"/>
    <w:rsid w:val="00A57219"/>
    <w:rsid w:val="00A579B0"/>
    <w:rsid w:val="00A57B5E"/>
    <w:rsid w:val="00A600B3"/>
    <w:rsid w:val="00A6043A"/>
    <w:rsid w:val="00A60D1F"/>
    <w:rsid w:val="00A60DB3"/>
    <w:rsid w:val="00A6203E"/>
    <w:rsid w:val="00A628C1"/>
    <w:rsid w:val="00A64868"/>
    <w:rsid w:val="00A64C28"/>
    <w:rsid w:val="00A64CC1"/>
    <w:rsid w:val="00A64CF7"/>
    <w:rsid w:val="00A65217"/>
    <w:rsid w:val="00A658C9"/>
    <w:rsid w:val="00A65F40"/>
    <w:rsid w:val="00A66EE4"/>
    <w:rsid w:val="00A671B1"/>
    <w:rsid w:val="00A6752B"/>
    <w:rsid w:val="00A67E89"/>
    <w:rsid w:val="00A67E8E"/>
    <w:rsid w:val="00A701F4"/>
    <w:rsid w:val="00A70219"/>
    <w:rsid w:val="00A71AED"/>
    <w:rsid w:val="00A72DEA"/>
    <w:rsid w:val="00A73E4C"/>
    <w:rsid w:val="00A73FE7"/>
    <w:rsid w:val="00A7472E"/>
    <w:rsid w:val="00A75516"/>
    <w:rsid w:val="00A758CE"/>
    <w:rsid w:val="00A75A8E"/>
    <w:rsid w:val="00A75CB6"/>
    <w:rsid w:val="00A76790"/>
    <w:rsid w:val="00A771D6"/>
    <w:rsid w:val="00A777B2"/>
    <w:rsid w:val="00A80605"/>
    <w:rsid w:val="00A80677"/>
    <w:rsid w:val="00A8084D"/>
    <w:rsid w:val="00A82C54"/>
    <w:rsid w:val="00A84A1B"/>
    <w:rsid w:val="00A84ACF"/>
    <w:rsid w:val="00A86E1D"/>
    <w:rsid w:val="00A87003"/>
    <w:rsid w:val="00A879F6"/>
    <w:rsid w:val="00A87A2C"/>
    <w:rsid w:val="00A87AB2"/>
    <w:rsid w:val="00A87B74"/>
    <w:rsid w:val="00A87E0A"/>
    <w:rsid w:val="00A90A9F"/>
    <w:rsid w:val="00A91A35"/>
    <w:rsid w:val="00A91BC4"/>
    <w:rsid w:val="00A933A4"/>
    <w:rsid w:val="00A9488C"/>
    <w:rsid w:val="00A950E5"/>
    <w:rsid w:val="00A95525"/>
    <w:rsid w:val="00A95752"/>
    <w:rsid w:val="00A959BF"/>
    <w:rsid w:val="00A962D3"/>
    <w:rsid w:val="00A96425"/>
    <w:rsid w:val="00A96909"/>
    <w:rsid w:val="00A96A16"/>
    <w:rsid w:val="00AA1C75"/>
    <w:rsid w:val="00AA26A6"/>
    <w:rsid w:val="00AA2824"/>
    <w:rsid w:val="00AA39D0"/>
    <w:rsid w:val="00AA4A16"/>
    <w:rsid w:val="00AA4BBE"/>
    <w:rsid w:val="00AA4FDF"/>
    <w:rsid w:val="00AA6616"/>
    <w:rsid w:val="00AA6A48"/>
    <w:rsid w:val="00AA7427"/>
    <w:rsid w:val="00AB0CC5"/>
    <w:rsid w:val="00AB125F"/>
    <w:rsid w:val="00AB19A3"/>
    <w:rsid w:val="00AB23C4"/>
    <w:rsid w:val="00AB2634"/>
    <w:rsid w:val="00AB3EE7"/>
    <w:rsid w:val="00AB4D94"/>
    <w:rsid w:val="00AB5794"/>
    <w:rsid w:val="00AB5A10"/>
    <w:rsid w:val="00AB6EEC"/>
    <w:rsid w:val="00AB7DCF"/>
    <w:rsid w:val="00AC0792"/>
    <w:rsid w:val="00AC0A90"/>
    <w:rsid w:val="00AC27EB"/>
    <w:rsid w:val="00AC33CC"/>
    <w:rsid w:val="00AC3736"/>
    <w:rsid w:val="00AC3A12"/>
    <w:rsid w:val="00AC3B0B"/>
    <w:rsid w:val="00AC54EF"/>
    <w:rsid w:val="00AC61B9"/>
    <w:rsid w:val="00AD0E7A"/>
    <w:rsid w:val="00AD138D"/>
    <w:rsid w:val="00AD1735"/>
    <w:rsid w:val="00AD2BE2"/>
    <w:rsid w:val="00AD396A"/>
    <w:rsid w:val="00AD3E25"/>
    <w:rsid w:val="00AD486D"/>
    <w:rsid w:val="00AD4FD5"/>
    <w:rsid w:val="00AD5428"/>
    <w:rsid w:val="00AD575D"/>
    <w:rsid w:val="00AD62F5"/>
    <w:rsid w:val="00AD7623"/>
    <w:rsid w:val="00AD7BA8"/>
    <w:rsid w:val="00AD7C48"/>
    <w:rsid w:val="00AD7EA8"/>
    <w:rsid w:val="00AE2815"/>
    <w:rsid w:val="00AE297F"/>
    <w:rsid w:val="00AE2B24"/>
    <w:rsid w:val="00AE3278"/>
    <w:rsid w:val="00AE3841"/>
    <w:rsid w:val="00AE40D0"/>
    <w:rsid w:val="00AE4D18"/>
    <w:rsid w:val="00AE522C"/>
    <w:rsid w:val="00AE6403"/>
    <w:rsid w:val="00AE71F0"/>
    <w:rsid w:val="00AE7C52"/>
    <w:rsid w:val="00AF11EF"/>
    <w:rsid w:val="00AF19F5"/>
    <w:rsid w:val="00AF201C"/>
    <w:rsid w:val="00AF2578"/>
    <w:rsid w:val="00AF2ED3"/>
    <w:rsid w:val="00AF4F00"/>
    <w:rsid w:val="00AF5C0E"/>
    <w:rsid w:val="00AF695C"/>
    <w:rsid w:val="00AF6C84"/>
    <w:rsid w:val="00AF6FE7"/>
    <w:rsid w:val="00AF74BB"/>
    <w:rsid w:val="00AF7815"/>
    <w:rsid w:val="00AF7C8B"/>
    <w:rsid w:val="00B0132A"/>
    <w:rsid w:val="00B01B07"/>
    <w:rsid w:val="00B03510"/>
    <w:rsid w:val="00B03A70"/>
    <w:rsid w:val="00B04903"/>
    <w:rsid w:val="00B05684"/>
    <w:rsid w:val="00B05DA0"/>
    <w:rsid w:val="00B0602B"/>
    <w:rsid w:val="00B068DF"/>
    <w:rsid w:val="00B0709F"/>
    <w:rsid w:val="00B0756E"/>
    <w:rsid w:val="00B07C59"/>
    <w:rsid w:val="00B1010D"/>
    <w:rsid w:val="00B108C8"/>
    <w:rsid w:val="00B109D3"/>
    <w:rsid w:val="00B10B99"/>
    <w:rsid w:val="00B11204"/>
    <w:rsid w:val="00B114B3"/>
    <w:rsid w:val="00B118B6"/>
    <w:rsid w:val="00B1323D"/>
    <w:rsid w:val="00B139A0"/>
    <w:rsid w:val="00B13AA6"/>
    <w:rsid w:val="00B1446F"/>
    <w:rsid w:val="00B14620"/>
    <w:rsid w:val="00B14C68"/>
    <w:rsid w:val="00B150FB"/>
    <w:rsid w:val="00B1593E"/>
    <w:rsid w:val="00B16AB0"/>
    <w:rsid w:val="00B17011"/>
    <w:rsid w:val="00B17D5B"/>
    <w:rsid w:val="00B21C4C"/>
    <w:rsid w:val="00B22433"/>
    <w:rsid w:val="00B229FA"/>
    <w:rsid w:val="00B233CD"/>
    <w:rsid w:val="00B24D2D"/>
    <w:rsid w:val="00B24FE3"/>
    <w:rsid w:val="00B2593E"/>
    <w:rsid w:val="00B25EAD"/>
    <w:rsid w:val="00B25EE3"/>
    <w:rsid w:val="00B2644E"/>
    <w:rsid w:val="00B271AD"/>
    <w:rsid w:val="00B274B2"/>
    <w:rsid w:val="00B3034E"/>
    <w:rsid w:val="00B30669"/>
    <w:rsid w:val="00B30992"/>
    <w:rsid w:val="00B30E3C"/>
    <w:rsid w:val="00B31BB2"/>
    <w:rsid w:val="00B32277"/>
    <w:rsid w:val="00B32B56"/>
    <w:rsid w:val="00B330CD"/>
    <w:rsid w:val="00B33EDF"/>
    <w:rsid w:val="00B340D6"/>
    <w:rsid w:val="00B3536A"/>
    <w:rsid w:val="00B3554A"/>
    <w:rsid w:val="00B35F1D"/>
    <w:rsid w:val="00B36F0D"/>
    <w:rsid w:val="00B36FB2"/>
    <w:rsid w:val="00B409AF"/>
    <w:rsid w:val="00B41D22"/>
    <w:rsid w:val="00B41E67"/>
    <w:rsid w:val="00B42FF1"/>
    <w:rsid w:val="00B43FC8"/>
    <w:rsid w:val="00B45535"/>
    <w:rsid w:val="00B45C7A"/>
    <w:rsid w:val="00B46063"/>
    <w:rsid w:val="00B4607C"/>
    <w:rsid w:val="00B462F7"/>
    <w:rsid w:val="00B46398"/>
    <w:rsid w:val="00B4641B"/>
    <w:rsid w:val="00B46D96"/>
    <w:rsid w:val="00B47145"/>
    <w:rsid w:val="00B50DE9"/>
    <w:rsid w:val="00B514E7"/>
    <w:rsid w:val="00B518B1"/>
    <w:rsid w:val="00B522AF"/>
    <w:rsid w:val="00B52873"/>
    <w:rsid w:val="00B531B3"/>
    <w:rsid w:val="00B535B2"/>
    <w:rsid w:val="00B53729"/>
    <w:rsid w:val="00B53A69"/>
    <w:rsid w:val="00B54195"/>
    <w:rsid w:val="00B5497A"/>
    <w:rsid w:val="00B55150"/>
    <w:rsid w:val="00B5581B"/>
    <w:rsid w:val="00B55C68"/>
    <w:rsid w:val="00B55E56"/>
    <w:rsid w:val="00B56A13"/>
    <w:rsid w:val="00B6011C"/>
    <w:rsid w:val="00B60B91"/>
    <w:rsid w:val="00B61D3B"/>
    <w:rsid w:val="00B61F8B"/>
    <w:rsid w:val="00B6340C"/>
    <w:rsid w:val="00B6400E"/>
    <w:rsid w:val="00B6438B"/>
    <w:rsid w:val="00B6454D"/>
    <w:rsid w:val="00B64E8A"/>
    <w:rsid w:val="00B6543F"/>
    <w:rsid w:val="00B66533"/>
    <w:rsid w:val="00B667F7"/>
    <w:rsid w:val="00B67CD5"/>
    <w:rsid w:val="00B7048B"/>
    <w:rsid w:val="00B70FFA"/>
    <w:rsid w:val="00B71016"/>
    <w:rsid w:val="00B714F9"/>
    <w:rsid w:val="00B71BB9"/>
    <w:rsid w:val="00B71E03"/>
    <w:rsid w:val="00B728FB"/>
    <w:rsid w:val="00B72E1B"/>
    <w:rsid w:val="00B7341D"/>
    <w:rsid w:val="00B742E9"/>
    <w:rsid w:val="00B74675"/>
    <w:rsid w:val="00B7473D"/>
    <w:rsid w:val="00B74E0C"/>
    <w:rsid w:val="00B75037"/>
    <w:rsid w:val="00B755AB"/>
    <w:rsid w:val="00B762B4"/>
    <w:rsid w:val="00B7655F"/>
    <w:rsid w:val="00B76872"/>
    <w:rsid w:val="00B7778D"/>
    <w:rsid w:val="00B77798"/>
    <w:rsid w:val="00B77C73"/>
    <w:rsid w:val="00B801D1"/>
    <w:rsid w:val="00B81135"/>
    <w:rsid w:val="00B81717"/>
    <w:rsid w:val="00B81FD9"/>
    <w:rsid w:val="00B8268B"/>
    <w:rsid w:val="00B853B2"/>
    <w:rsid w:val="00B85B5A"/>
    <w:rsid w:val="00B870E6"/>
    <w:rsid w:val="00B87C35"/>
    <w:rsid w:val="00B90546"/>
    <w:rsid w:val="00B90A17"/>
    <w:rsid w:val="00B9125E"/>
    <w:rsid w:val="00B91E19"/>
    <w:rsid w:val="00B92A27"/>
    <w:rsid w:val="00B93AD6"/>
    <w:rsid w:val="00B93C72"/>
    <w:rsid w:val="00B95E76"/>
    <w:rsid w:val="00B9639B"/>
    <w:rsid w:val="00B9713E"/>
    <w:rsid w:val="00B97352"/>
    <w:rsid w:val="00B97D15"/>
    <w:rsid w:val="00B97DB3"/>
    <w:rsid w:val="00BA119D"/>
    <w:rsid w:val="00BA1FFA"/>
    <w:rsid w:val="00BA2DE0"/>
    <w:rsid w:val="00BA307B"/>
    <w:rsid w:val="00BA4A1C"/>
    <w:rsid w:val="00BA4CB6"/>
    <w:rsid w:val="00BA55CE"/>
    <w:rsid w:val="00BA5A78"/>
    <w:rsid w:val="00BA6374"/>
    <w:rsid w:val="00BA647C"/>
    <w:rsid w:val="00BA69E2"/>
    <w:rsid w:val="00BA76D1"/>
    <w:rsid w:val="00BA777A"/>
    <w:rsid w:val="00BA7957"/>
    <w:rsid w:val="00BB1186"/>
    <w:rsid w:val="00BB1F6D"/>
    <w:rsid w:val="00BB2695"/>
    <w:rsid w:val="00BB36B7"/>
    <w:rsid w:val="00BB3FF6"/>
    <w:rsid w:val="00BB4D1B"/>
    <w:rsid w:val="00BB4EF5"/>
    <w:rsid w:val="00BB512C"/>
    <w:rsid w:val="00BB7D95"/>
    <w:rsid w:val="00BC0346"/>
    <w:rsid w:val="00BC2D11"/>
    <w:rsid w:val="00BC3A31"/>
    <w:rsid w:val="00BC3B59"/>
    <w:rsid w:val="00BC4E1D"/>
    <w:rsid w:val="00BC57C5"/>
    <w:rsid w:val="00BC5B19"/>
    <w:rsid w:val="00BC7044"/>
    <w:rsid w:val="00BC704B"/>
    <w:rsid w:val="00BC706F"/>
    <w:rsid w:val="00BC70C9"/>
    <w:rsid w:val="00BC7109"/>
    <w:rsid w:val="00BC717C"/>
    <w:rsid w:val="00BC76EC"/>
    <w:rsid w:val="00BC7B11"/>
    <w:rsid w:val="00BC7D31"/>
    <w:rsid w:val="00BD0313"/>
    <w:rsid w:val="00BD03B2"/>
    <w:rsid w:val="00BD1331"/>
    <w:rsid w:val="00BD172B"/>
    <w:rsid w:val="00BD191A"/>
    <w:rsid w:val="00BD369D"/>
    <w:rsid w:val="00BD3995"/>
    <w:rsid w:val="00BD3DA0"/>
    <w:rsid w:val="00BD4418"/>
    <w:rsid w:val="00BD4FD7"/>
    <w:rsid w:val="00BD5260"/>
    <w:rsid w:val="00BD55A6"/>
    <w:rsid w:val="00BD5743"/>
    <w:rsid w:val="00BD6295"/>
    <w:rsid w:val="00BD6297"/>
    <w:rsid w:val="00BD7019"/>
    <w:rsid w:val="00BD74CE"/>
    <w:rsid w:val="00BD78C3"/>
    <w:rsid w:val="00BE0046"/>
    <w:rsid w:val="00BE1CC7"/>
    <w:rsid w:val="00BE2B64"/>
    <w:rsid w:val="00BE34E5"/>
    <w:rsid w:val="00BE431E"/>
    <w:rsid w:val="00BE53BA"/>
    <w:rsid w:val="00BE6C1C"/>
    <w:rsid w:val="00BE73E6"/>
    <w:rsid w:val="00BE795A"/>
    <w:rsid w:val="00BE7F12"/>
    <w:rsid w:val="00BF028F"/>
    <w:rsid w:val="00BF03ED"/>
    <w:rsid w:val="00BF24A8"/>
    <w:rsid w:val="00BF47BB"/>
    <w:rsid w:val="00BF5022"/>
    <w:rsid w:val="00BF531D"/>
    <w:rsid w:val="00BF559B"/>
    <w:rsid w:val="00BF66FF"/>
    <w:rsid w:val="00BF6858"/>
    <w:rsid w:val="00BF6901"/>
    <w:rsid w:val="00BF70DE"/>
    <w:rsid w:val="00BF794E"/>
    <w:rsid w:val="00BF79ED"/>
    <w:rsid w:val="00C00082"/>
    <w:rsid w:val="00C005C4"/>
    <w:rsid w:val="00C00D7E"/>
    <w:rsid w:val="00C0121A"/>
    <w:rsid w:val="00C01AD9"/>
    <w:rsid w:val="00C02139"/>
    <w:rsid w:val="00C02681"/>
    <w:rsid w:val="00C02B3D"/>
    <w:rsid w:val="00C03717"/>
    <w:rsid w:val="00C04BFE"/>
    <w:rsid w:val="00C054E4"/>
    <w:rsid w:val="00C0604B"/>
    <w:rsid w:val="00C06521"/>
    <w:rsid w:val="00C070B3"/>
    <w:rsid w:val="00C0741A"/>
    <w:rsid w:val="00C076E3"/>
    <w:rsid w:val="00C07A00"/>
    <w:rsid w:val="00C07C8B"/>
    <w:rsid w:val="00C10179"/>
    <w:rsid w:val="00C1025A"/>
    <w:rsid w:val="00C11325"/>
    <w:rsid w:val="00C11F3C"/>
    <w:rsid w:val="00C121DA"/>
    <w:rsid w:val="00C12225"/>
    <w:rsid w:val="00C135A4"/>
    <w:rsid w:val="00C148B0"/>
    <w:rsid w:val="00C14B78"/>
    <w:rsid w:val="00C15653"/>
    <w:rsid w:val="00C159D5"/>
    <w:rsid w:val="00C15FA7"/>
    <w:rsid w:val="00C16B95"/>
    <w:rsid w:val="00C173FC"/>
    <w:rsid w:val="00C17865"/>
    <w:rsid w:val="00C17F0E"/>
    <w:rsid w:val="00C17FD5"/>
    <w:rsid w:val="00C20314"/>
    <w:rsid w:val="00C206BA"/>
    <w:rsid w:val="00C20A4F"/>
    <w:rsid w:val="00C20D3E"/>
    <w:rsid w:val="00C2193C"/>
    <w:rsid w:val="00C233B0"/>
    <w:rsid w:val="00C234E9"/>
    <w:rsid w:val="00C23942"/>
    <w:rsid w:val="00C23EE7"/>
    <w:rsid w:val="00C24D25"/>
    <w:rsid w:val="00C24EE8"/>
    <w:rsid w:val="00C2585E"/>
    <w:rsid w:val="00C25B43"/>
    <w:rsid w:val="00C26010"/>
    <w:rsid w:val="00C26E84"/>
    <w:rsid w:val="00C27058"/>
    <w:rsid w:val="00C27258"/>
    <w:rsid w:val="00C27273"/>
    <w:rsid w:val="00C272FA"/>
    <w:rsid w:val="00C273FF"/>
    <w:rsid w:val="00C30D09"/>
    <w:rsid w:val="00C318B5"/>
    <w:rsid w:val="00C31989"/>
    <w:rsid w:val="00C31E07"/>
    <w:rsid w:val="00C32D2A"/>
    <w:rsid w:val="00C3314F"/>
    <w:rsid w:val="00C33B65"/>
    <w:rsid w:val="00C3403B"/>
    <w:rsid w:val="00C344AD"/>
    <w:rsid w:val="00C353CC"/>
    <w:rsid w:val="00C36972"/>
    <w:rsid w:val="00C3743D"/>
    <w:rsid w:val="00C379E6"/>
    <w:rsid w:val="00C4027A"/>
    <w:rsid w:val="00C40633"/>
    <w:rsid w:val="00C4112C"/>
    <w:rsid w:val="00C411EE"/>
    <w:rsid w:val="00C4145B"/>
    <w:rsid w:val="00C4176C"/>
    <w:rsid w:val="00C41D1E"/>
    <w:rsid w:val="00C42021"/>
    <w:rsid w:val="00C420AA"/>
    <w:rsid w:val="00C4287D"/>
    <w:rsid w:val="00C434E4"/>
    <w:rsid w:val="00C4421A"/>
    <w:rsid w:val="00C451B3"/>
    <w:rsid w:val="00C453F8"/>
    <w:rsid w:val="00C46C0E"/>
    <w:rsid w:val="00C47871"/>
    <w:rsid w:val="00C50315"/>
    <w:rsid w:val="00C5051C"/>
    <w:rsid w:val="00C50DF2"/>
    <w:rsid w:val="00C5116D"/>
    <w:rsid w:val="00C514D8"/>
    <w:rsid w:val="00C521BB"/>
    <w:rsid w:val="00C53C88"/>
    <w:rsid w:val="00C543C2"/>
    <w:rsid w:val="00C5463A"/>
    <w:rsid w:val="00C55D04"/>
    <w:rsid w:val="00C5670C"/>
    <w:rsid w:val="00C569BC"/>
    <w:rsid w:val="00C56B21"/>
    <w:rsid w:val="00C56CD6"/>
    <w:rsid w:val="00C56F1D"/>
    <w:rsid w:val="00C56F8E"/>
    <w:rsid w:val="00C57B16"/>
    <w:rsid w:val="00C600CC"/>
    <w:rsid w:val="00C616CD"/>
    <w:rsid w:val="00C6251F"/>
    <w:rsid w:val="00C62713"/>
    <w:rsid w:val="00C629DC"/>
    <w:rsid w:val="00C630EB"/>
    <w:rsid w:val="00C6389F"/>
    <w:rsid w:val="00C64661"/>
    <w:rsid w:val="00C65307"/>
    <w:rsid w:val="00C65525"/>
    <w:rsid w:val="00C674D9"/>
    <w:rsid w:val="00C67B99"/>
    <w:rsid w:val="00C70084"/>
    <w:rsid w:val="00C70166"/>
    <w:rsid w:val="00C718F7"/>
    <w:rsid w:val="00C734EB"/>
    <w:rsid w:val="00C73C24"/>
    <w:rsid w:val="00C73D41"/>
    <w:rsid w:val="00C75A62"/>
    <w:rsid w:val="00C75C8E"/>
    <w:rsid w:val="00C76188"/>
    <w:rsid w:val="00C7692E"/>
    <w:rsid w:val="00C76B9E"/>
    <w:rsid w:val="00C7704D"/>
    <w:rsid w:val="00C81346"/>
    <w:rsid w:val="00C81554"/>
    <w:rsid w:val="00C815EB"/>
    <w:rsid w:val="00C8290E"/>
    <w:rsid w:val="00C82B38"/>
    <w:rsid w:val="00C83569"/>
    <w:rsid w:val="00C83F8F"/>
    <w:rsid w:val="00C84825"/>
    <w:rsid w:val="00C864F8"/>
    <w:rsid w:val="00C86A83"/>
    <w:rsid w:val="00C86C92"/>
    <w:rsid w:val="00C9041B"/>
    <w:rsid w:val="00C90F50"/>
    <w:rsid w:val="00C9221D"/>
    <w:rsid w:val="00C9242B"/>
    <w:rsid w:val="00C92D20"/>
    <w:rsid w:val="00C931E0"/>
    <w:rsid w:val="00C936DF"/>
    <w:rsid w:val="00C9431B"/>
    <w:rsid w:val="00C94A0B"/>
    <w:rsid w:val="00C94FA7"/>
    <w:rsid w:val="00C95147"/>
    <w:rsid w:val="00C95257"/>
    <w:rsid w:val="00C95295"/>
    <w:rsid w:val="00CA036D"/>
    <w:rsid w:val="00CA0B0D"/>
    <w:rsid w:val="00CA1426"/>
    <w:rsid w:val="00CA1E93"/>
    <w:rsid w:val="00CA20E4"/>
    <w:rsid w:val="00CA23A4"/>
    <w:rsid w:val="00CA24FE"/>
    <w:rsid w:val="00CA2A2A"/>
    <w:rsid w:val="00CA2C20"/>
    <w:rsid w:val="00CA2C9B"/>
    <w:rsid w:val="00CA3928"/>
    <w:rsid w:val="00CA4C1D"/>
    <w:rsid w:val="00CA4F8A"/>
    <w:rsid w:val="00CA5178"/>
    <w:rsid w:val="00CA5525"/>
    <w:rsid w:val="00CA5C3A"/>
    <w:rsid w:val="00CA6267"/>
    <w:rsid w:val="00CA745A"/>
    <w:rsid w:val="00CA7B0E"/>
    <w:rsid w:val="00CA7B44"/>
    <w:rsid w:val="00CA7D79"/>
    <w:rsid w:val="00CB0F5A"/>
    <w:rsid w:val="00CB1AE4"/>
    <w:rsid w:val="00CB1F96"/>
    <w:rsid w:val="00CB38FB"/>
    <w:rsid w:val="00CB47AA"/>
    <w:rsid w:val="00CB4D8F"/>
    <w:rsid w:val="00CB5B27"/>
    <w:rsid w:val="00CB5E6A"/>
    <w:rsid w:val="00CB6BF7"/>
    <w:rsid w:val="00CB71BE"/>
    <w:rsid w:val="00CB7204"/>
    <w:rsid w:val="00CB7983"/>
    <w:rsid w:val="00CC0150"/>
    <w:rsid w:val="00CC0C76"/>
    <w:rsid w:val="00CC0F03"/>
    <w:rsid w:val="00CC1F55"/>
    <w:rsid w:val="00CC2F0E"/>
    <w:rsid w:val="00CC346C"/>
    <w:rsid w:val="00CC3A35"/>
    <w:rsid w:val="00CC40D5"/>
    <w:rsid w:val="00CC4373"/>
    <w:rsid w:val="00CC562C"/>
    <w:rsid w:val="00CC5A41"/>
    <w:rsid w:val="00CC642B"/>
    <w:rsid w:val="00CC6798"/>
    <w:rsid w:val="00CC6D9A"/>
    <w:rsid w:val="00CC7384"/>
    <w:rsid w:val="00CC7453"/>
    <w:rsid w:val="00CC74F1"/>
    <w:rsid w:val="00CD001F"/>
    <w:rsid w:val="00CD138B"/>
    <w:rsid w:val="00CD155F"/>
    <w:rsid w:val="00CD1A29"/>
    <w:rsid w:val="00CD1B74"/>
    <w:rsid w:val="00CD3833"/>
    <w:rsid w:val="00CD3E29"/>
    <w:rsid w:val="00CD456C"/>
    <w:rsid w:val="00CD4EF0"/>
    <w:rsid w:val="00CD4F16"/>
    <w:rsid w:val="00CD535D"/>
    <w:rsid w:val="00CD6EAD"/>
    <w:rsid w:val="00CD7205"/>
    <w:rsid w:val="00CE008B"/>
    <w:rsid w:val="00CE0ACD"/>
    <w:rsid w:val="00CE1B8C"/>
    <w:rsid w:val="00CE1CA0"/>
    <w:rsid w:val="00CE42D1"/>
    <w:rsid w:val="00CE4631"/>
    <w:rsid w:val="00CE5C1C"/>
    <w:rsid w:val="00CE6BE5"/>
    <w:rsid w:val="00CE7006"/>
    <w:rsid w:val="00CE7015"/>
    <w:rsid w:val="00CE7083"/>
    <w:rsid w:val="00CF11A9"/>
    <w:rsid w:val="00CF1560"/>
    <w:rsid w:val="00CF1F41"/>
    <w:rsid w:val="00CF2FDA"/>
    <w:rsid w:val="00CF34A8"/>
    <w:rsid w:val="00CF3E64"/>
    <w:rsid w:val="00CF4D0E"/>
    <w:rsid w:val="00CF5052"/>
    <w:rsid w:val="00CF58D7"/>
    <w:rsid w:val="00CF58DD"/>
    <w:rsid w:val="00CF5DD5"/>
    <w:rsid w:val="00CF7B0A"/>
    <w:rsid w:val="00CF7F63"/>
    <w:rsid w:val="00D01181"/>
    <w:rsid w:val="00D01555"/>
    <w:rsid w:val="00D029D3"/>
    <w:rsid w:val="00D02D02"/>
    <w:rsid w:val="00D0322B"/>
    <w:rsid w:val="00D04412"/>
    <w:rsid w:val="00D04A14"/>
    <w:rsid w:val="00D06750"/>
    <w:rsid w:val="00D06A1D"/>
    <w:rsid w:val="00D06C1D"/>
    <w:rsid w:val="00D06D4C"/>
    <w:rsid w:val="00D06D88"/>
    <w:rsid w:val="00D07413"/>
    <w:rsid w:val="00D07C7C"/>
    <w:rsid w:val="00D100EE"/>
    <w:rsid w:val="00D10A42"/>
    <w:rsid w:val="00D10BDE"/>
    <w:rsid w:val="00D13EBA"/>
    <w:rsid w:val="00D1516C"/>
    <w:rsid w:val="00D158E4"/>
    <w:rsid w:val="00D15B12"/>
    <w:rsid w:val="00D16D77"/>
    <w:rsid w:val="00D17318"/>
    <w:rsid w:val="00D20CEB"/>
    <w:rsid w:val="00D20F74"/>
    <w:rsid w:val="00D218D2"/>
    <w:rsid w:val="00D21D6F"/>
    <w:rsid w:val="00D22268"/>
    <w:rsid w:val="00D22948"/>
    <w:rsid w:val="00D22A76"/>
    <w:rsid w:val="00D234D5"/>
    <w:rsid w:val="00D23961"/>
    <w:rsid w:val="00D24007"/>
    <w:rsid w:val="00D243F2"/>
    <w:rsid w:val="00D24E5F"/>
    <w:rsid w:val="00D259B1"/>
    <w:rsid w:val="00D25C04"/>
    <w:rsid w:val="00D2624D"/>
    <w:rsid w:val="00D262B9"/>
    <w:rsid w:val="00D26373"/>
    <w:rsid w:val="00D270F8"/>
    <w:rsid w:val="00D27597"/>
    <w:rsid w:val="00D27699"/>
    <w:rsid w:val="00D308A1"/>
    <w:rsid w:val="00D320DB"/>
    <w:rsid w:val="00D32261"/>
    <w:rsid w:val="00D32EBF"/>
    <w:rsid w:val="00D3301B"/>
    <w:rsid w:val="00D34C54"/>
    <w:rsid w:val="00D3742E"/>
    <w:rsid w:val="00D37A21"/>
    <w:rsid w:val="00D4098D"/>
    <w:rsid w:val="00D40E9D"/>
    <w:rsid w:val="00D410AD"/>
    <w:rsid w:val="00D415E6"/>
    <w:rsid w:val="00D42381"/>
    <w:rsid w:val="00D430F4"/>
    <w:rsid w:val="00D43AFB"/>
    <w:rsid w:val="00D444DE"/>
    <w:rsid w:val="00D446A8"/>
    <w:rsid w:val="00D4564B"/>
    <w:rsid w:val="00D45E1B"/>
    <w:rsid w:val="00D4671F"/>
    <w:rsid w:val="00D46A08"/>
    <w:rsid w:val="00D46B3D"/>
    <w:rsid w:val="00D46C05"/>
    <w:rsid w:val="00D47969"/>
    <w:rsid w:val="00D51216"/>
    <w:rsid w:val="00D51500"/>
    <w:rsid w:val="00D51569"/>
    <w:rsid w:val="00D517C3"/>
    <w:rsid w:val="00D51EFC"/>
    <w:rsid w:val="00D529C6"/>
    <w:rsid w:val="00D53418"/>
    <w:rsid w:val="00D53776"/>
    <w:rsid w:val="00D53CF1"/>
    <w:rsid w:val="00D54071"/>
    <w:rsid w:val="00D54376"/>
    <w:rsid w:val="00D54F8D"/>
    <w:rsid w:val="00D556A5"/>
    <w:rsid w:val="00D5719A"/>
    <w:rsid w:val="00D5753D"/>
    <w:rsid w:val="00D57C4D"/>
    <w:rsid w:val="00D6065A"/>
    <w:rsid w:val="00D63855"/>
    <w:rsid w:val="00D6416E"/>
    <w:rsid w:val="00D6523B"/>
    <w:rsid w:val="00D6532B"/>
    <w:rsid w:val="00D659C3"/>
    <w:rsid w:val="00D65B38"/>
    <w:rsid w:val="00D65DD4"/>
    <w:rsid w:val="00D67008"/>
    <w:rsid w:val="00D7068B"/>
    <w:rsid w:val="00D70B15"/>
    <w:rsid w:val="00D70E63"/>
    <w:rsid w:val="00D71204"/>
    <w:rsid w:val="00D71575"/>
    <w:rsid w:val="00D71E06"/>
    <w:rsid w:val="00D72601"/>
    <w:rsid w:val="00D72AF7"/>
    <w:rsid w:val="00D72B2E"/>
    <w:rsid w:val="00D7351F"/>
    <w:rsid w:val="00D740A5"/>
    <w:rsid w:val="00D75439"/>
    <w:rsid w:val="00D775EE"/>
    <w:rsid w:val="00D7790E"/>
    <w:rsid w:val="00D80E93"/>
    <w:rsid w:val="00D80EAF"/>
    <w:rsid w:val="00D80EE7"/>
    <w:rsid w:val="00D82856"/>
    <w:rsid w:val="00D828A9"/>
    <w:rsid w:val="00D82EE7"/>
    <w:rsid w:val="00D83954"/>
    <w:rsid w:val="00D84BF3"/>
    <w:rsid w:val="00D85D7C"/>
    <w:rsid w:val="00D86059"/>
    <w:rsid w:val="00D86433"/>
    <w:rsid w:val="00D87878"/>
    <w:rsid w:val="00D87C2F"/>
    <w:rsid w:val="00D91073"/>
    <w:rsid w:val="00D912E2"/>
    <w:rsid w:val="00D91703"/>
    <w:rsid w:val="00D92B7B"/>
    <w:rsid w:val="00D92BB1"/>
    <w:rsid w:val="00D92D1B"/>
    <w:rsid w:val="00D92FAF"/>
    <w:rsid w:val="00D93863"/>
    <w:rsid w:val="00D93896"/>
    <w:rsid w:val="00D9406F"/>
    <w:rsid w:val="00D9422A"/>
    <w:rsid w:val="00D94415"/>
    <w:rsid w:val="00D95373"/>
    <w:rsid w:val="00D9684A"/>
    <w:rsid w:val="00D9752D"/>
    <w:rsid w:val="00D977E1"/>
    <w:rsid w:val="00D97D3E"/>
    <w:rsid w:val="00D97F16"/>
    <w:rsid w:val="00DA06B6"/>
    <w:rsid w:val="00DA1001"/>
    <w:rsid w:val="00DA10D9"/>
    <w:rsid w:val="00DA1A77"/>
    <w:rsid w:val="00DA29EE"/>
    <w:rsid w:val="00DA3036"/>
    <w:rsid w:val="00DA424D"/>
    <w:rsid w:val="00DA460E"/>
    <w:rsid w:val="00DA4985"/>
    <w:rsid w:val="00DA51BA"/>
    <w:rsid w:val="00DA6273"/>
    <w:rsid w:val="00DA66E4"/>
    <w:rsid w:val="00DA6FDF"/>
    <w:rsid w:val="00DA7021"/>
    <w:rsid w:val="00DA7022"/>
    <w:rsid w:val="00DA7D29"/>
    <w:rsid w:val="00DB1D21"/>
    <w:rsid w:val="00DB2893"/>
    <w:rsid w:val="00DB3017"/>
    <w:rsid w:val="00DB34F3"/>
    <w:rsid w:val="00DB3754"/>
    <w:rsid w:val="00DB3C2F"/>
    <w:rsid w:val="00DB41C1"/>
    <w:rsid w:val="00DB4900"/>
    <w:rsid w:val="00DB5DD5"/>
    <w:rsid w:val="00DC062C"/>
    <w:rsid w:val="00DC0F44"/>
    <w:rsid w:val="00DC1665"/>
    <w:rsid w:val="00DC1F33"/>
    <w:rsid w:val="00DC3970"/>
    <w:rsid w:val="00DC3D8F"/>
    <w:rsid w:val="00DC4276"/>
    <w:rsid w:val="00DC54C9"/>
    <w:rsid w:val="00DC5F02"/>
    <w:rsid w:val="00DC60AE"/>
    <w:rsid w:val="00DD027D"/>
    <w:rsid w:val="00DD09AD"/>
    <w:rsid w:val="00DD1489"/>
    <w:rsid w:val="00DD149E"/>
    <w:rsid w:val="00DD1538"/>
    <w:rsid w:val="00DD17C3"/>
    <w:rsid w:val="00DD193D"/>
    <w:rsid w:val="00DD236B"/>
    <w:rsid w:val="00DD3666"/>
    <w:rsid w:val="00DD3BD5"/>
    <w:rsid w:val="00DD513D"/>
    <w:rsid w:val="00DD5BC1"/>
    <w:rsid w:val="00DD6269"/>
    <w:rsid w:val="00DD68D9"/>
    <w:rsid w:val="00DD6D8D"/>
    <w:rsid w:val="00DD713E"/>
    <w:rsid w:val="00DE0558"/>
    <w:rsid w:val="00DE11EB"/>
    <w:rsid w:val="00DE1C99"/>
    <w:rsid w:val="00DE3960"/>
    <w:rsid w:val="00DE4399"/>
    <w:rsid w:val="00DE4A8A"/>
    <w:rsid w:val="00DE4CEC"/>
    <w:rsid w:val="00DE521E"/>
    <w:rsid w:val="00DE5F26"/>
    <w:rsid w:val="00DE7286"/>
    <w:rsid w:val="00DE7F74"/>
    <w:rsid w:val="00DF0A1E"/>
    <w:rsid w:val="00DF1012"/>
    <w:rsid w:val="00DF1189"/>
    <w:rsid w:val="00DF155F"/>
    <w:rsid w:val="00DF1593"/>
    <w:rsid w:val="00DF1F92"/>
    <w:rsid w:val="00DF2164"/>
    <w:rsid w:val="00DF2794"/>
    <w:rsid w:val="00DF2A3E"/>
    <w:rsid w:val="00DF32E4"/>
    <w:rsid w:val="00DF5904"/>
    <w:rsid w:val="00DF5AB2"/>
    <w:rsid w:val="00DF7CB8"/>
    <w:rsid w:val="00DF7EEA"/>
    <w:rsid w:val="00E00B5B"/>
    <w:rsid w:val="00E01A3F"/>
    <w:rsid w:val="00E02479"/>
    <w:rsid w:val="00E02ED6"/>
    <w:rsid w:val="00E03462"/>
    <w:rsid w:val="00E047A5"/>
    <w:rsid w:val="00E04DB3"/>
    <w:rsid w:val="00E0545D"/>
    <w:rsid w:val="00E05916"/>
    <w:rsid w:val="00E05B45"/>
    <w:rsid w:val="00E0639B"/>
    <w:rsid w:val="00E10120"/>
    <w:rsid w:val="00E11206"/>
    <w:rsid w:val="00E129EF"/>
    <w:rsid w:val="00E12B59"/>
    <w:rsid w:val="00E14B80"/>
    <w:rsid w:val="00E1528A"/>
    <w:rsid w:val="00E17324"/>
    <w:rsid w:val="00E17440"/>
    <w:rsid w:val="00E20CF7"/>
    <w:rsid w:val="00E2140C"/>
    <w:rsid w:val="00E228AC"/>
    <w:rsid w:val="00E228D5"/>
    <w:rsid w:val="00E22FD0"/>
    <w:rsid w:val="00E244E5"/>
    <w:rsid w:val="00E24797"/>
    <w:rsid w:val="00E249A9"/>
    <w:rsid w:val="00E24AAC"/>
    <w:rsid w:val="00E24DFC"/>
    <w:rsid w:val="00E24EE3"/>
    <w:rsid w:val="00E24FE9"/>
    <w:rsid w:val="00E30395"/>
    <w:rsid w:val="00E30AA6"/>
    <w:rsid w:val="00E325E2"/>
    <w:rsid w:val="00E329E5"/>
    <w:rsid w:val="00E332FA"/>
    <w:rsid w:val="00E33526"/>
    <w:rsid w:val="00E336A7"/>
    <w:rsid w:val="00E336E2"/>
    <w:rsid w:val="00E3392C"/>
    <w:rsid w:val="00E34115"/>
    <w:rsid w:val="00E3441A"/>
    <w:rsid w:val="00E3510E"/>
    <w:rsid w:val="00E360AF"/>
    <w:rsid w:val="00E40CB4"/>
    <w:rsid w:val="00E40D97"/>
    <w:rsid w:val="00E42151"/>
    <w:rsid w:val="00E421B9"/>
    <w:rsid w:val="00E4243E"/>
    <w:rsid w:val="00E42527"/>
    <w:rsid w:val="00E4286B"/>
    <w:rsid w:val="00E43296"/>
    <w:rsid w:val="00E4350C"/>
    <w:rsid w:val="00E4426A"/>
    <w:rsid w:val="00E445AB"/>
    <w:rsid w:val="00E44B5D"/>
    <w:rsid w:val="00E4538C"/>
    <w:rsid w:val="00E45F92"/>
    <w:rsid w:val="00E46CDC"/>
    <w:rsid w:val="00E47407"/>
    <w:rsid w:val="00E47B2A"/>
    <w:rsid w:val="00E47BE5"/>
    <w:rsid w:val="00E5037C"/>
    <w:rsid w:val="00E5135D"/>
    <w:rsid w:val="00E5171E"/>
    <w:rsid w:val="00E52651"/>
    <w:rsid w:val="00E526E2"/>
    <w:rsid w:val="00E528AB"/>
    <w:rsid w:val="00E52B61"/>
    <w:rsid w:val="00E53BBB"/>
    <w:rsid w:val="00E5460F"/>
    <w:rsid w:val="00E5503B"/>
    <w:rsid w:val="00E553BC"/>
    <w:rsid w:val="00E5555D"/>
    <w:rsid w:val="00E55915"/>
    <w:rsid w:val="00E55B53"/>
    <w:rsid w:val="00E55B6D"/>
    <w:rsid w:val="00E56CCC"/>
    <w:rsid w:val="00E56EE7"/>
    <w:rsid w:val="00E601EC"/>
    <w:rsid w:val="00E607B4"/>
    <w:rsid w:val="00E6098A"/>
    <w:rsid w:val="00E60C62"/>
    <w:rsid w:val="00E611A8"/>
    <w:rsid w:val="00E611D8"/>
    <w:rsid w:val="00E614E8"/>
    <w:rsid w:val="00E616C9"/>
    <w:rsid w:val="00E63D43"/>
    <w:rsid w:val="00E660BC"/>
    <w:rsid w:val="00E66817"/>
    <w:rsid w:val="00E6777F"/>
    <w:rsid w:val="00E701D8"/>
    <w:rsid w:val="00E702F9"/>
    <w:rsid w:val="00E71394"/>
    <w:rsid w:val="00E71743"/>
    <w:rsid w:val="00E7182F"/>
    <w:rsid w:val="00E71E2A"/>
    <w:rsid w:val="00E727E0"/>
    <w:rsid w:val="00E72B21"/>
    <w:rsid w:val="00E7351D"/>
    <w:rsid w:val="00E7405C"/>
    <w:rsid w:val="00E74075"/>
    <w:rsid w:val="00E7414F"/>
    <w:rsid w:val="00E7584F"/>
    <w:rsid w:val="00E7597A"/>
    <w:rsid w:val="00E75A8C"/>
    <w:rsid w:val="00E75AF0"/>
    <w:rsid w:val="00E75F23"/>
    <w:rsid w:val="00E76DB2"/>
    <w:rsid w:val="00E77171"/>
    <w:rsid w:val="00E802DE"/>
    <w:rsid w:val="00E80FA0"/>
    <w:rsid w:val="00E82082"/>
    <w:rsid w:val="00E82403"/>
    <w:rsid w:val="00E836FA"/>
    <w:rsid w:val="00E83755"/>
    <w:rsid w:val="00E83CB6"/>
    <w:rsid w:val="00E84273"/>
    <w:rsid w:val="00E85048"/>
    <w:rsid w:val="00E85526"/>
    <w:rsid w:val="00E870E8"/>
    <w:rsid w:val="00E87B1F"/>
    <w:rsid w:val="00E87BB0"/>
    <w:rsid w:val="00E87C6B"/>
    <w:rsid w:val="00E87D05"/>
    <w:rsid w:val="00E87D95"/>
    <w:rsid w:val="00E90DBE"/>
    <w:rsid w:val="00E9154D"/>
    <w:rsid w:val="00E916DB"/>
    <w:rsid w:val="00E91C09"/>
    <w:rsid w:val="00E91DA2"/>
    <w:rsid w:val="00E92CBF"/>
    <w:rsid w:val="00E92FD6"/>
    <w:rsid w:val="00E934B3"/>
    <w:rsid w:val="00E93A53"/>
    <w:rsid w:val="00E9480A"/>
    <w:rsid w:val="00E948D0"/>
    <w:rsid w:val="00E956C1"/>
    <w:rsid w:val="00E964B9"/>
    <w:rsid w:val="00E972DD"/>
    <w:rsid w:val="00E97694"/>
    <w:rsid w:val="00E9787D"/>
    <w:rsid w:val="00EA0261"/>
    <w:rsid w:val="00EA18AD"/>
    <w:rsid w:val="00EA1D25"/>
    <w:rsid w:val="00EA1FBE"/>
    <w:rsid w:val="00EA2B39"/>
    <w:rsid w:val="00EA2EDC"/>
    <w:rsid w:val="00EA4204"/>
    <w:rsid w:val="00EA42AC"/>
    <w:rsid w:val="00EA5102"/>
    <w:rsid w:val="00EA5258"/>
    <w:rsid w:val="00EA53B8"/>
    <w:rsid w:val="00EA59C2"/>
    <w:rsid w:val="00EA65AD"/>
    <w:rsid w:val="00EA7402"/>
    <w:rsid w:val="00EA7419"/>
    <w:rsid w:val="00EA7503"/>
    <w:rsid w:val="00EA7BB2"/>
    <w:rsid w:val="00EB076D"/>
    <w:rsid w:val="00EB182F"/>
    <w:rsid w:val="00EB1B18"/>
    <w:rsid w:val="00EB1DC3"/>
    <w:rsid w:val="00EB1F41"/>
    <w:rsid w:val="00EB240D"/>
    <w:rsid w:val="00EB246D"/>
    <w:rsid w:val="00EB32B2"/>
    <w:rsid w:val="00EB3365"/>
    <w:rsid w:val="00EB4BCE"/>
    <w:rsid w:val="00EB4C0F"/>
    <w:rsid w:val="00EB5780"/>
    <w:rsid w:val="00EB6797"/>
    <w:rsid w:val="00EB78E2"/>
    <w:rsid w:val="00EB7C34"/>
    <w:rsid w:val="00EC15B2"/>
    <w:rsid w:val="00EC1620"/>
    <w:rsid w:val="00EC180A"/>
    <w:rsid w:val="00EC1A2D"/>
    <w:rsid w:val="00EC2450"/>
    <w:rsid w:val="00EC2C61"/>
    <w:rsid w:val="00EC3570"/>
    <w:rsid w:val="00EC376D"/>
    <w:rsid w:val="00EC4514"/>
    <w:rsid w:val="00EC4D6D"/>
    <w:rsid w:val="00EC5810"/>
    <w:rsid w:val="00EC643F"/>
    <w:rsid w:val="00EC67A6"/>
    <w:rsid w:val="00EC6FB0"/>
    <w:rsid w:val="00EC6FC8"/>
    <w:rsid w:val="00EC70D2"/>
    <w:rsid w:val="00EC70ED"/>
    <w:rsid w:val="00EC783D"/>
    <w:rsid w:val="00ED04A3"/>
    <w:rsid w:val="00ED0B83"/>
    <w:rsid w:val="00ED186C"/>
    <w:rsid w:val="00ED2BD3"/>
    <w:rsid w:val="00ED2BD9"/>
    <w:rsid w:val="00ED2F9B"/>
    <w:rsid w:val="00ED4713"/>
    <w:rsid w:val="00ED4B05"/>
    <w:rsid w:val="00ED5B12"/>
    <w:rsid w:val="00ED5D2B"/>
    <w:rsid w:val="00ED6D8F"/>
    <w:rsid w:val="00ED799D"/>
    <w:rsid w:val="00EE10FE"/>
    <w:rsid w:val="00EE1462"/>
    <w:rsid w:val="00EE1767"/>
    <w:rsid w:val="00EE1DFD"/>
    <w:rsid w:val="00EE1E46"/>
    <w:rsid w:val="00EE2AEB"/>
    <w:rsid w:val="00EE46AE"/>
    <w:rsid w:val="00EE531F"/>
    <w:rsid w:val="00EE54C1"/>
    <w:rsid w:val="00EE61EB"/>
    <w:rsid w:val="00EE636D"/>
    <w:rsid w:val="00EE6B90"/>
    <w:rsid w:val="00EE6E4C"/>
    <w:rsid w:val="00EE7900"/>
    <w:rsid w:val="00EF05E5"/>
    <w:rsid w:val="00EF1424"/>
    <w:rsid w:val="00EF291C"/>
    <w:rsid w:val="00EF3D1A"/>
    <w:rsid w:val="00EF532C"/>
    <w:rsid w:val="00EF54A1"/>
    <w:rsid w:val="00EF6580"/>
    <w:rsid w:val="00F00B36"/>
    <w:rsid w:val="00F00B60"/>
    <w:rsid w:val="00F01C74"/>
    <w:rsid w:val="00F01F72"/>
    <w:rsid w:val="00F02781"/>
    <w:rsid w:val="00F02949"/>
    <w:rsid w:val="00F03566"/>
    <w:rsid w:val="00F0431B"/>
    <w:rsid w:val="00F06246"/>
    <w:rsid w:val="00F073B1"/>
    <w:rsid w:val="00F07833"/>
    <w:rsid w:val="00F102D5"/>
    <w:rsid w:val="00F10415"/>
    <w:rsid w:val="00F10E00"/>
    <w:rsid w:val="00F117E4"/>
    <w:rsid w:val="00F11988"/>
    <w:rsid w:val="00F11B7C"/>
    <w:rsid w:val="00F1257F"/>
    <w:rsid w:val="00F12587"/>
    <w:rsid w:val="00F14178"/>
    <w:rsid w:val="00F14472"/>
    <w:rsid w:val="00F153C4"/>
    <w:rsid w:val="00F15601"/>
    <w:rsid w:val="00F15773"/>
    <w:rsid w:val="00F16648"/>
    <w:rsid w:val="00F16C28"/>
    <w:rsid w:val="00F173F1"/>
    <w:rsid w:val="00F20A4F"/>
    <w:rsid w:val="00F20E94"/>
    <w:rsid w:val="00F20F9B"/>
    <w:rsid w:val="00F218A6"/>
    <w:rsid w:val="00F21D1C"/>
    <w:rsid w:val="00F231C2"/>
    <w:rsid w:val="00F232FA"/>
    <w:rsid w:val="00F232FC"/>
    <w:rsid w:val="00F236FF"/>
    <w:rsid w:val="00F23C96"/>
    <w:rsid w:val="00F24CC9"/>
    <w:rsid w:val="00F2551E"/>
    <w:rsid w:val="00F25DBA"/>
    <w:rsid w:val="00F26242"/>
    <w:rsid w:val="00F26C82"/>
    <w:rsid w:val="00F27EF4"/>
    <w:rsid w:val="00F309E3"/>
    <w:rsid w:val="00F31003"/>
    <w:rsid w:val="00F32933"/>
    <w:rsid w:val="00F32AEF"/>
    <w:rsid w:val="00F32AFF"/>
    <w:rsid w:val="00F32E43"/>
    <w:rsid w:val="00F34B23"/>
    <w:rsid w:val="00F3541A"/>
    <w:rsid w:val="00F36110"/>
    <w:rsid w:val="00F36424"/>
    <w:rsid w:val="00F37070"/>
    <w:rsid w:val="00F37ED9"/>
    <w:rsid w:val="00F40EC6"/>
    <w:rsid w:val="00F4111D"/>
    <w:rsid w:val="00F413DA"/>
    <w:rsid w:val="00F416DD"/>
    <w:rsid w:val="00F437A0"/>
    <w:rsid w:val="00F43968"/>
    <w:rsid w:val="00F441DE"/>
    <w:rsid w:val="00F44576"/>
    <w:rsid w:val="00F44C04"/>
    <w:rsid w:val="00F46302"/>
    <w:rsid w:val="00F46332"/>
    <w:rsid w:val="00F50CFA"/>
    <w:rsid w:val="00F515C8"/>
    <w:rsid w:val="00F51995"/>
    <w:rsid w:val="00F5245A"/>
    <w:rsid w:val="00F53354"/>
    <w:rsid w:val="00F53CF7"/>
    <w:rsid w:val="00F543DC"/>
    <w:rsid w:val="00F54A7A"/>
    <w:rsid w:val="00F54FB9"/>
    <w:rsid w:val="00F55CC3"/>
    <w:rsid w:val="00F566DF"/>
    <w:rsid w:val="00F56898"/>
    <w:rsid w:val="00F56BAC"/>
    <w:rsid w:val="00F57303"/>
    <w:rsid w:val="00F57448"/>
    <w:rsid w:val="00F614BE"/>
    <w:rsid w:val="00F623F4"/>
    <w:rsid w:val="00F62775"/>
    <w:rsid w:val="00F62B9F"/>
    <w:rsid w:val="00F62E88"/>
    <w:rsid w:val="00F62F2B"/>
    <w:rsid w:val="00F632A3"/>
    <w:rsid w:val="00F633D1"/>
    <w:rsid w:val="00F63507"/>
    <w:rsid w:val="00F6382F"/>
    <w:rsid w:val="00F63DE9"/>
    <w:rsid w:val="00F64529"/>
    <w:rsid w:val="00F65005"/>
    <w:rsid w:val="00F65A45"/>
    <w:rsid w:val="00F65B07"/>
    <w:rsid w:val="00F66334"/>
    <w:rsid w:val="00F67254"/>
    <w:rsid w:val="00F67392"/>
    <w:rsid w:val="00F70060"/>
    <w:rsid w:val="00F70F12"/>
    <w:rsid w:val="00F7140F"/>
    <w:rsid w:val="00F71569"/>
    <w:rsid w:val="00F71B3D"/>
    <w:rsid w:val="00F7458F"/>
    <w:rsid w:val="00F74BB4"/>
    <w:rsid w:val="00F74E68"/>
    <w:rsid w:val="00F75095"/>
    <w:rsid w:val="00F75407"/>
    <w:rsid w:val="00F75B2F"/>
    <w:rsid w:val="00F75DB3"/>
    <w:rsid w:val="00F75EE4"/>
    <w:rsid w:val="00F76655"/>
    <w:rsid w:val="00F809BC"/>
    <w:rsid w:val="00F80A02"/>
    <w:rsid w:val="00F80E16"/>
    <w:rsid w:val="00F81011"/>
    <w:rsid w:val="00F810BE"/>
    <w:rsid w:val="00F81627"/>
    <w:rsid w:val="00F81978"/>
    <w:rsid w:val="00F81EAE"/>
    <w:rsid w:val="00F82F57"/>
    <w:rsid w:val="00F848B5"/>
    <w:rsid w:val="00F85CCB"/>
    <w:rsid w:val="00F862A8"/>
    <w:rsid w:val="00F86C20"/>
    <w:rsid w:val="00F87402"/>
    <w:rsid w:val="00F87570"/>
    <w:rsid w:val="00F90A12"/>
    <w:rsid w:val="00F90E93"/>
    <w:rsid w:val="00F9410C"/>
    <w:rsid w:val="00F954C1"/>
    <w:rsid w:val="00F95ED4"/>
    <w:rsid w:val="00F96062"/>
    <w:rsid w:val="00F9617B"/>
    <w:rsid w:val="00F964CE"/>
    <w:rsid w:val="00F97B83"/>
    <w:rsid w:val="00FA03C2"/>
    <w:rsid w:val="00FA0481"/>
    <w:rsid w:val="00FA1817"/>
    <w:rsid w:val="00FA1E52"/>
    <w:rsid w:val="00FA1F9C"/>
    <w:rsid w:val="00FA21C8"/>
    <w:rsid w:val="00FA37E8"/>
    <w:rsid w:val="00FA3AB6"/>
    <w:rsid w:val="00FA4266"/>
    <w:rsid w:val="00FA42B1"/>
    <w:rsid w:val="00FA46D6"/>
    <w:rsid w:val="00FA4884"/>
    <w:rsid w:val="00FA4A91"/>
    <w:rsid w:val="00FA4B4A"/>
    <w:rsid w:val="00FA4CF0"/>
    <w:rsid w:val="00FA5D58"/>
    <w:rsid w:val="00FA6359"/>
    <w:rsid w:val="00FB00DB"/>
    <w:rsid w:val="00FB0C72"/>
    <w:rsid w:val="00FB15FD"/>
    <w:rsid w:val="00FB1909"/>
    <w:rsid w:val="00FB27BD"/>
    <w:rsid w:val="00FB331A"/>
    <w:rsid w:val="00FB3A77"/>
    <w:rsid w:val="00FB49EE"/>
    <w:rsid w:val="00FB57E6"/>
    <w:rsid w:val="00FB60A7"/>
    <w:rsid w:val="00FB6CA4"/>
    <w:rsid w:val="00FB6EAA"/>
    <w:rsid w:val="00FB7C19"/>
    <w:rsid w:val="00FB7D11"/>
    <w:rsid w:val="00FB7FC0"/>
    <w:rsid w:val="00FC2028"/>
    <w:rsid w:val="00FC23D9"/>
    <w:rsid w:val="00FC33C3"/>
    <w:rsid w:val="00FC3648"/>
    <w:rsid w:val="00FC3DA8"/>
    <w:rsid w:val="00FC3E19"/>
    <w:rsid w:val="00FC3E94"/>
    <w:rsid w:val="00FC4129"/>
    <w:rsid w:val="00FC5247"/>
    <w:rsid w:val="00FC6382"/>
    <w:rsid w:val="00FC7625"/>
    <w:rsid w:val="00FC7A6E"/>
    <w:rsid w:val="00FD0410"/>
    <w:rsid w:val="00FD09F7"/>
    <w:rsid w:val="00FD116F"/>
    <w:rsid w:val="00FD1BA1"/>
    <w:rsid w:val="00FD1D0A"/>
    <w:rsid w:val="00FD29D5"/>
    <w:rsid w:val="00FD2CCD"/>
    <w:rsid w:val="00FD2DF6"/>
    <w:rsid w:val="00FD3A5D"/>
    <w:rsid w:val="00FD3B5D"/>
    <w:rsid w:val="00FD46F5"/>
    <w:rsid w:val="00FD5412"/>
    <w:rsid w:val="00FD57D4"/>
    <w:rsid w:val="00FD6057"/>
    <w:rsid w:val="00FD7096"/>
    <w:rsid w:val="00FD7273"/>
    <w:rsid w:val="00FD740F"/>
    <w:rsid w:val="00FD7612"/>
    <w:rsid w:val="00FE052D"/>
    <w:rsid w:val="00FE067B"/>
    <w:rsid w:val="00FE17EC"/>
    <w:rsid w:val="00FE1C5D"/>
    <w:rsid w:val="00FE30F8"/>
    <w:rsid w:val="00FE3D6B"/>
    <w:rsid w:val="00FE3EF0"/>
    <w:rsid w:val="00FE400C"/>
    <w:rsid w:val="00FE4091"/>
    <w:rsid w:val="00FE44F0"/>
    <w:rsid w:val="00FE47FF"/>
    <w:rsid w:val="00FE4D31"/>
    <w:rsid w:val="00FE50C6"/>
    <w:rsid w:val="00FE54A9"/>
    <w:rsid w:val="00FE5811"/>
    <w:rsid w:val="00FE6F39"/>
    <w:rsid w:val="00FE708B"/>
    <w:rsid w:val="00FE7102"/>
    <w:rsid w:val="00FE7292"/>
    <w:rsid w:val="00FE72FB"/>
    <w:rsid w:val="00FE7905"/>
    <w:rsid w:val="00FF1406"/>
    <w:rsid w:val="00FF1B67"/>
    <w:rsid w:val="00FF2AE8"/>
    <w:rsid w:val="00FF2E1F"/>
    <w:rsid w:val="00FF3505"/>
    <w:rsid w:val="00FF4B35"/>
    <w:rsid w:val="00FF4B44"/>
    <w:rsid w:val="00FF52A7"/>
    <w:rsid w:val="00FF6640"/>
    <w:rsid w:val="00FF7BB5"/>
    <w:rsid w:val="00FF7CC3"/>
    <w:rsid w:val="010CE5B0"/>
    <w:rsid w:val="0119AE6E"/>
    <w:rsid w:val="01321EF1"/>
    <w:rsid w:val="019A8D1C"/>
    <w:rsid w:val="01BDA3BA"/>
    <w:rsid w:val="01C14425"/>
    <w:rsid w:val="022A39BE"/>
    <w:rsid w:val="02614AC0"/>
    <w:rsid w:val="0263DC45"/>
    <w:rsid w:val="02A5D0AC"/>
    <w:rsid w:val="02A81792"/>
    <w:rsid w:val="03066021"/>
    <w:rsid w:val="0326BEBA"/>
    <w:rsid w:val="03478BA1"/>
    <w:rsid w:val="03A2E0F0"/>
    <w:rsid w:val="03B8B6A5"/>
    <w:rsid w:val="03DC22A0"/>
    <w:rsid w:val="03F7F7EF"/>
    <w:rsid w:val="04095683"/>
    <w:rsid w:val="041090CD"/>
    <w:rsid w:val="0447CF13"/>
    <w:rsid w:val="045538C3"/>
    <w:rsid w:val="04678600"/>
    <w:rsid w:val="04872A12"/>
    <w:rsid w:val="04A23082"/>
    <w:rsid w:val="04A2EF22"/>
    <w:rsid w:val="04C28F1B"/>
    <w:rsid w:val="053C00D8"/>
    <w:rsid w:val="05469ED7"/>
    <w:rsid w:val="05636687"/>
    <w:rsid w:val="05860008"/>
    <w:rsid w:val="05F1B72C"/>
    <w:rsid w:val="060561C4"/>
    <w:rsid w:val="06085940"/>
    <w:rsid w:val="06146C6C"/>
    <w:rsid w:val="06215AC2"/>
    <w:rsid w:val="064DA7EA"/>
    <w:rsid w:val="064F0D01"/>
    <w:rsid w:val="066E9653"/>
    <w:rsid w:val="066F0E3A"/>
    <w:rsid w:val="06E88BF7"/>
    <w:rsid w:val="06F3AA0F"/>
    <w:rsid w:val="06FF8EC4"/>
    <w:rsid w:val="0707262D"/>
    <w:rsid w:val="077C2734"/>
    <w:rsid w:val="0780E67F"/>
    <w:rsid w:val="078645F9"/>
    <w:rsid w:val="0789850C"/>
    <w:rsid w:val="07A79C7D"/>
    <w:rsid w:val="0841AAF0"/>
    <w:rsid w:val="084ED444"/>
    <w:rsid w:val="08D3426F"/>
    <w:rsid w:val="08ECF7CF"/>
    <w:rsid w:val="08FB774E"/>
    <w:rsid w:val="0949B0E8"/>
    <w:rsid w:val="094ED42B"/>
    <w:rsid w:val="099EC194"/>
    <w:rsid w:val="09EAF217"/>
    <w:rsid w:val="0A012369"/>
    <w:rsid w:val="0A1A0FFA"/>
    <w:rsid w:val="0A316C94"/>
    <w:rsid w:val="0A35B302"/>
    <w:rsid w:val="0A76E37E"/>
    <w:rsid w:val="0A85A8E7"/>
    <w:rsid w:val="0A922404"/>
    <w:rsid w:val="0AB48B0C"/>
    <w:rsid w:val="0AD77D97"/>
    <w:rsid w:val="0B12E51D"/>
    <w:rsid w:val="0B12F1D5"/>
    <w:rsid w:val="0B210792"/>
    <w:rsid w:val="0B25BA72"/>
    <w:rsid w:val="0B29A895"/>
    <w:rsid w:val="0B6EE13B"/>
    <w:rsid w:val="0B80A846"/>
    <w:rsid w:val="0B82B2C9"/>
    <w:rsid w:val="0B868FA7"/>
    <w:rsid w:val="0BB91CCF"/>
    <w:rsid w:val="0BD19B39"/>
    <w:rsid w:val="0C59418E"/>
    <w:rsid w:val="0C631B93"/>
    <w:rsid w:val="0C83113B"/>
    <w:rsid w:val="0C9717C9"/>
    <w:rsid w:val="0CA203C0"/>
    <w:rsid w:val="0CAD1FAD"/>
    <w:rsid w:val="0D07EB4F"/>
    <w:rsid w:val="0D173DF1"/>
    <w:rsid w:val="0D224567"/>
    <w:rsid w:val="0D5E9A4B"/>
    <w:rsid w:val="0DAD4B16"/>
    <w:rsid w:val="0E0649C9"/>
    <w:rsid w:val="0E2E58EF"/>
    <w:rsid w:val="0E7C4878"/>
    <w:rsid w:val="0E929D28"/>
    <w:rsid w:val="0EA681FD"/>
    <w:rsid w:val="0EB5F1B1"/>
    <w:rsid w:val="0EBE15C8"/>
    <w:rsid w:val="0EE41803"/>
    <w:rsid w:val="0EE7F7F2"/>
    <w:rsid w:val="0FA1738B"/>
    <w:rsid w:val="0FA2E7E9"/>
    <w:rsid w:val="0FBA9BE8"/>
    <w:rsid w:val="0FC652FA"/>
    <w:rsid w:val="0FF0AD51"/>
    <w:rsid w:val="0FF70768"/>
    <w:rsid w:val="0FFC783A"/>
    <w:rsid w:val="10039CDB"/>
    <w:rsid w:val="100799F9"/>
    <w:rsid w:val="100FB2F7"/>
    <w:rsid w:val="102D3B11"/>
    <w:rsid w:val="1042525E"/>
    <w:rsid w:val="107C0E21"/>
    <w:rsid w:val="1089A2AF"/>
    <w:rsid w:val="10B6CFC9"/>
    <w:rsid w:val="10BC1EDA"/>
    <w:rsid w:val="110AA433"/>
    <w:rsid w:val="111B31FD"/>
    <w:rsid w:val="111DFF9A"/>
    <w:rsid w:val="114E7EC3"/>
    <w:rsid w:val="1165FF60"/>
    <w:rsid w:val="11EC7EAC"/>
    <w:rsid w:val="11F85F0D"/>
    <w:rsid w:val="11FAD7B5"/>
    <w:rsid w:val="120BF982"/>
    <w:rsid w:val="12114CF4"/>
    <w:rsid w:val="121F98B4"/>
    <w:rsid w:val="1221CAAB"/>
    <w:rsid w:val="123638DD"/>
    <w:rsid w:val="12371E4F"/>
    <w:rsid w:val="123AC88A"/>
    <w:rsid w:val="123CE994"/>
    <w:rsid w:val="125009B1"/>
    <w:rsid w:val="1278BD57"/>
    <w:rsid w:val="12869BEC"/>
    <w:rsid w:val="12B9CFFB"/>
    <w:rsid w:val="12F079DC"/>
    <w:rsid w:val="1310F74C"/>
    <w:rsid w:val="1321516E"/>
    <w:rsid w:val="132A1FA9"/>
    <w:rsid w:val="136B3865"/>
    <w:rsid w:val="138C7D0B"/>
    <w:rsid w:val="13A1B540"/>
    <w:rsid w:val="13A7C9E3"/>
    <w:rsid w:val="13B330FB"/>
    <w:rsid w:val="13F17843"/>
    <w:rsid w:val="13F8B882"/>
    <w:rsid w:val="14405B16"/>
    <w:rsid w:val="1463FCCE"/>
    <w:rsid w:val="148E0D0B"/>
    <w:rsid w:val="14A2A950"/>
    <w:rsid w:val="14A8B1B3"/>
    <w:rsid w:val="14D529B1"/>
    <w:rsid w:val="14E565BE"/>
    <w:rsid w:val="15136D4F"/>
    <w:rsid w:val="1533E86C"/>
    <w:rsid w:val="15469F06"/>
    <w:rsid w:val="154DA60C"/>
    <w:rsid w:val="15C2FFBC"/>
    <w:rsid w:val="15E5880A"/>
    <w:rsid w:val="1621EFE6"/>
    <w:rsid w:val="16524E5C"/>
    <w:rsid w:val="1676A137"/>
    <w:rsid w:val="167B0959"/>
    <w:rsid w:val="1682F129"/>
    <w:rsid w:val="16A6F1C6"/>
    <w:rsid w:val="16B02B0A"/>
    <w:rsid w:val="16CA359A"/>
    <w:rsid w:val="16CFB8CD"/>
    <w:rsid w:val="16D1FA76"/>
    <w:rsid w:val="16D799EB"/>
    <w:rsid w:val="16FDC0CC"/>
    <w:rsid w:val="175A6D55"/>
    <w:rsid w:val="177E2AC2"/>
    <w:rsid w:val="17C5ADCD"/>
    <w:rsid w:val="17DFFDAD"/>
    <w:rsid w:val="17EC9F29"/>
    <w:rsid w:val="17F9E352"/>
    <w:rsid w:val="18205711"/>
    <w:rsid w:val="1841D2B8"/>
    <w:rsid w:val="187104C4"/>
    <w:rsid w:val="18C3FD76"/>
    <w:rsid w:val="18C8FE28"/>
    <w:rsid w:val="18EABE6E"/>
    <w:rsid w:val="190BBF8D"/>
    <w:rsid w:val="19653243"/>
    <w:rsid w:val="19659328"/>
    <w:rsid w:val="199C4974"/>
    <w:rsid w:val="19DC989C"/>
    <w:rsid w:val="19E83885"/>
    <w:rsid w:val="19EF5E8D"/>
    <w:rsid w:val="1A41F339"/>
    <w:rsid w:val="1A8247D6"/>
    <w:rsid w:val="1A930173"/>
    <w:rsid w:val="1A9635DF"/>
    <w:rsid w:val="1A96BC10"/>
    <w:rsid w:val="1AA14F99"/>
    <w:rsid w:val="1ABBEFA5"/>
    <w:rsid w:val="1ADBF80B"/>
    <w:rsid w:val="1B0FE08A"/>
    <w:rsid w:val="1B3B5351"/>
    <w:rsid w:val="1B4FE1EF"/>
    <w:rsid w:val="1B52C23C"/>
    <w:rsid w:val="1B80CA3B"/>
    <w:rsid w:val="1B9795C7"/>
    <w:rsid w:val="1BA0D498"/>
    <w:rsid w:val="1BD075AB"/>
    <w:rsid w:val="1BD81591"/>
    <w:rsid w:val="1BEF5C63"/>
    <w:rsid w:val="1BF4C768"/>
    <w:rsid w:val="1BFC8A28"/>
    <w:rsid w:val="1C1E1837"/>
    <w:rsid w:val="1C2D5AD0"/>
    <w:rsid w:val="1C2DDE78"/>
    <w:rsid w:val="1C3C1595"/>
    <w:rsid w:val="1C3F05C8"/>
    <w:rsid w:val="1C475597"/>
    <w:rsid w:val="1C5AFEF4"/>
    <w:rsid w:val="1C7A44D5"/>
    <w:rsid w:val="1C8C9986"/>
    <w:rsid w:val="1C937ED4"/>
    <w:rsid w:val="1CBA25CF"/>
    <w:rsid w:val="1CC3038C"/>
    <w:rsid w:val="1CDA2E7D"/>
    <w:rsid w:val="1CEB062D"/>
    <w:rsid w:val="1CEBB250"/>
    <w:rsid w:val="1CF1C132"/>
    <w:rsid w:val="1D0835B1"/>
    <w:rsid w:val="1D252A48"/>
    <w:rsid w:val="1D63AD51"/>
    <w:rsid w:val="1D64E711"/>
    <w:rsid w:val="1D6A0DD6"/>
    <w:rsid w:val="1DB29E07"/>
    <w:rsid w:val="1DF5D74B"/>
    <w:rsid w:val="1E01CA4E"/>
    <w:rsid w:val="1E0B4131"/>
    <w:rsid w:val="1E3152BD"/>
    <w:rsid w:val="1E38F6AD"/>
    <w:rsid w:val="1E448268"/>
    <w:rsid w:val="1E6CD250"/>
    <w:rsid w:val="1E8C1D7C"/>
    <w:rsid w:val="1EAB8F7B"/>
    <w:rsid w:val="1ED87E95"/>
    <w:rsid w:val="1EE1BF50"/>
    <w:rsid w:val="1EFD2968"/>
    <w:rsid w:val="1F1B8B08"/>
    <w:rsid w:val="1F28E252"/>
    <w:rsid w:val="1F582C67"/>
    <w:rsid w:val="1F60E143"/>
    <w:rsid w:val="1F6EF3A6"/>
    <w:rsid w:val="1F76D9C8"/>
    <w:rsid w:val="1F7F317D"/>
    <w:rsid w:val="1FA37579"/>
    <w:rsid w:val="1FA38A88"/>
    <w:rsid w:val="1FA71192"/>
    <w:rsid w:val="1FAF25BA"/>
    <w:rsid w:val="1FB4AC94"/>
    <w:rsid w:val="1FD3A17E"/>
    <w:rsid w:val="1FF7B5D2"/>
    <w:rsid w:val="2021884A"/>
    <w:rsid w:val="2089B965"/>
    <w:rsid w:val="215D75AE"/>
    <w:rsid w:val="216C02B0"/>
    <w:rsid w:val="21B1AABB"/>
    <w:rsid w:val="21BEA453"/>
    <w:rsid w:val="21C926FD"/>
    <w:rsid w:val="21D1CF1F"/>
    <w:rsid w:val="21FFE8E1"/>
    <w:rsid w:val="222D99C5"/>
    <w:rsid w:val="224A7F50"/>
    <w:rsid w:val="2252178C"/>
    <w:rsid w:val="22577167"/>
    <w:rsid w:val="225F248F"/>
    <w:rsid w:val="227C5E65"/>
    <w:rsid w:val="228BC362"/>
    <w:rsid w:val="22904B7C"/>
    <w:rsid w:val="229D4057"/>
    <w:rsid w:val="22B17EF3"/>
    <w:rsid w:val="230E9C85"/>
    <w:rsid w:val="2314F733"/>
    <w:rsid w:val="238E6773"/>
    <w:rsid w:val="23950249"/>
    <w:rsid w:val="23C5DB33"/>
    <w:rsid w:val="23C9D2AD"/>
    <w:rsid w:val="23D79AA8"/>
    <w:rsid w:val="23EB11D3"/>
    <w:rsid w:val="23F93F50"/>
    <w:rsid w:val="2417E653"/>
    <w:rsid w:val="241A2D30"/>
    <w:rsid w:val="2420BB5C"/>
    <w:rsid w:val="2471E100"/>
    <w:rsid w:val="2475E870"/>
    <w:rsid w:val="2481CDF3"/>
    <w:rsid w:val="24A430D5"/>
    <w:rsid w:val="24D4FE91"/>
    <w:rsid w:val="24DF8319"/>
    <w:rsid w:val="24F6E68E"/>
    <w:rsid w:val="2503822C"/>
    <w:rsid w:val="253B036C"/>
    <w:rsid w:val="2547A65F"/>
    <w:rsid w:val="254B689C"/>
    <w:rsid w:val="254C2BB2"/>
    <w:rsid w:val="25552257"/>
    <w:rsid w:val="2581A8EA"/>
    <w:rsid w:val="258E55C7"/>
    <w:rsid w:val="261E631E"/>
    <w:rsid w:val="263FEEA5"/>
    <w:rsid w:val="2650BD75"/>
    <w:rsid w:val="2659CC40"/>
    <w:rsid w:val="2670655F"/>
    <w:rsid w:val="267E572E"/>
    <w:rsid w:val="2693C2E2"/>
    <w:rsid w:val="26A4DE2B"/>
    <w:rsid w:val="26C883B1"/>
    <w:rsid w:val="27296520"/>
    <w:rsid w:val="272D3BCC"/>
    <w:rsid w:val="27B4591E"/>
    <w:rsid w:val="27D0A390"/>
    <w:rsid w:val="27DBD197"/>
    <w:rsid w:val="28002F23"/>
    <w:rsid w:val="28262EA0"/>
    <w:rsid w:val="2839D5A9"/>
    <w:rsid w:val="28AE5011"/>
    <w:rsid w:val="28AF1D7F"/>
    <w:rsid w:val="28B8ADF0"/>
    <w:rsid w:val="2910A165"/>
    <w:rsid w:val="295E799B"/>
    <w:rsid w:val="29674D5B"/>
    <w:rsid w:val="297ACB2B"/>
    <w:rsid w:val="297F9898"/>
    <w:rsid w:val="2982714A"/>
    <w:rsid w:val="299BFF84"/>
    <w:rsid w:val="29B86668"/>
    <w:rsid w:val="29D3C745"/>
    <w:rsid w:val="2A44F028"/>
    <w:rsid w:val="2A5215ED"/>
    <w:rsid w:val="2A600489"/>
    <w:rsid w:val="2AA8281B"/>
    <w:rsid w:val="2AD8ABE4"/>
    <w:rsid w:val="2AE5D810"/>
    <w:rsid w:val="2AE7065D"/>
    <w:rsid w:val="2B0AA494"/>
    <w:rsid w:val="2B11FE33"/>
    <w:rsid w:val="2B16D0FE"/>
    <w:rsid w:val="2B2C5A3D"/>
    <w:rsid w:val="2B37CFE5"/>
    <w:rsid w:val="2B3C2CAC"/>
    <w:rsid w:val="2BA56DF4"/>
    <w:rsid w:val="2BA689E4"/>
    <w:rsid w:val="2BB56BF3"/>
    <w:rsid w:val="2BED9EAB"/>
    <w:rsid w:val="2BF18AE0"/>
    <w:rsid w:val="2C062B71"/>
    <w:rsid w:val="2C31C334"/>
    <w:rsid w:val="2C3D4D94"/>
    <w:rsid w:val="2C5D1718"/>
    <w:rsid w:val="2C762724"/>
    <w:rsid w:val="2C916F8E"/>
    <w:rsid w:val="2C9AAF59"/>
    <w:rsid w:val="2CAC85F8"/>
    <w:rsid w:val="2CC6C357"/>
    <w:rsid w:val="2CD3A046"/>
    <w:rsid w:val="2CF8371F"/>
    <w:rsid w:val="2D1B412A"/>
    <w:rsid w:val="2D1E5E45"/>
    <w:rsid w:val="2D65FCE4"/>
    <w:rsid w:val="2D979E91"/>
    <w:rsid w:val="2DB07F58"/>
    <w:rsid w:val="2DC194C0"/>
    <w:rsid w:val="2E0DED44"/>
    <w:rsid w:val="2E15312F"/>
    <w:rsid w:val="2E4B131B"/>
    <w:rsid w:val="2E718AAE"/>
    <w:rsid w:val="2E995030"/>
    <w:rsid w:val="2EBF3CB0"/>
    <w:rsid w:val="2ECD7FA3"/>
    <w:rsid w:val="2EEC8D73"/>
    <w:rsid w:val="2EED4102"/>
    <w:rsid w:val="2F25ADB1"/>
    <w:rsid w:val="2F48E4CD"/>
    <w:rsid w:val="2F5761C5"/>
    <w:rsid w:val="2F83908A"/>
    <w:rsid w:val="2F94B7DA"/>
    <w:rsid w:val="2FA2AD45"/>
    <w:rsid w:val="2FA5F1CF"/>
    <w:rsid w:val="2FB8EFF3"/>
    <w:rsid w:val="2FC3AD9A"/>
    <w:rsid w:val="2FCEE949"/>
    <w:rsid w:val="2FE5CB42"/>
    <w:rsid w:val="3024E94A"/>
    <w:rsid w:val="3043731F"/>
    <w:rsid w:val="30556DC4"/>
    <w:rsid w:val="3056C26D"/>
    <w:rsid w:val="30C9E82C"/>
    <w:rsid w:val="30EA3986"/>
    <w:rsid w:val="30F3C731"/>
    <w:rsid w:val="3121AE09"/>
    <w:rsid w:val="3130BB79"/>
    <w:rsid w:val="313E7DA6"/>
    <w:rsid w:val="3183AC1E"/>
    <w:rsid w:val="3192C629"/>
    <w:rsid w:val="31C0B9AB"/>
    <w:rsid w:val="31CEA097"/>
    <w:rsid w:val="31D7E8C0"/>
    <w:rsid w:val="320C0458"/>
    <w:rsid w:val="323BF7EF"/>
    <w:rsid w:val="3257AE57"/>
    <w:rsid w:val="3276B00C"/>
    <w:rsid w:val="3277F076"/>
    <w:rsid w:val="328609E7"/>
    <w:rsid w:val="32BF8096"/>
    <w:rsid w:val="32E51E98"/>
    <w:rsid w:val="32FEFF24"/>
    <w:rsid w:val="330B3A29"/>
    <w:rsid w:val="33102B33"/>
    <w:rsid w:val="3315468F"/>
    <w:rsid w:val="3347C00E"/>
    <w:rsid w:val="3352B690"/>
    <w:rsid w:val="3361BC29"/>
    <w:rsid w:val="33801DC9"/>
    <w:rsid w:val="33B19BC9"/>
    <w:rsid w:val="33E461A3"/>
    <w:rsid w:val="34097252"/>
    <w:rsid w:val="340AD448"/>
    <w:rsid w:val="34134C82"/>
    <w:rsid w:val="3414CA4B"/>
    <w:rsid w:val="3453C818"/>
    <w:rsid w:val="34C239F5"/>
    <w:rsid w:val="34CEF1B5"/>
    <w:rsid w:val="34DCEC85"/>
    <w:rsid w:val="35201737"/>
    <w:rsid w:val="357BC6D8"/>
    <w:rsid w:val="35C9F8E5"/>
    <w:rsid w:val="35CEE371"/>
    <w:rsid w:val="35D9A9B1"/>
    <w:rsid w:val="35FBE7CC"/>
    <w:rsid w:val="36642969"/>
    <w:rsid w:val="3682EEEB"/>
    <w:rsid w:val="3689BC04"/>
    <w:rsid w:val="36950C7D"/>
    <w:rsid w:val="36DAF6CC"/>
    <w:rsid w:val="36E41985"/>
    <w:rsid w:val="36ECE506"/>
    <w:rsid w:val="36EEBB76"/>
    <w:rsid w:val="37077F4A"/>
    <w:rsid w:val="37255EE3"/>
    <w:rsid w:val="37435191"/>
    <w:rsid w:val="3759D8CC"/>
    <w:rsid w:val="376A3678"/>
    <w:rsid w:val="37CB9A82"/>
    <w:rsid w:val="37DA251E"/>
    <w:rsid w:val="37EA4282"/>
    <w:rsid w:val="37EE479F"/>
    <w:rsid w:val="37F4179E"/>
    <w:rsid w:val="37F68BB8"/>
    <w:rsid w:val="380DC79A"/>
    <w:rsid w:val="38345846"/>
    <w:rsid w:val="38614F7F"/>
    <w:rsid w:val="388751E8"/>
    <w:rsid w:val="38A22CC3"/>
    <w:rsid w:val="38DF21F2"/>
    <w:rsid w:val="390199A7"/>
    <w:rsid w:val="39153824"/>
    <w:rsid w:val="395296F6"/>
    <w:rsid w:val="3962E9BE"/>
    <w:rsid w:val="396814ED"/>
    <w:rsid w:val="3998FAF1"/>
    <w:rsid w:val="39B94CF4"/>
    <w:rsid w:val="39EB2CCB"/>
    <w:rsid w:val="3A20DD4D"/>
    <w:rsid w:val="3A270B53"/>
    <w:rsid w:val="3A518D88"/>
    <w:rsid w:val="3A70273D"/>
    <w:rsid w:val="3AA8E575"/>
    <w:rsid w:val="3AAB9AF4"/>
    <w:rsid w:val="3AD9547A"/>
    <w:rsid w:val="3AEEAD2C"/>
    <w:rsid w:val="3AF277C1"/>
    <w:rsid w:val="3B008109"/>
    <w:rsid w:val="3B033B44"/>
    <w:rsid w:val="3B0BD5E2"/>
    <w:rsid w:val="3B25DB17"/>
    <w:rsid w:val="3B6F9A0B"/>
    <w:rsid w:val="3B701718"/>
    <w:rsid w:val="3BEC3EAC"/>
    <w:rsid w:val="3BFA90AC"/>
    <w:rsid w:val="3C1DFBC3"/>
    <w:rsid w:val="3C28AA87"/>
    <w:rsid w:val="3C4D992E"/>
    <w:rsid w:val="3C9CE7EB"/>
    <w:rsid w:val="3CA65C3C"/>
    <w:rsid w:val="3CBEEBBC"/>
    <w:rsid w:val="3CEEAB61"/>
    <w:rsid w:val="3D6DD51E"/>
    <w:rsid w:val="3D7E570A"/>
    <w:rsid w:val="3D84E373"/>
    <w:rsid w:val="3D880F0D"/>
    <w:rsid w:val="3DF61624"/>
    <w:rsid w:val="3E0BA6AC"/>
    <w:rsid w:val="3E264AF4"/>
    <w:rsid w:val="3E768253"/>
    <w:rsid w:val="3EDF5B30"/>
    <w:rsid w:val="3F025226"/>
    <w:rsid w:val="3F058947"/>
    <w:rsid w:val="3F07A71A"/>
    <w:rsid w:val="3F106D2F"/>
    <w:rsid w:val="3F23DF6E"/>
    <w:rsid w:val="3F499976"/>
    <w:rsid w:val="3F549E07"/>
    <w:rsid w:val="3F89BFBA"/>
    <w:rsid w:val="3FCB7577"/>
    <w:rsid w:val="3FD57B46"/>
    <w:rsid w:val="3FDF4705"/>
    <w:rsid w:val="402F362C"/>
    <w:rsid w:val="409AEA97"/>
    <w:rsid w:val="40CB43E5"/>
    <w:rsid w:val="40D53059"/>
    <w:rsid w:val="40F16CE6"/>
    <w:rsid w:val="40F8D569"/>
    <w:rsid w:val="4108C176"/>
    <w:rsid w:val="414714DF"/>
    <w:rsid w:val="4165CBE7"/>
    <w:rsid w:val="416C5392"/>
    <w:rsid w:val="41BF3FD5"/>
    <w:rsid w:val="41BF6552"/>
    <w:rsid w:val="41BFE92C"/>
    <w:rsid w:val="41CBC3CE"/>
    <w:rsid w:val="41EEF7BF"/>
    <w:rsid w:val="4208BBAB"/>
    <w:rsid w:val="42471942"/>
    <w:rsid w:val="4288C07E"/>
    <w:rsid w:val="428AF2DA"/>
    <w:rsid w:val="42C847FF"/>
    <w:rsid w:val="4305CDED"/>
    <w:rsid w:val="4306E4A0"/>
    <w:rsid w:val="4318FDF1"/>
    <w:rsid w:val="4346BE25"/>
    <w:rsid w:val="439C9EB4"/>
    <w:rsid w:val="43A9B70B"/>
    <w:rsid w:val="43C2849A"/>
    <w:rsid w:val="43F1D504"/>
    <w:rsid w:val="442DFD40"/>
    <w:rsid w:val="44435895"/>
    <w:rsid w:val="449308DA"/>
    <w:rsid w:val="44AA46F5"/>
    <w:rsid w:val="44B73D4F"/>
    <w:rsid w:val="44E66A58"/>
    <w:rsid w:val="44EB6E7A"/>
    <w:rsid w:val="4594AFA2"/>
    <w:rsid w:val="4599D828"/>
    <w:rsid w:val="45AE71A4"/>
    <w:rsid w:val="45B3099F"/>
    <w:rsid w:val="45C59280"/>
    <w:rsid w:val="4644D99E"/>
    <w:rsid w:val="4654A30D"/>
    <w:rsid w:val="465DEFBF"/>
    <w:rsid w:val="466A0788"/>
    <w:rsid w:val="466A3065"/>
    <w:rsid w:val="467E5EE7"/>
    <w:rsid w:val="46B6A4FA"/>
    <w:rsid w:val="470180FB"/>
    <w:rsid w:val="470D640B"/>
    <w:rsid w:val="47176FBB"/>
    <w:rsid w:val="472668E7"/>
    <w:rsid w:val="47291034"/>
    <w:rsid w:val="472DBB03"/>
    <w:rsid w:val="4735A889"/>
    <w:rsid w:val="4739FC59"/>
    <w:rsid w:val="47777A03"/>
    <w:rsid w:val="47A22BFC"/>
    <w:rsid w:val="47B21530"/>
    <w:rsid w:val="47D24C92"/>
    <w:rsid w:val="47E13476"/>
    <w:rsid w:val="47E44A1D"/>
    <w:rsid w:val="47ED730B"/>
    <w:rsid w:val="47F71AC2"/>
    <w:rsid w:val="4810431F"/>
    <w:rsid w:val="48191FF0"/>
    <w:rsid w:val="48293DFF"/>
    <w:rsid w:val="484FE156"/>
    <w:rsid w:val="48AD12AB"/>
    <w:rsid w:val="48D15249"/>
    <w:rsid w:val="48FA345E"/>
    <w:rsid w:val="4907114D"/>
    <w:rsid w:val="49344983"/>
    <w:rsid w:val="4965BBB5"/>
    <w:rsid w:val="4967A0DB"/>
    <w:rsid w:val="4978F8F5"/>
    <w:rsid w:val="49A9CA15"/>
    <w:rsid w:val="49AC1380"/>
    <w:rsid w:val="49B9DB7B"/>
    <w:rsid w:val="49E75BE9"/>
    <w:rsid w:val="49F4FF04"/>
    <w:rsid w:val="4A1C248C"/>
    <w:rsid w:val="4A1F807A"/>
    <w:rsid w:val="4A469D3E"/>
    <w:rsid w:val="4A5CC388"/>
    <w:rsid w:val="4A6329B8"/>
    <w:rsid w:val="4A895374"/>
    <w:rsid w:val="4A9903A3"/>
    <w:rsid w:val="4AADCCA7"/>
    <w:rsid w:val="4AC8F80E"/>
    <w:rsid w:val="4AD24E60"/>
    <w:rsid w:val="4AD5A56B"/>
    <w:rsid w:val="4B7A40AC"/>
    <w:rsid w:val="4B92B7D3"/>
    <w:rsid w:val="4BEFF14F"/>
    <w:rsid w:val="4C1B8587"/>
    <w:rsid w:val="4C2A225D"/>
    <w:rsid w:val="4C6BAA7E"/>
    <w:rsid w:val="4CA8AF04"/>
    <w:rsid w:val="4CC8DB51"/>
    <w:rsid w:val="4CF1E00D"/>
    <w:rsid w:val="4D0890E7"/>
    <w:rsid w:val="4D2D3F55"/>
    <w:rsid w:val="4D323087"/>
    <w:rsid w:val="4D3E9C70"/>
    <w:rsid w:val="4D5B3426"/>
    <w:rsid w:val="4D71F486"/>
    <w:rsid w:val="4D947972"/>
    <w:rsid w:val="4DE23D0F"/>
    <w:rsid w:val="4E077ADF"/>
    <w:rsid w:val="4E344421"/>
    <w:rsid w:val="4E428A3F"/>
    <w:rsid w:val="4E4A0258"/>
    <w:rsid w:val="4E54C339"/>
    <w:rsid w:val="4E92947E"/>
    <w:rsid w:val="4EC2F441"/>
    <w:rsid w:val="4F434082"/>
    <w:rsid w:val="4F43E19C"/>
    <w:rsid w:val="4F69B094"/>
    <w:rsid w:val="4F82779E"/>
    <w:rsid w:val="4F980AAE"/>
    <w:rsid w:val="4F9E3C6B"/>
    <w:rsid w:val="4FA516BB"/>
    <w:rsid w:val="4FB911A2"/>
    <w:rsid w:val="4FE352C4"/>
    <w:rsid w:val="4FF2CFB4"/>
    <w:rsid w:val="5013189F"/>
    <w:rsid w:val="503A01BA"/>
    <w:rsid w:val="504FBE87"/>
    <w:rsid w:val="50547195"/>
    <w:rsid w:val="505EC4A2"/>
    <w:rsid w:val="506C9846"/>
    <w:rsid w:val="50A20BEE"/>
    <w:rsid w:val="50DA2FE6"/>
    <w:rsid w:val="50ECDE4D"/>
    <w:rsid w:val="50EFAB93"/>
    <w:rsid w:val="5103323A"/>
    <w:rsid w:val="513F17D8"/>
    <w:rsid w:val="5142A23A"/>
    <w:rsid w:val="51EF0864"/>
    <w:rsid w:val="5205817E"/>
    <w:rsid w:val="5236FC46"/>
    <w:rsid w:val="524EAD10"/>
    <w:rsid w:val="525B77C7"/>
    <w:rsid w:val="528AED2B"/>
    <w:rsid w:val="52B65FF2"/>
    <w:rsid w:val="52D5EDF6"/>
    <w:rsid w:val="5318F9BD"/>
    <w:rsid w:val="537AE777"/>
    <w:rsid w:val="53B930C8"/>
    <w:rsid w:val="548113CE"/>
    <w:rsid w:val="54D4F324"/>
    <w:rsid w:val="54DF1733"/>
    <w:rsid w:val="54F4A09C"/>
    <w:rsid w:val="556ECFD9"/>
    <w:rsid w:val="55739F1B"/>
    <w:rsid w:val="55901439"/>
    <w:rsid w:val="55A78637"/>
    <w:rsid w:val="55B12E29"/>
    <w:rsid w:val="55DF1509"/>
    <w:rsid w:val="55E5C064"/>
    <w:rsid w:val="55F96D5D"/>
    <w:rsid w:val="55F99E66"/>
    <w:rsid w:val="561C4FC6"/>
    <w:rsid w:val="56544E54"/>
    <w:rsid w:val="56711F2C"/>
    <w:rsid w:val="56A86547"/>
    <w:rsid w:val="56E55F6D"/>
    <w:rsid w:val="56E8EE0F"/>
    <w:rsid w:val="56F4EAD2"/>
    <w:rsid w:val="5722ACF3"/>
    <w:rsid w:val="5767D67C"/>
    <w:rsid w:val="57685355"/>
    <w:rsid w:val="579A919D"/>
    <w:rsid w:val="57F01EB5"/>
    <w:rsid w:val="57F31EBB"/>
    <w:rsid w:val="57FB7F98"/>
    <w:rsid w:val="5824BD6D"/>
    <w:rsid w:val="5835303D"/>
    <w:rsid w:val="5845218B"/>
    <w:rsid w:val="58538313"/>
    <w:rsid w:val="58BB74DB"/>
    <w:rsid w:val="58D3D211"/>
    <w:rsid w:val="5957E30B"/>
    <w:rsid w:val="59710CAD"/>
    <w:rsid w:val="59C08DCE"/>
    <w:rsid w:val="5A0E7037"/>
    <w:rsid w:val="5A0ECADC"/>
    <w:rsid w:val="5A1D1CD7"/>
    <w:rsid w:val="5A63161D"/>
    <w:rsid w:val="5A854E08"/>
    <w:rsid w:val="5A8554B9"/>
    <w:rsid w:val="5A9CDD71"/>
    <w:rsid w:val="5ACEB4F3"/>
    <w:rsid w:val="5B0A3A9C"/>
    <w:rsid w:val="5B1D16E0"/>
    <w:rsid w:val="5B29CD14"/>
    <w:rsid w:val="5B2FACFD"/>
    <w:rsid w:val="5B65C4F2"/>
    <w:rsid w:val="5B666053"/>
    <w:rsid w:val="5B6CD0FF"/>
    <w:rsid w:val="5B793B31"/>
    <w:rsid w:val="5B7D5442"/>
    <w:rsid w:val="5BDDE871"/>
    <w:rsid w:val="5C3B9FCB"/>
    <w:rsid w:val="5C48781F"/>
    <w:rsid w:val="5C5785A0"/>
    <w:rsid w:val="5C7BD460"/>
    <w:rsid w:val="5CB8E741"/>
    <w:rsid w:val="5CBAAC15"/>
    <w:rsid w:val="5CBD96AF"/>
    <w:rsid w:val="5CCB7D5E"/>
    <w:rsid w:val="5D08A160"/>
    <w:rsid w:val="5D1AD7C3"/>
    <w:rsid w:val="5D229380"/>
    <w:rsid w:val="5D2E7D82"/>
    <w:rsid w:val="5DC07039"/>
    <w:rsid w:val="5DC88DA2"/>
    <w:rsid w:val="5DCC304D"/>
    <w:rsid w:val="5DFF929C"/>
    <w:rsid w:val="5E4114D6"/>
    <w:rsid w:val="5E92073C"/>
    <w:rsid w:val="5EA111A2"/>
    <w:rsid w:val="5EA37068"/>
    <w:rsid w:val="5ECABDBF"/>
    <w:rsid w:val="5ED7659D"/>
    <w:rsid w:val="5EF08DFA"/>
    <w:rsid w:val="5F72EA7C"/>
    <w:rsid w:val="5FB9B3A1"/>
    <w:rsid w:val="600F4A7B"/>
    <w:rsid w:val="60203DF7"/>
    <w:rsid w:val="6031522D"/>
    <w:rsid w:val="6045DC52"/>
    <w:rsid w:val="6055727F"/>
    <w:rsid w:val="605A3442"/>
    <w:rsid w:val="606C2106"/>
    <w:rsid w:val="60719287"/>
    <w:rsid w:val="608C5E5B"/>
    <w:rsid w:val="60B6BC98"/>
    <w:rsid w:val="60D0DDB0"/>
    <w:rsid w:val="60E55F47"/>
    <w:rsid w:val="6130B467"/>
    <w:rsid w:val="6135A0F1"/>
    <w:rsid w:val="614BC80C"/>
    <w:rsid w:val="61548285"/>
    <w:rsid w:val="616CE1D7"/>
    <w:rsid w:val="618A4389"/>
    <w:rsid w:val="61D323A4"/>
    <w:rsid w:val="61E6134A"/>
    <w:rsid w:val="621BE6DC"/>
    <w:rsid w:val="623A4B03"/>
    <w:rsid w:val="626BF6BB"/>
    <w:rsid w:val="627D0A38"/>
    <w:rsid w:val="62812FA8"/>
    <w:rsid w:val="628747CF"/>
    <w:rsid w:val="62AFD14B"/>
    <w:rsid w:val="62D1B996"/>
    <w:rsid w:val="6337182E"/>
    <w:rsid w:val="63495A1C"/>
    <w:rsid w:val="634FF133"/>
    <w:rsid w:val="6357314F"/>
    <w:rsid w:val="63576DB9"/>
    <w:rsid w:val="635A494D"/>
    <w:rsid w:val="63720AF7"/>
    <w:rsid w:val="63AAD6C0"/>
    <w:rsid w:val="63CBAA62"/>
    <w:rsid w:val="63DC79D7"/>
    <w:rsid w:val="63E2CA0B"/>
    <w:rsid w:val="63F85B25"/>
    <w:rsid w:val="641DA463"/>
    <w:rsid w:val="6443B426"/>
    <w:rsid w:val="64615F52"/>
    <w:rsid w:val="64654D71"/>
    <w:rsid w:val="64685529"/>
    <w:rsid w:val="64701201"/>
    <w:rsid w:val="648CE625"/>
    <w:rsid w:val="6507015D"/>
    <w:rsid w:val="65409641"/>
    <w:rsid w:val="654697B9"/>
    <w:rsid w:val="657145E7"/>
    <w:rsid w:val="65AE55E7"/>
    <w:rsid w:val="65DC0854"/>
    <w:rsid w:val="65E9DA6F"/>
    <w:rsid w:val="66684DA3"/>
    <w:rsid w:val="66903195"/>
    <w:rsid w:val="66A3E180"/>
    <w:rsid w:val="66A8A7AF"/>
    <w:rsid w:val="66AE824D"/>
    <w:rsid w:val="66B9554C"/>
    <w:rsid w:val="66C2D909"/>
    <w:rsid w:val="66C975C6"/>
    <w:rsid w:val="674FEC88"/>
    <w:rsid w:val="67607BF7"/>
    <w:rsid w:val="6787339A"/>
    <w:rsid w:val="67891CE3"/>
    <w:rsid w:val="679BC711"/>
    <w:rsid w:val="679FF5EB"/>
    <w:rsid w:val="68002250"/>
    <w:rsid w:val="68034393"/>
    <w:rsid w:val="680424DB"/>
    <w:rsid w:val="681D14A1"/>
    <w:rsid w:val="6857EDAD"/>
    <w:rsid w:val="685B4555"/>
    <w:rsid w:val="688F1E13"/>
    <w:rsid w:val="68B3E4AB"/>
    <w:rsid w:val="68CCF490"/>
    <w:rsid w:val="68EC0CD7"/>
    <w:rsid w:val="68F872A6"/>
    <w:rsid w:val="68F93E60"/>
    <w:rsid w:val="69172549"/>
    <w:rsid w:val="69DB8242"/>
    <w:rsid w:val="69F715B6"/>
    <w:rsid w:val="6A167394"/>
    <w:rsid w:val="6A27AAA0"/>
    <w:rsid w:val="6A548728"/>
    <w:rsid w:val="6A88C73C"/>
    <w:rsid w:val="6A94E950"/>
    <w:rsid w:val="6AC7F5B6"/>
    <w:rsid w:val="6B36093C"/>
    <w:rsid w:val="6B742B75"/>
    <w:rsid w:val="6B79D226"/>
    <w:rsid w:val="6B816B96"/>
    <w:rsid w:val="6B847EF3"/>
    <w:rsid w:val="6BD6BC47"/>
    <w:rsid w:val="6BDFB02E"/>
    <w:rsid w:val="6BEFCB2E"/>
    <w:rsid w:val="6BF12B09"/>
    <w:rsid w:val="6C127A92"/>
    <w:rsid w:val="6C16C100"/>
    <w:rsid w:val="6C16F144"/>
    <w:rsid w:val="6C2B8078"/>
    <w:rsid w:val="6C2B9BEB"/>
    <w:rsid w:val="6C790D4C"/>
    <w:rsid w:val="6C88739A"/>
    <w:rsid w:val="6CB4EA68"/>
    <w:rsid w:val="6CBA38CC"/>
    <w:rsid w:val="6D47DED5"/>
    <w:rsid w:val="6D54B652"/>
    <w:rsid w:val="6D6A33C0"/>
    <w:rsid w:val="6D8353A0"/>
    <w:rsid w:val="6D8B202E"/>
    <w:rsid w:val="6DAE4AF3"/>
    <w:rsid w:val="6DB7339D"/>
    <w:rsid w:val="6DD11F10"/>
    <w:rsid w:val="6DFF78E3"/>
    <w:rsid w:val="6EA08C09"/>
    <w:rsid w:val="6EC45B37"/>
    <w:rsid w:val="6ECA86D9"/>
    <w:rsid w:val="6ED35B4A"/>
    <w:rsid w:val="6EE3AF36"/>
    <w:rsid w:val="6EFADB06"/>
    <w:rsid w:val="6F48F8A7"/>
    <w:rsid w:val="6F4E8974"/>
    <w:rsid w:val="6F774AAC"/>
    <w:rsid w:val="6F8C0CAD"/>
    <w:rsid w:val="6FBC36AA"/>
    <w:rsid w:val="6FF46AFE"/>
    <w:rsid w:val="705561AF"/>
    <w:rsid w:val="707BD4BB"/>
    <w:rsid w:val="70847FA8"/>
    <w:rsid w:val="70B18A56"/>
    <w:rsid w:val="70EED45F"/>
    <w:rsid w:val="71140AC1"/>
    <w:rsid w:val="712C9195"/>
    <w:rsid w:val="714C7E6F"/>
    <w:rsid w:val="714D4A4D"/>
    <w:rsid w:val="71A48522"/>
    <w:rsid w:val="71D22F70"/>
    <w:rsid w:val="71ECA53F"/>
    <w:rsid w:val="722B7438"/>
    <w:rsid w:val="72346E9F"/>
    <w:rsid w:val="726A858F"/>
    <w:rsid w:val="728517D1"/>
    <w:rsid w:val="7287E4D6"/>
    <w:rsid w:val="729211BF"/>
    <w:rsid w:val="729566A0"/>
    <w:rsid w:val="72A3BE83"/>
    <w:rsid w:val="72C61E58"/>
    <w:rsid w:val="72CFE13E"/>
    <w:rsid w:val="730111C7"/>
    <w:rsid w:val="7306AA0F"/>
    <w:rsid w:val="731E4C92"/>
    <w:rsid w:val="7329269C"/>
    <w:rsid w:val="732CB34A"/>
    <w:rsid w:val="734B018D"/>
    <w:rsid w:val="734B6C3C"/>
    <w:rsid w:val="735D9F42"/>
    <w:rsid w:val="73B72059"/>
    <w:rsid w:val="73C3742E"/>
    <w:rsid w:val="74268FC2"/>
    <w:rsid w:val="743A5F51"/>
    <w:rsid w:val="7461EEB9"/>
    <w:rsid w:val="748CA6E4"/>
    <w:rsid w:val="748F7661"/>
    <w:rsid w:val="74A27A70"/>
    <w:rsid w:val="74C27AAD"/>
    <w:rsid w:val="74D6FFFC"/>
    <w:rsid w:val="74EE4315"/>
    <w:rsid w:val="7518D3E4"/>
    <w:rsid w:val="756A1F9C"/>
    <w:rsid w:val="756F342E"/>
    <w:rsid w:val="75970681"/>
    <w:rsid w:val="75BB058F"/>
    <w:rsid w:val="75BCA5D7"/>
    <w:rsid w:val="75E883B6"/>
    <w:rsid w:val="76029DA2"/>
    <w:rsid w:val="7607FAE4"/>
    <w:rsid w:val="7616A63A"/>
    <w:rsid w:val="762303C7"/>
    <w:rsid w:val="7644A53E"/>
    <w:rsid w:val="76934DCB"/>
    <w:rsid w:val="7698FCCF"/>
    <w:rsid w:val="76B2ACCB"/>
    <w:rsid w:val="76B60875"/>
    <w:rsid w:val="76C2C75C"/>
    <w:rsid w:val="772FCE69"/>
    <w:rsid w:val="775E3084"/>
    <w:rsid w:val="776406FB"/>
    <w:rsid w:val="77A2B389"/>
    <w:rsid w:val="77CA55F0"/>
    <w:rsid w:val="77D41B82"/>
    <w:rsid w:val="77F04909"/>
    <w:rsid w:val="77FBCCFC"/>
    <w:rsid w:val="77FFF727"/>
    <w:rsid w:val="7803C36C"/>
    <w:rsid w:val="780E37D2"/>
    <w:rsid w:val="7824D908"/>
    <w:rsid w:val="78398620"/>
    <w:rsid w:val="7872DB74"/>
    <w:rsid w:val="78771217"/>
    <w:rsid w:val="7889FBE2"/>
    <w:rsid w:val="78A2571A"/>
    <w:rsid w:val="78ABC7F0"/>
    <w:rsid w:val="78FEEE65"/>
    <w:rsid w:val="790296E0"/>
    <w:rsid w:val="792D5F28"/>
    <w:rsid w:val="793B110E"/>
    <w:rsid w:val="7956F515"/>
    <w:rsid w:val="79652C12"/>
    <w:rsid w:val="7A17B987"/>
    <w:rsid w:val="7A1D5DC0"/>
    <w:rsid w:val="7A36C26B"/>
    <w:rsid w:val="7A8AAF2F"/>
    <w:rsid w:val="7AD6E16F"/>
    <w:rsid w:val="7B4F9245"/>
    <w:rsid w:val="7BA4CEC0"/>
    <w:rsid w:val="7BB92E21"/>
    <w:rsid w:val="7BC8A84F"/>
    <w:rsid w:val="7BD04187"/>
    <w:rsid w:val="7C0B3880"/>
    <w:rsid w:val="7C22A6A2"/>
    <w:rsid w:val="7C7E2E68"/>
    <w:rsid w:val="7C895F06"/>
    <w:rsid w:val="7C8DA549"/>
    <w:rsid w:val="7C939A91"/>
    <w:rsid w:val="7CE4FFBA"/>
    <w:rsid w:val="7CFB11C6"/>
    <w:rsid w:val="7D0CF743"/>
    <w:rsid w:val="7D3D9A8E"/>
    <w:rsid w:val="7D55AB7A"/>
    <w:rsid w:val="7D56C89A"/>
    <w:rsid w:val="7DCFAB96"/>
    <w:rsid w:val="7DD9F90F"/>
    <w:rsid w:val="7E0E8231"/>
    <w:rsid w:val="7E4F9C00"/>
    <w:rsid w:val="7EA8C7A4"/>
    <w:rsid w:val="7EE3F6A8"/>
    <w:rsid w:val="7EEA98F7"/>
    <w:rsid w:val="7EFCEE17"/>
    <w:rsid w:val="7F071F2C"/>
    <w:rsid w:val="7F2710BF"/>
    <w:rsid w:val="7F46F1E1"/>
    <w:rsid w:val="7F4EC6E2"/>
    <w:rsid w:val="7F7C6C38"/>
    <w:rsid w:val="7F964881"/>
    <w:rsid w:val="7F9917BB"/>
    <w:rsid w:val="7FCEBF5E"/>
    <w:rsid w:val="7FDD72E5"/>
    <w:rsid w:val="7FFEB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40708"/>
  <w15:chartTrackingRefBased/>
  <w15:docId w15:val="{AE84AE93-C49E-46BF-B2B8-DB656F27D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CA"/>
    </w:rPr>
  </w:style>
  <w:style w:type="paragraph" w:styleId="Heading1">
    <w:name w:val="heading 1"/>
    <w:basedOn w:val="Normal"/>
    <w:next w:val="Normal"/>
    <w:link w:val="Heading1Char"/>
    <w:uiPriority w:val="9"/>
    <w:qFormat/>
    <w:rsid w:val="000A44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14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C2D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Heading3"/>
    <w:next w:val="Heading3"/>
    <w:link w:val="Heading4Char"/>
    <w:uiPriority w:val="1"/>
    <w:qFormat/>
    <w:rsid w:val="003C2D53"/>
    <w:pPr>
      <w:keepLines w:val="0"/>
      <w:numPr>
        <w:ilvl w:val="3"/>
        <w:numId w:val="1"/>
      </w:numPr>
      <w:spacing w:before="0" w:line="480" w:lineRule="auto"/>
      <w:outlineLvl w:val="3"/>
    </w:pPr>
    <w:rPr>
      <w:rFonts w:ascii="Arial" w:eastAsia="SimSun" w:hAnsi="Arial" w:cs="Times New Roman"/>
      <w:b/>
      <w:iCs/>
      <w:color w:val="auto"/>
      <w:sz w:val="22"/>
      <w:lang w:val="en-US"/>
    </w:rPr>
  </w:style>
  <w:style w:type="paragraph" w:styleId="Heading5">
    <w:name w:val="heading 5"/>
    <w:basedOn w:val="Normal"/>
    <w:next w:val="Normal"/>
    <w:link w:val="Heading5Char"/>
    <w:uiPriority w:val="1"/>
    <w:qFormat/>
    <w:rsid w:val="003C2D53"/>
    <w:pPr>
      <w:keepNext/>
      <w:numPr>
        <w:ilvl w:val="4"/>
        <w:numId w:val="1"/>
      </w:numPr>
      <w:tabs>
        <w:tab w:val="num" w:pos="1008"/>
      </w:tabs>
      <w:spacing w:after="0" w:line="480" w:lineRule="auto"/>
      <w:ind w:left="0" w:firstLine="0"/>
      <w:outlineLvl w:val="4"/>
    </w:pPr>
    <w:rPr>
      <w:rFonts w:ascii="Arial" w:eastAsia="Times New Roman" w:hAnsi="Arial" w:cs="Times New Roman"/>
      <w:b/>
      <w:bCs/>
      <w:iCs/>
      <w:szCs w:val="26"/>
      <w:lang w:val="en-US"/>
    </w:rPr>
  </w:style>
  <w:style w:type="paragraph" w:styleId="Heading6">
    <w:name w:val="heading 6"/>
    <w:basedOn w:val="Normal"/>
    <w:next w:val="Normal"/>
    <w:link w:val="Heading6Char"/>
    <w:uiPriority w:val="1"/>
    <w:qFormat/>
    <w:rsid w:val="00E047A5"/>
    <w:pPr>
      <w:numPr>
        <w:ilvl w:val="5"/>
        <w:numId w:val="1"/>
      </w:numPr>
      <w:spacing w:after="0" w:line="480" w:lineRule="auto"/>
      <w:outlineLvl w:val="5"/>
    </w:pPr>
    <w:rPr>
      <w:rFonts w:ascii="Arial" w:eastAsia="Times New Roman" w:hAnsi="Arial" w:cs="Times New Roman"/>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666F"/>
    <w:rPr>
      <w:color w:val="0563C1" w:themeColor="hyperlink"/>
      <w:u w:val="single"/>
    </w:rPr>
  </w:style>
  <w:style w:type="character" w:customStyle="1" w:styleId="UnresolvedMention1">
    <w:name w:val="Unresolved Mention1"/>
    <w:basedOn w:val="DefaultParagraphFont"/>
    <w:uiPriority w:val="99"/>
    <w:semiHidden/>
    <w:unhideWhenUsed/>
    <w:rsid w:val="0083666F"/>
    <w:rPr>
      <w:color w:val="605E5C"/>
      <w:shd w:val="clear" w:color="auto" w:fill="E1DFDD"/>
    </w:rPr>
  </w:style>
  <w:style w:type="paragraph" w:styleId="ListParagraph">
    <w:name w:val="List Paragraph"/>
    <w:basedOn w:val="Normal"/>
    <w:uiPriority w:val="34"/>
    <w:qFormat/>
    <w:pPr>
      <w:ind w:left="720"/>
      <w:contextualSpacing/>
    </w:pPr>
  </w:style>
  <w:style w:type="paragraph" w:styleId="Revision">
    <w:name w:val="Revision"/>
    <w:hidden/>
    <w:uiPriority w:val="99"/>
    <w:semiHidden/>
    <w:rsid w:val="001D0E0A"/>
    <w:pPr>
      <w:spacing w:after="0" w:line="240" w:lineRule="auto"/>
    </w:pPr>
  </w:style>
  <w:style w:type="character" w:styleId="CommentReference">
    <w:name w:val="annotation reference"/>
    <w:basedOn w:val="DefaultParagraphFont"/>
    <w:uiPriority w:val="99"/>
    <w:semiHidden/>
    <w:unhideWhenUsed/>
    <w:rsid w:val="001D0E0A"/>
    <w:rPr>
      <w:sz w:val="16"/>
      <w:szCs w:val="16"/>
    </w:rPr>
  </w:style>
  <w:style w:type="paragraph" w:styleId="CommentText">
    <w:name w:val="annotation text"/>
    <w:basedOn w:val="Normal"/>
    <w:link w:val="CommentTextChar"/>
    <w:uiPriority w:val="99"/>
    <w:semiHidden/>
    <w:unhideWhenUsed/>
    <w:rsid w:val="001D0E0A"/>
    <w:pPr>
      <w:spacing w:line="240" w:lineRule="auto"/>
    </w:pPr>
    <w:rPr>
      <w:sz w:val="20"/>
      <w:szCs w:val="20"/>
    </w:rPr>
  </w:style>
  <w:style w:type="character" w:customStyle="1" w:styleId="CommentTextChar">
    <w:name w:val="Comment Text Char"/>
    <w:basedOn w:val="DefaultParagraphFont"/>
    <w:link w:val="CommentText"/>
    <w:uiPriority w:val="99"/>
    <w:semiHidden/>
    <w:rsid w:val="001D0E0A"/>
    <w:rPr>
      <w:sz w:val="20"/>
      <w:szCs w:val="20"/>
    </w:rPr>
  </w:style>
  <w:style w:type="paragraph" w:styleId="CommentSubject">
    <w:name w:val="annotation subject"/>
    <w:basedOn w:val="CommentText"/>
    <w:next w:val="CommentText"/>
    <w:link w:val="CommentSubjectChar"/>
    <w:uiPriority w:val="99"/>
    <w:semiHidden/>
    <w:unhideWhenUsed/>
    <w:rsid w:val="001D0E0A"/>
    <w:rPr>
      <w:b/>
      <w:bCs/>
    </w:rPr>
  </w:style>
  <w:style w:type="character" w:customStyle="1" w:styleId="CommentSubjectChar">
    <w:name w:val="Comment Subject Char"/>
    <w:basedOn w:val="CommentTextChar"/>
    <w:link w:val="CommentSubject"/>
    <w:uiPriority w:val="99"/>
    <w:semiHidden/>
    <w:rsid w:val="001D0E0A"/>
    <w:rPr>
      <w:b/>
      <w:bCs/>
      <w:sz w:val="20"/>
      <w:szCs w:val="20"/>
    </w:rPr>
  </w:style>
  <w:style w:type="character" w:customStyle="1" w:styleId="apple-converted-space">
    <w:name w:val="apple-converted-space"/>
    <w:basedOn w:val="DefaultParagraphFont"/>
    <w:rsid w:val="008C1F20"/>
  </w:style>
  <w:style w:type="character" w:customStyle="1" w:styleId="markedcontent">
    <w:name w:val="markedcontent"/>
    <w:basedOn w:val="DefaultParagraphFont"/>
    <w:rsid w:val="00FD116F"/>
  </w:style>
  <w:style w:type="character" w:styleId="FollowedHyperlink">
    <w:name w:val="FollowedHyperlink"/>
    <w:basedOn w:val="DefaultParagraphFont"/>
    <w:uiPriority w:val="99"/>
    <w:semiHidden/>
    <w:unhideWhenUsed/>
    <w:rsid w:val="002C3DB5"/>
    <w:rPr>
      <w:color w:val="954F72" w:themeColor="followedHyperlink"/>
      <w:u w:val="single"/>
    </w:rPr>
  </w:style>
  <w:style w:type="character" w:styleId="Emphasis">
    <w:name w:val="Emphasis"/>
    <w:basedOn w:val="DefaultParagraphFont"/>
    <w:uiPriority w:val="20"/>
    <w:qFormat/>
    <w:rsid w:val="00B54195"/>
    <w:rPr>
      <w:i/>
      <w:iCs/>
    </w:rPr>
  </w:style>
  <w:style w:type="character" w:customStyle="1" w:styleId="anchor-text">
    <w:name w:val="anchor-text"/>
    <w:basedOn w:val="DefaultParagraphFont"/>
    <w:rsid w:val="00B54195"/>
  </w:style>
  <w:style w:type="paragraph" w:styleId="BalloonText">
    <w:name w:val="Balloon Text"/>
    <w:basedOn w:val="Normal"/>
    <w:link w:val="BalloonTextChar"/>
    <w:uiPriority w:val="99"/>
    <w:semiHidden/>
    <w:unhideWhenUsed/>
    <w:rsid w:val="00B409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09AF"/>
    <w:rPr>
      <w:rFonts w:ascii="Segoe UI" w:hAnsi="Segoe UI" w:cs="Segoe UI"/>
      <w:sz w:val="18"/>
      <w:szCs w:val="18"/>
    </w:rPr>
  </w:style>
  <w:style w:type="paragraph" w:styleId="Header">
    <w:name w:val="header"/>
    <w:basedOn w:val="Normal"/>
    <w:link w:val="HeaderChar"/>
    <w:uiPriority w:val="99"/>
    <w:unhideWhenUsed/>
    <w:rsid w:val="00EA1F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1FBE"/>
  </w:style>
  <w:style w:type="paragraph" w:styleId="Footer">
    <w:name w:val="footer"/>
    <w:basedOn w:val="Normal"/>
    <w:link w:val="FooterChar"/>
    <w:uiPriority w:val="99"/>
    <w:unhideWhenUsed/>
    <w:rsid w:val="00EA1F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1FBE"/>
  </w:style>
  <w:style w:type="character" w:customStyle="1" w:styleId="UnresolvedMention2">
    <w:name w:val="Unresolved Mention2"/>
    <w:basedOn w:val="DefaultParagraphFont"/>
    <w:uiPriority w:val="99"/>
    <w:semiHidden/>
    <w:unhideWhenUsed/>
    <w:rsid w:val="000E2ED6"/>
    <w:rPr>
      <w:color w:val="605E5C"/>
      <w:shd w:val="clear" w:color="auto" w:fill="E1DFDD"/>
    </w:rPr>
  </w:style>
  <w:style w:type="character" w:styleId="PlaceholderText">
    <w:name w:val="Placeholder Text"/>
    <w:basedOn w:val="DefaultParagraphFont"/>
    <w:uiPriority w:val="99"/>
    <w:semiHidden/>
    <w:rsid w:val="000C221A"/>
    <w:rPr>
      <w:color w:val="808080"/>
    </w:rPr>
  </w:style>
  <w:style w:type="character" w:customStyle="1" w:styleId="author">
    <w:name w:val="author"/>
    <w:basedOn w:val="DefaultParagraphFont"/>
    <w:rsid w:val="00A0060F"/>
  </w:style>
  <w:style w:type="character" w:customStyle="1" w:styleId="pubyear">
    <w:name w:val="pubyear"/>
    <w:basedOn w:val="DefaultParagraphFont"/>
    <w:rsid w:val="00A0060F"/>
  </w:style>
  <w:style w:type="character" w:customStyle="1" w:styleId="articletitle">
    <w:name w:val="articletitle"/>
    <w:basedOn w:val="DefaultParagraphFont"/>
    <w:rsid w:val="00A0060F"/>
  </w:style>
  <w:style w:type="character" w:customStyle="1" w:styleId="vol">
    <w:name w:val="vol"/>
    <w:basedOn w:val="DefaultParagraphFont"/>
    <w:rsid w:val="00A0060F"/>
  </w:style>
  <w:style w:type="character" w:customStyle="1" w:styleId="pagefirst">
    <w:name w:val="pagefirst"/>
    <w:basedOn w:val="DefaultParagraphFont"/>
    <w:rsid w:val="00A0060F"/>
  </w:style>
  <w:style w:type="character" w:customStyle="1" w:styleId="pagelast">
    <w:name w:val="pagelast"/>
    <w:basedOn w:val="DefaultParagraphFont"/>
    <w:rsid w:val="00A0060F"/>
  </w:style>
  <w:style w:type="character" w:styleId="UnresolvedMention">
    <w:name w:val="Unresolved Mention"/>
    <w:basedOn w:val="DefaultParagraphFont"/>
    <w:uiPriority w:val="99"/>
    <w:semiHidden/>
    <w:unhideWhenUsed/>
    <w:rsid w:val="00645D56"/>
    <w:rPr>
      <w:color w:val="605E5C"/>
      <w:shd w:val="clear" w:color="auto" w:fill="E1DFDD"/>
    </w:rPr>
  </w:style>
  <w:style w:type="character" w:styleId="PageNumber">
    <w:name w:val="page number"/>
    <w:basedOn w:val="DefaultParagraphFont"/>
    <w:uiPriority w:val="99"/>
    <w:semiHidden/>
    <w:unhideWhenUsed/>
    <w:rsid w:val="00DD027D"/>
  </w:style>
  <w:style w:type="character" w:customStyle="1" w:styleId="Heading1Char">
    <w:name w:val="Heading 1 Char"/>
    <w:basedOn w:val="DefaultParagraphFont"/>
    <w:link w:val="Heading1"/>
    <w:uiPriority w:val="9"/>
    <w:rsid w:val="000A44A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A44A9"/>
    <w:pPr>
      <w:outlineLvl w:val="9"/>
    </w:pPr>
  </w:style>
  <w:style w:type="paragraph" w:styleId="TOC1">
    <w:name w:val="toc 1"/>
    <w:basedOn w:val="Normal"/>
    <w:next w:val="Normal"/>
    <w:autoRedefine/>
    <w:uiPriority w:val="39"/>
    <w:unhideWhenUsed/>
    <w:rsid w:val="00BE7F12"/>
    <w:pPr>
      <w:spacing w:after="100"/>
    </w:pPr>
  </w:style>
  <w:style w:type="paragraph" w:styleId="NormalWeb">
    <w:name w:val="Normal (Web)"/>
    <w:basedOn w:val="Normal"/>
    <w:uiPriority w:val="99"/>
    <w:semiHidden/>
    <w:unhideWhenUsed/>
    <w:rsid w:val="00014D11"/>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F7140F"/>
  </w:style>
  <w:style w:type="table" w:styleId="TableGrid">
    <w:name w:val="Table Grid"/>
    <w:basedOn w:val="TableNormal"/>
    <w:rsid w:val="00F714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F7140F"/>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F7140F"/>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F7140F"/>
    <w:rPr>
      <w:rFonts w:eastAsiaTheme="minorEastAsia" w:cs="Times New Roman"/>
      <w:sz w:val="20"/>
      <w:szCs w:val="20"/>
      <w:lang w:val="en-CA"/>
    </w:rPr>
  </w:style>
  <w:style w:type="character" w:styleId="SubtleEmphasis">
    <w:name w:val="Subtle Emphasis"/>
    <w:basedOn w:val="DefaultParagraphFont"/>
    <w:uiPriority w:val="19"/>
    <w:qFormat/>
    <w:rsid w:val="00F7140F"/>
    <w:rPr>
      <w:i/>
      <w:iCs/>
    </w:rPr>
  </w:style>
  <w:style w:type="table" w:styleId="LightShading-Accent1">
    <w:name w:val="Light Shading Accent 1"/>
    <w:basedOn w:val="TableNormal"/>
    <w:uiPriority w:val="60"/>
    <w:rsid w:val="00F7140F"/>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customStyle="1" w:styleId="Heading2Char">
    <w:name w:val="Heading 2 Char"/>
    <w:basedOn w:val="DefaultParagraphFont"/>
    <w:link w:val="Heading2"/>
    <w:uiPriority w:val="9"/>
    <w:rsid w:val="00531443"/>
    <w:rPr>
      <w:rFonts w:asciiTheme="majorHAnsi" w:eastAsiaTheme="majorEastAsia" w:hAnsiTheme="majorHAnsi" w:cstheme="majorBidi"/>
      <w:color w:val="2F5496" w:themeColor="accent1" w:themeShade="BF"/>
      <w:sz w:val="26"/>
      <w:szCs w:val="26"/>
      <w:lang w:val="en-CA"/>
    </w:rPr>
  </w:style>
  <w:style w:type="paragraph" w:styleId="TOC2">
    <w:name w:val="toc 2"/>
    <w:basedOn w:val="Normal"/>
    <w:next w:val="Normal"/>
    <w:autoRedefine/>
    <w:uiPriority w:val="39"/>
    <w:unhideWhenUsed/>
    <w:rsid w:val="00816AE2"/>
    <w:pPr>
      <w:spacing w:after="100"/>
      <w:ind w:left="220"/>
    </w:pPr>
  </w:style>
  <w:style w:type="character" w:customStyle="1" w:styleId="Heading4Char">
    <w:name w:val="Heading 4 Char"/>
    <w:basedOn w:val="DefaultParagraphFont"/>
    <w:link w:val="Heading4"/>
    <w:uiPriority w:val="1"/>
    <w:rsid w:val="003C2D53"/>
    <w:rPr>
      <w:rFonts w:ascii="Arial" w:eastAsia="SimSun" w:hAnsi="Arial" w:cs="Times New Roman"/>
      <w:b/>
      <w:iCs/>
      <w:szCs w:val="24"/>
    </w:rPr>
  </w:style>
  <w:style w:type="character" w:customStyle="1" w:styleId="Heading3Char">
    <w:name w:val="Heading 3 Char"/>
    <w:basedOn w:val="DefaultParagraphFont"/>
    <w:link w:val="Heading3"/>
    <w:uiPriority w:val="9"/>
    <w:rsid w:val="003C2D53"/>
    <w:rPr>
      <w:rFonts w:asciiTheme="majorHAnsi" w:eastAsiaTheme="majorEastAsia" w:hAnsiTheme="majorHAnsi" w:cstheme="majorBidi"/>
      <w:color w:val="1F3763" w:themeColor="accent1" w:themeShade="7F"/>
      <w:sz w:val="24"/>
      <w:szCs w:val="24"/>
      <w:lang w:val="en-CA"/>
    </w:rPr>
  </w:style>
  <w:style w:type="character" w:customStyle="1" w:styleId="Heading5Char">
    <w:name w:val="Heading 5 Char"/>
    <w:basedOn w:val="DefaultParagraphFont"/>
    <w:link w:val="Heading5"/>
    <w:uiPriority w:val="1"/>
    <w:rsid w:val="003C2D53"/>
    <w:rPr>
      <w:rFonts w:ascii="Arial" w:eastAsia="Times New Roman" w:hAnsi="Arial" w:cs="Times New Roman"/>
      <w:b/>
      <w:bCs/>
      <w:iCs/>
      <w:szCs w:val="26"/>
    </w:rPr>
  </w:style>
  <w:style w:type="character" w:customStyle="1" w:styleId="Heading5Char1">
    <w:name w:val="Heading 5 Char1"/>
    <w:basedOn w:val="DefaultParagraphFont"/>
    <w:uiPriority w:val="9"/>
    <w:semiHidden/>
    <w:rsid w:val="003C2D53"/>
    <w:rPr>
      <w:rFonts w:asciiTheme="majorHAnsi" w:eastAsiaTheme="majorEastAsia" w:hAnsiTheme="majorHAnsi" w:cstheme="majorBidi"/>
      <w:color w:val="2F5496" w:themeColor="accent1" w:themeShade="BF"/>
      <w:lang w:val="en-CA"/>
    </w:rPr>
  </w:style>
  <w:style w:type="character" w:customStyle="1" w:styleId="Heading6Char">
    <w:name w:val="Heading 6 Char"/>
    <w:basedOn w:val="DefaultParagraphFont"/>
    <w:link w:val="Heading6"/>
    <w:uiPriority w:val="1"/>
    <w:rsid w:val="00E047A5"/>
    <w:rPr>
      <w:rFonts w:ascii="Arial" w:eastAsia="Times New Roman" w:hAnsi="Arial" w:cs="Times New Roman"/>
      <w:b/>
      <w:bCs/>
    </w:rPr>
  </w:style>
  <w:style w:type="paragraph" w:styleId="TableofFigures">
    <w:name w:val="table of figures"/>
    <w:basedOn w:val="Normal"/>
    <w:next w:val="Normal"/>
    <w:uiPriority w:val="99"/>
    <w:unhideWhenUsed/>
    <w:rsid w:val="00050C1D"/>
    <w:pPr>
      <w:spacing w:after="0" w:line="240" w:lineRule="auto"/>
    </w:pPr>
    <w:rPr>
      <w:rFonts w:ascii="Times New Roman" w:eastAsia="Times New Roman" w:hAnsi="Times New Roman" w:cs="Times New Roman"/>
      <w:sz w:val="24"/>
      <w:szCs w:val="24"/>
      <w:lang w:eastAsia="en-CA"/>
    </w:rPr>
  </w:style>
  <w:style w:type="paragraph" w:styleId="Caption">
    <w:name w:val="caption"/>
    <w:basedOn w:val="Normal"/>
    <w:next w:val="Normal"/>
    <w:uiPriority w:val="35"/>
    <w:unhideWhenUsed/>
    <w:qFormat/>
    <w:rsid w:val="005D563B"/>
    <w:pPr>
      <w:spacing w:after="200" w:line="240" w:lineRule="auto"/>
    </w:pPr>
    <w:rPr>
      <w:rFonts w:ascii="Times New Roman" w:eastAsia="Times New Roman" w:hAnsi="Times New Roman" w:cs="Times New Roman"/>
      <w:iCs/>
      <w:color w:val="000000" w:themeColor="text1"/>
      <w:sz w:val="20"/>
      <w:szCs w:val="18"/>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8368283">
      <w:bodyDiv w:val="1"/>
      <w:marLeft w:val="0"/>
      <w:marRight w:val="0"/>
      <w:marTop w:val="0"/>
      <w:marBottom w:val="0"/>
      <w:divBdr>
        <w:top w:val="none" w:sz="0" w:space="0" w:color="auto"/>
        <w:left w:val="none" w:sz="0" w:space="0" w:color="auto"/>
        <w:bottom w:val="none" w:sz="0" w:space="0" w:color="auto"/>
        <w:right w:val="none" w:sz="0" w:space="0" w:color="auto"/>
      </w:divBdr>
      <w:divsChild>
        <w:div w:id="2043282300">
          <w:marLeft w:val="0"/>
          <w:marRight w:val="0"/>
          <w:marTop w:val="0"/>
          <w:marBottom w:val="0"/>
          <w:divBdr>
            <w:top w:val="none" w:sz="0" w:space="0" w:color="auto"/>
            <w:left w:val="none" w:sz="0" w:space="0" w:color="auto"/>
            <w:bottom w:val="none" w:sz="0" w:space="0" w:color="auto"/>
            <w:right w:val="none" w:sz="0" w:space="0" w:color="auto"/>
          </w:divBdr>
        </w:div>
      </w:divsChild>
    </w:div>
    <w:div w:id="701974331">
      <w:bodyDiv w:val="1"/>
      <w:marLeft w:val="0"/>
      <w:marRight w:val="0"/>
      <w:marTop w:val="0"/>
      <w:marBottom w:val="0"/>
      <w:divBdr>
        <w:top w:val="none" w:sz="0" w:space="0" w:color="auto"/>
        <w:left w:val="none" w:sz="0" w:space="0" w:color="auto"/>
        <w:bottom w:val="none" w:sz="0" w:space="0" w:color="auto"/>
        <w:right w:val="none" w:sz="0" w:space="0" w:color="auto"/>
      </w:divBdr>
      <w:divsChild>
        <w:div w:id="244270983">
          <w:marLeft w:val="0"/>
          <w:marRight w:val="0"/>
          <w:marTop w:val="0"/>
          <w:marBottom w:val="0"/>
          <w:divBdr>
            <w:top w:val="none" w:sz="0" w:space="0" w:color="auto"/>
            <w:left w:val="none" w:sz="0" w:space="0" w:color="auto"/>
            <w:bottom w:val="none" w:sz="0" w:space="0" w:color="auto"/>
            <w:right w:val="none" w:sz="0" w:space="0" w:color="auto"/>
          </w:divBdr>
          <w:divsChild>
            <w:div w:id="58531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764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microsoft.com/office/2016/09/relationships/commentsIds" Target="commentsIds.xml"/><Relationship Id="rId18" Type="http://schemas.openxmlformats.org/officeDocument/2006/relationships/hyperlink" Target="https://doi.org/10.1073/pnas.1505913113"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doi.org/10.1093/auk/99.3.424" TargetMode="Externa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1126/sciadv.abe21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1.xml"/><Relationship Id="rId28" Type="http://schemas.microsoft.com/office/2020/10/relationships/intelligence" Target="intelligence2.xml"/><Relationship Id="rId10" Type="http://schemas.openxmlformats.org/officeDocument/2006/relationships/hyperlink" Target="https://journals.co.za/doi/epdf/10.10520/EJC117325" TargetMode="External"/><Relationship Id="rId19" Type="http://schemas.openxmlformats.org/officeDocument/2006/relationships/hyperlink" Target="https://doi.org/10.3819/CCBR.2018.130008" TargetMode="External"/><Relationship Id="rId4" Type="http://schemas.openxmlformats.org/officeDocument/2006/relationships/settings" Target="settings.xml"/><Relationship Id="rId9" Type="http://schemas.openxmlformats.org/officeDocument/2006/relationships/image" Target="media/image1.emf"/><Relationship Id="rId14" Type="http://schemas.microsoft.com/office/2018/08/relationships/commentsExtensible" Target="commentsExtensible.xml"/><Relationship Id="rId22" Type="http://schemas.openxmlformats.org/officeDocument/2006/relationships/hyperlink" Target="https://muse.jhu.edu/book/34368" TargetMode="External"/><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6T20:23:03.488"/>
    </inkml:context>
    <inkml:brush xml:id="br0">
      <inkml:brushProperty name="width" value="0.05" units="cm"/>
      <inkml:brushProperty name="height" value="0.05" units="cm"/>
      <inkml:brushProperty name="color" value="#E71224"/>
    </inkml:brush>
  </inkml:definitions>
  <inkml:trace contextRef="#ctx0" brushRef="#br0">0 0 16388,'0'0'0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586F8-96BF-4B7F-9E35-56C64CD7F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2712</TotalTime>
  <Pages>59</Pages>
  <Words>41400</Words>
  <Characters>235983</Characters>
  <Application>Microsoft Office Word</Application>
  <DocSecurity>0</DocSecurity>
  <Lines>1966</Lines>
  <Paragraphs>553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sandracd@student.ubc.ca</dc:creator>
  <cp:keywords/>
  <dc:description/>
  <cp:lastModifiedBy>sandracd@student.ubc.ca</cp:lastModifiedBy>
  <cp:revision>117</cp:revision>
  <dcterms:created xsi:type="dcterms:W3CDTF">2025-05-26T23:06:00Z</dcterms:created>
  <dcterms:modified xsi:type="dcterms:W3CDTF">2025-05-28T21:26:00Z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473d64ed80cba749f42415706d88b145133e30fcc9017f0bc5f3432f2078664f</vt:lpwstr>
  </property>
  <property fmtid="{D5CDD505-2E9C-101B-9397-08002B2CF9AE}" pid="3" name="ZOTERO_PREF_1">
    <vt:lpwstr>&lt;data data-version="3" zotero-version="6.0.36"&gt;&lt;session id="f791o9qd"/&gt;&lt;style id="http://www.zotero.org/styles/apa" locale="en-US" hasBibliography="1" bibliographyStyleHasBeenSet="0"/&gt;&lt;prefs&gt;&lt;pref name="fieldType" value="Field"/&gt;&lt;pref name="automaticJourn</vt:lpwstr>
  </property>
  <property fmtid="{D5CDD505-2E9C-101B-9397-08002B2CF9AE}" pid="4" name="ZOTERO_PREF_2">
    <vt:lpwstr>alAbbreviations" value="true"/&gt;&lt;/prefs&gt;&lt;/data&gt;</vt:lpwstr>
  </property>
</Properties>
</file>